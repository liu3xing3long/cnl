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8922BC">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B1C5D" w:rsidRPr="00C86675" w:rsidRDefault="005B1C5D" w:rsidP="00772602">
                      <w:pPr>
                        <w:jc w:val="center"/>
                        <w:rPr>
                          <w:smallCaps/>
                          <w:sz w:val="32"/>
                        </w:rPr>
                      </w:pPr>
                      <w:r w:rsidRPr="00C86675">
                        <w:rPr>
                          <w:smallCaps/>
                          <w:sz w:val="32"/>
                        </w:rPr>
                        <w:t>Zachodniopomorski Uniwersytet Technologiczny</w:t>
                      </w:r>
                    </w:p>
                    <w:p w:rsidR="005B1C5D" w:rsidRPr="00C86675" w:rsidRDefault="005B1C5D" w:rsidP="00772602">
                      <w:pPr>
                        <w:jc w:val="center"/>
                        <w:rPr>
                          <w:smallCaps/>
                          <w:sz w:val="32"/>
                        </w:rPr>
                      </w:pPr>
                      <w:r w:rsidRPr="00C86675">
                        <w:rPr>
                          <w:smallCaps/>
                          <w:sz w:val="32"/>
                        </w:rPr>
                        <w:t>w Szczecinie</w:t>
                      </w:r>
                    </w:p>
                    <w:p w:rsidR="005B1C5D" w:rsidRPr="00C86675" w:rsidRDefault="005B1C5D" w:rsidP="00772602">
                      <w:pPr>
                        <w:jc w:val="center"/>
                      </w:pPr>
                    </w:p>
                    <w:p w:rsidR="005B1C5D" w:rsidRPr="00C86675" w:rsidRDefault="005B1C5D" w:rsidP="00772602">
                      <w:pPr>
                        <w:jc w:val="center"/>
                        <w:rPr>
                          <w:b/>
                          <w:sz w:val="32"/>
                        </w:rPr>
                      </w:pPr>
                      <w:r w:rsidRPr="00C86675">
                        <w:rPr>
                          <w:b/>
                          <w:sz w:val="32"/>
                        </w:rPr>
                        <w:t>WYDZIAŁ INFORMATYKI</w:t>
                      </w:r>
                    </w:p>
                    <w:p w:rsidR="005B1C5D" w:rsidRPr="00C86675" w:rsidRDefault="005B1C5D" w:rsidP="00772602">
                      <w:pPr>
                        <w:jc w:val="center"/>
                        <w:rPr>
                          <w:sz w:val="32"/>
                        </w:rPr>
                      </w:pPr>
                    </w:p>
                    <w:p w:rsidR="005B1C5D" w:rsidRPr="00C86675" w:rsidRDefault="005B1C5D" w:rsidP="00772602">
                      <w:pPr>
                        <w:jc w:val="center"/>
                        <w:rPr>
                          <w:sz w:val="32"/>
                        </w:rPr>
                      </w:pPr>
                    </w:p>
                    <w:p w:rsidR="005B1C5D" w:rsidRPr="00C86675" w:rsidRDefault="005B1C5D" w:rsidP="00772602"/>
                    <w:p w:rsidR="005B1C5D" w:rsidRPr="00C86675" w:rsidRDefault="005B1C5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B1C5D" w:rsidRPr="00C86675" w:rsidRDefault="005B1C5D" w:rsidP="00772602"/>
                    <w:p w:rsidR="005B1C5D" w:rsidRPr="00C86675" w:rsidRDefault="005B1C5D" w:rsidP="00772602">
                      <w:pPr>
                        <w:jc w:val="center"/>
                      </w:pPr>
                    </w:p>
                    <w:p w:rsidR="005B1C5D" w:rsidRPr="00C86675" w:rsidRDefault="005B1C5D" w:rsidP="00772602">
                      <w:pPr>
                        <w:jc w:val="center"/>
                      </w:pPr>
                    </w:p>
                    <w:p w:rsidR="005B1C5D" w:rsidRPr="00C86675" w:rsidRDefault="005B1C5D" w:rsidP="00772602">
                      <w:pPr>
                        <w:jc w:val="center"/>
                      </w:pPr>
                    </w:p>
                    <w:p w:rsidR="005B1C5D" w:rsidRPr="00C86675" w:rsidRDefault="005B1C5D" w:rsidP="00772602">
                      <w:pPr>
                        <w:jc w:val="center"/>
                      </w:pPr>
                    </w:p>
                    <w:p w:rsidR="005B1C5D" w:rsidRPr="00C86675" w:rsidRDefault="005B1C5D" w:rsidP="00772602">
                      <w:pPr>
                        <w:jc w:val="center"/>
                      </w:pPr>
                    </w:p>
                    <w:p w:rsidR="005B1C5D" w:rsidRPr="00B61517" w:rsidRDefault="005B1C5D" w:rsidP="00772602">
                      <w:pPr>
                        <w:jc w:val="center"/>
                        <w:rPr>
                          <w:sz w:val="32"/>
                          <w:szCs w:val="32"/>
                        </w:rPr>
                      </w:pPr>
                      <w:r w:rsidRPr="00B61517">
                        <w:rPr>
                          <w:sz w:val="32"/>
                          <w:szCs w:val="32"/>
                        </w:rPr>
                        <w:t>Juliusz Romanowski</w:t>
                      </w:r>
                    </w:p>
                    <w:p w:rsidR="005B1C5D" w:rsidRDefault="005B1C5D" w:rsidP="00772602">
                      <w:pPr>
                        <w:spacing w:before="120"/>
                        <w:jc w:val="center"/>
                      </w:pPr>
                      <w:r w:rsidRPr="00C86675">
                        <w:t>Kierunek Informatyka</w:t>
                      </w:r>
                    </w:p>
                    <w:p w:rsidR="005B1C5D" w:rsidRPr="00C86675" w:rsidRDefault="005B1C5D" w:rsidP="00772602">
                      <w:pPr>
                        <w:spacing w:before="120"/>
                        <w:jc w:val="center"/>
                      </w:pPr>
                    </w:p>
                    <w:p w:rsidR="005B1C5D" w:rsidRPr="00C86675" w:rsidRDefault="005B1C5D" w:rsidP="00772602">
                      <w:pPr>
                        <w:jc w:val="center"/>
                      </w:pPr>
                      <w:bookmarkStart w:id="1" w:name="OLE_LINK2"/>
                      <w:r w:rsidRPr="00836D01">
                        <w:rPr>
                          <w:b/>
                          <w:sz w:val="36"/>
                        </w:rPr>
                        <w:t>Zastosowanie technologii CUDA</w:t>
                      </w:r>
                      <w:r>
                        <w:rPr>
                          <w:b/>
                          <w:sz w:val="36"/>
                        </w:rPr>
                        <w:t xml:space="preserve"> w </w:t>
                      </w:r>
                      <w:r w:rsidRPr="00836D01">
                        <w:rPr>
                          <w:b/>
                          <w:sz w:val="36"/>
                        </w:rPr>
                        <w:t>sztucznej inteligencji</w:t>
                      </w:r>
                    </w:p>
                    <w:bookmarkEnd w:id="1"/>
                    <w:p w:rsidR="005B1C5D" w:rsidRPr="00C86675" w:rsidRDefault="005B1C5D" w:rsidP="00772602">
                      <w:pPr>
                        <w:jc w:val="center"/>
                        <w:rPr>
                          <w:b/>
                          <w:sz w:val="32"/>
                        </w:rPr>
                      </w:pPr>
                    </w:p>
                    <w:p w:rsidR="005B1C5D" w:rsidRPr="00C86675" w:rsidRDefault="005B1C5D" w:rsidP="00772602">
                      <w:pPr>
                        <w:jc w:val="center"/>
                        <w:rPr>
                          <w:b/>
                          <w:sz w:val="32"/>
                        </w:rPr>
                      </w:pPr>
                    </w:p>
                    <w:p w:rsidR="005B1C5D" w:rsidRPr="00C86675" w:rsidRDefault="005B1C5D" w:rsidP="00772602">
                      <w:pPr>
                        <w:ind w:firstLine="0"/>
                      </w:pPr>
                    </w:p>
                    <w:p w:rsidR="005B1C5D" w:rsidRPr="00C86675" w:rsidRDefault="005B1C5D" w:rsidP="00772602">
                      <w:r w:rsidRPr="00C86675">
                        <w:tab/>
                      </w:r>
                      <w:r w:rsidRPr="00C86675">
                        <w:tab/>
                      </w:r>
                      <w:r w:rsidRPr="00C86675">
                        <w:tab/>
                      </w:r>
                      <w:r w:rsidRPr="00C86675">
                        <w:tab/>
                      </w:r>
                      <w:r w:rsidRPr="00C86675">
                        <w:tab/>
                      </w:r>
                      <w:r w:rsidRPr="00C86675">
                        <w:tab/>
                      </w:r>
                      <w:r w:rsidRPr="00C86675">
                        <w:tab/>
                        <w:t>Praca dyplomowa magisterska</w:t>
                      </w:r>
                    </w:p>
                    <w:p w:rsidR="005B1C5D" w:rsidRPr="00C86675" w:rsidRDefault="005B1C5D" w:rsidP="00772602">
                      <w:r w:rsidRPr="00C86675">
                        <w:tab/>
                      </w:r>
                      <w:r w:rsidRPr="00C86675">
                        <w:tab/>
                      </w:r>
                      <w:r w:rsidRPr="00C86675">
                        <w:tab/>
                      </w:r>
                      <w:r w:rsidRPr="00C86675">
                        <w:tab/>
                      </w:r>
                      <w:r w:rsidRPr="00C86675">
                        <w:tab/>
                      </w:r>
                      <w:r w:rsidRPr="00C86675">
                        <w:tab/>
                      </w:r>
                      <w:r w:rsidRPr="00C86675">
                        <w:tab/>
                        <w:t xml:space="preserve">napisana pod kierunkiem </w:t>
                      </w:r>
                    </w:p>
                    <w:p w:rsidR="005B1C5D" w:rsidRPr="00C86675" w:rsidRDefault="005B1C5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B1C5D" w:rsidRDefault="005B1C5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ins w:id="2" w:author="HP" w:date="2010-05-15T18:25:00Z">
                        <w:r>
                          <w:t>w</w:t>
                        </w:r>
                        <w:r w:rsidDel="005B1C5D">
                          <w:rPr>
                            <w:sz w:val="32"/>
                          </w:rPr>
                          <w:t xml:space="preserve"> </w:t>
                        </w:r>
                      </w:ins>
                      <w:del w:id="3" w:author="HP" w:date="2010-05-15T18:25:00Z">
                        <w:r w:rsidDel="005B1C5D">
                          <w:rPr>
                            <w:sz w:val="32"/>
                          </w:rPr>
                          <w:delText xml:space="preserve"> w </w:delText>
                        </w:r>
                      </w:del>
                      <w:r w:rsidRPr="00C86675">
                        <w:t xml:space="preserve">Katedrze </w:t>
                      </w:r>
                      <w:r>
                        <w:t>Organizacji i Zarządzania</w:t>
                      </w:r>
                    </w:p>
                    <w:p w:rsidR="005B1C5D" w:rsidRPr="00772602" w:rsidRDefault="005B1C5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8922BC">
      <w:pPr>
        <w:pStyle w:val="Spistreci1"/>
        <w:rPr>
          <w:rFonts w:asciiTheme="minorHAnsi" w:eastAsiaTheme="minorEastAsia" w:hAnsiTheme="minorHAnsi" w:cstheme="minorBidi"/>
          <w:b w:val="0"/>
          <w:noProof/>
          <w:color w:val="auto"/>
          <w:sz w:val="22"/>
          <w:szCs w:val="22"/>
        </w:rPr>
      </w:pPr>
      <w:r w:rsidRPr="008922BC">
        <w:rPr>
          <w:color w:val="auto"/>
        </w:rPr>
        <w:fldChar w:fldCharType="begin"/>
      </w:r>
      <w:r w:rsidR="005D5019">
        <w:rPr>
          <w:color w:val="auto"/>
        </w:rPr>
        <w:instrText xml:space="preserve"> TOC \o "1-4" \h \z \u </w:instrText>
      </w:r>
      <w:r w:rsidRPr="008922BC">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Pr>
            <w:noProof/>
            <w:webHidden/>
          </w:rPr>
          <w:fldChar w:fldCharType="begin"/>
        </w:r>
        <w:r w:rsidR="00E30752">
          <w:rPr>
            <w:noProof/>
            <w:webHidden/>
          </w:rPr>
          <w:instrText xml:space="preserve"> PAGEREF _Toc261555580 \h </w:instrText>
        </w:r>
        <w:r>
          <w:rPr>
            <w:noProof/>
            <w:webHidden/>
          </w:rPr>
        </w:r>
        <w:r>
          <w:rPr>
            <w:noProof/>
            <w:webHidden/>
          </w:rPr>
          <w:fldChar w:fldCharType="separate"/>
        </w:r>
        <w:r w:rsidR="00D33727">
          <w:rPr>
            <w:noProof/>
            <w:webHidden/>
          </w:rPr>
          <w:t>6</w:t>
        </w:r>
        <w:r>
          <w:rPr>
            <w:noProof/>
            <w:webHidden/>
          </w:rPr>
          <w:fldChar w:fldCharType="end"/>
        </w:r>
      </w:hyperlink>
    </w:p>
    <w:p w:rsidR="00E30752" w:rsidRDefault="008922BC">
      <w:pPr>
        <w:pStyle w:val="Spistreci1"/>
        <w:rPr>
          <w:rFonts w:asciiTheme="minorHAnsi" w:eastAsiaTheme="minorEastAsia" w:hAnsiTheme="minorHAnsi" w:cstheme="minorBidi"/>
          <w:b w:val="0"/>
          <w:noProof/>
          <w:color w:val="auto"/>
          <w:sz w:val="22"/>
          <w:szCs w:val="22"/>
        </w:rPr>
      </w:pPr>
      <w:hyperlink w:anchor="_Toc261555581" w:history="1">
        <w:r w:rsidR="00E30752" w:rsidRPr="00554320">
          <w:rPr>
            <w:rStyle w:val="Hipercze"/>
            <w:noProof/>
          </w:rPr>
          <w:t>2.</w:t>
        </w:r>
        <w:r w:rsidR="00E30752">
          <w:rPr>
            <w:rFonts w:asciiTheme="minorHAnsi" w:eastAsiaTheme="minorEastAsia" w:hAnsiTheme="minorHAnsi" w:cstheme="minorBidi"/>
            <w:b w:val="0"/>
            <w:noProof/>
            <w:color w:val="auto"/>
            <w:sz w:val="22"/>
            <w:szCs w:val="22"/>
          </w:rPr>
          <w:tab/>
        </w:r>
        <w:r w:rsidR="00E30752" w:rsidRPr="00554320">
          <w:rPr>
            <w:rStyle w:val="Hipercze"/>
            <w:noProof/>
          </w:rPr>
          <w:t>Równoległe przetwarzanie z zastosowaniem GPU</w:t>
        </w:r>
        <w:r w:rsidR="00E30752">
          <w:rPr>
            <w:noProof/>
            <w:webHidden/>
          </w:rPr>
          <w:tab/>
        </w:r>
        <w:r>
          <w:rPr>
            <w:noProof/>
            <w:webHidden/>
          </w:rPr>
          <w:fldChar w:fldCharType="begin"/>
        </w:r>
        <w:r w:rsidR="00E30752">
          <w:rPr>
            <w:noProof/>
            <w:webHidden/>
          </w:rPr>
          <w:instrText xml:space="preserve"> PAGEREF _Toc261555581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8922BC">
      <w:pPr>
        <w:pStyle w:val="Spistreci2"/>
        <w:rPr>
          <w:rFonts w:asciiTheme="minorHAnsi" w:eastAsiaTheme="minorEastAsia" w:hAnsiTheme="minorHAnsi" w:cstheme="minorBidi"/>
          <w:noProof/>
          <w:color w:val="auto"/>
          <w:sz w:val="22"/>
          <w:szCs w:val="22"/>
        </w:rPr>
      </w:pPr>
      <w:hyperlink w:anchor="_Toc261555582" w:history="1">
        <w:r w:rsidR="00E30752" w:rsidRPr="00554320">
          <w:rPr>
            <w:rStyle w:val="Hipercze"/>
            <w:noProof/>
          </w:rPr>
          <w:t>2.1.</w:t>
        </w:r>
        <w:r w:rsidR="00E30752">
          <w:rPr>
            <w:rFonts w:asciiTheme="minorHAnsi" w:eastAsiaTheme="minorEastAsia" w:hAnsiTheme="minorHAnsi" w:cstheme="minorBidi"/>
            <w:noProof/>
            <w:color w:val="auto"/>
            <w:sz w:val="22"/>
            <w:szCs w:val="22"/>
          </w:rPr>
          <w:tab/>
        </w:r>
        <w:r w:rsidR="00E30752" w:rsidRPr="00554320">
          <w:rPr>
            <w:rStyle w:val="Hipercze"/>
            <w:noProof/>
          </w:rPr>
          <w:t>Jednostki obliczeniowe GPU</w:t>
        </w:r>
        <w:r w:rsidR="00E30752">
          <w:rPr>
            <w:noProof/>
            <w:webHidden/>
          </w:rPr>
          <w:tab/>
        </w:r>
        <w:r>
          <w:rPr>
            <w:noProof/>
            <w:webHidden/>
          </w:rPr>
          <w:fldChar w:fldCharType="begin"/>
        </w:r>
        <w:r w:rsidR="00E30752">
          <w:rPr>
            <w:noProof/>
            <w:webHidden/>
          </w:rPr>
          <w:instrText xml:space="preserve"> PAGEREF _Toc261555582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83" w:history="1">
        <w:r w:rsidR="00E30752" w:rsidRPr="00554320">
          <w:rPr>
            <w:rStyle w:val="Hipercze"/>
            <w:noProof/>
          </w:rPr>
          <w:t>2.1.1.</w:t>
        </w:r>
        <w:r w:rsidR="00E30752">
          <w:rPr>
            <w:rFonts w:asciiTheme="minorHAnsi" w:eastAsiaTheme="minorEastAsia" w:hAnsiTheme="minorHAnsi" w:cstheme="minorBidi"/>
            <w:noProof/>
            <w:color w:val="auto"/>
            <w:sz w:val="22"/>
            <w:szCs w:val="22"/>
          </w:rPr>
          <w:tab/>
        </w:r>
        <w:r w:rsidR="00E30752" w:rsidRPr="00554320">
          <w:rPr>
            <w:rStyle w:val="Hipercze"/>
            <w:noProof/>
          </w:rPr>
          <w:t>Różnice między CPU a GPU</w:t>
        </w:r>
        <w:r w:rsidR="00E30752">
          <w:rPr>
            <w:noProof/>
            <w:webHidden/>
          </w:rPr>
          <w:tab/>
        </w:r>
        <w:r>
          <w:rPr>
            <w:noProof/>
            <w:webHidden/>
          </w:rPr>
          <w:fldChar w:fldCharType="begin"/>
        </w:r>
        <w:r w:rsidR="00E30752">
          <w:rPr>
            <w:noProof/>
            <w:webHidden/>
          </w:rPr>
          <w:instrText xml:space="preserve"> PAGEREF _Toc261555583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84" w:history="1">
        <w:r w:rsidR="00E30752" w:rsidRPr="00554320">
          <w:rPr>
            <w:rStyle w:val="Hipercze"/>
            <w:noProof/>
          </w:rPr>
          <w:t>2.1.2.</w:t>
        </w:r>
        <w:r w:rsidR="00E30752">
          <w:rPr>
            <w:rFonts w:asciiTheme="minorHAnsi" w:eastAsiaTheme="minorEastAsia" w:hAnsiTheme="minorHAnsi" w:cstheme="minorBidi"/>
            <w:noProof/>
            <w:color w:val="auto"/>
            <w:sz w:val="22"/>
            <w:szCs w:val="22"/>
          </w:rPr>
          <w:tab/>
        </w:r>
        <w:r w:rsidR="00E30752" w:rsidRPr="00554320">
          <w:rPr>
            <w:rStyle w:val="Hipercze"/>
            <w:noProof/>
          </w:rPr>
          <w:t>Struktura pamięci GPU</w:t>
        </w:r>
        <w:r w:rsidR="00E30752">
          <w:rPr>
            <w:noProof/>
            <w:webHidden/>
          </w:rPr>
          <w:tab/>
        </w:r>
        <w:r>
          <w:rPr>
            <w:noProof/>
            <w:webHidden/>
          </w:rPr>
          <w:fldChar w:fldCharType="begin"/>
        </w:r>
        <w:r w:rsidR="00E30752">
          <w:rPr>
            <w:noProof/>
            <w:webHidden/>
          </w:rPr>
          <w:instrText xml:space="preserve"> PAGEREF _Toc261555584 \h </w:instrText>
        </w:r>
        <w:r>
          <w:rPr>
            <w:noProof/>
            <w:webHidden/>
          </w:rPr>
        </w:r>
        <w:r>
          <w:rPr>
            <w:noProof/>
            <w:webHidden/>
          </w:rPr>
          <w:fldChar w:fldCharType="separate"/>
        </w:r>
        <w:r w:rsidR="00D33727">
          <w:rPr>
            <w:noProof/>
            <w:webHidden/>
          </w:rPr>
          <w:t>10</w:t>
        </w:r>
        <w:r>
          <w:rPr>
            <w:noProof/>
            <w:webHidden/>
          </w:rPr>
          <w:fldChar w:fldCharType="end"/>
        </w:r>
      </w:hyperlink>
    </w:p>
    <w:p w:rsidR="00E30752" w:rsidRDefault="008922BC">
      <w:pPr>
        <w:pStyle w:val="Spistreci2"/>
        <w:rPr>
          <w:rFonts w:asciiTheme="minorHAnsi" w:eastAsiaTheme="minorEastAsia" w:hAnsiTheme="minorHAnsi" w:cstheme="minorBidi"/>
          <w:noProof/>
          <w:color w:val="auto"/>
          <w:sz w:val="22"/>
          <w:szCs w:val="22"/>
        </w:rPr>
      </w:pPr>
      <w:hyperlink w:anchor="_Toc261555585" w:history="1">
        <w:r w:rsidR="00E30752" w:rsidRPr="00554320">
          <w:rPr>
            <w:rStyle w:val="Hipercze"/>
            <w:noProof/>
          </w:rPr>
          <w:t>2.2.</w:t>
        </w:r>
        <w:r w:rsidR="00E30752">
          <w:rPr>
            <w:rFonts w:asciiTheme="minorHAnsi" w:eastAsiaTheme="minorEastAsia" w:hAnsiTheme="minorHAnsi" w:cstheme="minorBidi"/>
            <w:noProof/>
            <w:color w:val="auto"/>
            <w:sz w:val="22"/>
            <w:szCs w:val="22"/>
          </w:rPr>
          <w:tab/>
        </w:r>
        <w:r w:rsidR="00E30752" w:rsidRPr="00554320">
          <w:rPr>
            <w:rStyle w:val="Hipercze"/>
            <w:noProof/>
          </w:rPr>
          <w:t>Technologie GPGPU</w:t>
        </w:r>
        <w:r w:rsidR="00E30752">
          <w:rPr>
            <w:noProof/>
            <w:webHidden/>
          </w:rPr>
          <w:tab/>
        </w:r>
        <w:r>
          <w:rPr>
            <w:noProof/>
            <w:webHidden/>
          </w:rPr>
          <w:fldChar w:fldCharType="begin"/>
        </w:r>
        <w:r w:rsidR="00E30752">
          <w:rPr>
            <w:noProof/>
            <w:webHidden/>
          </w:rPr>
          <w:instrText xml:space="preserve"> PAGEREF _Toc261555585 \h </w:instrText>
        </w:r>
        <w:r>
          <w:rPr>
            <w:noProof/>
            <w:webHidden/>
          </w:rPr>
        </w:r>
        <w:r>
          <w:rPr>
            <w:noProof/>
            <w:webHidden/>
          </w:rPr>
          <w:fldChar w:fldCharType="separate"/>
        </w:r>
        <w:r w:rsidR="00D33727">
          <w:rPr>
            <w:noProof/>
            <w:webHidden/>
          </w:rPr>
          <w:t>12</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86" w:history="1">
        <w:r w:rsidR="00E30752" w:rsidRPr="00554320">
          <w:rPr>
            <w:rStyle w:val="Hipercze"/>
            <w:noProof/>
          </w:rPr>
          <w:t>2.2.1.</w:t>
        </w:r>
        <w:r w:rsidR="00E30752">
          <w:rPr>
            <w:rFonts w:asciiTheme="minorHAnsi" w:eastAsiaTheme="minorEastAsia" w:hAnsiTheme="minorHAnsi" w:cstheme="minorBidi"/>
            <w:noProof/>
            <w:color w:val="auto"/>
            <w:sz w:val="22"/>
            <w:szCs w:val="22"/>
          </w:rPr>
          <w:tab/>
        </w:r>
        <w:r w:rsidR="00E30752" w:rsidRPr="00554320">
          <w:rPr>
            <w:rStyle w:val="Hipercze"/>
            <w:noProof/>
          </w:rPr>
          <w:t>Historia GPGPU</w:t>
        </w:r>
        <w:r w:rsidR="00E30752">
          <w:rPr>
            <w:noProof/>
            <w:webHidden/>
          </w:rPr>
          <w:tab/>
        </w:r>
        <w:r>
          <w:rPr>
            <w:noProof/>
            <w:webHidden/>
          </w:rPr>
          <w:fldChar w:fldCharType="begin"/>
        </w:r>
        <w:r w:rsidR="00E30752">
          <w:rPr>
            <w:noProof/>
            <w:webHidden/>
          </w:rPr>
          <w:instrText xml:space="preserve"> PAGEREF _Toc261555586 \h </w:instrText>
        </w:r>
        <w:r>
          <w:rPr>
            <w:noProof/>
            <w:webHidden/>
          </w:rPr>
        </w:r>
        <w:r>
          <w:rPr>
            <w:noProof/>
            <w:webHidden/>
          </w:rPr>
          <w:fldChar w:fldCharType="separate"/>
        </w:r>
        <w:r w:rsidR="00D33727">
          <w:rPr>
            <w:noProof/>
            <w:webHidden/>
          </w:rPr>
          <w:t>13</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87" w:history="1">
        <w:r w:rsidR="00E30752" w:rsidRPr="00554320">
          <w:rPr>
            <w:rStyle w:val="Hipercze"/>
            <w:noProof/>
          </w:rPr>
          <w:t>2.2.2.</w:t>
        </w:r>
        <w:r w:rsidR="00E30752">
          <w:rPr>
            <w:rFonts w:asciiTheme="minorHAnsi" w:eastAsiaTheme="minorEastAsia" w:hAnsiTheme="minorHAnsi" w:cstheme="minorBidi"/>
            <w:noProof/>
            <w:color w:val="auto"/>
            <w:sz w:val="22"/>
            <w:szCs w:val="22"/>
          </w:rPr>
          <w:tab/>
        </w:r>
        <w:r w:rsidR="00E30752" w:rsidRPr="00554320">
          <w:rPr>
            <w:rStyle w:val="Hipercze"/>
            <w:noProof/>
          </w:rPr>
          <w:t>Użycie GPGPU w różnych zastosowaniach</w:t>
        </w:r>
        <w:r w:rsidR="00E30752">
          <w:rPr>
            <w:noProof/>
            <w:webHidden/>
          </w:rPr>
          <w:tab/>
        </w:r>
        <w:r>
          <w:rPr>
            <w:noProof/>
            <w:webHidden/>
          </w:rPr>
          <w:fldChar w:fldCharType="begin"/>
        </w:r>
        <w:r w:rsidR="00E30752">
          <w:rPr>
            <w:noProof/>
            <w:webHidden/>
          </w:rPr>
          <w:instrText xml:space="preserve"> PAGEREF _Toc261555587 \h </w:instrText>
        </w:r>
        <w:r>
          <w:rPr>
            <w:noProof/>
            <w:webHidden/>
          </w:rPr>
        </w:r>
        <w:r>
          <w:rPr>
            <w:noProof/>
            <w:webHidden/>
          </w:rPr>
          <w:fldChar w:fldCharType="separate"/>
        </w:r>
        <w:r w:rsidR="00D33727">
          <w:rPr>
            <w:noProof/>
            <w:webHidden/>
          </w:rPr>
          <w:t>14</w:t>
        </w:r>
        <w:r>
          <w:rPr>
            <w:noProof/>
            <w:webHidden/>
          </w:rPr>
          <w:fldChar w:fldCharType="end"/>
        </w:r>
      </w:hyperlink>
    </w:p>
    <w:p w:rsidR="00E30752" w:rsidRDefault="008922BC">
      <w:pPr>
        <w:pStyle w:val="Spistreci2"/>
        <w:rPr>
          <w:rFonts w:asciiTheme="minorHAnsi" w:eastAsiaTheme="minorEastAsia" w:hAnsiTheme="minorHAnsi" w:cstheme="minorBidi"/>
          <w:noProof/>
          <w:color w:val="auto"/>
          <w:sz w:val="22"/>
          <w:szCs w:val="22"/>
        </w:rPr>
      </w:pPr>
      <w:hyperlink w:anchor="_Toc261555588" w:history="1">
        <w:r w:rsidR="00E30752" w:rsidRPr="00554320">
          <w:rPr>
            <w:rStyle w:val="Hipercze"/>
            <w:noProof/>
          </w:rPr>
          <w:t>2.3.</w:t>
        </w:r>
        <w:r w:rsidR="00E30752">
          <w:rPr>
            <w:rFonts w:asciiTheme="minorHAnsi" w:eastAsiaTheme="minorEastAsia" w:hAnsiTheme="minorHAnsi" w:cstheme="minorBidi"/>
            <w:noProof/>
            <w:color w:val="auto"/>
            <w:sz w:val="22"/>
            <w:szCs w:val="22"/>
          </w:rPr>
          <w:tab/>
        </w:r>
        <w:r w:rsidR="00E30752" w:rsidRPr="00554320">
          <w:rPr>
            <w:rStyle w:val="Hipercze"/>
            <w:noProof/>
          </w:rPr>
          <w:t>CUDA</w:t>
        </w:r>
        <w:r w:rsidR="00E30752">
          <w:rPr>
            <w:noProof/>
            <w:webHidden/>
          </w:rPr>
          <w:tab/>
        </w:r>
        <w:r>
          <w:rPr>
            <w:noProof/>
            <w:webHidden/>
          </w:rPr>
          <w:fldChar w:fldCharType="begin"/>
        </w:r>
        <w:r w:rsidR="00E30752">
          <w:rPr>
            <w:noProof/>
            <w:webHidden/>
          </w:rPr>
          <w:instrText xml:space="preserve"> PAGEREF _Toc261555588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89" w:history="1">
        <w:r w:rsidR="00E30752" w:rsidRPr="00554320">
          <w:rPr>
            <w:rStyle w:val="Hipercze"/>
            <w:noProof/>
          </w:rPr>
          <w:t>2.3.1.</w:t>
        </w:r>
        <w:r w:rsidR="00E30752">
          <w:rPr>
            <w:rFonts w:asciiTheme="minorHAnsi" w:eastAsiaTheme="minorEastAsia" w:hAnsiTheme="minorHAnsi" w:cstheme="minorBidi"/>
            <w:noProof/>
            <w:color w:val="auto"/>
            <w:sz w:val="22"/>
            <w:szCs w:val="22"/>
          </w:rPr>
          <w:tab/>
        </w:r>
        <w:r w:rsidR="00E30752" w:rsidRPr="00554320">
          <w:rPr>
            <w:rStyle w:val="Hipercze"/>
            <w:noProof/>
          </w:rPr>
          <w:t>Architektura i podstawy CUDA</w:t>
        </w:r>
        <w:r w:rsidR="00E30752">
          <w:rPr>
            <w:noProof/>
            <w:webHidden/>
          </w:rPr>
          <w:tab/>
        </w:r>
        <w:r>
          <w:rPr>
            <w:noProof/>
            <w:webHidden/>
          </w:rPr>
          <w:fldChar w:fldCharType="begin"/>
        </w:r>
        <w:r w:rsidR="00E30752">
          <w:rPr>
            <w:noProof/>
            <w:webHidden/>
          </w:rPr>
          <w:instrText xml:space="preserve"> PAGEREF _Toc261555589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hyperlink w:anchor="_Toc261555590" w:history="1">
        <w:r w:rsidR="00E30752" w:rsidRPr="00554320">
          <w:rPr>
            <w:rStyle w:val="Hipercze"/>
            <w:noProof/>
          </w:rPr>
          <w:t>2.3.2.</w:t>
        </w:r>
        <w:r w:rsidR="00E30752">
          <w:rPr>
            <w:rFonts w:asciiTheme="minorHAnsi" w:eastAsiaTheme="minorEastAsia" w:hAnsiTheme="minorHAnsi" w:cstheme="minorBidi"/>
            <w:noProof/>
            <w:color w:val="auto"/>
            <w:sz w:val="22"/>
            <w:szCs w:val="22"/>
          </w:rPr>
          <w:tab/>
        </w:r>
        <w:r w:rsidR="00E30752" w:rsidRPr="00554320">
          <w:rPr>
            <w:rStyle w:val="Hipercze"/>
            <w:noProof/>
          </w:rPr>
          <w:t>Wprowadzenie do technologii</w:t>
        </w:r>
        <w:r w:rsidR="00E30752">
          <w:rPr>
            <w:noProof/>
            <w:webHidden/>
          </w:rPr>
          <w:tab/>
        </w:r>
        <w:r>
          <w:rPr>
            <w:noProof/>
            <w:webHidden/>
          </w:rPr>
          <w:fldChar w:fldCharType="begin"/>
        </w:r>
        <w:r w:rsidR="00E30752">
          <w:rPr>
            <w:noProof/>
            <w:webHidden/>
          </w:rPr>
          <w:instrText xml:space="preserve"> PAGEREF _Toc261555590 \h </w:instrText>
        </w:r>
        <w:r>
          <w:rPr>
            <w:noProof/>
            <w:webHidden/>
          </w:rPr>
        </w:r>
        <w:r>
          <w:rPr>
            <w:noProof/>
            <w:webHidden/>
          </w:rPr>
          <w:fldChar w:fldCharType="separate"/>
        </w:r>
        <w:r w:rsidR="00D33727">
          <w:rPr>
            <w:noProof/>
            <w:webHidden/>
          </w:rPr>
          <w:t>16</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"_Toc261555591"</w:instrText>
      </w:r>
      <w:r>
        <w:fldChar w:fldCharType="separate"/>
      </w:r>
      <w:r w:rsidR="00E30752" w:rsidRPr="00554320">
        <w:rPr>
          <w:rStyle w:val="Hipercze"/>
          <w:noProof/>
        </w:rPr>
        <w:t>2.3.3.</w:t>
      </w:r>
      <w:r w:rsidR="00E30752">
        <w:rPr>
          <w:rFonts w:asciiTheme="minorHAnsi" w:eastAsiaTheme="minorEastAsia" w:hAnsiTheme="minorHAnsi" w:cstheme="minorBidi"/>
          <w:noProof/>
          <w:color w:val="auto"/>
          <w:sz w:val="22"/>
          <w:szCs w:val="22"/>
        </w:rPr>
        <w:tab/>
      </w:r>
      <w:r w:rsidR="00E30752" w:rsidRPr="00554320">
        <w:rPr>
          <w:rStyle w:val="Hipercze"/>
          <w:noProof/>
        </w:rPr>
        <w:t>Wersje CUDA</w:t>
      </w:r>
      <w:r w:rsidR="00E30752">
        <w:rPr>
          <w:noProof/>
          <w:webHidden/>
        </w:rPr>
        <w:tab/>
      </w:r>
      <w:r>
        <w:rPr>
          <w:noProof/>
          <w:webHidden/>
        </w:rPr>
        <w:fldChar w:fldCharType="begin"/>
      </w:r>
      <w:r w:rsidR="00E30752">
        <w:rPr>
          <w:noProof/>
          <w:webHidden/>
        </w:rPr>
        <w:instrText xml:space="preserve"> PAGEREF _Toc261555591 \h </w:instrText>
      </w:r>
      <w:r>
        <w:rPr>
          <w:noProof/>
          <w:webHidden/>
        </w:rPr>
      </w:r>
      <w:r>
        <w:rPr>
          <w:noProof/>
          <w:webHidden/>
        </w:rPr>
        <w:fldChar w:fldCharType="separate"/>
      </w:r>
      <w:ins w:id="4" w:author="HP" w:date="2010-05-15T18:40:00Z">
        <w:r w:rsidR="00D33727">
          <w:rPr>
            <w:noProof/>
            <w:webHidden/>
          </w:rPr>
          <w:t>17</w:t>
        </w:r>
      </w:ins>
      <w:del w:id="5" w:author="HP" w:date="2010-05-15T18:40:00Z">
        <w:r w:rsidR="00E30752" w:rsidDel="00D33727">
          <w:rPr>
            <w:noProof/>
            <w:webHidden/>
          </w:rPr>
          <w:delText>18</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00E30752" w:rsidRPr="00554320">
          <w:rPr>
            <w:rStyle w:val="Hipercze"/>
            <w:noProof/>
          </w:rPr>
          <w:t>2.3.3.1.</w:t>
        </w:r>
        <w:r w:rsidR="00E30752">
          <w:rPr>
            <w:rFonts w:asciiTheme="minorHAnsi" w:eastAsiaTheme="minorEastAsia" w:hAnsiTheme="minorHAnsi" w:cstheme="minorBidi"/>
            <w:noProof/>
            <w:color w:val="auto"/>
            <w:sz w:val="22"/>
            <w:szCs w:val="22"/>
          </w:rPr>
          <w:tab/>
        </w:r>
        <w:r w:rsidR="00E30752" w:rsidRPr="00554320">
          <w:rPr>
            <w:rStyle w:val="Hipercze"/>
            <w:noProof/>
          </w:rPr>
          <w:t>Ograniczenia</w:t>
        </w:r>
        <w:r w:rsidR="00E30752">
          <w:rPr>
            <w:noProof/>
            <w:webHidden/>
          </w:rPr>
          <w:tab/>
        </w:r>
        <w:r>
          <w:rPr>
            <w:noProof/>
            <w:webHidden/>
          </w:rPr>
          <w:fldChar w:fldCharType="begin"/>
        </w:r>
        <w:r w:rsidR="00E30752">
          <w:rPr>
            <w:noProof/>
            <w:webHidden/>
          </w:rPr>
          <w:instrText xml:space="preserve"> PAGEREF _Toc261555592 \h </w:instrText>
        </w:r>
        <w:r>
          <w:rPr>
            <w:noProof/>
            <w:webHidden/>
          </w:rPr>
        </w:r>
        <w:r>
          <w:rPr>
            <w:noProof/>
            <w:webHidden/>
          </w:rPr>
          <w:fldChar w:fldCharType="separate"/>
        </w:r>
        <w:r w:rsidR="00D33727">
          <w:rPr>
            <w:noProof/>
            <w:webHidden/>
          </w:rPr>
          <w:t>18</w:t>
        </w:r>
        <w:r>
          <w:rPr>
            <w:noProof/>
            <w:webHidden/>
          </w:rPr>
          <w:fldChar w:fldCharType="end"/>
        </w:r>
      </w:hyperlink>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"_Toc261555593"</w:instrText>
      </w:r>
      <w:r>
        <w:fldChar w:fldCharType="separate"/>
      </w:r>
      <w:r w:rsidR="00E30752" w:rsidRPr="00554320">
        <w:rPr>
          <w:rStyle w:val="Hipercze"/>
          <w:noProof/>
        </w:rPr>
        <w:t>2.3.4.</w:t>
      </w:r>
      <w:r w:rsidR="00E30752">
        <w:rPr>
          <w:rFonts w:asciiTheme="minorHAnsi" w:eastAsiaTheme="minorEastAsia" w:hAnsiTheme="minorHAnsi" w:cstheme="minorBidi"/>
          <w:noProof/>
          <w:color w:val="auto"/>
          <w:sz w:val="22"/>
          <w:szCs w:val="22"/>
        </w:rPr>
        <w:tab/>
      </w:r>
      <w:r w:rsidR="00E30752" w:rsidRPr="00554320">
        <w:rPr>
          <w:rStyle w:val="Hipercze"/>
          <w:noProof/>
        </w:rPr>
        <w:t>Proces kompilacji plików CUDA</w:t>
      </w:r>
      <w:r w:rsidR="00E30752">
        <w:rPr>
          <w:noProof/>
          <w:webHidden/>
        </w:rPr>
        <w:tab/>
      </w:r>
      <w:r>
        <w:rPr>
          <w:noProof/>
          <w:webHidden/>
        </w:rPr>
        <w:fldChar w:fldCharType="begin"/>
      </w:r>
      <w:r w:rsidR="00E30752">
        <w:rPr>
          <w:noProof/>
          <w:webHidden/>
        </w:rPr>
        <w:instrText xml:space="preserve"> PAGEREF _Toc261555593 \h </w:instrText>
      </w:r>
      <w:r>
        <w:rPr>
          <w:noProof/>
          <w:webHidden/>
        </w:rPr>
      </w:r>
      <w:r>
        <w:rPr>
          <w:noProof/>
          <w:webHidden/>
        </w:rPr>
        <w:fldChar w:fldCharType="separate"/>
      </w:r>
      <w:ins w:id="6" w:author="HP" w:date="2010-05-15T18:40:00Z">
        <w:r w:rsidR="00D33727">
          <w:rPr>
            <w:noProof/>
            <w:webHidden/>
          </w:rPr>
          <w:t>18</w:t>
        </w:r>
      </w:ins>
      <w:del w:id="7" w:author="HP" w:date="2010-05-15T18:40:00Z">
        <w:r w:rsidR="00E30752" w:rsidDel="00D33727">
          <w:rPr>
            <w:noProof/>
            <w:webHidden/>
          </w:rPr>
          <w:delText>19</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"_Toc261555594"</w:instrText>
      </w:r>
      <w:r>
        <w:fldChar w:fldCharType="separate"/>
      </w:r>
      <w:r w:rsidR="00E30752" w:rsidRPr="00554320">
        <w:rPr>
          <w:rStyle w:val="Hipercze"/>
          <w:noProof/>
        </w:rPr>
        <w:t>2.3.5.</w:t>
      </w:r>
      <w:r w:rsidR="00E30752">
        <w:rPr>
          <w:rFonts w:asciiTheme="minorHAnsi" w:eastAsiaTheme="minorEastAsia" w:hAnsiTheme="minorHAnsi" w:cstheme="minorBidi"/>
          <w:noProof/>
          <w:color w:val="auto"/>
          <w:sz w:val="22"/>
          <w:szCs w:val="22"/>
        </w:rPr>
        <w:tab/>
      </w:r>
      <w:r w:rsidR="00E30752" w:rsidRPr="00554320">
        <w:rPr>
          <w:rStyle w:val="Hipercze"/>
          <w:noProof/>
        </w:rPr>
        <w:t>Tryb emulacji</w:t>
      </w:r>
      <w:r w:rsidR="00E30752">
        <w:rPr>
          <w:noProof/>
          <w:webHidden/>
        </w:rPr>
        <w:tab/>
      </w:r>
      <w:r>
        <w:rPr>
          <w:noProof/>
          <w:webHidden/>
        </w:rPr>
        <w:fldChar w:fldCharType="begin"/>
      </w:r>
      <w:r w:rsidR="00E30752">
        <w:rPr>
          <w:noProof/>
          <w:webHidden/>
        </w:rPr>
        <w:instrText xml:space="preserve"> PAGEREF _Toc261555594 \h </w:instrText>
      </w:r>
      <w:r>
        <w:rPr>
          <w:noProof/>
          <w:webHidden/>
        </w:rPr>
      </w:r>
      <w:r>
        <w:rPr>
          <w:noProof/>
          <w:webHidden/>
        </w:rPr>
        <w:fldChar w:fldCharType="separate"/>
      </w:r>
      <w:ins w:id="8" w:author="HP" w:date="2010-05-15T18:40:00Z">
        <w:r w:rsidR="00D33727">
          <w:rPr>
            <w:noProof/>
            <w:webHidden/>
          </w:rPr>
          <w:t>20</w:t>
        </w:r>
      </w:ins>
      <w:del w:id="9" w:author="HP" w:date="2010-05-15T18:40:00Z">
        <w:r w:rsidR="00E30752" w:rsidDel="00D33727">
          <w:rPr>
            <w:noProof/>
            <w:webHidden/>
          </w:rPr>
          <w:delText>21</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"_Toc261555595"</w:instrText>
      </w:r>
      <w:r>
        <w:fldChar w:fldCharType="separate"/>
      </w:r>
      <w:r w:rsidR="00E30752" w:rsidRPr="00554320">
        <w:rPr>
          <w:rStyle w:val="Hipercze"/>
          <w:noProof/>
        </w:rPr>
        <w:t>2.3.6.</w:t>
      </w:r>
      <w:r w:rsidR="00E30752">
        <w:rPr>
          <w:rFonts w:asciiTheme="minorHAnsi" w:eastAsiaTheme="minorEastAsia" w:hAnsiTheme="minorHAnsi" w:cstheme="minorBidi"/>
          <w:noProof/>
          <w:color w:val="auto"/>
          <w:sz w:val="22"/>
          <w:szCs w:val="22"/>
        </w:rPr>
        <w:tab/>
      </w:r>
      <w:r w:rsidR="00E30752" w:rsidRPr="00554320">
        <w:rPr>
          <w:rStyle w:val="Hipercze"/>
          <w:noProof/>
        </w:rPr>
        <w:t>Model architektury CUDA</w:t>
      </w:r>
      <w:r w:rsidR="00E30752">
        <w:rPr>
          <w:noProof/>
          <w:webHidden/>
        </w:rPr>
        <w:tab/>
      </w:r>
      <w:r>
        <w:rPr>
          <w:noProof/>
          <w:webHidden/>
        </w:rPr>
        <w:fldChar w:fldCharType="begin"/>
      </w:r>
      <w:r w:rsidR="00E30752">
        <w:rPr>
          <w:noProof/>
          <w:webHidden/>
        </w:rPr>
        <w:instrText xml:space="preserve"> PAGEREF _Toc261555595 \h </w:instrText>
      </w:r>
      <w:r>
        <w:rPr>
          <w:noProof/>
          <w:webHidden/>
        </w:rPr>
      </w:r>
      <w:r>
        <w:rPr>
          <w:noProof/>
          <w:webHidden/>
        </w:rPr>
        <w:fldChar w:fldCharType="separate"/>
      </w:r>
      <w:ins w:id="10" w:author="HP" w:date="2010-05-15T18:40:00Z">
        <w:r w:rsidR="00D33727">
          <w:rPr>
            <w:noProof/>
            <w:webHidden/>
          </w:rPr>
          <w:t>20</w:t>
        </w:r>
      </w:ins>
      <w:del w:id="11" w:author="HP" w:date="2010-05-15T18:40:00Z">
        <w:r w:rsidR="00E30752" w:rsidDel="00D33727">
          <w:rPr>
            <w:noProof/>
            <w:webHidden/>
          </w:rPr>
          <w:delText>21</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"_Toc261555596"</w:instrText>
      </w:r>
      <w:r>
        <w:fldChar w:fldCharType="separate"/>
      </w:r>
      <w:r w:rsidR="00E30752" w:rsidRPr="00554320">
        <w:rPr>
          <w:rStyle w:val="Hipercze"/>
          <w:noProof/>
        </w:rPr>
        <w:t>2.3.7.</w:t>
      </w:r>
      <w:r w:rsidR="00E30752">
        <w:rPr>
          <w:rFonts w:asciiTheme="minorHAnsi" w:eastAsiaTheme="minorEastAsia" w:hAnsiTheme="minorHAnsi" w:cstheme="minorBidi"/>
          <w:noProof/>
          <w:color w:val="auto"/>
          <w:sz w:val="22"/>
          <w:szCs w:val="22"/>
        </w:rPr>
        <w:tab/>
      </w:r>
      <w:r w:rsidR="00E30752" w:rsidRPr="00554320">
        <w:rPr>
          <w:rStyle w:val="Hipercze"/>
          <w:noProof/>
        </w:rPr>
        <w:t>Komunikacja między wątkami</w:t>
      </w:r>
      <w:r w:rsidR="00E30752">
        <w:rPr>
          <w:noProof/>
          <w:webHidden/>
        </w:rPr>
        <w:tab/>
      </w:r>
      <w:r>
        <w:rPr>
          <w:noProof/>
          <w:webHidden/>
        </w:rPr>
        <w:fldChar w:fldCharType="begin"/>
      </w:r>
      <w:r w:rsidR="00E30752">
        <w:rPr>
          <w:noProof/>
          <w:webHidden/>
        </w:rPr>
        <w:instrText xml:space="preserve"> PAGEREF _Toc261555596 \h </w:instrText>
      </w:r>
      <w:r>
        <w:rPr>
          <w:noProof/>
          <w:webHidden/>
        </w:rPr>
      </w:r>
      <w:r>
        <w:rPr>
          <w:noProof/>
          <w:webHidden/>
        </w:rPr>
        <w:fldChar w:fldCharType="separate"/>
      </w:r>
      <w:ins w:id="12" w:author="HP" w:date="2010-05-15T18:40:00Z">
        <w:r w:rsidR="00D33727">
          <w:rPr>
            <w:noProof/>
            <w:webHidden/>
          </w:rPr>
          <w:t>20</w:t>
        </w:r>
      </w:ins>
      <w:del w:id="13" w:author="HP" w:date="2010-05-15T18:40:00Z">
        <w:r w:rsidR="00E30752" w:rsidDel="00D33727">
          <w:rPr>
            <w:noProof/>
            <w:webHidden/>
          </w:rPr>
          <w:delText>21</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"_Toc261555597"</w:instrText>
      </w:r>
      <w:r>
        <w:fldChar w:fldCharType="separate"/>
      </w:r>
      <w:r w:rsidR="00E30752" w:rsidRPr="00554320">
        <w:rPr>
          <w:rStyle w:val="Hipercze"/>
          <w:noProof/>
        </w:rPr>
        <w:t>2.3.8.</w:t>
      </w:r>
      <w:r w:rsidR="00E30752">
        <w:rPr>
          <w:rFonts w:asciiTheme="minorHAnsi" w:eastAsiaTheme="minorEastAsia" w:hAnsiTheme="minorHAnsi" w:cstheme="minorBidi"/>
          <w:noProof/>
          <w:color w:val="auto"/>
          <w:sz w:val="22"/>
          <w:szCs w:val="22"/>
        </w:rPr>
        <w:tab/>
      </w:r>
      <w:r w:rsidR="00E30752" w:rsidRPr="00554320">
        <w:rPr>
          <w:rStyle w:val="Hipercze"/>
          <w:noProof/>
        </w:rPr>
        <w:t>Proces wykonania programu CUDA</w:t>
      </w:r>
      <w:r w:rsidR="00E30752">
        <w:rPr>
          <w:noProof/>
          <w:webHidden/>
        </w:rPr>
        <w:tab/>
      </w:r>
      <w:r>
        <w:rPr>
          <w:noProof/>
          <w:webHidden/>
        </w:rPr>
        <w:fldChar w:fldCharType="begin"/>
      </w:r>
      <w:r w:rsidR="00E30752">
        <w:rPr>
          <w:noProof/>
          <w:webHidden/>
        </w:rPr>
        <w:instrText xml:space="preserve"> PAGEREF _Toc261555597 \h </w:instrText>
      </w:r>
      <w:r>
        <w:rPr>
          <w:noProof/>
          <w:webHidden/>
        </w:rPr>
      </w:r>
      <w:r>
        <w:rPr>
          <w:noProof/>
          <w:webHidden/>
        </w:rPr>
        <w:fldChar w:fldCharType="separate"/>
      </w:r>
      <w:ins w:id="14" w:author="HP" w:date="2010-05-15T18:40:00Z">
        <w:r w:rsidR="00D33727">
          <w:rPr>
            <w:noProof/>
            <w:webHidden/>
          </w:rPr>
          <w:t>21</w:t>
        </w:r>
      </w:ins>
      <w:del w:id="15" w:author="HP" w:date="2010-05-15T18:40:00Z">
        <w:r w:rsidR="00E30752" w:rsidDel="00D33727">
          <w:rPr>
            <w:noProof/>
            <w:webHidden/>
          </w:rPr>
          <w:delText>22</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"_Toc261555598"</w:instrText>
      </w:r>
      <w:r>
        <w:fldChar w:fldCharType="separate"/>
      </w:r>
      <w:r w:rsidR="00E30752" w:rsidRPr="00554320">
        <w:rPr>
          <w:rStyle w:val="Hipercze"/>
          <w:noProof/>
        </w:rPr>
        <w:t>3.</w:t>
      </w:r>
      <w:r w:rsidR="00E30752">
        <w:rPr>
          <w:rFonts w:asciiTheme="minorHAnsi" w:eastAsiaTheme="minorEastAsia" w:hAnsiTheme="minorHAnsi" w:cstheme="minorBidi"/>
          <w:b w:val="0"/>
          <w:noProof/>
          <w:color w:val="auto"/>
          <w:sz w:val="22"/>
          <w:szCs w:val="22"/>
        </w:rPr>
        <w:tab/>
      </w:r>
      <w:r w:rsidR="00E30752" w:rsidRPr="00554320">
        <w:rPr>
          <w:rStyle w:val="Hipercze"/>
          <w:noProof/>
        </w:rPr>
        <w:t>Sztuczne sieci neuronowe</w:t>
      </w:r>
      <w:r w:rsidR="00E30752">
        <w:rPr>
          <w:noProof/>
          <w:webHidden/>
        </w:rPr>
        <w:tab/>
      </w:r>
      <w:r>
        <w:rPr>
          <w:noProof/>
          <w:webHidden/>
        </w:rPr>
        <w:fldChar w:fldCharType="begin"/>
      </w:r>
      <w:r w:rsidR="00E30752">
        <w:rPr>
          <w:noProof/>
          <w:webHidden/>
        </w:rPr>
        <w:instrText xml:space="preserve"> PAGEREF _Toc261555598 \h </w:instrText>
      </w:r>
      <w:r>
        <w:rPr>
          <w:noProof/>
          <w:webHidden/>
        </w:rPr>
      </w:r>
      <w:r>
        <w:rPr>
          <w:noProof/>
          <w:webHidden/>
        </w:rPr>
        <w:fldChar w:fldCharType="separate"/>
      </w:r>
      <w:ins w:id="16" w:author="HP" w:date="2010-05-15T18:40:00Z">
        <w:r w:rsidR="00D33727">
          <w:rPr>
            <w:noProof/>
            <w:webHidden/>
          </w:rPr>
          <w:t>22</w:t>
        </w:r>
      </w:ins>
      <w:del w:id="17" w:author="HP" w:date="2010-05-15T18:40:00Z">
        <w:r w:rsidR="00E30752" w:rsidDel="00D33727">
          <w:rPr>
            <w:noProof/>
            <w:webHidden/>
          </w:rPr>
          <w:delText>23</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"_Toc261555599"</w:instrText>
      </w:r>
      <w:r>
        <w:fldChar w:fldCharType="separate"/>
      </w:r>
      <w:r w:rsidR="00E30752" w:rsidRPr="00554320">
        <w:rPr>
          <w:rStyle w:val="Hipercze"/>
          <w:noProof/>
        </w:rPr>
        <w:t>3.1.</w:t>
      </w:r>
      <w:r w:rsidR="00E30752">
        <w:rPr>
          <w:rFonts w:asciiTheme="minorHAnsi" w:eastAsiaTheme="minorEastAsia" w:hAnsiTheme="minorHAnsi" w:cstheme="minorBidi"/>
          <w:noProof/>
          <w:color w:val="auto"/>
          <w:sz w:val="22"/>
          <w:szCs w:val="22"/>
        </w:rPr>
        <w:tab/>
      </w:r>
      <w:r w:rsidR="00E30752" w:rsidRPr="00554320">
        <w:rPr>
          <w:rStyle w:val="Hipercze"/>
          <w:noProof/>
        </w:rPr>
        <w:t>Model neuronu</w:t>
      </w:r>
      <w:r w:rsidR="00E30752">
        <w:rPr>
          <w:noProof/>
          <w:webHidden/>
        </w:rPr>
        <w:tab/>
      </w:r>
      <w:r>
        <w:rPr>
          <w:noProof/>
          <w:webHidden/>
        </w:rPr>
        <w:fldChar w:fldCharType="begin"/>
      </w:r>
      <w:r w:rsidR="00E30752">
        <w:rPr>
          <w:noProof/>
          <w:webHidden/>
        </w:rPr>
        <w:instrText xml:space="preserve"> PAGEREF _Toc261555599 \h </w:instrText>
      </w:r>
      <w:r>
        <w:rPr>
          <w:noProof/>
          <w:webHidden/>
        </w:rPr>
      </w:r>
      <w:r>
        <w:rPr>
          <w:noProof/>
          <w:webHidden/>
        </w:rPr>
        <w:fldChar w:fldCharType="separate"/>
      </w:r>
      <w:ins w:id="18" w:author="HP" w:date="2010-05-15T18:40:00Z">
        <w:r w:rsidR="00D33727">
          <w:rPr>
            <w:noProof/>
            <w:webHidden/>
          </w:rPr>
          <w:t>22</w:t>
        </w:r>
      </w:ins>
      <w:del w:id="19" w:author="HP" w:date="2010-05-15T18:40:00Z">
        <w:r w:rsidR="00E30752" w:rsidDel="00D33727">
          <w:rPr>
            <w:noProof/>
            <w:webHidden/>
          </w:rPr>
          <w:delText>23</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"_Toc261555600"</w:instrText>
      </w:r>
      <w:r>
        <w:fldChar w:fldCharType="separate"/>
      </w:r>
      <w:r w:rsidR="00E30752" w:rsidRPr="00554320">
        <w:rPr>
          <w:rStyle w:val="Hipercze"/>
          <w:noProof/>
        </w:rPr>
        <w:t>3.1.1.</w:t>
      </w:r>
      <w:r w:rsidR="00E30752">
        <w:rPr>
          <w:rFonts w:asciiTheme="minorHAnsi" w:eastAsiaTheme="minorEastAsia" w:hAnsiTheme="minorHAnsi" w:cstheme="minorBidi"/>
          <w:noProof/>
          <w:color w:val="auto"/>
          <w:sz w:val="22"/>
          <w:szCs w:val="22"/>
        </w:rPr>
        <w:tab/>
      </w:r>
      <w:r w:rsidR="00E30752" w:rsidRPr="00554320">
        <w:rPr>
          <w:rStyle w:val="Hipercze"/>
          <w:noProof/>
        </w:rPr>
        <w:t>Neuron biologiczny</w:t>
      </w:r>
      <w:r w:rsidR="00E30752">
        <w:rPr>
          <w:noProof/>
          <w:webHidden/>
        </w:rPr>
        <w:tab/>
      </w:r>
      <w:r>
        <w:rPr>
          <w:noProof/>
          <w:webHidden/>
        </w:rPr>
        <w:fldChar w:fldCharType="begin"/>
      </w:r>
      <w:r w:rsidR="00E30752">
        <w:rPr>
          <w:noProof/>
          <w:webHidden/>
        </w:rPr>
        <w:instrText xml:space="preserve"> PAGEREF _Toc261555600 \h </w:instrText>
      </w:r>
      <w:r>
        <w:rPr>
          <w:noProof/>
          <w:webHidden/>
        </w:rPr>
      </w:r>
      <w:r>
        <w:rPr>
          <w:noProof/>
          <w:webHidden/>
        </w:rPr>
        <w:fldChar w:fldCharType="separate"/>
      </w:r>
      <w:ins w:id="20" w:author="HP" w:date="2010-05-15T18:40:00Z">
        <w:r w:rsidR="00D33727">
          <w:rPr>
            <w:noProof/>
            <w:webHidden/>
          </w:rPr>
          <w:t>22</w:t>
        </w:r>
      </w:ins>
      <w:del w:id="21" w:author="HP" w:date="2010-05-15T18:40:00Z">
        <w:r w:rsidR="00E30752" w:rsidDel="00D33727">
          <w:rPr>
            <w:noProof/>
            <w:webHidden/>
          </w:rPr>
          <w:delText>23</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"_Toc261555601"</w:instrText>
      </w:r>
      <w:r>
        <w:fldChar w:fldCharType="separate"/>
      </w:r>
      <w:r w:rsidR="00E30752" w:rsidRPr="00554320">
        <w:rPr>
          <w:rStyle w:val="Hipercze"/>
          <w:noProof/>
        </w:rPr>
        <w:t>3.1.2.</w:t>
      </w:r>
      <w:r w:rsidR="00E30752">
        <w:rPr>
          <w:rFonts w:asciiTheme="minorHAnsi" w:eastAsiaTheme="minorEastAsia" w:hAnsiTheme="minorHAnsi" w:cstheme="minorBidi"/>
          <w:noProof/>
          <w:color w:val="auto"/>
          <w:sz w:val="22"/>
          <w:szCs w:val="22"/>
        </w:rPr>
        <w:tab/>
      </w:r>
      <w:r w:rsidR="00E30752" w:rsidRPr="00554320">
        <w:rPr>
          <w:rStyle w:val="Hipercze"/>
          <w:noProof/>
        </w:rPr>
        <w:t>Sztuczny neuron</w:t>
      </w:r>
      <w:r w:rsidR="00E30752">
        <w:rPr>
          <w:noProof/>
          <w:webHidden/>
        </w:rPr>
        <w:tab/>
      </w:r>
      <w:r>
        <w:rPr>
          <w:noProof/>
          <w:webHidden/>
        </w:rPr>
        <w:fldChar w:fldCharType="begin"/>
      </w:r>
      <w:r w:rsidR="00E30752">
        <w:rPr>
          <w:noProof/>
          <w:webHidden/>
        </w:rPr>
        <w:instrText xml:space="preserve"> PAGEREF _Toc261555601 \h </w:instrText>
      </w:r>
      <w:r>
        <w:rPr>
          <w:noProof/>
          <w:webHidden/>
        </w:rPr>
      </w:r>
      <w:r>
        <w:rPr>
          <w:noProof/>
          <w:webHidden/>
        </w:rPr>
        <w:fldChar w:fldCharType="separate"/>
      </w:r>
      <w:ins w:id="22" w:author="HP" w:date="2010-05-15T18:40:00Z">
        <w:r w:rsidR="00D33727">
          <w:rPr>
            <w:noProof/>
            <w:webHidden/>
          </w:rPr>
          <w:t>23</w:t>
        </w:r>
      </w:ins>
      <w:del w:id="23" w:author="HP" w:date="2010-05-15T18:40:00Z">
        <w:r w:rsidR="00E30752" w:rsidDel="00D33727">
          <w:rPr>
            <w:noProof/>
            <w:webHidden/>
          </w:rPr>
          <w:delText>24</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"_Toc261555602"</w:instrText>
      </w:r>
      <w:r>
        <w:fldChar w:fldCharType="separate"/>
      </w:r>
      <w:r w:rsidR="00E30752" w:rsidRPr="00554320">
        <w:rPr>
          <w:rStyle w:val="Hipercze"/>
          <w:noProof/>
        </w:rPr>
        <w:t>3.1.3.</w:t>
      </w:r>
      <w:r w:rsidR="00E30752">
        <w:rPr>
          <w:rFonts w:asciiTheme="minorHAnsi" w:eastAsiaTheme="minorEastAsia" w:hAnsiTheme="minorHAnsi" w:cstheme="minorBidi"/>
          <w:noProof/>
          <w:color w:val="auto"/>
          <w:sz w:val="22"/>
          <w:szCs w:val="22"/>
        </w:rPr>
        <w:tab/>
      </w:r>
      <w:r w:rsidR="00E30752" w:rsidRPr="00554320">
        <w:rPr>
          <w:rStyle w:val="Hipercze"/>
          <w:noProof/>
        </w:rPr>
        <w:t>Funkcja aktywacji</w:t>
      </w:r>
      <w:r w:rsidR="00E30752">
        <w:rPr>
          <w:noProof/>
          <w:webHidden/>
        </w:rPr>
        <w:tab/>
      </w:r>
      <w:r>
        <w:rPr>
          <w:noProof/>
          <w:webHidden/>
        </w:rPr>
        <w:fldChar w:fldCharType="begin"/>
      </w:r>
      <w:r w:rsidR="00E30752">
        <w:rPr>
          <w:noProof/>
          <w:webHidden/>
        </w:rPr>
        <w:instrText xml:space="preserve"> PAGEREF _Toc261555602 \h </w:instrText>
      </w:r>
      <w:r>
        <w:rPr>
          <w:noProof/>
          <w:webHidden/>
        </w:rPr>
      </w:r>
      <w:r>
        <w:rPr>
          <w:noProof/>
          <w:webHidden/>
        </w:rPr>
        <w:fldChar w:fldCharType="separate"/>
      </w:r>
      <w:ins w:id="24" w:author="HP" w:date="2010-05-15T18:40:00Z">
        <w:r w:rsidR="00D33727">
          <w:rPr>
            <w:noProof/>
            <w:webHidden/>
          </w:rPr>
          <w:t>24</w:t>
        </w:r>
      </w:ins>
      <w:del w:id="25" w:author="HP" w:date="2010-05-15T18:40:00Z">
        <w:r w:rsidR="00E30752" w:rsidDel="00D33727">
          <w:rPr>
            <w:noProof/>
            <w:webHidden/>
          </w:rPr>
          <w:delText>25</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"_Toc261555603"</w:instrText>
      </w:r>
      <w:r>
        <w:fldChar w:fldCharType="separate"/>
      </w:r>
      <w:r w:rsidR="00E30752" w:rsidRPr="00554320">
        <w:rPr>
          <w:rStyle w:val="Hipercze"/>
          <w:noProof/>
        </w:rPr>
        <w:t>3.2.</w:t>
      </w:r>
      <w:r w:rsidR="00E30752">
        <w:rPr>
          <w:rFonts w:asciiTheme="minorHAnsi" w:eastAsiaTheme="minorEastAsia" w:hAnsiTheme="minorHAnsi" w:cstheme="minorBidi"/>
          <w:noProof/>
          <w:color w:val="auto"/>
          <w:sz w:val="22"/>
          <w:szCs w:val="22"/>
        </w:rPr>
        <w:tab/>
      </w:r>
      <w:r w:rsidR="00E30752" w:rsidRPr="00554320">
        <w:rPr>
          <w:rStyle w:val="Hipercze"/>
          <w:noProof/>
        </w:rPr>
        <w:t>Architektury sieci neuronowych</w:t>
      </w:r>
      <w:r w:rsidR="00E30752">
        <w:rPr>
          <w:noProof/>
          <w:webHidden/>
        </w:rPr>
        <w:tab/>
      </w:r>
      <w:r>
        <w:rPr>
          <w:noProof/>
          <w:webHidden/>
        </w:rPr>
        <w:fldChar w:fldCharType="begin"/>
      </w:r>
      <w:r w:rsidR="00E30752">
        <w:rPr>
          <w:noProof/>
          <w:webHidden/>
        </w:rPr>
        <w:instrText xml:space="preserve"> PAGEREF _Toc261555603 \h </w:instrText>
      </w:r>
      <w:r>
        <w:rPr>
          <w:noProof/>
          <w:webHidden/>
        </w:rPr>
      </w:r>
      <w:r>
        <w:rPr>
          <w:noProof/>
          <w:webHidden/>
        </w:rPr>
        <w:fldChar w:fldCharType="separate"/>
      </w:r>
      <w:ins w:id="26" w:author="HP" w:date="2010-05-15T18:40:00Z">
        <w:r w:rsidR="00D33727">
          <w:rPr>
            <w:noProof/>
            <w:webHidden/>
          </w:rPr>
          <w:t>25</w:t>
        </w:r>
      </w:ins>
      <w:del w:id="27" w:author="HP" w:date="2010-05-15T18:40:00Z">
        <w:r w:rsidR="00E30752" w:rsidDel="00D33727">
          <w:rPr>
            <w:noProof/>
            <w:webHidden/>
          </w:rPr>
          <w:delText>26</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"_Toc261555604"</w:instrText>
      </w:r>
      <w:r>
        <w:fldChar w:fldCharType="separate"/>
      </w:r>
      <w:r w:rsidR="00E30752" w:rsidRPr="00554320">
        <w:rPr>
          <w:rStyle w:val="Hipercze"/>
          <w:noProof/>
        </w:rPr>
        <w:t>3.2.1.</w:t>
      </w:r>
      <w:r w:rsidR="00E30752">
        <w:rPr>
          <w:rFonts w:asciiTheme="minorHAnsi" w:eastAsiaTheme="minorEastAsia" w:hAnsiTheme="minorHAnsi" w:cstheme="minorBidi"/>
          <w:noProof/>
          <w:color w:val="auto"/>
          <w:sz w:val="22"/>
          <w:szCs w:val="22"/>
        </w:rPr>
        <w:tab/>
      </w:r>
      <w:r w:rsidR="00E30752" w:rsidRPr="00554320">
        <w:rPr>
          <w:rStyle w:val="Hipercze"/>
          <w:noProof/>
        </w:rPr>
        <w:t>Jednokierunkowe</w:t>
      </w:r>
      <w:r w:rsidR="00E30752">
        <w:rPr>
          <w:noProof/>
          <w:webHidden/>
        </w:rPr>
        <w:tab/>
      </w:r>
      <w:r>
        <w:rPr>
          <w:noProof/>
          <w:webHidden/>
        </w:rPr>
        <w:fldChar w:fldCharType="begin"/>
      </w:r>
      <w:r w:rsidR="00E30752">
        <w:rPr>
          <w:noProof/>
          <w:webHidden/>
        </w:rPr>
        <w:instrText xml:space="preserve"> PAGEREF _Toc261555604 \h </w:instrText>
      </w:r>
      <w:r>
        <w:rPr>
          <w:noProof/>
          <w:webHidden/>
        </w:rPr>
      </w:r>
      <w:r>
        <w:rPr>
          <w:noProof/>
          <w:webHidden/>
        </w:rPr>
        <w:fldChar w:fldCharType="separate"/>
      </w:r>
      <w:ins w:id="28" w:author="HP" w:date="2010-05-15T18:40:00Z">
        <w:r w:rsidR="00D33727">
          <w:rPr>
            <w:noProof/>
            <w:webHidden/>
          </w:rPr>
          <w:t>25</w:t>
        </w:r>
      </w:ins>
      <w:del w:id="29" w:author="HP" w:date="2010-05-15T18:40:00Z">
        <w:r w:rsidR="00E30752" w:rsidDel="00D33727">
          <w:rPr>
            <w:noProof/>
            <w:webHidden/>
          </w:rPr>
          <w:delText>26</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"_Toc261555605"</w:instrText>
      </w:r>
      <w:r>
        <w:fldChar w:fldCharType="separate"/>
      </w:r>
      <w:r w:rsidR="00E30752" w:rsidRPr="00554320">
        <w:rPr>
          <w:rStyle w:val="Hipercze"/>
          <w:noProof/>
        </w:rPr>
        <w:t>3.2.2.</w:t>
      </w:r>
      <w:r w:rsidR="00E30752">
        <w:rPr>
          <w:rFonts w:asciiTheme="minorHAnsi" w:eastAsiaTheme="minorEastAsia" w:hAnsiTheme="minorHAnsi" w:cstheme="minorBidi"/>
          <w:noProof/>
          <w:color w:val="auto"/>
          <w:sz w:val="22"/>
          <w:szCs w:val="22"/>
        </w:rPr>
        <w:tab/>
      </w:r>
      <w:r w:rsidR="00E30752" w:rsidRPr="00554320">
        <w:rPr>
          <w:rStyle w:val="Hipercze"/>
          <w:noProof/>
        </w:rPr>
        <w:t>Sieci radialne</w:t>
      </w:r>
      <w:r w:rsidR="00E30752">
        <w:rPr>
          <w:noProof/>
          <w:webHidden/>
        </w:rPr>
        <w:tab/>
      </w:r>
      <w:r>
        <w:rPr>
          <w:noProof/>
          <w:webHidden/>
        </w:rPr>
        <w:fldChar w:fldCharType="begin"/>
      </w:r>
      <w:r w:rsidR="00E30752">
        <w:rPr>
          <w:noProof/>
          <w:webHidden/>
        </w:rPr>
        <w:instrText xml:space="preserve"> PAGEREF _Toc261555605 \h </w:instrText>
      </w:r>
      <w:r>
        <w:rPr>
          <w:noProof/>
          <w:webHidden/>
        </w:rPr>
      </w:r>
      <w:r>
        <w:rPr>
          <w:noProof/>
          <w:webHidden/>
        </w:rPr>
        <w:fldChar w:fldCharType="separate"/>
      </w:r>
      <w:ins w:id="30" w:author="HP" w:date="2010-05-15T18:40:00Z">
        <w:r w:rsidR="00D33727">
          <w:rPr>
            <w:noProof/>
            <w:webHidden/>
          </w:rPr>
          <w:t>27</w:t>
        </w:r>
      </w:ins>
      <w:del w:id="31" w:author="HP" w:date="2010-05-15T18:40:00Z">
        <w:r w:rsidR="00E30752" w:rsidDel="00D33727">
          <w:rPr>
            <w:noProof/>
            <w:webHidden/>
          </w:rPr>
          <w:delText>28</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"_Toc261555606"</w:instrText>
      </w:r>
      <w:r>
        <w:fldChar w:fldCharType="separate"/>
      </w:r>
      <w:r w:rsidR="00E30752" w:rsidRPr="00554320">
        <w:rPr>
          <w:rStyle w:val="Hipercze"/>
          <w:noProof/>
        </w:rPr>
        <w:t>3.2.3.</w:t>
      </w:r>
      <w:r w:rsidR="00E30752">
        <w:rPr>
          <w:rFonts w:asciiTheme="minorHAnsi" w:eastAsiaTheme="minorEastAsia" w:hAnsiTheme="minorHAnsi" w:cstheme="minorBidi"/>
          <w:noProof/>
          <w:color w:val="auto"/>
          <w:sz w:val="22"/>
          <w:szCs w:val="22"/>
        </w:rPr>
        <w:tab/>
      </w:r>
      <w:r w:rsidR="00E30752" w:rsidRPr="00554320">
        <w:rPr>
          <w:rStyle w:val="Hipercze"/>
          <w:noProof/>
        </w:rPr>
        <w:t>Sieci Hopfielda</w:t>
      </w:r>
      <w:r w:rsidR="00E30752">
        <w:rPr>
          <w:noProof/>
          <w:webHidden/>
        </w:rPr>
        <w:tab/>
      </w:r>
      <w:r>
        <w:rPr>
          <w:noProof/>
          <w:webHidden/>
        </w:rPr>
        <w:fldChar w:fldCharType="begin"/>
      </w:r>
      <w:r w:rsidR="00E30752">
        <w:rPr>
          <w:noProof/>
          <w:webHidden/>
        </w:rPr>
        <w:instrText xml:space="preserve"> PAGEREF _Toc261555606 \h </w:instrText>
      </w:r>
      <w:r>
        <w:rPr>
          <w:noProof/>
          <w:webHidden/>
        </w:rPr>
      </w:r>
      <w:r>
        <w:rPr>
          <w:noProof/>
          <w:webHidden/>
        </w:rPr>
        <w:fldChar w:fldCharType="separate"/>
      </w:r>
      <w:ins w:id="32" w:author="HP" w:date="2010-05-15T18:40:00Z">
        <w:r w:rsidR="00D33727">
          <w:rPr>
            <w:noProof/>
            <w:webHidden/>
          </w:rPr>
          <w:t>27</w:t>
        </w:r>
      </w:ins>
      <w:del w:id="33" w:author="HP" w:date="2010-05-15T18:40:00Z">
        <w:r w:rsidR="00E30752" w:rsidDel="00D33727">
          <w:rPr>
            <w:noProof/>
            <w:webHidden/>
          </w:rPr>
          <w:delText>28</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"_Toc261555607"</w:instrText>
      </w:r>
      <w:r>
        <w:fldChar w:fldCharType="separate"/>
      </w:r>
      <w:r w:rsidR="00E30752" w:rsidRPr="00554320">
        <w:rPr>
          <w:rStyle w:val="Hipercze"/>
          <w:noProof/>
        </w:rPr>
        <w:t>3.3.</w:t>
      </w:r>
      <w:r w:rsidR="00E30752">
        <w:rPr>
          <w:rFonts w:asciiTheme="minorHAnsi" w:eastAsiaTheme="minorEastAsia" w:hAnsiTheme="minorHAnsi" w:cstheme="minorBidi"/>
          <w:noProof/>
          <w:color w:val="auto"/>
          <w:sz w:val="22"/>
          <w:szCs w:val="22"/>
        </w:rPr>
        <w:tab/>
      </w:r>
      <w:r w:rsidR="00E30752" w:rsidRPr="00554320">
        <w:rPr>
          <w:rStyle w:val="Hipercze"/>
          <w:noProof/>
        </w:rPr>
        <w:t>Zastosowania sztucznych sieci neuronowych</w:t>
      </w:r>
      <w:r w:rsidR="00E30752">
        <w:rPr>
          <w:noProof/>
          <w:webHidden/>
        </w:rPr>
        <w:tab/>
      </w:r>
      <w:r>
        <w:rPr>
          <w:noProof/>
          <w:webHidden/>
        </w:rPr>
        <w:fldChar w:fldCharType="begin"/>
      </w:r>
      <w:r w:rsidR="00E30752">
        <w:rPr>
          <w:noProof/>
          <w:webHidden/>
        </w:rPr>
        <w:instrText xml:space="preserve"> PAGEREF _Toc261555607 \h </w:instrText>
      </w:r>
      <w:r>
        <w:rPr>
          <w:noProof/>
          <w:webHidden/>
        </w:rPr>
      </w:r>
      <w:r>
        <w:rPr>
          <w:noProof/>
          <w:webHidden/>
        </w:rPr>
        <w:fldChar w:fldCharType="separate"/>
      </w:r>
      <w:ins w:id="34" w:author="HP" w:date="2010-05-15T18:40:00Z">
        <w:r w:rsidR="00D33727">
          <w:rPr>
            <w:noProof/>
            <w:webHidden/>
          </w:rPr>
          <w:t>28</w:t>
        </w:r>
      </w:ins>
      <w:del w:id="35" w:author="HP" w:date="2010-05-15T18:40:00Z">
        <w:r w:rsidR="00E30752" w:rsidDel="00D33727">
          <w:rPr>
            <w:noProof/>
            <w:webHidden/>
          </w:rPr>
          <w:delText>29</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"_Toc261555608"</w:instrText>
      </w:r>
      <w:r>
        <w:fldChar w:fldCharType="separate"/>
      </w:r>
      <w:r w:rsidR="00E30752" w:rsidRPr="00554320">
        <w:rPr>
          <w:rStyle w:val="Hipercze"/>
          <w:noProof/>
        </w:rPr>
        <w:t>3.4.</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sztucznych sieci neuronowych na GPU</w:t>
      </w:r>
      <w:r w:rsidR="00E30752">
        <w:rPr>
          <w:noProof/>
          <w:webHidden/>
        </w:rPr>
        <w:tab/>
      </w:r>
      <w:r>
        <w:rPr>
          <w:noProof/>
          <w:webHidden/>
        </w:rPr>
        <w:fldChar w:fldCharType="begin"/>
      </w:r>
      <w:r w:rsidR="00E30752">
        <w:rPr>
          <w:noProof/>
          <w:webHidden/>
        </w:rPr>
        <w:instrText xml:space="preserve"> PAGEREF _Toc261555608 \h </w:instrText>
      </w:r>
      <w:r>
        <w:rPr>
          <w:noProof/>
          <w:webHidden/>
        </w:rPr>
      </w:r>
      <w:r>
        <w:rPr>
          <w:noProof/>
          <w:webHidden/>
        </w:rPr>
        <w:fldChar w:fldCharType="separate"/>
      </w:r>
      <w:ins w:id="36" w:author="HP" w:date="2010-05-15T18:40:00Z">
        <w:r w:rsidR="00D33727">
          <w:rPr>
            <w:noProof/>
            <w:webHidden/>
          </w:rPr>
          <w:t>29</w:t>
        </w:r>
      </w:ins>
      <w:del w:id="37" w:author="HP" w:date="2010-05-15T18:40:00Z">
        <w:r w:rsidR="00E30752" w:rsidDel="00D33727">
          <w:rPr>
            <w:noProof/>
            <w:webHidden/>
          </w:rPr>
          <w:delText>30</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"_Toc261555609"</w:instrText>
      </w:r>
      <w:r>
        <w:fldChar w:fldCharType="separate"/>
      </w:r>
      <w:r w:rsidR="00E30752" w:rsidRPr="00554320">
        <w:rPr>
          <w:rStyle w:val="Hipercze"/>
          <w:noProof/>
        </w:rPr>
        <w:t>3.4.1.</w:t>
      </w:r>
      <w:r w:rsidR="00E30752">
        <w:rPr>
          <w:rFonts w:asciiTheme="minorHAnsi" w:eastAsiaTheme="minorEastAsia" w:hAnsiTheme="minorHAnsi" w:cstheme="minorBidi"/>
          <w:noProof/>
          <w:color w:val="auto"/>
          <w:sz w:val="22"/>
          <w:szCs w:val="22"/>
        </w:rPr>
        <w:tab/>
      </w:r>
      <w:r w:rsidR="00E30752" w:rsidRPr="00554320">
        <w:rPr>
          <w:rStyle w:val="Hipercze"/>
          <w:noProof/>
        </w:rPr>
        <w:t>Sieć neuronowa z punktu widzenia programisty</w:t>
      </w:r>
      <w:r w:rsidR="00E30752">
        <w:rPr>
          <w:noProof/>
          <w:webHidden/>
        </w:rPr>
        <w:tab/>
      </w:r>
      <w:r>
        <w:rPr>
          <w:noProof/>
          <w:webHidden/>
        </w:rPr>
        <w:fldChar w:fldCharType="begin"/>
      </w:r>
      <w:r w:rsidR="00E30752">
        <w:rPr>
          <w:noProof/>
          <w:webHidden/>
        </w:rPr>
        <w:instrText xml:space="preserve"> PAGEREF _Toc261555609 \h </w:instrText>
      </w:r>
      <w:r>
        <w:rPr>
          <w:noProof/>
          <w:webHidden/>
        </w:rPr>
      </w:r>
      <w:r>
        <w:rPr>
          <w:noProof/>
          <w:webHidden/>
        </w:rPr>
        <w:fldChar w:fldCharType="separate"/>
      </w:r>
      <w:ins w:id="38" w:author="HP" w:date="2010-05-15T18:40:00Z">
        <w:r w:rsidR="00D33727">
          <w:rPr>
            <w:noProof/>
            <w:webHidden/>
          </w:rPr>
          <w:t>29</w:t>
        </w:r>
      </w:ins>
      <w:del w:id="39" w:author="HP" w:date="2010-05-15T18:40:00Z">
        <w:r w:rsidR="00E30752" w:rsidDel="00D33727">
          <w:rPr>
            <w:noProof/>
            <w:webHidden/>
          </w:rPr>
          <w:delText>30</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"_Toc261555610"</w:instrText>
      </w:r>
      <w:r>
        <w:fldChar w:fldCharType="separate"/>
      </w:r>
      <w:r w:rsidR="00E30752" w:rsidRPr="00554320">
        <w:rPr>
          <w:rStyle w:val="Hipercze"/>
          <w:noProof/>
        </w:rPr>
        <w:t>3.4.1.1.</w:t>
      </w:r>
      <w:r w:rsidR="00E30752">
        <w:rPr>
          <w:rFonts w:asciiTheme="minorHAnsi" w:eastAsiaTheme="minorEastAsia" w:hAnsiTheme="minorHAnsi" w:cstheme="minorBidi"/>
          <w:noProof/>
          <w:color w:val="auto"/>
          <w:sz w:val="22"/>
          <w:szCs w:val="22"/>
        </w:rPr>
        <w:tab/>
      </w:r>
      <w:r w:rsidR="00E30752" w:rsidRPr="00554320">
        <w:rPr>
          <w:rStyle w:val="Hipercze"/>
          <w:noProof/>
        </w:rPr>
        <w:t>Użyte algorytmy</w:t>
      </w:r>
      <w:r w:rsidR="00E30752">
        <w:rPr>
          <w:noProof/>
          <w:webHidden/>
        </w:rPr>
        <w:tab/>
      </w:r>
      <w:r>
        <w:rPr>
          <w:noProof/>
          <w:webHidden/>
        </w:rPr>
        <w:fldChar w:fldCharType="begin"/>
      </w:r>
      <w:r w:rsidR="00E30752">
        <w:rPr>
          <w:noProof/>
          <w:webHidden/>
        </w:rPr>
        <w:instrText xml:space="preserve"> PAGEREF _Toc261555610 \h </w:instrText>
      </w:r>
      <w:r>
        <w:rPr>
          <w:noProof/>
          <w:webHidden/>
        </w:rPr>
      </w:r>
      <w:r>
        <w:rPr>
          <w:noProof/>
          <w:webHidden/>
        </w:rPr>
        <w:fldChar w:fldCharType="separate"/>
      </w:r>
      <w:ins w:id="40" w:author="HP" w:date="2010-05-15T18:40:00Z">
        <w:r w:rsidR="00D33727">
          <w:rPr>
            <w:noProof/>
            <w:webHidden/>
          </w:rPr>
          <w:t>29</w:t>
        </w:r>
      </w:ins>
      <w:del w:id="41" w:author="HP" w:date="2010-05-15T18:40:00Z">
        <w:r w:rsidR="00E30752" w:rsidDel="00D33727">
          <w:rPr>
            <w:noProof/>
            <w:webHidden/>
          </w:rPr>
          <w:delText>30</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lastRenderedPageBreak/>
        <w:fldChar w:fldCharType="begin"/>
      </w:r>
      <w:r>
        <w:instrText>HYPERLINK \l "_Toc261555611"</w:instrText>
      </w:r>
      <w:r>
        <w:fldChar w:fldCharType="separate"/>
      </w:r>
      <w:r w:rsidR="00E30752" w:rsidRPr="00554320">
        <w:rPr>
          <w:rStyle w:val="Hipercze"/>
          <w:noProof/>
        </w:rPr>
        <w:t>3.4.2.</w:t>
      </w:r>
      <w:r w:rsidR="00E30752">
        <w:rPr>
          <w:rFonts w:asciiTheme="minorHAnsi" w:eastAsiaTheme="minorEastAsia" w:hAnsiTheme="minorHAnsi" w:cstheme="minorBidi"/>
          <w:noProof/>
          <w:color w:val="auto"/>
          <w:sz w:val="22"/>
          <w:szCs w:val="22"/>
        </w:rPr>
        <w:tab/>
      </w:r>
      <w:r w:rsidR="00E30752" w:rsidRPr="00554320">
        <w:rPr>
          <w:rStyle w:val="Hipercze"/>
          <w:noProof/>
        </w:rPr>
        <w:t>Zastosowanie GPU w sztucznych sieciach neuronowych</w:t>
      </w:r>
      <w:r w:rsidR="00E30752">
        <w:rPr>
          <w:noProof/>
          <w:webHidden/>
        </w:rPr>
        <w:tab/>
      </w:r>
      <w:r>
        <w:rPr>
          <w:noProof/>
          <w:webHidden/>
        </w:rPr>
        <w:fldChar w:fldCharType="begin"/>
      </w:r>
      <w:r w:rsidR="00E30752">
        <w:rPr>
          <w:noProof/>
          <w:webHidden/>
        </w:rPr>
        <w:instrText xml:space="preserve"> PAGEREF _Toc261555611 \h </w:instrText>
      </w:r>
      <w:r>
        <w:rPr>
          <w:noProof/>
          <w:webHidden/>
        </w:rPr>
      </w:r>
      <w:r>
        <w:rPr>
          <w:noProof/>
          <w:webHidden/>
        </w:rPr>
        <w:fldChar w:fldCharType="separate"/>
      </w:r>
      <w:ins w:id="42" w:author="HP" w:date="2010-05-15T18:40:00Z">
        <w:r w:rsidR="00D33727">
          <w:rPr>
            <w:noProof/>
            <w:webHidden/>
          </w:rPr>
          <w:t>30</w:t>
        </w:r>
      </w:ins>
      <w:del w:id="43" w:author="HP" w:date="2010-05-15T18:40:00Z">
        <w:r w:rsidR="00E30752" w:rsidDel="00D33727">
          <w:rPr>
            <w:noProof/>
            <w:webHidden/>
          </w:rPr>
          <w:delText>31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"_Toc261555612"</w:instrText>
      </w:r>
      <w:r>
        <w:fldChar w:fldCharType="separate"/>
      </w:r>
      <w:r w:rsidR="00E30752" w:rsidRPr="00554320">
        <w:rPr>
          <w:rStyle w:val="Hipercze"/>
          <w:noProof/>
        </w:rPr>
        <w:t>3.4.2.1.</w:t>
      </w:r>
      <w:r w:rsidR="00E30752">
        <w:rPr>
          <w:rFonts w:asciiTheme="minorHAnsi" w:eastAsiaTheme="minorEastAsia" w:hAnsiTheme="minorHAnsi" w:cstheme="minorBidi"/>
          <w:noProof/>
          <w:color w:val="auto"/>
          <w:sz w:val="22"/>
          <w:szCs w:val="22"/>
        </w:rPr>
        <w:tab/>
      </w:r>
      <w:r w:rsidR="00E30752" w:rsidRPr="00554320">
        <w:rPr>
          <w:rStyle w:val="Hipercze"/>
          <w:noProof/>
        </w:rPr>
        <w:t>Zrównoleglenie operacji na sieciach neuronowych</w:t>
      </w:r>
      <w:r w:rsidR="00E30752">
        <w:rPr>
          <w:noProof/>
          <w:webHidden/>
        </w:rPr>
        <w:tab/>
      </w:r>
      <w:r>
        <w:rPr>
          <w:noProof/>
          <w:webHidden/>
        </w:rPr>
        <w:fldChar w:fldCharType="begin"/>
      </w:r>
      <w:r w:rsidR="00E30752">
        <w:rPr>
          <w:noProof/>
          <w:webHidden/>
        </w:rPr>
        <w:instrText xml:space="preserve"> PAGEREF _Toc261555612 \h </w:instrText>
      </w:r>
      <w:r>
        <w:rPr>
          <w:noProof/>
          <w:webHidden/>
        </w:rPr>
      </w:r>
      <w:r>
        <w:rPr>
          <w:noProof/>
          <w:webHidden/>
        </w:rPr>
        <w:fldChar w:fldCharType="separate"/>
      </w:r>
      <w:ins w:id="44" w:author="HP" w:date="2010-05-15T18:40:00Z">
        <w:r w:rsidR="00D33727">
          <w:rPr>
            <w:noProof/>
            <w:webHidden/>
          </w:rPr>
          <w:t>30</w:t>
        </w:r>
      </w:ins>
      <w:del w:id="45" w:author="HP" w:date="2010-05-15T18:40:00Z">
        <w:r w:rsidR="00E30752" w:rsidDel="00D33727">
          <w:rPr>
            <w:noProof/>
            <w:webHidden/>
          </w:rPr>
          <w:delText>31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"_Toc261555613"</w:instrText>
      </w:r>
      <w:r>
        <w:fldChar w:fldCharType="separate"/>
      </w:r>
      <w:r w:rsidR="00E30752" w:rsidRPr="00554320">
        <w:rPr>
          <w:rStyle w:val="Hipercze"/>
          <w:noProof/>
        </w:rPr>
        <w:t>3.4.2.2.</w:t>
      </w:r>
      <w:r w:rsidR="00E30752">
        <w:rPr>
          <w:rFonts w:asciiTheme="minorHAnsi" w:eastAsiaTheme="minorEastAsia" w:hAnsiTheme="minorHAnsi" w:cstheme="minorBidi"/>
          <w:noProof/>
          <w:color w:val="auto"/>
          <w:sz w:val="22"/>
          <w:szCs w:val="22"/>
        </w:rPr>
        <w:tab/>
      </w:r>
      <w:r w:rsidR="00E30752" w:rsidRPr="00554320">
        <w:rPr>
          <w:rStyle w:val="Hipercze"/>
          <w:noProof/>
        </w:rPr>
        <w:t>Istniejące rozwiązania software’owe</w:t>
      </w:r>
      <w:r w:rsidR="00E30752">
        <w:rPr>
          <w:noProof/>
          <w:webHidden/>
        </w:rPr>
        <w:tab/>
      </w:r>
      <w:r>
        <w:rPr>
          <w:noProof/>
          <w:webHidden/>
        </w:rPr>
        <w:fldChar w:fldCharType="begin"/>
      </w:r>
      <w:r w:rsidR="00E30752">
        <w:rPr>
          <w:noProof/>
          <w:webHidden/>
        </w:rPr>
        <w:instrText xml:space="preserve"> PAGEREF _Toc261555613 \h </w:instrText>
      </w:r>
      <w:r>
        <w:rPr>
          <w:noProof/>
          <w:webHidden/>
        </w:rPr>
      </w:r>
      <w:r>
        <w:rPr>
          <w:noProof/>
          <w:webHidden/>
        </w:rPr>
        <w:fldChar w:fldCharType="separate"/>
      </w:r>
      <w:ins w:id="46" w:author="HP" w:date="2010-05-15T18:40:00Z">
        <w:r w:rsidR="00D33727">
          <w:rPr>
            <w:noProof/>
            <w:webHidden/>
          </w:rPr>
          <w:t>30</w:t>
        </w:r>
      </w:ins>
      <w:del w:id="47" w:author="HP" w:date="2010-05-15T18:40:00Z">
        <w:r w:rsidR="00E30752" w:rsidDel="00D33727">
          <w:rPr>
            <w:noProof/>
            <w:webHidden/>
          </w:rPr>
          <w:delText>31</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"_Toc261555614"</w:instrText>
      </w:r>
      <w:r>
        <w:fldChar w:fldCharType="separate"/>
      </w:r>
      <w:r w:rsidR="00E30752" w:rsidRPr="00554320">
        <w:rPr>
          <w:rStyle w:val="Hipercze"/>
          <w:noProof/>
        </w:rPr>
        <w:t>4.</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Biblioteka CNL</w:t>
      </w:r>
      <w:r w:rsidR="00E30752">
        <w:rPr>
          <w:noProof/>
          <w:webHidden/>
        </w:rPr>
        <w:tab/>
      </w:r>
      <w:r>
        <w:rPr>
          <w:noProof/>
          <w:webHidden/>
        </w:rPr>
        <w:fldChar w:fldCharType="begin"/>
      </w:r>
      <w:r w:rsidR="00E30752">
        <w:rPr>
          <w:noProof/>
          <w:webHidden/>
        </w:rPr>
        <w:instrText xml:space="preserve"> PAGEREF _Toc261555614 \h </w:instrText>
      </w:r>
      <w:r>
        <w:rPr>
          <w:noProof/>
          <w:webHidden/>
        </w:rPr>
      </w:r>
      <w:r>
        <w:rPr>
          <w:noProof/>
          <w:webHidden/>
        </w:rPr>
        <w:fldChar w:fldCharType="separate"/>
      </w:r>
      <w:ins w:id="48" w:author="HP" w:date="2010-05-15T18:40:00Z">
        <w:r w:rsidR="00D33727">
          <w:rPr>
            <w:noProof/>
            <w:webHidden/>
          </w:rPr>
          <w:t>32</w:t>
        </w:r>
      </w:ins>
      <w:del w:id="49" w:author="HP" w:date="2010-05-15T18:40:00Z">
        <w:r w:rsidR="00E30752" w:rsidDel="00D33727">
          <w:rPr>
            <w:noProof/>
            <w:webHidden/>
          </w:rPr>
          <w:delText>33</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"_Toc261555615"</w:instrText>
      </w:r>
      <w:r>
        <w:fldChar w:fldCharType="separate"/>
      </w:r>
      <w:r w:rsidR="00E30752" w:rsidRPr="00554320">
        <w:rPr>
          <w:rStyle w:val="Hipercze"/>
          <w:noProof/>
        </w:rPr>
        <w:t>4.1.</w:t>
      </w:r>
      <w:r w:rsidR="00E30752">
        <w:rPr>
          <w:rFonts w:asciiTheme="minorHAnsi" w:eastAsiaTheme="minorEastAsia" w:hAnsiTheme="minorHAnsi" w:cstheme="minorBidi"/>
          <w:noProof/>
          <w:color w:val="auto"/>
          <w:sz w:val="22"/>
          <w:szCs w:val="22"/>
        </w:rPr>
        <w:tab/>
      </w:r>
      <w:r w:rsidR="00E30752" w:rsidRPr="00554320">
        <w:rPr>
          <w:rStyle w:val="Hipercze"/>
          <w:noProof/>
        </w:rPr>
        <w:t>Ogólny projekt aplikacji</w:t>
      </w:r>
      <w:r w:rsidR="00E30752">
        <w:rPr>
          <w:noProof/>
          <w:webHidden/>
        </w:rPr>
        <w:tab/>
      </w:r>
      <w:r>
        <w:rPr>
          <w:noProof/>
          <w:webHidden/>
        </w:rPr>
        <w:fldChar w:fldCharType="begin"/>
      </w:r>
      <w:r w:rsidR="00E30752">
        <w:rPr>
          <w:noProof/>
          <w:webHidden/>
        </w:rPr>
        <w:instrText xml:space="preserve"> PAGEREF _Toc261555615 \h </w:instrText>
      </w:r>
      <w:r>
        <w:rPr>
          <w:noProof/>
          <w:webHidden/>
        </w:rPr>
      </w:r>
      <w:r>
        <w:rPr>
          <w:noProof/>
          <w:webHidden/>
        </w:rPr>
        <w:fldChar w:fldCharType="separate"/>
      </w:r>
      <w:ins w:id="50" w:author="HP" w:date="2010-05-15T18:40:00Z">
        <w:r w:rsidR="00D33727">
          <w:rPr>
            <w:noProof/>
            <w:webHidden/>
          </w:rPr>
          <w:t>32</w:t>
        </w:r>
      </w:ins>
      <w:del w:id="51" w:author="HP" w:date="2010-05-15T18:40:00Z">
        <w:r w:rsidR="00E30752" w:rsidDel="00D33727">
          <w:rPr>
            <w:noProof/>
            <w:webHidden/>
          </w:rPr>
          <w:delText>33</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"_Toc261555616"</w:instrText>
      </w:r>
      <w:r>
        <w:fldChar w:fldCharType="separate"/>
      </w:r>
      <w:r w:rsidR="00E30752" w:rsidRPr="00554320">
        <w:rPr>
          <w:rStyle w:val="Hipercze"/>
          <w:noProof/>
        </w:rPr>
        <w:t>4.1.1.</w:t>
      </w:r>
      <w:r w:rsidR="00E30752">
        <w:rPr>
          <w:rFonts w:asciiTheme="minorHAnsi" w:eastAsiaTheme="minorEastAsia" w:hAnsiTheme="minorHAnsi" w:cstheme="minorBidi"/>
          <w:noProof/>
          <w:color w:val="auto"/>
          <w:sz w:val="22"/>
          <w:szCs w:val="22"/>
        </w:rPr>
        <w:tab/>
      </w:r>
      <w:r w:rsidR="00E30752" w:rsidRPr="00554320">
        <w:rPr>
          <w:rStyle w:val="Hipercze"/>
          <w:noProof/>
        </w:rPr>
        <w:t>Zastosowania programu</w:t>
      </w:r>
      <w:r w:rsidR="00E30752">
        <w:rPr>
          <w:noProof/>
          <w:webHidden/>
        </w:rPr>
        <w:tab/>
      </w:r>
      <w:r>
        <w:rPr>
          <w:noProof/>
          <w:webHidden/>
        </w:rPr>
        <w:fldChar w:fldCharType="begin"/>
      </w:r>
      <w:r w:rsidR="00E30752">
        <w:rPr>
          <w:noProof/>
          <w:webHidden/>
        </w:rPr>
        <w:instrText xml:space="preserve"> PAGEREF _Toc261555616 \h </w:instrText>
      </w:r>
      <w:r>
        <w:rPr>
          <w:noProof/>
          <w:webHidden/>
        </w:rPr>
      </w:r>
      <w:r>
        <w:rPr>
          <w:noProof/>
          <w:webHidden/>
        </w:rPr>
        <w:fldChar w:fldCharType="separate"/>
      </w:r>
      <w:ins w:id="52" w:author="HP" w:date="2010-05-15T18:40:00Z">
        <w:r w:rsidR="00D33727">
          <w:rPr>
            <w:noProof/>
            <w:webHidden/>
          </w:rPr>
          <w:t>34</w:t>
        </w:r>
      </w:ins>
      <w:del w:id="53" w:author="HP" w:date="2010-05-15T18:40:00Z">
        <w:r w:rsidR="00E30752" w:rsidDel="00D33727">
          <w:rPr>
            <w:noProof/>
            <w:webHidden/>
          </w:rPr>
          <w:delText>35</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"_Toc261555617"</w:instrText>
      </w:r>
      <w:r>
        <w:fldChar w:fldCharType="separate"/>
      </w:r>
      <w:r w:rsidR="00E30752" w:rsidRPr="00554320">
        <w:rPr>
          <w:rStyle w:val="Hipercze"/>
          <w:noProof/>
        </w:rPr>
        <w:t>4.1.2.</w:t>
      </w:r>
      <w:r w:rsidR="00E30752">
        <w:rPr>
          <w:rFonts w:asciiTheme="minorHAnsi" w:eastAsiaTheme="minorEastAsia" w:hAnsiTheme="minorHAnsi" w:cstheme="minorBidi"/>
          <w:noProof/>
          <w:color w:val="auto"/>
          <w:sz w:val="22"/>
          <w:szCs w:val="22"/>
        </w:rPr>
        <w:tab/>
      </w:r>
      <w:r w:rsidR="00E30752" w:rsidRPr="00554320">
        <w:rPr>
          <w:rStyle w:val="Hipercze"/>
          <w:noProof/>
        </w:rPr>
        <w:t>Diagramy:</w:t>
      </w:r>
      <w:r w:rsidR="00E30752">
        <w:rPr>
          <w:noProof/>
          <w:webHidden/>
        </w:rPr>
        <w:tab/>
      </w:r>
      <w:r>
        <w:rPr>
          <w:noProof/>
          <w:webHidden/>
        </w:rPr>
        <w:fldChar w:fldCharType="begin"/>
      </w:r>
      <w:r w:rsidR="00E30752">
        <w:rPr>
          <w:noProof/>
          <w:webHidden/>
        </w:rPr>
        <w:instrText xml:space="preserve"> PAGEREF _Toc261555617 \h </w:instrText>
      </w:r>
      <w:r>
        <w:rPr>
          <w:noProof/>
          <w:webHidden/>
        </w:rPr>
      </w:r>
      <w:r>
        <w:rPr>
          <w:noProof/>
          <w:webHidden/>
        </w:rPr>
        <w:fldChar w:fldCharType="separate"/>
      </w:r>
      <w:ins w:id="54" w:author="HP" w:date="2010-05-15T18:40:00Z">
        <w:r w:rsidR="00D33727">
          <w:rPr>
            <w:noProof/>
            <w:webHidden/>
          </w:rPr>
          <w:t>34</w:t>
        </w:r>
      </w:ins>
      <w:del w:id="55" w:author="HP" w:date="2010-05-15T18:40:00Z">
        <w:r w:rsidR="00E30752" w:rsidDel="00D33727">
          <w:rPr>
            <w:noProof/>
            <w:webHidden/>
          </w:rPr>
          <w:delText>35</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"_Toc261555618"</w:instrText>
      </w:r>
      <w:r>
        <w:fldChar w:fldCharType="separate"/>
      </w:r>
      <w:r w:rsidR="00E30752" w:rsidRPr="00554320">
        <w:rPr>
          <w:rStyle w:val="Hipercze"/>
          <w:noProof/>
        </w:rPr>
        <w:t>4.1.2.1.</w:t>
      </w:r>
      <w:r w:rsidR="00E30752">
        <w:rPr>
          <w:rFonts w:asciiTheme="minorHAnsi" w:eastAsiaTheme="minorEastAsia" w:hAnsiTheme="minorHAnsi" w:cstheme="minorBidi"/>
          <w:noProof/>
          <w:color w:val="auto"/>
          <w:sz w:val="22"/>
          <w:szCs w:val="22"/>
        </w:rPr>
        <w:tab/>
      </w:r>
      <w:r w:rsidR="00E30752" w:rsidRPr="00554320">
        <w:rPr>
          <w:rStyle w:val="Hipercze"/>
          <w:noProof/>
        </w:rPr>
        <w:t>Diagram klas</w:t>
      </w:r>
      <w:r w:rsidR="00E30752">
        <w:rPr>
          <w:noProof/>
          <w:webHidden/>
        </w:rPr>
        <w:tab/>
      </w:r>
      <w:r>
        <w:rPr>
          <w:noProof/>
          <w:webHidden/>
        </w:rPr>
        <w:fldChar w:fldCharType="begin"/>
      </w:r>
      <w:r w:rsidR="00E30752">
        <w:rPr>
          <w:noProof/>
          <w:webHidden/>
        </w:rPr>
        <w:instrText xml:space="preserve"> PAGEREF _Toc261555618 \h </w:instrText>
      </w:r>
      <w:r>
        <w:rPr>
          <w:noProof/>
          <w:webHidden/>
        </w:rPr>
      </w:r>
      <w:r>
        <w:rPr>
          <w:noProof/>
          <w:webHidden/>
        </w:rPr>
        <w:fldChar w:fldCharType="separate"/>
      </w:r>
      <w:ins w:id="56" w:author="HP" w:date="2010-05-15T18:40:00Z">
        <w:r w:rsidR="00D33727">
          <w:rPr>
            <w:noProof/>
            <w:webHidden/>
          </w:rPr>
          <w:t>35</w:t>
        </w:r>
      </w:ins>
      <w:del w:id="57" w:author="HP" w:date="2010-05-15T18:40:00Z">
        <w:r w:rsidR="00E30752" w:rsidDel="00D33727">
          <w:rPr>
            <w:noProof/>
            <w:webHidden/>
          </w:rPr>
          <w:delText>36</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"_Toc261555619"</w:instrText>
      </w:r>
      <w:r>
        <w:fldChar w:fldCharType="separate"/>
      </w:r>
      <w:r w:rsidR="00E30752" w:rsidRPr="00554320">
        <w:rPr>
          <w:rStyle w:val="Hipercze"/>
          <w:noProof/>
        </w:rPr>
        <w:t>4.1.2.2.</w:t>
      </w:r>
      <w:r w:rsidR="00E30752">
        <w:rPr>
          <w:rFonts w:asciiTheme="minorHAnsi" w:eastAsiaTheme="minorEastAsia" w:hAnsiTheme="minorHAnsi" w:cstheme="minorBidi"/>
          <w:noProof/>
          <w:color w:val="auto"/>
          <w:sz w:val="22"/>
          <w:szCs w:val="22"/>
        </w:rPr>
        <w:tab/>
      </w:r>
      <w:r w:rsidR="00E30752" w:rsidRPr="00554320">
        <w:rPr>
          <w:rStyle w:val="Hipercze"/>
          <w:noProof/>
        </w:rPr>
        <w:t>Diagram komponentów</w:t>
      </w:r>
      <w:r w:rsidR="00E30752">
        <w:rPr>
          <w:noProof/>
          <w:webHidden/>
        </w:rPr>
        <w:tab/>
      </w:r>
      <w:r>
        <w:rPr>
          <w:noProof/>
          <w:webHidden/>
        </w:rPr>
        <w:fldChar w:fldCharType="begin"/>
      </w:r>
      <w:r w:rsidR="00E30752">
        <w:rPr>
          <w:noProof/>
          <w:webHidden/>
        </w:rPr>
        <w:instrText xml:space="preserve"> PAGEREF _Toc261555619 \h </w:instrText>
      </w:r>
      <w:r>
        <w:rPr>
          <w:noProof/>
          <w:webHidden/>
        </w:rPr>
      </w:r>
      <w:r>
        <w:rPr>
          <w:noProof/>
          <w:webHidden/>
        </w:rPr>
        <w:fldChar w:fldCharType="separate"/>
      </w:r>
      <w:ins w:id="58" w:author="HP" w:date="2010-05-15T18:40:00Z">
        <w:r w:rsidR="00D33727">
          <w:rPr>
            <w:noProof/>
            <w:webHidden/>
          </w:rPr>
          <w:t>39</w:t>
        </w:r>
      </w:ins>
      <w:del w:id="59" w:author="HP" w:date="2010-05-15T18:40:00Z">
        <w:r w:rsidR="00E30752" w:rsidDel="00D33727">
          <w:rPr>
            <w:noProof/>
            <w:webHidden/>
          </w:rPr>
          <w:delText>40</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"_Toc261555620"</w:instrText>
      </w:r>
      <w:r>
        <w:fldChar w:fldCharType="separate"/>
      </w:r>
      <w:r w:rsidR="00E30752" w:rsidRPr="00554320">
        <w:rPr>
          <w:rStyle w:val="Hipercze"/>
          <w:noProof/>
        </w:rPr>
        <w:t>4.1.2.3.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uczenia sieci</w:t>
      </w:r>
      <w:r w:rsidR="00E30752">
        <w:rPr>
          <w:noProof/>
          <w:webHidden/>
        </w:rPr>
        <w:tab/>
      </w:r>
      <w:r>
        <w:rPr>
          <w:noProof/>
          <w:webHidden/>
        </w:rPr>
        <w:fldChar w:fldCharType="begin"/>
      </w:r>
      <w:r w:rsidR="00E30752">
        <w:rPr>
          <w:noProof/>
          <w:webHidden/>
        </w:rPr>
        <w:instrText xml:space="preserve"> PAGEREF _Toc261555620 \h </w:instrText>
      </w:r>
      <w:r>
        <w:rPr>
          <w:noProof/>
          <w:webHidden/>
        </w:rPr>
      </w:r>
      <w:r>
        <w:rPr>
          <w:noProof/>
          <w:webHidden/>
        </w:rPr>
        <w:fldChar w:fldCharType="separate"/>
      </w:r>
      <w:ins w:id="60" w:author="HP" w:date="2010-05-15T18:40:00Z">
        <w:r w:rsidR="00D33727">
          <w:rPr>
            <w:noProof/>
            <w:webHidden/>
          </w:rPr>
          <w:t>40</w:t>
        </w:r>
      </w:ins>
      <w:del w:id="61" w:author="HP" w:date="2010-05-15T18:40:00Z">
        <w:r w:rsidR="00E30752" w:rsidDel="00D33727">
          <w:rPr>
            <w:noProof/>
            <w:webHidden/>
          </w:rPr>
          <w:delText>41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"_Toc261555621"</w:instrText>
      </w:r>
      <w:r>
        <w:fldChar w:fldCharType="separate"/>
      </w:r>
      <w:r w:rsidR="00E30752" w:rsidRPr="00554320">
        <w:rPr>
          <w:rStyle w:val="Hipercze"/>
          <w:noProof/>
        </w:rPr>
        <w:t>4.1.2.4.</w:t>
      </w:r>
      <w:r w:rsidR="00E30752">
        <w:rPr>
          <w:rFonts w:asciiTheme="minorHAnsi" w:eastAsiaTheme="minorEastAsia" w:hAnsiTheme="minorHAnsi" w:cstheme="minorBidi"/>
          <w:noProof/>
          <w:color w:val="auto"/>
          <w:sz w:val="22"/>
          <w:szCs w:val="22"/>
        </w:rPr>
        <w:tab/>
      </w:r>
      <w:r w:rsidR="00E30752" w:rsidRPr="00554320">
        <w:rPr>
          <w:rStyle w:val="Hipercze"/>
          <w:noProof/>
        </w:rPr>
        <w:t>Activity</w:t>
      </w:r>
      <w:r w:rsidR="00E30752">
        <w:rPr>
          <w:noProof/>
          <w:webHidden/>
        </w:rPr>
        <w:tab/>
      </w:r>
      <w:r>
        <w:rPr>
          <w:noProof/>
          <w:webHidden/>
        </w:rPr>
        <w:fldChar w:fldCharType="begin"/>
      </w:r>
      <w:r w:rsidR="00E30752">
        <w:rPr>
          <w:noProof/>
          <w:webHidden/>
        </w:rPr>
        <w:instrText xml:space="preserve"> PAGEREF _Toc261555621 \h </w:instrText>
      </w:r>
      <w:r>
        <w:rPr>
          <w:noProof/>
          <w:webHidden/>
        </w:rPr>
      </w:r>
      <w:r>
        <w:rPr>
          <w:noProof/>
          <w:webHidden/>
        </w:rPr>
        <w:fldChar w:fldCharType="separate"/>
      </w:r>
      <w:ins w:id="62" w:author="HP" w:date="2010-05-15T18:40:00Z">
        <w:r w:rsidR="00D33727">
          <w:rPr>
            <w:noProof/>
            <w:webHidden/>
          </w:rPr>
          <w:t>41</w:t>
        </w:r>
      </w:ins>
      <w:del w:id="63" w:author="HP" w:date="2010-05-15T18:40:00Z">
        <w:r w:rsidR="00E30752" w:rsidDel="00D33727">
          <w:rPr>
            <w:noProof/>
            <w:webHidden/>
          </w:rPr>
          <w:delText>42</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"_Toc261555622"</w:instrText>
      </w:r>
      <w:r>
        <w:fldChar w:fldCharType="separate"/>
      </w:r>
      <w:r w:rsidR="00E30752" w:rsidRPr="00554320">
        <w:rPr>
          <w:rStyle w:val="Hipercze"/>
          <w:noProof/>
        </w:rPr>
        <w:t>4.1.3.</w:t>
      </w:r>
      <w:r w:rsidR="00E30752">
        <w:rPr>
          <w:rFonts w:asciiTheme="minorHAnsi" w:eastAsiaTheme="minorEastAsia" w:hAnsiTheme="minorHAnsi" w:cstheme="minorBidi"/>
          <w:noProof/>
          <w:color w:val="auto"/>
          <w:sz w:val="22"/>
          <w:szCs w:val="22"/>
        </w:rPr>
        <w:tab/>
      </w:r>
      <w:r w:rsidR="00E30752" w:rsidRPr="00554320">
        <w:rPr>
          <w:rStyle w:val="Hipercze"/>
          <w:noProof/>
        </w:rPr>
        <w:t>Struktura p</w:t>
      </w:r>
      <w:r w:rsidR="00E30752" w:rsidRPr="00554320">
        <w:rPr>
          <w:rStyle w:val="Hipercze"/>
          <w:noProof/>
        </w:rPr>
        <w:t>l</w:t>
      </w:r>
      <w:r w:rsidR="00E30752" w:rsidRPr="00554320">
        <w:rPr>
          <w:rStyle w:val="Hipercze"/>
          <w:noProof/>
        </w:rPr>
        <w:t>ików danych</w:t>
      </w:r>
      <w:r w:rsidR="00E30752">
        <w:rPr>
          <w:noProof/>
          <w:webHidden/>
        </w:rPr>
        <w:tab/>
      </w:r>
      <w:r>
        <w:rPr>
          <w:noProof/>
          <w:webHidden/>
        </w:rPr>
        <w:fldChar w:fldCharType="begin"/>
      </w:r>
      <w:r w:rsidR="00E30752">
        <w:rPr>
          <w:noProof/>
          <w:webHidden/>
        </w:rPr>
        <w:instrText xml:space="preserve"> PAGEREF _Toc261555622 \h </w:instrText>
      </w:r>
      <w:r>
        <w:rPr>
          <w:noProof/>
          <w:webHidden/>
        </w:rPr>
      </w:r>
      <w:r>
        <w:rPr>
          <w:noProof/>
          <w:webHidden/>
        </w:rPr>
        <w:fldChar w:fldCharType="separate"/>
      </w:r>
      <w:ins w:id="64" w:author="HP" w:date="2010-05-15T18:40:00Z">
        <w:r w:rsidR="00D33727">
          <w:rPr>
            <w:noProof/>
            <w:webHidden/>
          </w:rPr>
          <w:t>41</w:t>
        </w:r>
      </w:ins>
      <w:del w:id="65" w:author="HP" w:date="2010-05-15T18:40:00Z">
        <w:r w:rsidR="00E30752" w:rsidDel="00D33727">
          <w:rPr>
            <w:noProof/>
            <w:webHidden/>
          </w:rPr>
          <w:delText>42</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"_Toc261555623"</w:instrText>
      </w:r>
      <w:r>
        <w:fldChar w:fldCharType="separate"/>
      </w:r>
      <w:r w:rsidR="00E30752" w:rsidRPr="00554320">
        <w:rPr>
          <w:rStyle w:val="Hipercze"/>
          <w:noProof/>
        </w:rPr>
        <w:t>4.1.3.1.</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CSV</w:t>
      </w:r>
      <w:r w:rsidR="00E30752">
        <w:rPr>
          <w:noProof/>
          <w:webHidden/>
        </w:rPr>
        <w:tab/>
      </w:r>
      <w:r>
        <w:rPr>
          <w:noProof/>
          <w:webHidden/>
        </w:rPr>
        <w:fldChar w:fldCharType="begin"/>
      </w:r>
      <w:r w:rsidR="00E30752">
        <w:rPr>
          <w:noProof/>
          <w:webHidden/>
        </w:rPr>
        <w:instrText xml:space="preserve"> PAGEREF _Toc261555623 \h </w:instrText>
      </w:r>
      <w:r>
        <w:rPr>
          <w:noProof/>
          <w:webHidden/>
        </w:rPr>
      </w:r>
      <w:r>
        <w:rPr>
          <w:noProof/>
          <w:webHidden/>
        </w:rPr>
        <w:fldChar w:fldCharType="separate"/>
      </w:r>
      <w:ins w:id="66" w:author="HP" w:date="2010-05-15T18:40:00Z">
        <w:r w:rsidR="00D33727">
          <w:rPr>
            <w:noProof/>
            <w:webHidden/>
          </w:rPr>
          <w:t>43</w:t>
        </w:r>
      </w:ins>
      <w:del w:id="67" w:author="HP" w:date="2010-05-15T18:40:00Z">
        <w:r w:rsidR="00E30752" w:rsidDel="00D33727">
          <w:rPr>
            <w:noProof/>
            <w:webHidden/>
          </w:rPr>
          <w:delText>44</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"_Toc261555624"</w:instrText>
      </w:r>
      <w:r>
        <w:fldChar w:fldCharType="separate"/>
      </w:r>
      <w:r w:rsidR="00E30752" w:rsidRPr="00554320">
        <w:rPr>
          <w:rStyle w:val="Hipercze"/>
          <w:noProof/>
        </w:rPr>
        <w:t>4.1.3.2.</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XML</w:t>
      </w:r>
      <w:r w:rsidR="00E30752">
        <w:rPr>
          <w:noProof/>
          <w:webHidden/>
        </w:rPr>
        <w:tab/>
      </w:r>
      <w:r>
        <w:rPr>
          <w:noProof/>
          <w:webHidden/>
        </w:rPr>
        <w:fldChar w:fldCharType="begin"/>
      </w:r>
      <w:r w:rsidR="00E30752">
        <w:rPr>
          <w:noProof/>
          <w:webHidden/>
        </w:rPr>
        <w:instrText xml:space="preserve"> PAGEREF _Toc261555624 \h </w:instrText>
      </w:r>
      <w:r>
        <w:rPr>
          <w:noProof/>
          <w:webHidden/>
        </w:rPr>
      </w:r>
      <w:r>
        <w:rPr>
          <w:noProof/>
          <w:webHidden/>
        </w:rPr>
        <w:fldChar w:fldCharType="separate"/>
      </w:r>
      <w:ins w:id="68" w:author="HP" w:date="2010-05-15T18:40:00Z">
        <w:r w:rsidR="00D33727">
          <w:rPr>
            <w:noProof/>
            <w:webHidden/>
          </w:rPr>
          <w:t>43</w:t>
        </w:r>
      </w:ins>
      <w:del w:id="69" w:author="HP" w:date="2010-05-15T18:40:00Z">
        <w:r w:rsidR="00E30752" w:rsidDel="00D33727">
          <w:rPr>
            <w:noProof/>
            <w:webHidden/>
          </w:rPr>
          <w:delText>44</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"_Toc261555625"</w:instrText>
      </w:r>
      <w:r>
        <w:fldChar w:fldCharType="separate"/>
      </w:r>
      <w:r w:rsidR="00E30752" w:rsidRPr="00554320">
        <w:rPr>
          <w:rStyle w:val="Hipercze"/>
          <w:noProof/>
        </w:rPr>
        <w:t>4.1.3.3.</w:t>
      </w:r>
      <w:r w:rsidR="00E30752">
        <w:rPr>
          <w:rFonts w:asciiTheme="minorHAnsi" w:eastAsiaTheme="minorEastAsia" w:hAnsiTheme="minorHAnsi" w:cstheme="minorBidi"/>
          <w:noProof/>
          <w:color w:val="auto"/>
          <w:sz w:val="22"/>
          <w:szCs w:val="22"/>
        </w:rPr>
        <w:tab/>
      </w:r>
      <w:r w:rsidR="00E30752" w:rsidRPr="00554320">
        <w:rPr>
          <w:rStyle w:val="Hipercze"/>
          <w:noProof/>
        </w:rPr>
        <w:t>Format Sieci MLP w XML</w:t>
      </w:r>
      <w:r w:rsidR="00E30752">
        <w:rPr>
          <w:noProof/>
          <w:webHidden/>
        </w:rPr>
        <w:tab/>
      </w:r>
      <w:r>
        <w:rPr>
          <w:noProof/>
          <w:webHidden/>
        </w:rPr>
        <w:fldChar w:fldCharType="begin"/>
      </w:r>
      <w:r w:rsidR="00E30752">
        <w:rPr>
          <w:noProof/>
          <w:webHidden/>
        </w:rPr>
        <w:instrText xml:space="preserve"> PAGEREF _Toc261555625 \h </w:instrText>
      </w:r>
      <w:r>
        <w:rPr>
          <w:noProof/>
          <w:webHidden/>
        </w:rPr>
      </w:r>
      <w:r>
        <w:rPr>
          <w:noProof/>
          <w:webHidden/>
        </w:rPr>
        <w:fldChar w:fldCharType="separate"/>
      </w:r>
      <w:ins w:id="70" w:author="HP" w:date="2010-05-15T18:40:00Z">
        <w:r w:rsidR="00D33727">
          <w:rPr>
            <w:noProof/>
            <w:webHidden/>
          </w:rPr>
          <w:t>47</w:t>
        </w:r>
      </w:ins>
      <w:del w:id="71" w:author="HP" w:date="2010-05-15T18:40:00Z">
        <w:r w:rsidR="00E30752" w:rsidDel="00D33727">
          <w:rPr>
            <w:noProof/>
            <w:webHidden/>
          </w:rPr>
          <w:delText>48</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"_Toc261555626"</w:instrText>
      </w:r>
      <w:r>
        <w:fldChar w:fldCharType="separate"/>
      </w:r>
      <w:r w:rsidR="00E30752" w:rsidRPr="00554320">
        <w:rPr>
          <w:rStyle w:val="Hipercze"/>
          <w:noProof/>
        </w:rPr>
        <w:t>4.1.4.</w:t>
      </w:r>
      <w:r w:rsidR="00E30752">
        <w:rPr>
          <w:rFonts w:asciiTheme="minorHAnsi" w:eastAsiaTheme="minorEastAsia" w:hAnsiTheme="minorHAnsi" w:cstheme="minorBidi"/>
          <w:noProof/>
          <w:color w:val="auto"/>
          <w:sz w:val="22"/>
          <w:szCs w:val="22"/>
        </w:rPr>
        <w:tab/>
      </w:r>
      <w:r w:rsidR="00E30752" w:rsidRPr="00554320">
        <w:rPr>
          <w:rStyle w:val="Hipercze"/>
          <w:noProof/>
        </w:rPr>
        <w:t>Katalogi i pliki w projekcie</w:t>
      </w:r>
      <w:r w:rsidR="00E30752">
        <w:rPr>
          <w:noProof/>
          <w:webHidden/>
        </w:rPr>
        <w:tab/>
      </w:r>
      <w:r>
        <w:rPr>
          <w:noProof/>
          <w:webHidden/>
        </w:rPr>
        <w:fldChar w:fldCharType="begin"/>
      </w:r>
      <w:r w:rsidR="00E30752">
        <w:rPr>
          <w:noProof/>
          <w:webHidden/>
        </w:rPr>
        <w:instrText xml:space="preserve"> PAGEREF _Toc261555626 \h </w:instrText>
      </w:r>
      <w:r>
        <w:rPr>
          <w:noProof/>
          <w:webHidden/>
        </w:rPr>
      </w:r>
      <w:r>
        <w:rPr>
          <w:noProof/>
          <w:webHidden/>
        </w:rPr>
        <w:fldChar w:fldCharType="separate"/>
      </w:r>
      <w:ins w:id="72" w:author="HP" w:date="2010-05-15T18:40:00Z">
        <w:r w:rsidR="00D33727">
          <w:rPr>
            <w:noProof/>
            <w:webHidden/>
          </w:rPr>
          <w:t>49</w:t>
        </w:r>
      </w:ins>
      <w:del w:id="73" w:author="HP" w:date="2010-05-15T18:40:00Z">
        <w:r w:rsidR="00E30752" w:rsidDel="00D33727">
          <w:rPr>
            <w:noProof/>
            <w:webHidden/>
          </w:rPr>
          <w:delText>50</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"_Toc261555627"</w:instrText>
      </w:r>
      <w:r>
        <w:fldChar w:fldCharType="separate"/>
      </w:r>
      <w:r w:rsidR="00E30752" w:rsidRPr="00554320">
        <w:rPr>
          <w:rStyle w:val="Hipercze"/>
          <w:noProof/>
        </w:rPr>
        <w:t>4.1.5.</w:t>
      </w:r>
      <w:r w:rsidR="00E30752">
        <w:rPr>
          <w:rFonts w:asciiTheme="minorHAnsi" w:eastAsiaTheme="minorEastAsia" w:hAnsiTheme="minorHAnsi" w:cstheme="minorBidi"/>
          <w:noProof/>
          <w:color w:val="auto"/>
          <w:sz w:val="22"/>
          <w:szCs w:val="22"/>
        </w:rPr>
        <w:tab/>
      </w:r>
      <w:r w:rsidR="00E30752" w:rsidRPr="00554320">
        <w:rPr>
          <w:rStyle w:val="Hipercze"/>
          <w:noProof/>
        </w:rPr>
        <w:t>Logowanie</w:t>
      </w:r>
      <w:r w:rsidR="00E30752">
        <w:rPr>
          <w:noProof/>
          <w:webHidden/>
        </w:rPr>
        <w:tab/>
      </w:r>
      <w:r>
        <w:rPr>
          <w:noProof/>
          <w:webHidden/>
        </w:rPr>
        <w:fldChar w:fldCharType="begin"/>
      </w:r>
      <w:r w:rsidR="00E30752">
        <w:rPr>
          <w:noProof/>
          <w:webHidden/>
        </w:rPr>
        <w:instrText xml:space="preserve"> PAGEREF _Toc261555627 \h </w:instrText>
      </w:r>
      <w:r>
        <w:rPr>
          <w:noProof/>
          <w:webHidden/>
        </w:rPr>
      </w:r>
      <w:r>
        <w:rPr>
          <w:noProof/>
          <w:webHidden/>
        </w:rPr>
        <w:fldChar w:fldCharType="separate"/>
      </w:r>
      <w:ins w:id="74" w:author="HP" w:date="2010-05-15T18:40:00Z">
        <w:r w:rsidR="00D33727">
          <w:rPr>
            <w:noProof/>
            <w:webHidden/>
          </w:rPr>
          <w:t>50</w:t>
        </w:r>
      </w:ins>
      <w:del w:id="75" w:author="HP" w:date="2010-05-15T18:40:00Z">
        <w:r w:rsidR="00E30752" w:rsidDel="00D33727">
          <w:rPr>
            <w:noProof/>
            <w:webHidden/>
          </w:rPr>
          <w:delText>51</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"_Toc261555628"</w:instrText>
      </w:r>
      <w:r>
        <w:fldChar w:fldCharType="separate"/>
      </w:r>
      <w:r w:rsidR="00E30752" w:rsidRPr="00554320">
        <w:rPr>
          <w:rStyle w:val="Hipercze"/>
          <w:noProof/>
        </w:rPr>
        <w:t>4.2.</w:t>
      </w:r>
      <w:r w:rsidR="00E30752">
        <w:rPr>
          <w:rFonts w:asciiTheme="minorHAnsi" w:eastAsiaTheme="minorEastAsia" w:hAnsiTheme="minorHAnsi" w:cstheme="minorBidi"/>
          <w:noProof/>
          <w:color w:val="auto"/>
          <w:sz w:val="22"/>
          <w:szCs w:val="22"/>
        </w:rPr>
        <w:tab/>
      </w:r>
      <w:r w:rsidR="00E30752" w:rsidRPr="00554320">
        <w:rPr>
          <w:rStyle w:val="Hipercze"/>
          <w:noProof/>
        </w:rPr>
        <w:t>Część CPU</w:t>
      </w:r>
      <w:r w:rsidR="00E30752">
        <w:rPr>
          <w:noProof/>
          <w:webHidden/>
        </w:rPr>
        <w:tab/>
      </w:r>
      <w:r>
        <w:rPr>
          <w:noProof/>
          <w:webHidden/>
        </w:rPr>
        <w:fldChar w:fldCharType="begin"/>
      </w:r>
      <w:r w:rsidR="00E30752">
        <w:rPr>
          <w:noProof/>
          <w:webHidden/>
        </w:rPr>
        <w:instrText xml:space="preserve"> PAGEREF _Toc261555628 \h </w:instrText>
      </w:r>
      <w:r>
        <w:rPr>
          <w:noProof/>
          <w:webHidden/>
        </w:rPr>
      </w:r>
      <w:r>
        <w:rPr>
          <w:noProof/>
          <w:webHidden/>
        </w:rPr>
        <w:fldChar w:fldCharType="separate"/>
      </w:r>
      <w:ins w:id="76" w:author="HP" w:date="2010-05-15T18:40:00Z">
        <w:r w:rsidR="00D33727">
          <w:rPr>
            <w:noProof/>
            <w:webHidden/>
          </w:rPr>
          <w:t>50</w:t>
        </w:r>
      </w:ins>
      <w:del w:id="77" w:author="HP" w:date="2010-05-15T18:40:00Z">
        <w:r w:rsidR="00E30752" w:rsidDel="00D33727">
          <w:rPr>
            <w:noProof/>
            <w:webHidden/>
          </w:rPr>
          <w:delText>51</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"_Toc261555629"</w:instrText>
      </w:r>
      <w:r>
        <w:fldChar w:fldCharType="separate"/>
      </w:r>
      <w:r w:rsidR="00E30752" w:rsidRPr="00554320">
        <w:rPr>
          <w:rStyle w:val="Hipercze"/>
          <w:noProof/>
        </w:rPr>
        <w:t>4.2.1.</w:t>
      </w:r>
      <w:r w:rsidR="00E30752">
        <w:rPr>
          <w:rFonts w:asciiTheme="minorHAnsi" w:eastAsiaTheme="minorEastAsia" w:hAnsiTheme="minorHAnsi" w:cstheme="minorBidi"/>
          <w:noProof/>
          <w:color w:val="auto"/>
          <w:sz w:val="22"/>
          <w:szCs w:val="22"/>
        </w:rPr>
        <w:tab/>
      </w:r>
      <w:r w:rsidR="00E30752" w:rsidRPr="00554320">
        <w:rPr>
          <w:rStyle w:val="Hipercze"/>
          <w:noProof/>
        </w:rPr>
        <w:t>Kolejność operacji  przy operacjach na MLP</w:t>
      </w:r>
      <w:r w:rsidR="00E30752">
        <w:rPr>
          <w:noProof/>
          <w:webHidden/>
        </w:rPr>
        <w:tab/>
      </w:r>
      <w:r>
        <w:rPr>
          <w:noProof/>
          <w:webHidden/>
        </w:rPr>
        <w:fldChar w:fldCharType="begin"/>
      </w:r>
      <w:r w:rsidR="00E30752">
        <w:rPr>
          <w:noProof/>
          <w:webHidden/>
        </w:rPr>
        <w:instrText xml:space="preserve"> PAGEREF _Toc261555629 \h </w:instrText>
      </w:r>
      <w:r>
        <w:rPr>
          <w:noProof/>
          <w:webHidden/>
        </w:rPr>
      </w:r>
      <w:r>
        <w:rPr>
          <w:noProof/>
          <w:webHidden/>
        </w:rPr>
        <w:fldChar w:fldCharType="separate"/>
      </w:r>
      <w:ins w:id="78" w:author="HP" w:date="2010-05-15T18:40:00Z">
        <w:r w:rsidR="00D33727">
          <w:rPr>
            <w:noProof/>
            <w:webHidden/>
          </w:rPr>
          <w:t>51</w:t>
        </w:r>
      </w:ins>
      <w:del w:id="79" w:author="HP" w:date="2010-05-15T18:40:00Z">
        <w:r w:rsidR="00E30752" w:rsidDel="00D33727">
          <w:rPr>
            <w:noProof/>
            <w:webHidden/>
          </w:rPr>
          <w:delText>52</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"_Toc261555630"</w:instrText>
      </w:r>
      <w:r>
        <w:fldChar w:fldCharType="separate"/>
      </w:r>
      <w:r w:rsidR="00E30752" w:rsidRPr="00554320">
        <w:rPr>
          <w:rStyle w:val="Hipercze"/>
          <w:noProof/>
        </w:rPr>
        <w:t>4.2.1.1.</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_Toc261555630 \h </w:instrText>
      </w:r>
      <w:r>
        <w:rPr>
          <w:noProof/>
          <w:webHidden/>
        </w:rPr>
      </w:r>
      <w:r>
        <w:rPr>
          <w:noProof/>
          <w:webHidden/>
        </w:rPr>
        <w:fldChar w:fldCharType="separate"/>
      </w:r>
      <w:ins w:id="80" w:author="HP" w:date="2010-05-15T18:40:00Z">
        <w:r w:rsidR="00D33727">
          <w:rPr>
            <w:noProof/>
            <w:webHidden/>
          </w:rPr>
          <w:t>51</w:t>
        </w:r>
      </w:ins>
      <w:del w:id="81" w:author="HP" w:date="2010-05-15T18:40:00Z">
        <w:r w:rsidR="00E30752" w:rsidDel="00D33727">
          <w:rPr>
            <w:noProof/>
            <w:webHidden/>
          </w:rPr>
          <w:delText>52</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"_Toc261555631"</w:instrText>
      </w:r>
      <w:r>
        <w:fldChar w:fldCharType="separate"/>
      </w:r>
      <w:r w:rsidR="00E30752" w:rsidRPr="00554320">
        <w:rPr>
          <w:rStyle w:val="Hipercze"/>
          <w:noProof/>
        </w:rPr>
        <w:t>4.2.1.2.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_Toc261555631 \h </w:instrText>
      </w:r>
      <w:r>
        <w:rPr>
          <w:noProof/>
          <w:webHidden/>
        </w:rPr>
      </w:r>
      <w:r>
        <w:rPr>
          <w:noProof/>
          <w:webHidden/>
        </w:rPr>
        <w:fldChar w:fldCharType="separate"/>
      </w:r>
      <w:ins w:id="82" w:author="HP" w:date="2010-05-15T18:40:00Z">
        <w:r w:rsidR="00D33727">
          <w:rPr>
            <w:noProof/>
            <w:webHidden/>
          </w:rPr>
          <w:t>52</w:t>
        </w:r>
      </w:ins>
      <w:del w:id="83" w:author="HP" w:date="2010-05-15T18:40:00Z">
        <w:r w:rsidR="00E30752" w:rsidDel="00D33727">
          <w:rPr>
            <w:noProof/>
            <w:webHidden/>
          </w:rPr>
          <w:delText>53</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"_Toc261555632"</w:instrText>
      </w:r>
      <w:r>
        <w:fldChar w:fldCharType="separate"/>
      </w:r>
      <w:r w:rsidR="00E30752" w:rsidRPr="00554320">
        <w:rPr>
          <w:rStyle w:val="Hipercze"/>
          <w:noProof/>
        </w:rPr>
        <w:t>4.3.</w:t>
      </w:r>
      <w:r w:rsidR="00E30752">
        <w:rPr>
          <w:rFonts w:asciiTheme="minorHAnsi" w:eastAsiaTheme="minorEastAsia" w:hAnsiTheme="minorHAnsi" w:cstheme="minorBidi"/>
          <w:noProof/>
          <w:color w:val="auto"/>
          <w:sz w:val="22"/>
          <w:szCs w:val="22"/>
        </w:rPr>
        <w:tab/>
      </w:r>
      <w:r w:rsidR="00E30752" w:rsidRPr="00554320">
        <w:rPr>
          <w:rStyle w:val="Hipercze"/>
          <w:noProof/>
        </w:rPr>
        <w:t>Część GPU</w:t>
      </w:r>
      <w:r w:rsidR="00E30752">
        <w:rPr>
          <w:noProof/>
          <w:webHidden/>
        </w:rPr>
        <w:tab/>
      </w:r>
      <w:r>
        <w:rPr>
          <w:noProof/>
          <w:webHidden/>
        </w:rPr>
        <w:fldChar w:fldCharType="begin"/>
      </w:r>
      <w:r w:rsidR="00E30752">
        <w:rPr>
          <w:noProof/>
          <w:webHidden/>
        </w:rPr>
        <w:instrText xml:space="preserve"> PAGEREF _Toc261555632 \h </w:instrText>
      </w:r>
      <w:r>
        <w:rPr>
          <w:noProof/>
          <w:webHidden/>
        </w:rPr>
      </w:r>
      <w:r>
        <w:rPr>
          <w:noProof/>
          <w:webHidden/>
        </w:rPr>
        <w:fldChar w:fldCharType="separate"/>
      </w:r>
      <w:ins w:id="84" w:author="HP" w:date="2010-05-15T18:40:00Z">
        <w:r w:rsidR="00D33727">
          <w:rPr>
            <w:noProof/>
            <w:webHidden/>
          </w:rPr>
          <w:t>52</w:t>
        </w:r>
      </w:ins>
      <w:del w:id="85" w:author="HP" w:date="2010-05-15T18:40:00Z">
        <w:r w:rsidR="00E30752" w:rsidDel="00D33727">
          <w:rPr>
            <w:noProof/>
            <w:webHidden/>
          </w:rPr>
          <w:delText>53</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"_Toc261555633"</w:instrText>
      </w:r>
      <w:r>
        <w:fldChar w:fldCharType="separate"/>
      </w:r>
      <w:r w:rsidR="00E30752" w:rsidRPr="00554320">
        <w:rPr>
          <w:rStyle w:val="Hipercze"/>
          <w:noProof/>
        </w:rPr>
        <w:t>4.3.1.</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MLP na GPU</w:t>
      </w:r>
      <w:r w:rsidR="00E30752">
        <w:rPr>
          <w:noProof/>
          <w:webHidden/>
        </w:rPr>
        <w:tab/>
      </w:r>
      <w:r>
        <w:rPr>
          <w:noProof/>
          <w:webHidden/>
        </w:rPr>
        <w:fldChar w:fldCharType="begin"/>
      </w:r>
      <w:r w:rsidR="00E30752">
        <w:rPr>
          <w:noProof/>
          <w:webHidden/>
        </w:rPr>
        <w:instrText xml:space="preserve"> PAGEREF _Toc261555633 \h </w:instrText>
      </w:r>
      <w:r>
        <w:rPr>
          <w:noProof/>
          <w:webHidden/>
        </w:rPr>
      </w:r>
      <w:r>
        <w:rPr>
          <w:noProof/>
          <w:webHidden/>
        </w:rPr>
        <w:fldChar w:fldCharType="separate"/>
      </w:r>
      <w:ins w:id="86" w:author="HP" w:date="2010-05-15T18:40:00Z">
        <w:r w:rsidR="00D33727">
          <w:rPr>
            <w:noProof/>
            <w:webHidden/>
          </w:rPr>
          <w:t>53</w:t>
        </w:r>
      </w:ins>
      <w:del w:id="87" w:author="HP" w:date="2010-05-15T18:40:00Z">
        <w:r w:rsidR="00E30752" w:rsidDel="00D33727">
          <w:rPr>
            <w:noProof/>
            <w:webHidden/>
          </w:rPr>
          <w:delText>54</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"_Toc261555634"</w:instrText>
      </w:r>
      <w:r>
        <w:fldChar w:fldCharType="separate"/>
      </w:r>
      <w:r w:rsidR="00E30752" w:rsidRPr="00554320">
        <w:rPr>
          <w:rStyle w:val="Hipercze"/>
          <w:noProof/>
        </w:rPr>
        <w:t>4.3.1.1.</w:t>
      </w:r>
      <w:r w:rsidR="00E30752">
        <w:rPr>
          <w:rFonts w:asciiTheme="minorHAnsi" w:eastAsiaTheme="minorEastAsia" w:hAnsiTheme="minorHAnsi" w:cstheme="minorBidi"/>
          <w:noProof/>
          <w:color w:val="auto"/>
          <w:sz w:val="22"/>
          <w:szCs w:val="22"/>
        </w:rPr>
        <w:tab/>
      </w:r>
      <w:r w:rsidR="00E30752" w:rsidRPr="00554320">
        <w:rPr>
          <w:rStyle w:val="Hipercze"/>
          <w:noProof/>
        </w:rPr>
        <w:t>Ogólny algorytm</w:t>
      </w:r>
      <w:r w:rsidR="00E30752">
        <w:rPr>
          <w:noProof/>
          <w:webHidden/>
        </w:rPr>
        <w:tab/>
      </w:r>
      <w:r>
        <w:rPr>
          <w:noProof/>
          <w:webHidden/>
        </w:rPr>
        <w:fldChar w:fldCharType="begin"/>
      </w:r>
      <w:r w:rsidR="00E30752">
        <w:rPr>
          <w:noProof/>
          <w:webHidden/>
        </w:rPr>
        <w:instrText xml:space="preserve"> PAGEREF _Toc261555634 \h </w:instrText>
      </w:r>
      <w:r>
        <w:rPr>
          <w:noProof/>
          <w:webHidden/>
        </w:rPr>
      </w:r>
      <w:r>
        <w:rPr>
          <w:noProof/>
          <w:webHidden/>
        </w:rPr>
        <w:fldChar w:fldCharType="separate"/>
      </w:r>
      <w:ins w:id="88" w:author="HP" w:date="2010-05-15T18:40:00Z">
        <w:r w:rsidR="00D33727">
          <w:rPr>
            <w:noProof/>
            <w:webHidden/>
          </w:rPr>
          <w:t>53</w:t>
        </w:r>
      </w:ins>
      <w:del w:id="89" w:author="HP" w:date="2010-05-15T18:40:00Z">
        <w:r w:rsidR="00E30752" w:rsidDel="00D33727">
          <w:rPr>
            <w:noProof/>
            <w:webHidden/>
          </w:rPr>
          <w:delText>54</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"_Toc261555635"</w:instrText>
      </w:r>
      <w:r>
        <w:fldChar w:fldCharType="separate"/>
      </w:r>
      <w:r w:rsidR="00E30752" w:rsidRPr="00554320">
        <w:rPr>
          <w:rStyle w:val="Hipercze"/>
          <w:noProof/>
        </w:rPr>
        <w:t>4.3.1.2.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_Toc261555635 \h </w:instrText>
      </w:r>
      <w:r>
        <w:rPr>
          <w:noProof/>
          <w:webHidden/>
        </w:rPr>
      </w:r>
      <w:r>
        <w:rPr>
          <w:noProof/>
          <w:webHidden/>
        </w:rPr>
        <w:fldChar w:fldCharType="separate"/>
      </w:r>
      <w:ins w:id="90" w:author="HP" w:date="2010-05-15T18:40:00Z">
        <w:r w:rsidR="00D33727">
          <w:rPr>
            <w:noProof/>
            <w:webHidden/>
          </w:rPr>
          <w:t>53</w:t>
        </w:r>
      </w:ins>
      <w:del w:id="91" w:author="HP" w:date="2010-05-15T18:40:00Z">
        <w:r w:rsidR="00E30752" w:rsidDel="00D33727">
          <w:rPr>
            <w:noProof/>
            <w:webHidden/>
          </w:rPr>
          <w:delText>54</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"_Toc261555636"</w:instrText>
      </w:r>
      <w:r>
        <w:fldChar w:fldCharType="separate"/>
      </w:r>
      <w:r w:rsidR="00E30752" w:rsidRPr="00554320">
        <w:rPr>
          <w:rStyle w:val="Hipercze"/>
          <w:noProof/>
        </w:rPr>
        <w:t>4.3.1.3.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_Toc261555636 \h </w:instrText>
      </w:r>
      <w:r>
        <w:rPr>
          <w:noProof/>
          <w:webHidden/>
        </w:rPr>
      </w:r>
      <w:r>
        <w:rPr>
          <w:noProof/>
          <w:webHidden/>
        </w:rPr>
        <w:fldChar w:fldCharType="separate"/>
      </w:r>
      <w:ins w:id="92" w:author="HP" w:date="2010-05-15T18:40:00Z">
        <w:r w:rsidR="00D33727">
          <w:rPr>
            <w:noProof/>
            <w:webHidden/>
          </w:rPr>
          <w:t>54</w:t>
        </w:r>
      </w:ins>
      <w:del w:id="93" w:author="HP" w:date="2010-05-15T18:40:00Z">
        <w:r w:rsidR="00E30752" w:rsidDel="00D33727">
          <w:rPr>
            <w:noProof/>
            <w:webHidden/>
          </w:rPr>
          <w:delText>55</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"_Toc261555637"</w:instrText>
      </w:r>
      <w:r>
        <w:fldChar w:fldCharType="separate"/>
      </w:r>
      <w:r w:rsidR="00E30752" w:rsidRPr="00554320">
        <w:rPr>
          <w:rStyle w:val="Hipercze"/>
          <w:noProof/>
        </w:rPr>
        <w:t>4.3.1.4.</w:t>
      </w:r>
      <w:r w:rsidR="00E30752">
        <w:rPr>
          <w:rFonts w:asciiTheme="minorHAnsi" w:eastAsiaTheme="minorEastAsia" w:hAnsiTheme="minorHAnsi" w:cstheme="minorBidi"/>
          <w:noProof/>
          <w:color w:val="auto"/>
          <w:sz w:val="22"/>
          <w:szCs w:val="22"/>
        </w:rPr>
        <w:tab/>
      </w:r>
      <w:r w:rsidR="00E30752" w:rsidRPr="00554320">
        <w:rPr>
          <w:rStyle w:val="Hipercze"/>
          <w:noProof/>
        </w:rPr>
        <w:t>Struktury danych w pamięci GPU</w:t>
      </w:r>
      <w:r w:rsidR="00E30752">
        <w:rPr>
          <w:noProof/>
          <w:webHidden/>
        </w:rPr>
        <w:tab/>
      </w:r>
      <w:r>
        <w:rPr>
          <w:noProof/>
          <w:webHidden/>
        </w:rPr>
        <w:fldChar w:fldCharType="begin"/>
      </w:r>
      <w:r w:rsidR="00E30752">
        <w:rPr>
          <w:noProof/>
          <w:webHidden/>
        </w:rPr>
        <w:instrText xml:space="preserve"> PAGEREF _Toc261555637 \h </w:instrText>
      </w:r>
      <w:r>
        <w:rPr>
          <w:noProof/>
          <w:webHidden/>
        </w:rPr>
      </w:r>
      <w:r>
        <w:rPr>
          <w:noProof/>
          <w:webHidden/>
        </w:rPr>
        <w:fldChar w:fldCharType="separate"/>
      </w:r>
      <w:ins w:id="94" w:author="HP" w:date="2010-05-15T18:40:00Z">
        <w:r w:rsidR="00D33727">
          <w:rPr>
            <w:noProof/>
            <w:webHidden/>
          </w:rPr>
          <w:t>56</w:t>
        </w:r>
      </w:ins>
      <w:del w:id="95" w:author="HP" w:date="2010-05-15T18:40:00Z">
        <w:r w:rsidR="00E30752" w:rsidDel="00D33727">
          <w:rPr>
            <w:noProof/>
            <w:webHidden/>
          </w:rPr>
          <w:delText>57</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"_Toc261555638"</w:instrText>
      </w:r>
      <w:r>
        <w:fldChar w:fldCharType="separate"/>
      </w:r>
      <w:r w:rsidR="00E30752" w:rsidRPr="00554320">
        <w:rPr>
          <w:rStyle w:val="Hipercze"/>
          <w:noProof/>
        </w:rPr>
        <w:t>4.3.1.5.</w:t>
      </w:r>
      <w:r w:rsidR="00E30752">
        <w:rPr>
          <w:rFonts w:asciiTheme="minorHAnsi" w:eastAsiaTheme="minorEastAsia" w:hAnsiTheme="minorHAnsi" w:cstheme="minorBidi"/>
          <w:noProof/>
          <w:color w:val="auto"/>
          <w:sz w:val="22"/>
          <w:szCs w:val="22"/>
        </w:rPr>
        <w:tab/>
      </w:r>
      <w:r w:rsidR="00E30752" w:rsidRPr="00554320">
        <w:rPr>
          <w:rStyle w:val="Hipercze"/>
          <w:noProof/>
        </w:rPr>
        <w:t>Opis działania kerneli</w:t>
      </w:r>
      <w:r w:rsidR="00E30752">
        <w:rPr>
          <w:noProof/>
          <w:webHidden/>
        </w:rPr>
        <w:tab/>
      </w:r>
      <w:r>
        <w:rPr>
          <w:noProof/>
          <w:webHidden/>
        </w:rPr>
        <w:fldChar w:fldCharType="begin"/>
      </w:r>
      <w:r w:rsidR="00E30752">
        <w:rPr>
          <w:noProof/>
          <w:webHidden/>
        </w:rPr>
        <w:instrText xml:space="preserve"> PAGEREF _Toc261555638 \h </w:instrText>
      </w:r>
      <w:r>
        <w:rPr>
          <w:noProof/>
          <w:webHidden/>
        </w:rPr>
      </w:r>
      <w:r>
        <w:rPr>
          <w:noProof/>
          <w:webHidden/>
        </w:rPr>
        <w:fldChar w:fldCharType="separate"/>
      </w:r>
      <w:ins w:id="96" w:author="HP" w:date="2010-05-15T18:40:00Z">
        <w:r w:rsidR="00D33727">
          <w:rPr>
            <w:noProof/>
            <w:webHidden/>
          </w:rPr>
          <w:t>57</w:t>
        </w:r>
      </w:ins>
      <w:del w:id="97" w:author="HP" w:date="2010-05-15T18:40:00Z">
        <w:r w:rsidR="00E30752" w:rsidDel="00D33727">
          <w:rPr>
            <w:noProof/>
            <w:webHidden/>
          </w:rPr>
          <w:delText>58</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"_Toc261555639"</w:instrText>
      </w:r>
      <w:r>
        <w:fldChar w:fldCharType="separate"/>
      </w:r>
      <w:r w:rsidR="00E30752" w:rsidRPr="00554320">
        <w:rPr>
          <w:rStyle w:val="Hipercze"/>
          <w:noProof/>
        </w:rPr>
        <w:t>4.3.1.6.</w:t>
      </w:r>
      <w:r w:rsidR="00E30752">
        <w:rPr>
          <w:rFonts w:asciiTheme="minorHAnsi" w:eastAsiaTheme="minorEastAsia" w:hAnsiTheme="minorHAnsi" w:cstheme="minorBidi"/>
          <w:noProof/>
          <w:color w:val="auto"/>
          <w:sz w:val="22"/>
          <w:szCs w:val="22"/>
        </w:rPr>
        <w:tab/>
      </w:r>
      <w:r w:rsidR="00E30752" w:rsidRPr="00554320">
        <w:rPr>
          <w:rStyle w:val="Hipercze"/>
          <w:noProof/>
        </w:rPr>
        <w:t>Analiza zależności danych</w:t>
      </w:r>
      <w:r w:rsidR="00E30752">
        <w:rPr>
          <w:noProof/>
          <w:webHidden/>
        </w:rPr>
        <w:tab/>
      </w:r>
      <w:r>
        <w:rPr>
          <w:noProof/>
          <w:webHidden/>
        </w:rPr>
        <w:fldChar w:fldCharType="begin"/>
      </w:r>
      <w:r w:rsidR="00E30752">
        <w:rPr>
          <w:noProof/>
          <w:webHidden/>
        </w:rPr>
        <w:instrText xml:space="preserve"> PAGEREF _Toc261555639 \h </w:instrText>
      </w:r>
      <w:r>
        <w:rPr>
          <w:noProof/>
          <w:webHidden/>
        </w:rPr>
      </w:r>
      <w:r>
        <w:rPr>
          <w:noProof/>
          <w:webHidden/>
        </w:rPr>
        <w:fldChar w:fldCharType="separate"/>
      </w:r>
      <w:ins w:id="98" w:author="HP" w:date="2010-05-15T18:40:00Z">
        <w:r w:rsidR="00D33727">
          <w:rPr>
            <w:noProof/>
            <w:webHidden/>
          </w:rPr>
          <w:t>58</w:t>
        </w:r>
      </w:ins>
      <w:del w:id="99" w:author="HP" w:date="2010-05-15T18:40:00Z">
        <w:r w:rsidR="00E30752" w:rsidDel="00D33727">
          <w:rPr>
            <w:noProof/>
            <w:webHidden/>
          </w:rPr>
          <w:delText>59</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"_Toc261555640"</w:instrText>
      </w:r>
      <w:r>
        <w:fldChar w:fldCharType="separate"/>
      </w:r>
      <w:r w:rsidR="00E30752" w:rsidRPr="00554320">
        <w:rPr>
          <w:rStyle w:val="Hipercze"/>
          <w:noProof/>
        </w:rPr>
        <w:t>4.3.2.</w:t>
      </w:r>
      <w:r w:rsidR="00E30752">
        <w:rPr>
          <w:rFonts w:asciiTheme="minorHAnsi" w:eastAsiaTheme="minorEastAsia" w:hAnsiTheme="minorHAnsi" w:cstheme="minorBidi"/>
          <w:noProof/>
          <w:color w:val="auto"/>
          <w:sz w:val="22"/>
          <w:szCs w:val="22"/>
        </w:rPr>
        <w:tab/>
      </w:r>
      <w:r w:rsidR="00E30752" w:rsidRPr="00554320">
        <w:rPr>
          <w:rStyle w:val="Hipercze"/>
          <w:noProof/>
        </w:rPr>
        <w:t>Ograniczenia wykonanego algorytmu.</w:t>
      </w:r>
      <w:r w:rsidR="00E30752">
        <w:rPr>
          <w:noProof/>
          <w:webHidden/>
        </w:rPr>
        <w:tab/>
      </w:r>
      <w:r>
        <w:rPr>
          <w:noProof/>
          <w:webHidden/>
        </w:rPr>
        <w:fldChar w:fldCharType="begin"/>
      </w:r>
      <w:r w:rsidR="00E30752">
        <w:rPr>
          <w:noProof/>
          <w:webHidden/>
        </w:rPr>
        <w:instrText xml:space="preserve"> PAGEREF _Toc261555640 \h </w:instrText>
      </w:r>
      <w:r>
        <w:rPr>
          <w:noProof/>
          <w:webHidden/>
        </w:rPr>
      </w:r>
      <w:r>
        <w:rPr>
          <w:noProof/>
          <w:webHidden/>
        </w:rPr>
        <w:fldChar w:fldCharType="separate"/>
      </w:r>
      <w:ins w:id="100" w:author="HP" w:date="2010-05-15T18:40:00Z">
        <w:r w:rsidR="00D33727">
          <w:rPr>
            <w:noProof/>
            <w:webHidden/>
          </w:rPr>
          <w:t>58</w:t>
        </w:r>
      </w:ins>
      <w:del w:id="101" w:author="HP" w:date="2010-05-15T18:40:00Z">
        <w:r w:rsidR="00E30752" w:rsidDel="00D33727">
          <w:rPr>
            <w:noProof/>
            <w:webHidden/>
          </w:rPr>
          <w:delText>59</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"_Toc261555641"</w:instrText>
      </w:r>
      <w:r>
        <w:fldChar w:fldCharType="separate"/>
      </w:r>
      <w:r w:rsidR="00E30752" w:rsidRPr="00554320">
        <w:rPr>
          <w:rStyle w:val="Hipercze"/>
          <w:noProof/>
        </w:rPr>
        <w:t>4.3.3.</w:t>
      </w:r>
      <w:r w:rsidR="00E30752">
        <w:rPr>
          <w:rFonts w:asciiTheme="minorHAnsi" w:eastAsiaTheme="minorEastAsia" w:hAnsiTheme="minorHAnsi" w:cstheme="minorBidi"/>
          <w:noProof/>
          <w:color w:val="auto"/>
          <w:sz w:val="22"/>
          <w:szCs w:val="22"/>
        </w:rPr>
        <w:tab/>
      </w:r>
      <w:r w:rsidR="00E30752" w:rsidRPr="00554320">
        <w:rPr>
          <w:rStyle w:val="Hipercze"/>
          <w:noProof/>
        </w:rPr>
        <w:t>Użyte optymalizacje kerneli</w:t>
      </w:r>
      <w:r w:rsidR="00E30752">
        <w:rPr>
          <w:noProof/>
          <w:webHidden/>
        </w:rPr>
        <w:tab/>
      </w:r>
      <w:r>
        <w:rPr>
          <w:noProof/>
          <w:webHidden/>
        </w:rPr>
        <w:fldChar w:fldCharType="begin"/>
      </w:r>
      <w:r w:rsidR="00E30752">
        <w:rPr>
          <w:noProof/>
          <w:webHidden/>
        </w:rPr>
        <w:instrText xml:space="preserve"> PAGEREF _Toc261555641 \h </w:instrText>
      </w:r>
      <w:r>
        <w:rPr>
          <w:noProof/>
          <w:webHidden/>
        </w:rPr>
      </w:r>
      <w:r>
        <w:rPr>
          <w:noProof/>
          <w:webHidden/>
        </w:rPr>
        <w:fldChar w:fldCharType="separate"/>
      </w:r>
      <w:ins w:id="102" w:author="HP" w:date="2010-05-15T18:40:00Z">
        <w:r w:rsidR="00D33727">
          <w:rPr>
            <w:noProof/>
            <w:webHidden/>
          </w:rPr>
          <w:t>59</w:t>
        </w:r>
      </w:ins>
      <w:del w:id="103" w:author="HP" w:date="2010-05-15T18:40:00Z">
        <w:r w:rsidR="00E30752" w:rsidDel="00D33727">
          <w:rPr>
            <w:noProof/>
            <w:webHidden/>
          </w:rPr>
          <w:delText>60</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"_Toc261555642"</w:instrText>
      </w:r>
      <w:r>
        <w:fldChar w:fldCharType="separate"/>
      </w:r>
      <w:r w:rsidR="00E30752" w:rsidRPr="00554320">
        <w:rPr>
          <w:rStyle w:val="Hipercze"/>
          <w:noProof/>
        </w:rPr>
        <w:t>4.3.3.1.</w:t>
      </w:r>
      <w:r w:rsidR="00E30752">
        <w:rPr>
          <w:rFonts w:asciiTheme="minorHAnsi" w:eastAsiaTheme="minorEastAsia" w:hAnsiTheme="minorHAnsi" w:cstheme="minorBidi"/>
          <w:noProof/>
          <w:color w:val="auto"/>
          <w:sz w:val="22"/>
          <w:szCs w:val="22"/>
        </w:rPr>
        <w:tab/>
      </w:r>
      <w:r w:rsidR="00E30752" w:rsidRPr="00554320">
        <w:rPr>
          <w:rStyle w:val="Hipercze"/>
          <w:noProof/>
        </w:rPr>
        <w:t>Dostępy do danych globalnych o dużej przepustowości</w:t>
      </w:r>
      <w:r w:rsidR="00E30752">
        <w:rPr>
          <w:noProof/>
          <w:webHidden/>
        </w:rPr>
        <w:tab/>
      </w:r>
      <w:r>
        <w:rPr>
          <w:noProof/>
          <w:webHidden/>
        </w:rPr>
        <w:fldChar w:fldCharType="begin"/>
      </w:r>
      <w:r w:rsidR="00E30752">
        <w:rPr>
          <w:noProof/>
          <w:webHidden/>
        </w:rPr>
        <w:instrText xml:space="preserve"> PAGEREF _Toc261555642 \h </w:instrText>
      </w:r>
      <w:r>
        <w:rPr>
          <w:noProof/>
          <w:webHidden/>
        </w:rPr>
      </w:r>
      <w:r>
        <w:rPr>
          <w:noProof/>
          <w:webHidden/>
        </w:rPr>
        <w:fldChar w:fldCharType="separate"/>
      </w:r>
      <w:ins w:id="104" w:author="HP" w:date="2010-05-15T18:40:00Z">
        <w:r w:rsidR="00D33727">
          <w:rPr>
            <w:noProof/>
            <w:webHidden/>
          </w:rPr>
          <w:t>60</w:t>
        </w:r>
      </w:ins>
      <w:del w:id="105" w:author="HP" w:date="2010-05-15T18:40:00Z">
        <w:r w:rsidR="00E30752" w:rsidDel="00D33727">
          <w:rPr>
            <w:noProof/>
            <w:webHidden/>
          </w:rPr>
          <w:delText>61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"_Toc261555643"</w:instrText>
      </w:r>
      <w:r>
        <w:fldChar w:fldCharType="separate"/>
      </w:r>
      <w:r w:rsidR="00E30752" w:rsidRPr="00554320">
        <w:rPr>
          <w:rStyle w:val="Hipercze"/>
          <w:noProof/>
        </w:rPr>
        <w:t>4.3.3.2.</w:t>
      </w:r>
      <w:r w:rsidR="00E30752">
        <w:rPr>
          <w:rFonts w:asciiTheme="minorHAnsi" w:eastAsiaTheme="minorEastAsia" w:hAnsiTheme="minorHAnsi" w:cstheme="minorBidi"/>
          <w:noProof/>
          <w:color w:val="auto"/>
          <w:sz w:val="22"/>
          <w:szCs w:val="22"/>
        </w:rPr>
        <w:tab/>
      </w:r>
      <w:r w:rsidR="00E30752" w:rsidRPr="00554320">
        <w:rPr>
          <w:rStyle w:val="Hipercze"/>
          <w:noProof/>
        </w:rPr>
        <w:t>Obsługa 2 testów na raz</w:t>
      </w:r>
      <w:r w:rsidR="00E30752">
        <w:rPr>
          <w:noProof/>
          <w:webHidden/>
        </w:rPr>
        <w:tab/>
      </w:r>
      <w:r>
        <w:rPr>
          <w:noProof/>
          <w:webHidden/>
        </w:rPr>
        <w:fldChar w:fldCharType="begin"/>
      </w:r>
      <w:r w:rsidR="00E30752">
        <w:rPr>
          <w:noProof/>
          <w:webHidden/>
        </w:rPr>
        <w:instrText xml:space="preserve"> PAGEREF _Toc261555643 \h </w:instrText>
      </w:r>
      <w:r>
        <w:rPr>
          <w:noProof/>
          <w:webHidden/>
        </w:rPr>
      </w:r>
      <w:r>
        <w:rPr>
          <w:noProof/>
          <w:webHidden/>
        </w:rPr>
        <w:fldChar w:fldCharType="separate"/>
      </w:r>
      <w:ins w:id="106" w:author="HP" w:date="2010-05-15T18:40:00Z">
        <w:r w:rsidR="00D33727">
          <w:rPr>
            <w:noProof/>
            <w:webHidden/>
          </w:rPr>
          <w:t>60</w:t>
        </w:r>
      </w:ins>
      <w:del w:id="107" w:author="HP" w:date="2010-05-15T18:40:00Z">
        <w:r w:rsidR="00E30752" w:rsidDel="00D33727">
          <w:rPr>
            <w:noProof/>
            <w:webHidden/>
          </w:rPr>
          <w:delText>61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lastRenderedPageBreak/>
        <w:fldChar w:fldCharType="begin"/>
      </w:r>
      <w:r>
        <w:instrText>HYPERLINK \l "_Toc261555644"</w:instrText>
      </w:r>
      <w:r>
        <w:fldChar w:fldCharType="separate"/>
      </w:r>
      <w:r w:rsidR="00E30752" w:rsidRPr="00554320">
        <w:rPr>
          <w:rStyle w:val="Hipercze"/>
          <w:noProof/>
        </w:rPr>
        <w:t>4.3.3.3.</w:t>
      </w:r>
      <w:r w:rsidR="00E30752">
        <w:rPr>
          <w:rFonts w:asciiTheme="minorHAnsi" w:eastAsiaTheme="minorEastAsia" w:hAnsiTheme="minorHAnsi" w:cstheme="minorBidi"/>
          <w:noProof/>
          <w:color w:val="auto"/>
          <w:sz w:val="22"/>
          <w:szCs w:val="22"/>
        </w:rPr>
        <w:tab/>
      </w:r>
      <w:r w:rsidR="00E30752" w:rsidRPr="00554320">
        <w:rPr>
          <w:rStyle w:val="Hipercze"/>
          <w:noProof/>
        </w:rPr>
        <w:t>Zapisywanie danych do pamięci dzielonej</w:t>
      </w:r>
      <w:r w:rsidR="00E30752">
        <w:rPr>
          <w:noProof/>
          <w:webHidden/>
        </w:rPr>
        <w:tab/>
      </w:r>
      <w:r>
        <w:rPr>
          <w:noProof/>
          <w:webHidden/>
        </w:rPr>
        <w:fldChar w:fldCharType="begin"/>
      </w:r>
      <w:r w:rsidR="00E30752">
        <w:rPr>
          <w:noProof/>
          <w:webHidden/>
        </w:rPr>
        <w:instrText xml:space="preserve"> PAGEREF _Toc261555644 \h </w:instrText>
      </w:r>
      <w:r>
        <w:rPr>
          <w:noProof/>
          <w:webHidden/>
        </w:rPr>
      </w:r>
      <w:r>
        <w:rPr>
          <w:noProof/>
          <w:webHidden/>
        </w:rPr>
        <w:fldChar w:fldCharType="separate"/>
      </w:r>
      <w:ins w:id="108" w:author="HP" w:date="2010-05-15T18:40:00Z">
        <w:r w:rsidR="00D33727">
          <w:rPr>
            <w:noProof/>
            <w:webHidden/>
          </w:rPr>
          <w:t>60</w:t>
        </w:r>
      </w:ins>
      <w:del w:id="109" w:author="HP" w:date="2010-05-15T18:40:00Z">
        <w:r w:rsidR="00E30752" w:rsidDel="00D33727">
          <w:rPr>
            <w:noProof/>
            <w:webHidden/>
          </w:rPr>
          <w:delText>61</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"_Toc261555645"</w:instrText>
      </w:r>
      <w:r>
        <w:fldChar w:fldCharType="separate"/>
      </w:r>
      <w:r w:rsidR="00E30752" w:rsidRPr="00554320">
        <w:rPr>
          <w:rStyle w:val="Hipercze"/>
          <w:noProof/>
        </w:rPr>
        <w:t>4.3.3.4.</w:t>
      </w:r>
      <w:r w:rsidR="00E30752">
        <w:rPr>
          <w:rFonts w:asciiTheme="minorHAnsi" w:eastAsiaTheme="minorEastAsia" w:hAnsiTheme="minorHAnsi" w:cstheme="minorBidi"/>
          <w:noProof/>
          <w:color w:val="auto"/>
          <w:sz w:val="22"/>
          <w:szCs w:val="22"/>
        </w:rPr>
        <w:tab/>
      </w:r>
      <w:r w:rsidR="00E30752" w:rsidRPr="00554320">
        <w:rPr>
          <w:rStyle w:val="Hipercze"/>
          <w:noProof/>
        </w:rPr>
        <w:t>Przewidywanie ilości uruchomionych bloków</w:t>
      </w:r>
      <w:r w:rsidR="00E30752">
        <w:rPr>
          <w:noProof/>
          <w:webHidden/>
        </w:rPr>
        <w:tab/>
      </w:r>
      <w:r>
        <w:rPr>
          <w:noProof/>
          <w:webHidden/>
        </w:rPr>
        <w:fldChar w:fldCharType="begin"/>
      </w:r>
      <w:r w:rsidR="00E30752">
        <w:rPr>
          <w:noProof/>
          <w:webHidden/>
        </w:rPr>
        <w:instrText xml:space="preserve"> PAGEREF _Toc261555645 \h </w:instrText>
      </w:r>
      <w:r>
        <w:rPr>
          <w:noProof/>
          <w:webHidden/>
        </w:rPr>
      </w:r>
      <w:r>
        <w:rPr>
          <w:noProof/>
          <w:webHidden/>
        </w:rPr>
        <w:fldChar w:fldCharType="separate"/>
      </w:r>
      <w:ins w:id="110" w:author="HP" w:date="2010-05-15T18:40:00Z">
        <w:r w:rsidR="00D33727">
          <w:rPr>
            <w:noProof/>
            <w:webHidden/>
          </w:rPr>
          <w:t>61</w:t>
        </w:r>
      </w:ins>
      <w:del w:id="111" w:author="HP" w:date="2010-05-15T18:40:00Z">
        <w:r w:rsidR="00E30752" w:rsidDel="00D33727">
          <w:rPr>
            <w:noProof/>
            <w:webHidden/>
          </w:rPr>
          <w:delText>62</w:delText>
        </w:r>
      </w:del>
      <w:r>
        <w:rPr>
          <w:noProof/>
          <w:webHidden/>
        </w:rPr>
        <w:fldChar w:fldCharType="end"/>
      </w:r>
      <w:r>
        <w:fldChar w:fldCharType="end"/>
      </w:r>
    </w:p>
    <w:p w:rsidR="00E30752" w:rsidRDefault="008922BC">
      <w:pPr>
        <w:pStyle w:val="Spistreci4"/>
        <w:tabs>
          <w:tab w:val="left" w:pos="2369"/>
          <w:tab w:val="right" w:leader="dot" w:pos="8515"/>
        </w:tabs>
        <w:rPr>
          <w:rFonts w:asciiTheme="minorHAnsi" w:eastAsiaTheme="minorEastAsia" w:hAnsiTheme="minorHAnsi" w:cstheme="minorBidi"/>
          <w:noProof/>
          <w:color w:val="auto"/>
          <w:sz w:val="22"/>
          <w:szCs w:val="22"/>
        </w:rPr>
      </w:pPr>
      <w:r>
        <w:fldChar w:fldCharType="begin"/>
      </w:r>
      <w:r>
        <w:instrText>HYPERLINK \l "_Toc261555646"</w:instrText>
      </w:r>
      <w:r>
        <w:fldChar w:fldCharType="separate"/>
      </w:r>
      <w:r w:rsidR="00E30752" w:rsidRPr="00554320">
        <w:rPr>
          <w:rStyle w:val="Hipercze"/>
          <w:noProof/>
        </w:rPr>
        <w:t>4.3.3.5.</w:t>
      </w:r>
      <w:r w:rsidR="00E30752">
        <w:rPr>
          <w:rFonts w:asciiTheme="minorHAnsi" w:eastAsiaTheme="minorEastAsia" w:hAnsiTheme="minorHAnsi" w:cstheme="minorBidi"/>
          <w:noProof/>
          <w:color w:val="auto"/>
          <w:sz w:val="22"/>
          <w:szCs w:val="22"/>
        </w:rPr>
        <w:tab/>
      </w:r>
      <w:r w:rsidR="00E30752" w:rsidRPr="00554320">
        <w:rPr>
          <w:rStyle w:val="Hipercze"/>
          <w:noProof/>
        </w:rPr>
        <w:t>Użycie pamięci constant</w:t>
      </w:r>
      <w:r w:rsidR="00E30752">
        <w:rPr>
          <w:noProof/>
          <w:webHidden/>
        </w:rPr>
        <w:tab/>
      </w:r>
      <w:r>
        <w:rPr>
          <w:noProof/>
          <w:webHidden/>
        </w:rPr>
        <w:fldChar w:fldCharType="begin"/>
      </w:r>
      <w:r w:rsidR="00E30752">
        <w:rPr>
          <w:noProof/>
          <w:webHidden/>
        </w:rPr>
        <w:instrText xml:space="preserve"> PAGEREF _Toc261555646 \h </w:instrText>
      </w:r>
      <w:r>
        <w:rPr>
          <w:noProof/>
          <w:webHidden/>
        </w:rPr>
      </w:r>
      <w:r>
        <w:rPr>
          <w:noProof/>
          <w:webHidden/>
        </w:rPr>
        <w:fldChar w:fldCharType="separate"/>
      </w:r>
      <w:ins w:id="112" w:author="HP" w:date="2010-05-15T18:40:00Z">
        <w:r w:rsidR="00D33727">
          <w:rPr>
            <w:noProof/>
            <w:webHidden/>
          </w:rPr>
          <w:t>62</w:t>
        </w:r>
      </w:ins>
      <w:del w:id="113" w:author="HP" w:date="2010-05-15T18:40:00Z">
        <w:r w:rsidR="00E30752" w:rsidDel="00D33727">
          <w:rPr>
            <w:noProof/>
            <w:webHidden/>
          </w:rPr>
          <w:delText>63</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"_Toc261555647"</w:instrText>
      </w:r>
      <w:r>
        <w:fldChar w:fldCharType="separate"/>
      </w:r>
      <w:r w:rsidR="00E30752" w:rsidRPr="00554320">
        <w:rPr>
          <w:rStyle w:val="Hipercze"/>
          <w:noProof/>
        </w:rPr>
        <w:t>4.4.</w:t>
      </w:r>
      <w:r w:rsidR="00E30752">
        <w:rPr>
          <w:rFonts w:asciiTheme="minorHAnsi" w:eastAsiaTheme="minorEastAsia" w:hAnsiTheme="minorHAnsi" w:cstheme="minorBidi"/>
          <w:noProof/>
          <w:color w:val="auto"/>
          <w:sz w:val="22"/>
          <w:szCs w:val="22"/>
        </w:rPr>
        <w:tab/>
      </w:r>
      <w:r w:rsidR="00E30752" w:rsidRPr="00554320">
        <w:rPr>
          <w:rStyle w:val="Hipercze"/>
          <w:noProof/>
        </w:rPr>
        <w:t>Testy implementacji sieci MLP</w:t>
      </w:r>
      <w:r w:rsidR="00E30752">
        <w:rPr>
          <w:noProof/>
          <w:webHidden/>
        </w:rPr>
        <w:tab/>
      </w:r>
      <w:r>
        <w:rPr>
          <w:noProof/>
          <w:webHidden/>
        </w:rPr>
        <w:fldChar w:fldCharType="begin"/>
      </w:r>
      <w:r w:rsidR="00E30752">
        <w:rPr>
          <w:noProof/>
          <w:webHidden/>
        </w:rPr>
        <w:instrText xml:space="preserve"> PAGEREF _Toc261555647 \h </w:instrText>
      </w:r>
      <w:r>
        <w:rPr>
          <w:noProof/>
          <w:webHidden/>
        </w:rPr>
      </w:r>
      <w:r>
        <w:rPr>
          <w:noProof/>
          <w:webHidden/>
        </w:rPr>
        <w:fldChar w:fldCharType="separate"/>
      </w:r>
      <w:ins w:id="114" w:author="HP" w:date="2010-05-15T18:40:00Z">
        <w:r w:rsidR="00D33727">
          <w:rPr>
            <w:noProof/>
            <w:webHidden/>
          </w:rPr>
          <w:t>62</w:t>
        </w:r>
      </w:ins>
      <w:del w:id="115" w:author="HP" w:date="2010-05-15T18:40:00Z">
        <w:r w:rsidR="00E30752" w:rsidDel="00D33727">
          <w:rPr>
            <w:noProof/>
            <w:webHidden/>
          </w:rPr>
          <w:delText>63</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"_Toc261555648"</w:instrText>
      </w:r>
      <w:r>
        <w:fldChar w:fldCharType="separate"/>
      </w:r>
      <w:r w:rsidR="00E30752" w:rsidRPr="00554320">
        <w:rPr>
          <w:rStyle w:val="Hipercze"/>
          <w:noProof/>
        </w:rPr>
        <w:t>4.4.1.</w:t>
      </w:r>
      <w:r w:rsidR="00E30752">
        <w:rPr>
          <w:rFonts w:asciiTheme="minorHAnsi" w:eastAsiaTheme="minorEastAsia" w:hAnsiTheme="minorHAnsi" w:cstheme="minorBidi"/>
          <w:noProof/>
          <w:color w:val="auto"/>
          <w:sz w:val="22"/>
          <w:szCs w:val="22"/>
        </w:rPr>
        <w:tab/>
      </w:r>
      <w:r w:rsidR="00E30752" w:rsidRPr="00554320">
        <w:rPr>
          <w:rStyle w:val="Hipercze"/>
          <w:noProof/>
        </w:rPr>
        <w:t>Opis danych testowych</w:t>
      </w:r>
      <w:r w:rsidR="00E30752">
        <w:rPr>
          <w:noProof/>
          <w:webHidden/>
        </w:rPr>
        <w:tab/>
      </w:r>
      <w:r>
        <w:rPr>
          <w:noProof/>
          <w:webHidden/>
        </w:rPr>
        <w:fldChar w:fldCharType="begin"/>
      </w:r>
      <w:r w:rsidR="00E30752">
        <w:rPr>
          <w:noProof/>
          <w:webHidden/>
        </w:rPr>
        <w:instrText xml:space="preserve"> PAGEREF _Toc261555648 \h </w:instrText>
      </w:r>
      <w:r>
        <w:rPr>
          <w:noProof/>
          <w:webHidden/>
        </w:rPr>
      </w:r>
      <w:r>
        <w:rPr>
          <w:noProof/>
          <w:webHidden/>
        </w:rPr>
        <w:fldChar w:fldCharType="separate"/>
      </w:r>
      <w:ins w:id="116" w:author="HP" w:date="2010-05-15T18:40:00Z">
        <w:r w:rsidR="00D33727">
          <w:rPr>
            <w:noProof/>
            <w:webHidden/>
          </w:rPr>
          <w:t>63</w:t>
        </w:r>
      </w:ins>
      <w:del w:id="117" w:author="HP" w:date="2010-05-15T18:40:00Z">
        <w:r w:rsidR="00E30752" w:rsidDel="00D33727">
          <w:rPr>
            <w:noProof/>
            <w:webHidden/>
          </w:rPr>
          <w:delText>64</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"_Toc261555649"</w:instrText>
      </w:r>
      <w:r>
        <w:fldChar w:fldCharType="separate"/>
      </w:r>
      <w:r w:rsidR="00E30752" w:rsidRPr="00554320">
        <w:rPr>
          <w:rStyle w:val="Hipercze"/>
          <w:noProof/>
        </w:rPr>
        <w:t>4.4.2.</w:t>
      </w:r>
      <w:r w:rsidR="00E30752">
        <w:rPr>
          <w:rFonts w:asciiTheme="minorHAnsi" w:eastAsiaTheme="minorEastAsia" w:hAnsiTheme="minorHAnsi" w:cstheme="minorBidi"/>
          <w:noProof/>
          <w:color w:val="auto"/>
          <w:sz w:val="22"/>
          <w:szCs w:val="22"/>
        </w:rPr>
        <w:tab/>
      </w:r>
      <w:r w:rsidR="00E30752" w:rsidRPr="00554320">
        <w:rPr>
          <w:rStyle w:val="Hipercze"/>
          <w:noProof/>
        </w:rPr>
        <w:t>Środowisko testowe</w:t>
      </w:r>
      <w:r w:rsidR="00E30752">
        <w:rPr>
          <w:noProof/>
          <w:webHidden/>
        </w:rPr>
        <w:tab/>
      </w:r>
      <w:r>
        <w:rPr>
          <w:noProof/>
          <w:webHidden/>
        </w:rPr>
        <w:fldChar w:fldCharType="begin"/>
      </w:r>
      <w:r w:rsidR="00E30752">
        <w:rPr>
          <w:noProof/>
          <w:webHidden/>
        </w:rPr>
        <w:instrText xml:space="preserve"> PAGEREF _Toc261555649 \h </w:instrText>
      </w:r>
      <w:r>
        <w:rPr>
          <w:noProof/>
          <w:webHidden/>
        </w:rPr>
      </w:r>
      <w:r>
        <w:rPr>
          <w:noProof/>
          <w:webHidden/>
        </w:rPr>
        <w:fldChar w:fldCharType="separate"/>
      </w:r>
      <w:ins w:id="118" w:author="HP" w:date="2010-05-15T18:40:00Z">
        <w:r w:rsidR="00D33727">
          <w:rPr>
            <w:noProof/>
            <w:webHidden/>
          </w:rPr>
          <w:t>63</w:t>
        </w:r>
      </w:ins>
      <w:del w:id="119" w:author="HP" w:date="2010-05-15T18:40:00Z">
        <w:r w:rsidR="00E30752" w:rsidDel="00D33727">
          <w:rPr>
            <w:noProof/>
            <w:webHidden/>
          </w:rPr>
          <w:delText>64</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"_Toc261555650"</w:instrText>
      </w:r>
      <w:r>
        <w:fldChar w:fldCharType="separate"/>
      </w:r>
      <w:r w:rsidR="00E30752" w:rsidRPr="00554320">
        <w:rPr>
          <w:rStyle w:val="Hipercze"/>
          <w:noProof/>
        </w:rPr>
        <w:t>4.4.3.</w:t>
      </w:r>
      <w:r w:rsidR="00E30752">
        <w:rPr>
          <w:rFonts w:asciiTheme="minorHAnsi" w:eastAsiaTheme="minorEastAsia" w:hAnsiTheme="minorHAnsi" w:cstheme="minorBidi"/>
          <w:noProof/>
          <w:color w:val="auto"/>
          <w:sz w:val="22"/>
          <w:szCs w:val="22"/>
        </w:rPr>
        <w:tab/>
      </w:r>
      <w:r w:rsidR="00E30752" w:rsidRPr="00554320">
        <w:rPr>
          <w:rStyle w:val="Hipercze"/>
          <w:noProof/>
        </w:rPr>
        <w:t>Wpływ parametrów sieci na jakość uczenia</w:t>
      </w:r>
      <w:r w:rsidR="00E30752">
        <w:rPr>
          <w:noProof/>
          <w:webHidden/>
        </w:rPr>
        <w:tab/>
      </w:r>
      <w:r>
        <w:rPr>
          <w:noProof/>
          <w:webHidden/>
        </w:rPr>
        <w:fldChar w:fldCharType="begin"/>
      </w:r>
      <w:r w:rsidR="00E30752">
        <w:rPr>
          <w:noProof/>
          <w:webHidden/>
        </w:rPr>
        <w:instrText xml:space="preserve"> PAGEREF _Toc261555650 \h </w:instrText>
      </w:r>
      <w:r>
        <w:rPr>
          <w:noProof/>
          <w:webHidden/>
        </w:rPr>
      </w:r>
      <w:r>
        <w:rPr>
          <w:noProof/>
          <w:webHidden/>
        </w:rPr>
        <w:fldChar w:fldCharType="separate"/>
      </w:r>
      <w:ins w:id="120" w:author="HP" w:date="2010-05-15T18:40:00Z">
        <w:r w:rsidR="00D33727">
          <w:rPr>
            <w:noProof/>
            <w:webHidden/>
          </w:rPr>
          <w:t>63</w:t>
        </w:r>
      </w:ins>
      <w:del w:id="121" w:author="HP" w:date="2010-05-15T18:40:00Z">
        <w:r w:rsidR="00E30752" w:rsidDel="00D33727">
          <w:rPr>
            <w:noProof/>
            <w:webHidden/>
          </w:rPr>
          <w:delText>64</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"_Toc261555651"</w:instrText>
      </w:r>
      <w:r>
        <w:fldChar w:fldCharType="separate"/>
      </w:r>
      <w:r w:rsidR="00E30752" w:rsidRPr="00554320">
        <w:rPr>
          <w:rStyle w:val="Hipercze"/>
          <w:noProof/>
        </w:rPr>
        <w:t>4.4.4.</w:t>
      </w:r>
      <w:r w:rsidR="00E30752">
        <w:rPr>
          <w:rFonts w:asciiTheme="minorHAnsi" w:eastAsiaTheme="minorEastAsia" w:hAnsiTheme="minorHAnsi" w:cstheme="minorBidi"/>
          <w:noProof/>
          <w:color w:val="auto"/>
          <w:sz w:val="22"/>
          <w:szCs w:val="22"/>
        </w:rPr>
        <w:tab/>
      </w:r>
      <w:r w:rsidR="00E30752" w:rsidRPr="00554320">
        <w:rPr>
          <w:rStyle w:val="Hipercze"/>
          <w:noProof/>
        </w:rPr>
        <w:t>Wpływ optymalizacji na wydajność kerneli</w:t>
      </w:r>
      <w:r w:rsidR="00E30752">
        <w:rPr>
          <w:noProof/>
          <w:webHidden/>
        </w:rPr>
        <w:tab/>
      </w:r>
      <w:r>
        <w:rPr>
          <w:noProof/>
          <w:webHidden/>
        </w:rPr>
        <w:fldChar w:fldCharType="begin"/>
      </w:r>
      <w:r w:rsidR="00E30752">
        <w:rPr>
          <w:noProof/>
          <w:webHidden/>
        </w:rPr>
        <w:instrText xml:space="preserve"> PAGEREF _Toc261555651 \h </w:instrText>
      </w:r>
      <w:r>
        <w:rPr>
          <w:noProof/>
          <w:webHidden/>
        </w:rPr>
      </w:r>
      <w:r>
        <w:rPr>
          <w:noProof/>
          <w:webHidden/>
        </w:rPr>
        <w:fldChar w:fldCharType="separate"/>
      </w:r>
      <w:ins w:id="122" w:author="HP" w:date="2010-05-15T18:40:00Z">
        <w:r w:rsidR="00D33727">
          <w:rPr>
            <w:noProof/>
            <w:webHidden/>
          </w:rPr>
          <w:t>65</w:t>
        </w:r>
      </w:ins>
      <w:del w:id="123" w:author="HP" w:date="2010-05-15T18:40:00Z">
        <w:r w:rsidR="00E30752" w:rsidDel="00D33727">
          <w:rPr>
            <w:noProof/>
            <w:webHidden/>
          </w:rPr>
          <w:delText>66</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"_Toc261555652"</w:instrText>
      </w:r>
      <w:r>
        <w:fldChar w:fldCharType="separate"/>
      </w:r>
      <w:r w:rsidR="00E30752" w:rsidRPr="00554320">
        <w:rPr>
          <w:rStyle w:val="Hipercze"/>
          <w:noProof/>
        </w:rPr>
        <w:t>4.4.5.</w:t>
      </w:r>
      <w:r w:rsidR="00E30752">
        <w:rPr>
          <w:rFonts w:asciiTheme="minorHAnsi" w:eastAsiaTheme="minorEastAsia" w:hAnsiTheme="minorHAnsi" w:cstheme="minorBidi"/>
          <w:noProof/>
          <w:color w:val="auto"/>
          <w:sz w:val="22"/>
          <w:szCs w:val="22"/>
        </w:rPr>
        <w:tab/>
      </w:r>
      <w:r w:rsidR="00E30752" w:rsidRPr="00554320">
        <w:rPr>
          <w:rStyle w:val="Hipercze"/>
          <w:noProof/>
        </w:rPr>
        <w:t>Porównanie wydajności uczenia wersji CPU i GPU</w:t>
      </w:r>
      <w:r w:rsidR="00E30752">
        <w:rPr>
          <w:noProof/>
          <w:webHidden/>
        </w:rPr>
        <w:tab/>
      </w:r>
      <w:r>
        <w:rPr>
          <w:noProof/>
          <w:webHidden/>
        </w:rPr>
        <w:fldChar w:fldCharType="begin"/>
      </w:r>
      <w:r w:rsidR="00E30752">
        <w:rPr>
          <w:noProof/>
          <w:webHidden/>
        </w:rPr>
        <w:instrText xml:space="preserve"> PAGEREF _Toc261555652 \h </w:instrText>
      </w:r>
      <w:r>
        <w:rPr>
          <w:noProof/>
          <w:webHidden/>
        </w:rPr>
      </w:r>
      <w:r>
        <w:rPr>
          <w:noProof/>
          <w:webHidden/>
        </w:rPr>
        <w:fldChar w:fldCharType="separate"/>
      </w:r>
      <w:ins w:id="124" w:author="HP" w:date="2010-05-15T18:40:00Z">
        <w:r w:rsidR="00D33727">
          <w:rPr>
            <w:noProof/>
            <w:webHidden/>
          </w:rPr>
          <w:t>67</w:t>
        </w:r>
      </w:ins>
      <w:del w:id="125" w:author="HP" w:date="2010-05-15T18:40:00Z">
        <w:r w:rsidR="00E30752" w:rsidDel="00D33727">
          <w:rPr>
            <w:noProof/>
            <w:webHidden/>
          </w:rPr>
          <w:delText>68</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"_Toc261555653"</w:instrText>
      </w:r>
      <w:r>
        <w:fldChar w:fldCharType="separate"/>
      </w:r>
      <w:r w:rsidR="00E30752" w:rsidRPr="00554320">
        <w:rPr>
          <w:rStyle w:val="Hipercze"/>
          <w:noProof/>
        </w:rPr>
        <w:t>4.4.6.</w:t>
      </w:r>
      <w:r w:rsidR="00E30752">
        <w:rPr>
          <w:rFonts w:asciiTheme="minorHAnsi" w:eastAsiaTheme="minorEastAsia" w:hAnsiTheme="minorHAnsi" w:cstheme="minorBidi"/>
          <w:noProof/>
          <w:color w:val="auto"/>
          <w:sz w:val="22"/>
          <w:szCs w:val="22"/>
        </w:rPr>
        <w:tab/>
      </w:r>
      <w:r w:rsidR="00E30752" w:rsidRPr="00554320">
        <w:rPr>
          <w:rStyle w:val="Hipercze"/>
          <w:noProof/>
        </w:rPr>
        <w:t>Informacje końcowe</w:t>
      </w:r>
      <w:r w:rsidR="00E30752">
        <w:rPr>
          <w:noProof/>
          <w:webHidden/>
        </w:rPr>
        <w:tab/>
      </w:r>
      <w:r>
        <w:rPr>
          <w:noProof/>
          <w:webHidden/>
        </w:rPr>
        <w:fldChar w:fldCharType="begin"/>
      </w:r>
      <w:r w:rsidR="00E30752">
        <w:rPr>
          <w:noProof/>
          <w:webHidden/>
        </w:rPr>
        <w:instrText xml:space="preserve"> PAGEREF _Toc261555653 \h </w:instrText>
      </w:r>
      <w:r>
        <w:rPr>
          <w:noProof/>
          <w:webHidden/>
        </w:rPr>
      </w:r>
      <w:r>
        <w:rPr>
          <w:noProof/>
          <w:webHidden/>
        </w:rPr>
        <w:fldChar w:fldCharType="separate"/>
      </w:r>
      <w:ins w:id="126" w:author="HP" w:date="2010-05-15T18:40:00Z">
        <w:r w:rsidR="00D33727">
          <w:rPr>
            <w:noProof/>
            <w:webHidden/>
          </w:rPr>
          <w:t>68</w:t>
        </w:r>
      </w:ins>
      <w:del w:id="127" w:author="HP" w:date="2010-05-15T18:40:00Z">
        <w:r w:rsidR="00E30752" w:rsidDel="00D33727">
          <w:rPr>
            <w:noProof/>
            <w:webHidden/>
          </w:rPr>
          <w:delText>69</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"_Toc261555654"</w:instrText>
      </w:r>
      <w:r>
        <w:fldChar w:fldCharType="separate"/>
      </w:r>
      <w:r w:rsidR="00E30752" w:rsidRPr="00554320">
        <w:rPr>
          <w:rStyle w:val="Hipercze"/>
          <w:noProof/>
        </w:rPr>
        <w:t>4.5.</w:t>
      </w:r>
      <w:r w:rsidR="00E30752">
        <w:rPr>
          <w:rFonts w:asciiTheme="minorHAnsi" w:eastAsiaTheme="minorEastAsia" w:hAnsiTheme="minorHAnsi" w:cstheme="minorBidi"/>
          <w:noProof/>
          <w:color w:val="auto"/>
          <w:sz w:val="22"/>
          <w:szCs w:val="22"/>
        </w:rPr>
        <w:tab/>
      </w:r>
      <w:r w:rsidR="00E30752" w:rsidRPr="00554320">
        <w:rPr>
          <w:rStyle w:val="Hipercze"/>
          <w:noProof/>
        </w:rPr>
        <w:t>Zewnętrzne biblioteki</w:t>
      </w:r>
      <w:r w:rsidR="00E30752">
        <w:rPr>
          <w:noProof/>
          <w:webHidden/>
        </w:rPr>
        <w:tab/>
      </w:r>
      <w:r>
        <w:rPr>
          <w:noProof/>
          <w:webHidden/>
        </w:rPr>
        <w:fldChar w:fldCharType="begin"/>
      </w:r>
      <w:r w:rsidR="00E30752">
        <w:rPr>
          <w:noProof/>
          <w:webHidden/>
        </w:rPr>
        <w:instrText xml:space="preserve"> PAGEREF _Toc261555654 \h </w:instrText>
      </w:r>
      <w:r>
        <w:rPr>
          <w:noProof/>
          <w:webHidden/>
        </w:rPr>
      </w:r>
      <w:r>
        <w:rPr>
          <w:noProof/>
          <w:webHidden/>
        </w:rPr>
        <w:fldChar w:fldCharType="separate"/>
      </w:r>
      <w:ins w:id="128" w:author="HP" w:date="2010-05-15T18:40:00Z">
        <w:r w:rsidR="00D33727">
          <w:rPr>
            <w:noProof/>
            <w:webHidden/>
          </w:rPr>
          <w:t>68</w:t>
        </w:r>
      </w:ins>
      <w:del w:id="129" w:author="HP" w:date="2010-05-15T18:40:00Z">
        <w:r w:rsidR="00E30752" w:rsidDel="00D33727">
          <w:rPr>
            <w:noProof/>
            <w:webHidden/>
          </w:rPr>
          <w:delText>69</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"_Toc261555655"</w:instrText>
      </w:r>
      <w:r>
        <w:fldChar w:fldCharType="separate"/>
      </w:r>
      <w:r w:rsidR="00E30752" w:rsidRPr="00554320">
        <w:rPr>
          <w:rStyle w:val="Hipercze"/>
          <w:rFonts w:eastAsiaTheme="minorHAnsi"/>
          <w:noProof/>
          <w:lang w:eastAsia="en-US"/>
        </w:rPr>
        <w:t>4.5.1.</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Mersenne Twister</w:t>
      </w:r>
      <w:r w:rsidR="00E30752">
        <w:rPr>
          <w:noProof/>
          <w:webHidden/>
        </w:rPr>
        <w:tab/>
      </w:r>
      <w:r>
        <w:rPr>
          <w:noProof/>
          <w:webHidden/>
        </w:rPr>
        <w:fldChar w:fldCharType="begin"/>
      </w:r>
      <w:r w:rsidR="00E30752">
        <w:rPr>
          <w:noProof/>
          <w:webHidden/>
        </w:rPr>
        <w:instrText xml:space="preserve"> PAGEREF _Toc261555655 \h </w:instrText>
      </w:r>
      <w:r>
        <w:rPr>
          <w:noProof/>
          <w:webHidden/>
        </w:rPr>
      </w:r>
      <w:r>
        <w:rPr>
          <w:noProof/>
          <w:webHidden/>
        </w:rPr>
        <w:fldChar w:fldCharType="separate"/>
      </w:r>
      <w:ins w:id="130" w:author="HP" w:date="2010-05-15T18:40:00Z">
        <w:r w:rsidR="00D33727">
          <w:rPr>
            <w:noProof/>
            <w:webHidden/>
          </w:rPr>
          <w:t>68</w:t>
        </w:r>
      </w:ins>
      <w:del w:id="131" w:author="HP" w:date="2010-05-15T18:40:00Z">
        <w:r w:rsidR="00E30752" w:rsidDel="00D33727">
          <w:rPr>
            <w:noProof/>
            <w:webHidden/>
          </w:rPr>
          <w:delText>69</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"_Toc261555656"</w:instrText>
      </w:r>
      <w:r>
        <w:fldChar w:fldCharType="separate"/>
      </w:r>
      <w:r w:rsidR="00E30752" w:rsidRPr="00554320">
        <w:rPr>
          <w:rStyle w:val="Hipercze"/>
          <w:rFonts w:eastAsiaTheme="minorHAnsi"/>
          <w:noProof/>
          <w:lang w:eastAsia="en-US"/>
        </w:rPr>
        <w:t>4.5.2.</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TinyXML</w:t>
      </w:r>
      <w:r w:rsidR="00E30752">
        <w:rPr>
          <w:noProof/>
          <w:webHidden/>
        </w:rPr>
        <w:tab/>
      </w:r>
      <w:r>
        <w:rPr>
          <w:noProof/>
          <w:webHidden/>
        </w:rPr>
        <w:fldChar w:fldCharType="begin"/>
      </w:r>
      <w:r w:rsidR="00E30752">
        <w:rPr>
          <w:noProof/>
          <w:webHidden/>
        </w:rPr>
        <w:instrText xml:space="preserve"> PAGEREF _Toc261555656 \h </w:instrText>
      </w:r>
      <w:r>
        <w:rPr>
          <w:noProof/>
          <w:webHidden/>
        </w:rPr>
      </w:r>
      <w:r>
        <w:rPr>
          <w:noProof/>
          <w:webHidden/>
        </w:rPr>
        <w:fldChar w:fldCharType="separate"/>
      </w:r>
      <w:ins w:id="132" w:author="HP" w:date="2010-05-15T18:40:00Z">
        <w:r w:rsidR="00D33727">
          <w:rPr>
            <w:noProof/>
            <w:webHidden/>
          </w:rPr>
          <w:t>68</w:t>
        </w:r>
      </w:ins>
      <w:del w:id="133" w:author="HP" w:date="2010-05-15T18:40:00Z">
        <w:r w:rsidR="00E30752" w:rsidDel="00D33727">
          <w:rPr>
            <w:noProof/>
            <w:webHidden/>
          </w:rPr>
          <w:delText>69</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"_Toc261555657"</w:instrText>
      </w:r>
      <w:r>
        <w:fldChar w:fldCharType="separate"/>
      </w:r>
      <w:r w:rsidR="00E30752" w:rsidRPr="00554320">
        <w:rPr>
          <w:rStyle w:val="Hipercze"/>
          <w:noProof/>
        </w:rPr>
        <w:t>4.6.</w:t>
      </w:r>
      <w:r w:rsidR="00E30752">
        <w:rPr>
          <w:rFonts w:asciiTheme="minorHAnsi" w:eastAsiaTheme="minorEastAsia" w:hAnsiTheme="minorHAnsi" w:cstheme="minorBidi"/>
          <w:noProof/>
          <w:color w:val="auto"/>
          <w:sz w:val="22"/>
          <w:szCs w:val="22"/>
        </w:rPr>
        <w:tab/>
      </w:r>
      <w:r w:rsidR="00E30752" w:rsidRPr="00554320">
        <w:rPr>
          <w:rStyle w:val="Hipercze"/>
          <w:noProof/>
        </w:rPr>
        <w:t>Narzędzia pomocnicze</w:t>
      </w:r>
      <w:r w:rsidR="00E30752">
        <w:rPr>
          <w:noProof/>
          <w:webHidden/>
        </w:rPr>
        <w:tab/>
      </w:r>
      <w:r>
        <w:rPr>
          <w:noProof/>
          <w:webHidden/>
        </w:rPr>
        <w:fldChar w:fldCharType="begin"/>
      </w:r>
      <w:r w:rsidR="00E30752">
        <w:rPr>
          <w:noProof/>
          <w:webHidden/>
        </w:rPr>
        <w:instrText xml:space="preserve"> PAGEREF _Toc261555657 \h </w:instrText>
      </w:r>
      <w:r>
        <w:rPr>
          <w:noProof/>
          <w:webHidden/>
        </w:rPr>
      </w:r>
      <w:r>
        <w:rPr>
          <w:noProof/>
          <w:webHidden/>
        </w:rPr>
        <w:fldChar w:fldCharType="separate"/>
      </w:r>
      <w:ins w:id="134" w:author="HP" w:date="2010-05-15T18:40:00Z">
        <w:r w:rsidR="00D33727">
          <w:rPr>
            <w:noProof/>
            <w:webHidden/>
          </w:rPr>
          <w:t>69</w:t>
        </w:r>
      </w:ins>
      <w:del w:id="135" w:author="HP" w:date="2010-05-15T18:40:00Z">
        <w:r w:rsidR="00E30752" w:rsidDel="00D33727">
          <w:rPr>
            <w:noProof/>
            <w:webHidden/>
          </w:rPr>
          <w:delText>70</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"_Toc261555658"</w:instrText>
      </w:r>
      <w:r>
        <w:fldChar w:fldCharType="separate"/>
      </w:r>
      <w:r w:rsidR="00E30752" w:rsidRPr="00554320">
        <w:rPr>
          <w:rStyle w:val="Hipercze"/>
          <w:noProof/>
        </w:rPr>
        <w:t>4.7.</w:t>
      </w:r>
      <w:r w:rsidR="00E30752">
        <w:rPr>
          <w:rFonts w:asciiTheme="minorHAnsi" w:eastAsiaTheme="minorEastAsia" w:hAnsiTheme="minorHAnsi" w:cstheme="minorBidi"/>
          <w:noProof/>
          <w:color w:val="auto"/>
          <w:sz w:val="22"/>
          <w:szCs w:val="22"/>
        </w:rPr>
        <w:tab/>
      </w:r>
      <w:r w:rsidR="00E30752" w:rsidRPr="00554320">
        <w:rPr>
          <w:rStyle w:val="Hipercze"/>
          <w:noProof/>
        </w:rPr>
        <w:t>Możliwości rozwoju programu</w:t>
      </w:r>
      <w:r w:rsidR="00E30752">
        <w:rPr>
          <w:noProof/>
          <w:webHidden/>
        </w:rPr>
        <w:tab/>
      </w:r>
      <w:r>
        <w:rPr>
          <w:noProof/>
          <w:webHidden/>
        </w:rPr>
        <w:fldChar w:fldCharType="begin"/>
      </w:r>
      <w:r w:rsidR="00E30752">
        <w:rPr>
          <w:noProof/>
          <w:webHidden/>
        </w:rPr>
        <w:instrText xml:space="preserve"> PAGEREF _Toc261555658 \h </w:instrText>
      </w:r>
      <w:r>
        <w:rPr>
          <w:noProof/>
          <w:webHidden/>
        </w:rPr>
      </w:r>
      <w:r>
        <w:rPr>
          <w:noProof/>
          <w:webHidden/>
        </w:rPr>
        <w:fldChar w:fldCharType="separate"/>
      </w:r>
      <w:ins w:id="136" w:author="HP" w:date="2010-05-15T18:40:00Z">
        <w:r w:rsidR="00D33727">
          <w:rPr>
            <w:noProof/>
            <w:webHidden/>
          </w:rPr>
          <w:t>70</w:t>
        </w:r>
      </w:ins>
      <w:del w:id="137" w:author="HP" w:date="2010-05-15T18:40:00Z">
        <w:r w:rsidR="00E30752" w:rsidDel="00D33727">
          <w:rPr>
            <w:noProof/>
            <w:webHidden/>
          </w:rPr>
          <w:delText>71</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"_Toc261555659"</w:instrText>
      </w:r>
      <w:r>
        <w:fldChar w:fldCharType="separate"/>
      </w:r>
      <w:r w:rsidR="00E30752" w:rsidRPr="00554320">
        <w:rPr>
          <w:rStyle w:val="Hipercze"/>
          <w:noProof/>
        </w:rPr>
        <w:t>5.</w:t>
      </w:r>
      <w:r w:rsidR="00E30752">
        <w:rPr>
          <w:rFonts w:asciiTheme="minorHAnsi" w:eastAsiaTheme="minorEastAsia" w:hAnsiTheme="minorHAnsi" w:cstheme="minorBidi"/>
          <w:b w:val="0"/>
          <w:noProof/>
          <w:color w:val="auto"/>
          <w:sz w:val="22"/>
          <w:szCs w:val="22"/>
        </w:rPr>
        <w:tab/>
      </w:r>
      <w:r w:rsidR="00E30752" w:rsidRPr="00554320">
        <w:rPr>
          <w:rStyle w:val="Hipercze"/>
          <w:noProof/>
        </w:rPr>
        <w:t>Wnioski</w:t>
      </w:r>
      <w:r w:rsidR="00E30752">
        <w:rPr>
          <w:noProof/>
          <w:webHidden/>
        </w:rPr>
        <w:tab/>
      </w:r>
      <w:r>
        <w:rPr>
          <w:noProof/>
          <w:webHidden/>
        </w:rPr>
        <w:fldChar w:fldCharType="begin"/>
      </w:r>
      <w:r w:rsidR="00E30752">
        <w:rPr>
          <w:noProof/>
          <w:webHidden/>
        </w:rPr>
        <w:instrText xml:space="preserve"> PAGEREF _Toc261555659 \h </w:instrText>
      </w:r>
      <w:r>
        <w:rPr>
          <w:noProof/>
          <w:webHidden/>
        </w:rPr>
      </w:r>
      <w:r>
        <w:rPr>
          <w:noProof/>
          <w:webHidden/>
        </w:rPr>
        <w:fldChar w:fldCharType="separate"/>
      </w:r>
      <w:ins w:id="138" w:author="HP" w:date="2010-05-15T18:40:00Z">
        <w:r w:rsidR="00D33727">
          <w:rPr>
            <w:noProof/>
            <w:webHidden/>
          </w:rPr>
          <w:t>70</w:t>
        </w:r>
      </w:ins>
      <w:del w:id="139" w:author="HP" w:date="2010-05-15T18:40:00Z">
        <w:r w:rsidR="00E30752" w:rsidDel="00D33727">
          <w:rPr>
            <w:noProof/>
            <w:webHidden/>
          </w:rPr>
          <w:delText>71</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"_Toc261555660"</w:instrText>
      </w:r>
      <w:r>
        <w:fldChar w:fldCharType="separate"/>
      </w:r>
      <w:r w:rsidR="00E30752" w:rsidRPr="00554320">
        <w:rPr>
          <w:rStyle w:val="Hipercze"/>
          <w:noProof/>
        </w:rPr>
        <w:t>6.</w:t>
      </w:r>
      <w:r w:rsidR="00E30752">
        <w:rPr>
          <w:rFonts w:asciiTheme="minorHAnsi" w:eastAsiaTheme="minorEastAsia" w:hAnsiTheme="minorHAnsi" w:cstheme="minorBidi"/>
          <w:b w:val="0"/>
          <w:noProof/>
          <w:color w:val="auto"/>
          <w:sz w:val="22"/>
          <w:szCs w:val="22"/>
        </w:rPr>
        <w:tab/>
      </w:r>
      <w:r w:rsidR="00E30752" w:rsidRPr="00554320">
        <w:rPr>
          <w:rStyle w:val="Hipercze"/>
          <w:noProof/>
        </w:rPr>
        <w:t>Zakończenie</w:t>
      </w:r>
      <w:r w:rsidR="00E30752">
        <w:rPr>
          <w:noProof/>
          <w:webHidden/>
        </w:rPr>
        <w:tab/>
      </w:r>
      <w:r>
        <w:rPr>
          <w:noProof/>
          <w:webHidden/>
        </w:rPr>
        <w:fldChar w:fldCharType="begin"/>
      </w:r>
      <w:r w:rsidR="00E30752">
        <w:rPr>
          <w:noProof/>
          <w:webHidden/>
        </w:rPr>
        <w:instrText xml:space="preserve"> PAGEREF _Toc261555660 \h </w:instrText>
      </w:r>
      <w:r>
        <w:rPr>
          <w:noProof/>
          <w:webHidden/>
        </w:rPr>
      </w:r>
      <w:r>
        <w:rPr>
          <w:noProof/>
          <w:webHidden/>
        </w:rPr>
        <w:fldChar w:fldCharType="separate"/>
      </w:r>
      <w:ins w:id="140" w:author="HP" w:date="2010-05-15T18:40:00Z">
        <w:r w:rsidR="00D33727">
          <w:rPr>
            <w:noProof/>
            <w:webHidden/>
          </w:rPr>
          <w:t>71</w:t>
        </w:r>
      </w:ins>
      <w:del w:id="141" w:author="HP" w:date="2010-05-15T18:40:00Z">
        <w:r w:rsidR="00E30752" w:rsidDel="00D33727">
          <w:rPr>
            <w:noProof/>
            <w:webHidden/>
          </w:rPr>
          <w:delText>72</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"_Toc261555661"</w:instrText>
      </w:r>
      <w:r>
        <w:fldChar w:fldCharType="separate"/>
      </w:r>
      <w:r w:rsidR="00E30752" w:rsidRPr="00554320">
        <w:rPr>
          <w:rStyle w:val="Hipercze"/>
          <w:noProof/>
        </w:rPr>
        <w:t>7.</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Bibliografia</w:t>
      </w:r>
      <w:r w:rsidR="00E30752">
        <w:rPr>
          <w:noProof/>
          <w:webHidden/>
        </w:rPr>
        <w:tab/>
      </w:r>
      <w:r>
        <w:rPr>
          <w:noProof/>
          <w:webHidden/>
        </w:rPr>
        <w:fldChar w:fldCharType="begin"/>
      </w:r>
      <w:r w:rsidR="00E30752">
        <w:rPr>
          <w:noProof/>
          <w:webHidden/>
        </w:rPr>
        <w:instrText xml:space="preserve"> PAGEREF _Toc261555661 \h </w:instrText>
      </w:r>
      <w:r>
        <w:rPr>
          <w:noProof/>
          <w:webHidden/>
        </w:rPr>
      </w:r>
      <w:r>
        <w:rPr>
          <w:noProof/>
          <w:webHidden/>
        </w:rPr>
        <w:fldChar w:fldCharType="separate"/>
      </w:r>
      <w:ins w:id="142" w:author="HP" w:date="2010-05-15T18:40:00Z">
        <w:r w:rsidR="00D33727">
          <w:rPr>
            <w:noProof/>
            <w:webHidden/>
          </w:rPr>
          <w:t>72</w:t>
        </w:r>
      </w:ins>
      <w:del w:id="143" w:author="HP" w:date="2010-05-15T18:40:00Z">
        <w:r w:rsidR="00E30752" w:rsidDel="00D33727">
          <w:rPr>
            <w:noProof/>
            <w:webHidden/>
          </w:rPr>
          <w:delText>73</w:delText>
        </w:r>
      </w:del>
      <w:r>
        <w:rPr>
          <w:noProof/>
          <w:webHidden/>
        </w:rPr>
        <w:fldChar w:fldCharType="end"/>
      </w:r>
      <w:r>
        <w:fldChar w:fldCharType="end"/>
      </w:r>
    </w:p>
    <w:p w:rsidR="00E30752" w:rsidRDefault="008922BC">
      <w:pPr>
        <w:pStyle w:val="Spistreci1"/>
        <w:rPr>
          <w:rFonts w:asciiTheme="minorHAnsi" w:eastAsiaTheme="minorEastAsia" w:hAnsiTheme="minorHAnsi" w:cstheme="minorBidi"/>
          <w:b w:val="0"/>
          <w:noProof/>
          <w:color w:val="auto"/>
          <w:sz w:val="22"/>
          <w:szCs w:val="22"/>
        </w:rPr>
      </w:pPr>
      <w:r>
        <w:fldChar w:fldCharType="begin"/>
      </w:r>
      <w:r>
        <w:instrText>HYPERLINK \l "_Toc261555662"</w:instrText>
      </w:r>
      <w:r>
        <w:fldChar w:fldCharType="separate"/>
      </w:r>
      <w:r w:rsidR="00E30752" w:rsidRPr="00554320">
        <w:rPr>
          <w:rStyle w:val="Hipercze"/>
          <w:noProof/>
        </w:rPr>
        <w:t>8.</w:t>
      </w:r>
      <w:r w:rsidR="00E30752">
        <w:rPr>
          <w:rFonts w:asciiTheme="minorHAnsi" w:eastAsiaTheme="minorEastAsia" w:hAnsiTheme="minorHAnsi" w:cstheme="minorBidi"/>
          <w:b w:val="0"/>
          <w:noProof/>
          <w:color w:val="auto"/>
          <w:sz w:val="22"/>
          <w:szCs w:val="22"/>
        </w:rPr>
        <w:tab/>
      </w:r>
      <w:r w:rsidR="00E30752" w:rsidRPr="00554320">
        <w:rPr>
          <w:rStyle w:val="Hipercze"/>
          <w:noProof/>
        </w:rPr>
        <w:t>Załączniki</w:t>
      </w:r>
      <w:r w:rsidR="00E30752">
        <w:rPr>
          <w:noProof/>
          <w:webHidden/>
        </w:rPr>
        <w:tab/>
      </w:r>
      <w:r>
        <w:rPr>
          <w:noProof/>
          <w:webHidden/>
        </w:rPr>
        <w:fldChar w:fldCharType="begin"/>
      </w:r>
      <w:r w:rsidR="00E30752">
        <w:rPr>
          <w:noProof/>
          <w:webHidden/>
        </w:rPr>
        <w:instrText xml:space="preserve"> PAGEREF _Toc261555662 \h </w:instrText>
      </w:r>
      <w:r>
        <w:rPr>
          <w:noProof/>
          <w:webHidden/>
        </w:rPr>
      </w:r>
      <w:r>
        <w:rPr>
          <w:noProof/>
          <w:webHidden/>
        </w:rPr>
        <w:fldChar w:fldCharType="separate"/>
      </w:r>
      <w:ins w:id="144" w:author="HP" w:date="2010-05-15T18:40:00Z">
        <w:r w:rsidR="00D33727">
          <w:rPr>
            <w:noProof/>
            <w:webHidden/>
          </w:rPr>
          <w:t>77</w:t>
        </w:r>
      </w:ins>
      <w:del w:id="145" w:author="HP" w:date="2010-05-15T18:40:00Z">
        <w:r w:rsidR="00E30752" w:rsidDel="00D33727">
          <w:rPr>
            <w:noProof/>
            <w:webHidden/>
          </w:rPr>
          <w:delText>78</w:delText>
        </w:r>
      </w:del>
      <w:r>
        <w:rPr>
          <w:noProof/>
          <w:webHidden/>
        </w:rPr>
        <w:fldChar w:fldCharType="end"/>
      </w:r>
      <w:r>
        <w:fldChar w:fldCharType="end"/>
      </w:r>
    </w:p>
    <w:p w:rsidR="00E30752" w:rsidRDefault="008922BC">
      <w:pPr>
        <w:pStyle w:val="Spistreci2"/>
        <w:rPr>
          <w:rFonts w:asciiTheme="minorHAnsi" w:eastAsiaTheme="minorEastAsia" w:hAnsiTheme="minorHAnsi" w:cstheme="minorBidi"/>
          <w:noProof/>
          <w:color w:val="auto"/>
          <w:sz w:val="22"/>
          <w:szCs w:val="22"/>
        </w:rPr>
      </w:pPr>
      <w:r>
        <w:fldChar w:fldCharType="begin"/>
      </w:r>
      <w:r>
        <w:instrText>HYPERLINK \l "_Toc261555663"</w:instrText>
      </w:r>
      <w:r>
        <w:fldChar w:fldCharType="separate"/>
      </w:r>
      <w:r w:rsidR="00E30752" w:rsidRPr="00554320">
        <w:rPr>
          <w:rStyle w:val="Hipercze"/>
          <w:noProof/>
        </w:rPr>
        <w:t>8.1.</w:t>
      </w:r>
      <w:r w:rsidR="00E30752">
        <w:rPr>
          <w:rFonts w:asciiTheme="minorHAnsi" w:eastAsiaTheme="minorEastAsia" w:hAnsiTheme="minorHAnsi" w:cstheme="minorBidi"/>
          <w:noProof/>
          <w:color w:val="auto"/>
          <w:sz w:val="22"/>
          <w:szCs w:val="22"/>
        </w:rPr>
        <w:tab/>
      </w:r>
      <w:r w:rsidR="00E30752" w:rsidRPr="00554320">
        <w:rPr>
          <w:rStyle w:val="Hipercze"/>
          <w:noProof/>
        </w:rPr>
        <w:t>Kod CPU i GPU?</w:t>
      </w:r>
      <w:r w:rsidR="00E30752">
        <w:rPr>
          <w:noProof/>
          <w:webHidden/>
        </w:rPr>
        <w:tab/>
      </w:r>
      <w:r>
        <w:rPr>
          <w:noProof/>
          <w:webHidden/>
        </w:rPr>
        <w:fldChar w:fldCharType="begin"/>
      </w:r>
      <w:r w:rsidR="00E30752">
        <w:rPr>
          <w:noProof/>
          <w:webHidden/>
        </w:rPr>
        <w:instrText xml:space="preserve"> PAGEREF _Toc261555663 \h </w:instrText>
      </w:r>
      <w:r>
        <w:rPr>
          <w:noProof/>
          <w:webHidden/>
        </w:rPr>
      </w:r>
      <w:r>
        <w:rPr>
          <w:noProof/>
          <w:webHidden/>
        </w:rPr>
        <w:fldChar w:fldCharType="separate"/>
      </w:r>
      <w:ins w:id="146" w:author="HP" w:date="2010-05-15T18:40:00Z">
        <w:r w:rsidR="00D33727">
          <w:rPr>
            <w:noProof/>
            <w:webHidden/>
          </w:rPr>
          <w:t>77</w:t>
        </w:r>
      </w:ins>
      <w:del w:id="147" w:author="HP" w:date="2010-05-15T18:40:00Z">
        <w:r w:rsidR="00E30752" w:rsidDel="00D33727">
          <w:rPr>
            <w:noProof/>
            <w:webHidden/>
          </w:rPr>
          <w:delText>78</w:delText>
        </w:r>
      </w:del>
      <w:r>
        <w:rPr>
          <w:noProof/>
          <w:webHidden/>
        </w:rPr>
        <w:fldChar w:fldCharType="end"/>
      </w:r>
      <w:r>
        <w:fldChar w:fldCharType="end"/>
      </w:r>
    </w:p>
    <w:p w:rsidR="00E30752" w:rsidRDefault="008922BC">
      <w:pPr>
        <w:pStyle w:val="Spistreci3"/>
        <w:rPr>
          <w:rFonts w:asciiTheme="minorHAnsi" w:eastAsiaTheme="minorEastAsia" w:hAnsiTheme="minorHAnsi" w:cstheme="minorBidi"/>
          <w:noProof/>
          <w:color w:val="auto"/>
          <w:sz w:val="22"/>
          <w:szCs w:val="22"/>
        </w:rPr>
      </w:pPr>
      <w:r>
        <w:fldChar w:fldCharType="begin"/>
      </w:r>
      <w:r>
        <w:instrText>HYPERLINK \l "_Toc261555664"</w:instrText>
      </w:r>
      <w:r>
        <w:fldChar w:fldCharType="separate"/>
      </w:r>
      <w:r w:rsidR="00E30752" w:rsidRPr="00554320">
        <w:rPr>
          <w:rStyle w:val="Hipercze"/>
          <w:noProof/>
        </w:rPr>
        <w:t>8.1.1.</w:t>
      </w:r>
      <w:r w:rsidR="00E30752">
        <w:rPr>
          <w:rFonts w:asciiTheme="minorHAnsi" w:eastAsiaTheme="minorEastAsia" w:hAnsiTheme="minorHAnsi" w:cstheme="minorBidi"/>
          <w:noProof/>
          <w:color w:val="auto"/>
          <w:sz w:val="22"/>
          <w:szCs w:val="22"/>
        </w:rPr>
        <w:tab/>
      </w:r>
      <w:r w:rsidR="00E30752" w:rsidRPr="00554320">
        <w:rPr>
          <w:rStyle w:val="Hipercze"/>
          <w:noProof/>
        </w:rPr>
        <w:t>Przykład kodu</w:t>
      </w:r>
      <w:r w:rsidR="00E30752">
        <w:rPr>
          <w:noProof/>
          <w:webHidden/>
        </w:rPr>
        <w:tab/>
      </w:r>
      <w:r>
        <w:rPr>
          <w:noProof/>
          <w:webHidden/>
        </w:rPr>
        <w:fldChar w:fldCharType="begin"/>
      </w:r>
      <w:r w:rsidR="00E30752">
        <w:rPr>
          <w:noProof/>
          <w:webHidden/>
        </w:rPr>
        <w:instrText xml:space="preserve"> PAGEREF _Toc261555664 \h </w:instrText>
      </w:r>
      <w:r>
        <w:rPr>
          <w:noProof/>
          <w:webHidden/>
        </w:rPr>
      </w:r>
      <w:r>
        <w:rPr>
          <w:noProof/>
          <w:webHidden/>
        </w:rPr>
        <w:fldChar w:fldCharType="separate"/>
      </w:r>
      <w:ins w:id="148" w:author="HP" w:date="2010-05-15T18:40:00Z">
        <w:r w:rsidR="00D33727">
          <w:rPr>
            <w:noProof/>
            <w:webHidden/>
          </w:rPr>
          <w:t>77</w:t>
        </w:r>
      </w:ins>
      <w:del w:id="149" w:author="HP" w:date="2010-05-15T18:40:00Z">
        <w:r w:rsidR="00E30752" w:rsidDel="00D33727">
          <w:rPr>
            <w:noProof/>
            <w:webHidden/>
          </w:rPr>
          <w:delText>78</w:delText>
        </w:r>
      </w:del>
      <w:r>
        <w:rPr>
          <w:noProof/>
          <w:webHidden/>
        </w:rPr>
        <w:fldChar w:fldCharType="end"/>
      </w:r>
      <w:r>
        <w:fldChar w:fldCharType="end"/>
      </w:r>
    </w:p>
    <w:p w:rsidR="00FE168F" w:rsidRPr="00ED676A" w:rsidRDefault="008922BC"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50" w:name="_Wstęp"/>
      <w:bookmarkStart w:id="151" w:name="_Toc261555580"/>
      <w:bookmarkEnd w:id="150"/>
      <w:r w:rsidRPr="00ED676A">
        <w:lastRenderedPageBreak/>
        <w:t>Wstęp</w:t>
      </w:r>
      <w:bookmarkEnd w:id="151"/>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 </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r w:rsidR="00392727">
        <w:rPr>
          <w:color w:val="auto"/>
        </w:rPr>
        <w:t>„</w:t>
      </w:r>
      <w:r w:rsidR="008922BC">
        <w:rPr>
          <w:color w:val="auto"/>
        </w:rPr>
        <w:fldChar w:fldCharType="begin"/>
      </w:r>
      <w:r w:rsidR="00D64987">
        <w:rPr>
          <w:color w:val="auto"/>
        </w:rPr>
        <w:instrText xml:space="preserve"> REF _Ref261556659 \h </w:instrText>
      </w:r>
      <w:r w:rsidR="008922BC">
        <w:rPr>
          <w:color w:val="auto"/>
        </w:rPr>
      </w:r>
      <w:r w:rsidR="008922BC">
        <w:rPr>
          <w:color w:val="auto"/>
        </w:rPr>
        <w:fldChar w:fldCharType="separate"/>
      </w:r>
      <w:ins w:id="152" w:author="HP" w:date="2010-05-15T18:40:00Z">
        <w:r w:rsidR="00D33727" w:rsidRPr="00ED676A">
          <w:t>Równoległe przetwarzanie</w:t>
        </w:r>
        <w:r w:rsidR="00D33727">
          <w:t xml:space="preserve"> z </w:t>
        </w:r>
        <w:r w:rsidR="00D33727" w:rsidRPr="00ED676A">
          <w:t>zastosowaniem GPU</w:t>
        </w:r>
      </w:ins>
      <w:del w:id="153" w:author="HP" w:date="2010-05-15T18:40:00Z">
        <w:r w:rsidR="00D64987" w:rsidRPr="00ED676A" w:rsidDel="00D33727">
          <w:delText>Równoległe przetwarzanie</w:delText>
        </w:r>
        <w:r w:rsidR="00D64987" w:rsidDel="00D33727">
          <w:delText xml:space="preserve"> z </w:delText>
        </w:r>
        <w:r w:rsidR="00D64987" w:rsidRPr="00ED676A" w:rsidDel="00D33727">
          <w:delText>zastosowaniem GPU</w:delText>
        </w:r>
      </w:del>
      <w:r w:rsidR="008922BC">
        <w:rPr>
          <w:color w:val="auto"/>
        </w:rPr>
        <w:fldChar w:fldCharType="end"/>
      </w:r>
      <w:r w:rsidR="00392727">
        <w:rPr>
          <w:color w:val="auto"/>
        </w:rPr>
        <w:t>”</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8922BC"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8922BC"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154" w:name="_Równoległe_przetwarzanie_z"/>
      <w:bookmarkStart w:id="155" w:name="_Toc261555581"/>
      <w:bookmarkStart w:id="156" w:name="_Ref261556659"/>
      <w:bookmarkEnd w:id="154"/>
      <w:r w:rsidRPr="00ED676A">
        <w:lastRenderedPageBreak/>
        <w:t>Równoległe przetwarzanie</w:t>
      </w:r>
      <w:r w:rsidR="00DD25E4">
        <w:t xml:space="preserve"> z </w:t>
      </w:r>
      <w:r w:rsidRPr="00ED676A">
        <w:t>zastosowaniem GPU</w:t>
      </w:r>
      <w:bookmarkEnd w:id="155"/>
      <w:bookmarkEnd w:id="156"/>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157" w:name="_Toc261555582"/>
      <w:r w:rsidRPr="00ED676A">
        <w:t>Jednostki obliczeniowe GPU</w:t>
      </w:r>
      <w:bookmarkEnd w:id="157"/>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158" w:name="_Ref260780021"/>
      <w:bookmarkStart w:id="159" w:name="_Toc261555583"/>
      <w:r w:rsidRPr="00ED676A">
        <w:t>Różnice między CPU</w:t>
      </w:r>
      <w:r w:rsidR="00DD25E4">
        <w:t xml:space="preserve"> a </w:t>
      </w:r>
      <w:r w:rsidRPr="00ED676A">
        <w:t>GPU</w:t>
      </w:r>
      <w:bookmarkEnd w:id="158"/>
      <w:bookmarkEnd w:id="159"/>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160" w:name="_Toc261202824"/>
            <w:bookmarkStart w:id="161" w:name="_Toc261555445"/>
            <w:r w:rsidRPr="00706697">
              <w:rPr>
                <w:rFonts w:ascii="Verdana" w:hAnsi="Verdana"/>
              </w:rPr>
              <w:t>Rysunek</w:t>
            </w:r>
            <w:r w:rsidR="004A28C5" w:rsidRPr="00706697">
              <w:rPr>
                <w:rFonts w:ascii="Verdana" w:hAnsi="Verdana"/>
              </w:rPr>
              <w:t xml:space="preserve">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1</w:t>
            </w:r>
            <w:r w:rsidR="008922BC"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160"/>
            <w:bookmarkEnd w:id="161"/>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8922BC" w:rsidRPr="00706697">
                  <w:rPr>
                    <w:rFonts w:ascii="Verdana" w:hAnsi="Verdana"/>
                  </w:rPr>
                  <w:fldChar w:fldCharType="begin"/>
                </w:r>
                <w:r w:rsidR="00642DAE" w:rsidRPr="00706697">
                  <w:rPr>
                    <w:rFonts w:ascii="Verdana" w:hAnsi="Verdana"/>
                  </w:rPr>
                  <w:instrText xml:space="preserve"> CITATION NVI10 \p 3 \l 1045  </w:instrText>
                </w:r>
                <w:r w:rsidR="008922BC" w:rsidRPr="00706697">
                  <w:rPr>
                    <w:rFonts w:ascii="Verdana" w:hAnsi="Verdana"/>
                  </w:rPr>
                  <w:fldChar w:fldCharType="separate"/>
                </w:r>
                <w:r w:rsidR="004A28C5" w:rsidRPr="00706697">
                  <w:rPr>
                    <w:rFonts w:ascii="Verdana" w:hAnsi="Verdana"/>
                    <w:noProof/>
                  </w:rPr>
                  <w:t xml:space="preserve"> (NVIDIA, 2010, str. 3)</w:t>
                </w:r>
                <w:r w:rsidR="008922BC"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62" w:name="_Ref260261152"/>
      <w:bookmarkStart w:id="163" w:name="_Toc261555584"/>
      <w:r w:rsidRPr="00ED676A">
        <w:lastRenderedPageBreak/>
        <w:t>Struktura pamięci GPU</w:t>
      </w:r>
      <w:bookmarkEnd w:id="162"/>
      <w:bookmarkEnd w:id="1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64" w:name="_Toc261555446"/>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2</w:t>
            </w:r>
            <w:r w:rsidR="008922BC"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64"/>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8922BC" w:rsidRPr="00706697">
                  <w:rPr>
                    <w:rFonts w:ascii="Verdana" w:hAnsi="Verdana"/>
                  </w:rPr>
                  <w:fldChar w:fldCharType="begin"/>
                </w:r>
                <w:r w:rsidR="00642DAE" w:rsidRPr="00706697">
                  <w:rPr>
                    <w:rFonts w:ascii="Verdana" w:hAnsi="Verdana"/>
                  </w:rPr>
                  <w:instrText xml:space="preserve"> CITATION Ale08 \p 5 \l 1045  </w:instrText>
                </w:r>
                <w:r w:rsidR="008922BC" w:rsidRPr="00706697">
                  <w:rPr>
                    <w:rFonts w:ascii="Verdana" w:hAnsi="Verdana"/>
                  </w:rPr>
                  <w:fldChar w:fldCharType="separate"/>
                </w:r>
                <w:r w:rsidRPr="00706697">
                  <w:rPr>
                    <w:rFonts w:ascii="Verdana" w:hAnsi="Verdana"/>
                    <w:noProof/>
                  </w:rPr>
                  <w:t>(Berillo, 2008, str. 5)</w:t>
                </w:r>
                <w:r w:rsidR="008922BC"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del w:id="165" w:author="HP" w:date="2010-05-15T18:52:00Z">
        <w:r w:rsidR="00801814" w:rsidDel="00116255">
          <w:delText>.</w:delText>
        </w:r>
      </w:del>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68" w:name="_Toc261555447"/>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3</w:t>
            </w:r>
            <w:r w:rsidR="008922BC"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68"/>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8922BC" w:rsidRPr="00706697">
                  <w:rPr>
                    <w:rFonts w:ascii="Verdana" w:hAnsi="Verdana"/>
                  </w:rPr>
                  <w:fldChar w:fldCharType="begin"/>
                </w:r>
                <w:r w:rsidR="00642DAE" w:rsidRPr="00706697">
                  <w:rPr>
                    <w:rFonts w:ascii="Verdana" w:hAnsi="Verdana"/>
                  </w:rPr>
                  <w:instrText xml:space="preserve"> CITATION NVI091 \p 84 \l 1045  </w:instrText>
                </w:r>
                <w:r w:rsidR="008922BC" w:rsidRPr="00706697">
                  <w:rPr>
                    <w:rFonts w:ascii="Verdana" w:hAnsi="Verdana"/>
                  </w:rPr>
                  <w:fldChar w:fldCharType="separate"/>
                </w:r>
                <w:r w:rsidR="00DE0A9C" w:rsidRPr="00706697">
                  <w:rPr>
                    <w:rFonts w:ascii="Verdana" w:hAnsi="Verdana"/>
                    <w:noProof/>
                  </w:rPr>
                  <w:t xml:space="preserve"> (NVIDIA, 2009, str. 84)</w:t>
                </w:r>
                <w:r w:rsidR="008922BC" w:rsidRPr="00706697">
                  <w:rPr>
                    <w:rFonts w:ascii="Verdana" w:hAnsi="Verdana"/>
                  </w:rPr>
                  <w:fldChar w:fldCharType="end"/>
                </w:r>
              </w:sdtContent>
            </w:sdt>
          </w:p>
        </w:tc>
      </w:tr>
    </w:tbl>
    <w:p w:rsidR="009B1F79" w:rsidRDefault="009B1F79" w:rsidP="007D123B">
      <w:pPr>
        <w:pStyle w:val="Nagwek2"/>
      </w:pPr>
      <w:bookmarkStart w:id="169" w:name="_Technologie_GPGPU"/>
      <w:bookmarkStart w:id="170" w:name="_Toc261555585"/>
      <w:bookmarkEnd w:id="169"/>
      <w:r w:rsidRPr="00ED676A">
        <w:t>Technologie GPGPU</w:t>
      </w:r>
      <w:bookmarkEnd w:id="170"/>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fldChar w:fldCharType="begin"/>
          </w:r>
          <w:r w:rsidR="00D30DD3">
            <w:rPr>
              <w:rFonts w:eastAsiaTheme="majorEastAsia"/>
              <w:i/>
              <w:iCs/>
            </w:rPr>
            <w:instrText xml:space="preserve"> CITATION GPG \l 1045 </w:instrText>
          </w:r>
          <w:r>
            <w:fldChar w:fldCharType="separate"/>
          </w:r>
          <w:r w:rsidR="00527F76">
            <w:rPr>
              <w:rFonts w:eastAsiaTheme="majorEastAsia"/>
              <w:i/>
              <w:iCs/>
              <w:noProof/>
            </w:rPr>
            <w:t xml:space="preserve"> </w:t>
          </w:r>
          <w:r w:rsidR="00527F76" w:rsidRPr="00527F76">
            <w:rPr>
              <w:rFonts w:eastAsiaTheme="majorEastAsia"/>
              <w:noProof/>
            </w:rPr>
            <w:t>(GPGPU.org)</w:t>
          </w:r>
          <w:r>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1" w:name="_Ref260779973"/>
      <w:bookmarkStart w:id="172" w:name="_Ref260779982"/>
      <w:bookmarkStart w:id="173" w:name="_Ref260779986"/>
      <w:bookmarkStart w:id="174" w:name="_Toc261555586"/>
      <w:r>
        <w:lastRenderedPageBreak/>
        <w:t>Historia</w:t>
      </w:r>
      <w:r w:rsidR="007D123B">
        <w:t xml:space="preserve"> GPGPU</w:t>
      </w:r>
      <w:bookmarkEnd w:id="171"/>
      <w:bookmarkEnd w:id="172"/>
      <w:bookmarkEnd w:id="173"/>
      <w:bookmarkEnd w:id="174"/>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175" w:name="_Toc261555513"/>
            <w:r w:rsidR="00104AD1">
              <w:t>Porównanie technologii GPGPU</w:t>
            </w:r>
            <w:bookmarkEnd w:id="175"/>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8922BC" w:rsidRPr="00104AD1">
                  <w:rPr>
                    <w:color w:val="auto"/>
                    <w:sz w:val="20"/>
                    <w:szCs w:val="20"/>
                  </w:rPr>
                  <w:fldChar w:fldCharType="begin"/>
                </w:r>
                <w:r w:rsidR="00D777A9" w:rsidRPr="00104AD1">
                  <w:rPr>
                    <w:color w:val="auto"/>
                    <w:sz w:val="20"/>
                    <w:szCs w:val="20"/>
                  </w:rPr>
                  <w:instrText xml:space="preserve"> CITATION Ale09 \p 4 \l 1045  </w:instrText>
                </w:r>
                <w:r w:rsidR="008922BC" w:rsidRPr="00104AD1">
                  <w:rPr>
                    <w:color w:val="auto"/>
                    <w:sz w:val="20"/>
                    <w:szCs w:val="20"/>
                  </w:rPr>
                  <w:fldChar w:fldCharType="separate"/>
                </w:r>
                <w:r w:rsidR="00527F76" w:rsidRPr="00104AD1">
                  <w:rPr>
                    <w:noProof/>
                    <w:color w:val="auto"/>
                    <w:sz w:val="20"/>
                    <w:szCs w:val="20"/>
                  </w:rPr>
                  <w:t xml:space="preserve"> (Wilk, 2009, str. 4)</w:t>
                </w:r>
                <w:r w:rsidR="008922BC"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8922BC" w:rsidRPr="00104AD1">
                  <w:rPr>
                    <w:sz w:val="20"/>
                    <w:szCs w:val="20"/>
                  </w:rPr>
                  <w:fldChar w:fldCharType="begin"/>
                </w:r>
                <w:r w:rsidR="00FA2602" w:rsidRPr="00104AD1">
                  <w:rPr>
                    <w:sz w:val="20"/>
                    <w:szCs w:val="20"/>
                  </w:rPr>
                  <w:instrText xml:space="preserve"> CITATION NVI2 \l 1045 </w:instrText>
                </w:r>
                <w:r w:rsidR="008922BC" w:rsidRPr="00104AD1">
                  <w:rPr>
                    <w:sz w:val="20"/>
                    <w:szCs w:val="20"/>
                  </w:rPr>
                  <w:fldChar w:fldCharType="separate"/>
                </w:r>
                <w:r w:rsidR="00527F76" w:rsidRPr="00104AD1">
                  <w:rPr>
                    <w:noProof/>
                    <w:sz w:val="20"/>
                    <w:szCs w:val="20"/>
                  </w:rPr>
                  <w:t xml:space="preserve"> (NVIDIA)</w:t>
                </w:r>
                <w:r w:rsidR="008922BC"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8922BC">
                  <w:fldChar w:fldCharType="begin"/>
                </w:r>
                <w:r w:rsidR="0066044A" w:rsidRPr="005B5D7A">
                  <w:rPr>
                    <w:color w:val="auto"/>
                    <w:lang w:val="en-US"/>
                  </w:rPr>
                  <w:instrText xml:space="preserve"> CITATION NVI3 \l 1045 </w:instrText>
                </w:r>
                <w:r w:rsidR="008922BC">
                  <w:fldChar w:fldCharType="separate"/>
                </w:r>
                <w:r w:rsidR="0066044A" w:rsidRPr="005B5D7A">
                  <w:rPr>
                    <w:color w:val="auto"/>
                    <w:lang w:val="en-US"/>
                  </w:rPr>
                  <w:t>(NVIDIA)</w:t>
                </w:r>
                <w:r w:rsidR="008922BC">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8922BC">
                  <w:fldChar w:fldCharType="begin"/>
                </w:r>
                <w:r w:rsidR="0066044A" w:rsidRPr="005B5D7A">
                  <w:rPr>
                    <w:color w:val="auto"/>
                    <w:lang w:val="en-US"/>
                  </w:rPr>
                  <w:instrText xml:space="preserve"> CITATION AMD \l 1045 </w:instrText>
                </w:r>
                <w:r w:rsidR="008922BC">
                  <w:fldChar w:fldCharType="separate"/>
                </w:r>
                <w:r w:rsidR="0066044A" w:rsidRPr="005B5D7A">
                  <w:rPr>
                    <w:color w:val="auto"/>
                    <w:lang w:val="en-US"/>
                  </w:rPr>
                  <w:t>(AMD)</w:t>
                </w:r>
                <w:r w:rsidR="008922BC">
                  <w:fldChar w:fldCharType="end"/>
                </w:r>
              </w:sdtContent>
            </w:sdt>
          </w:p>
        </w:tc>
      </w:tr>
    </w:tbl>
    <w:p w:rsidR="00AF7E0F" w:rsidRDefault="007D123B" w:rsidP="007D123B">
      <w:pPr>
        <w:pStyle w:val="Nagwek3"/>
      </w:pPr>
      <w:bookmarkStart w:id="176" w:name="_Toc261555587"/>
      <w:r>
        <w:t>Użycie GPGPU</w:t>
      </w:r>
      <w:r w:rsidR="00DD25E4">
        <w:t xml:space="preserve"> w </w:t>
      </w:r>
      <w:r w:rsidR="002B342E">
        <w:t>różnych zastosowaniach</w:t>
      </w:r>
      <w:bookmarkEnd w:id="176"/>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177" w:name="_Toc261555588"/>
      <w:r w:rsidRPr="00ED676A">
        <w:lastRenderedPageBreak/>
        <w:t>CUDA</w:t>
      </w:r>
      <w:bookmarkEnd w:id="177"/>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del w:id="178" w:author="HP" w:date="2010-05-15T18:28:00Z">
        <w:r w:rsidR="00DD25E4" w:rsidDel="005C0B19">
          <w:rPr>
            <w:color w:val="auto"/>
          </w:rPr>
          <w:delText>w</w:delText>
        </w:r>
      </w:del>
      <w:ins w:id="179" w:author="HP" w:date="2010-05-15T18:28:00Z">
        <w:r w:rsidR="005C0B19">
          <w:rPr>
            <w:color w:val="auto"/>
          </w:rPr>
          <w:t>W</w:t>
        </w:r>
      </w:ins>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80" w:name="_Toc261555589"/>
      <w:r>
        <w:t>Architektura</w:t>
      </w:r>
      <w:r w:rsidR="00DD25E4">
        <w:t xml:space="preserve"> i </w:t>
      </w:r>
      <w:r>
        <w:t>podstawy CUDA</w:t>
      </w:r>
      <w:bookmarkEnd w:id="180"/>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181" w:name="_Toc261555448"/>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4</w:t>
            </w:r>
            <w:r w:rsidR="008922BC"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181"/>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8922BC" w:rsidRPr="00706697">
                  <w:rPr>
                    <w:rFonts w:ascii="Verdana" w:hAnsi="Verdana"/>
                  </w:rPr>
                  <w:fldChar w:fldCharType="begin"/>
                </w:r>
                <w:r w:rsidR="00642DAE" w:rsidRPr="00706697">
                  <w:rPr>
                    <w:rFonts w:ascii="Verdana" w:hAnsi="Verdana"/>
                  </w:rPr>
                  <w:instrText xml:space="preserve"> CITATION Dam07 \p 4 \l 1045  </w:instrText>
                </w:r>
                <w:r w:rsidR="008922BC" w:rsidRPr="00706697">
                  <w:rPr>
                    <w:rFonts w:ascii="Verdana" w:hAnsi="Verdana"/>
                  </w:rPr>
                  <w:fldChar w:fldCharType="separate"/>
                </w:r>
                <w:r w:rsidR="00A92FBD" w:rsidRPr="00706697">
                  <w:rPr>
                    <w:rFonts w:ascii="Verdana" w:hAnsi="Verdana"/>
                    <w:noProof/>
                  </w:rPr>
                  <w:t xml:space="preserve"> (Triolet, 2007, str. 4)</w:t>
                </w:r>
                <w:r w:rsidR="008922BC"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182" w:name="_Toc261555590"/>
      <w:r w:rsidRPr="00ED676A">
        <w:lastRenderedPageBreak/>
        <w:t>Wprowadzenie</w:t>
      </w:r>
      <w:r w:rsidR="00D42D61">
        <w:t xml:space="preserve"> do </w:t>
      </w:r>
      <w:r w:rsidRPr="00ED676A">
        <w:t>technologii</w:t>
      </w:r>
      <w:bookmarkEnd w:id="182"/>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183" w:name="_Toc261555449"/>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5</w:t>
            </w:r>
            <w:r w:rsidR="008922BC"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183"/>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8922BC" w:rsidRPr="00706697">
                  <w:rPr>
                    <w:rFonts w:ascii="Verdana" w:hAnsi="Verdana"/>
                  </w:rPr>
                  <w:fldChar w:fldCharType="begin"/>
                </w:r>
                <w:r w:rsidR="00642DAE" w:rsidRPr="00706697">
                  <w:rPr>
                    <w:rFonts w:ascii="Verdana" w:hAnsi="Verdana"/>
                  </w:rPr>
                  <w:instrText xml:space="preserve"> CITATION Dam07 \p 4 \l 1045  </w:instrText>
                </w:r>
                <w:r w:rsidR="008922BC" w:rsidRPr="00706697">
                  <w:rPr>
                    <w:rFonts w:ascii="Verdana" w:hAnsi="Verdana"/>
                  </w:rPr>
                  <w:fldChar w:fldCharType="separate"/>
                </w:r>
                <w:r w:rsidRPr="00706697">
                  <w:rPr>
                    <w:rFonts w:ascii="Verdana" w:hAnsi="Verdana"/>
                    <w:noProof/>
                  </w:rPr>
                  <w:t xml:space="preserve"> (Triolet, 2007, str. 4)</w:t>
                </w:r>
                <w:r w:rsidR="008922BC"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184" w:name="_Ref260260304"/>
      <w:bookmarkStart w:id="185" w:name="_Toc261555591"/>
      <w:r>
        <w:t>Wersje CUDA</w:t>
      </w:r>
      <w:bookmarkEnd w:id="184"/>
      <w:bookmarkEnd w:id="185"/>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8922BC">
            <w:fldChar w:fldCharType="begin"/>
          </w:r>
          <w:r w:rsidR="00421B83" w:rsidRPr="005B5D7A">
            <w:rPr>
              <w:lang w:val="en-US"/>
            </w:rPr>
            <w:instrText xml:space="preserve"> CITATION NVI101 \l 1045 </w:instrText>
          </w:r>
          <w:r w:rsidR="008922BC">
            <w:fldChar w:fldCharType="separate"/>
          </w:r>
          <w:r w:rsidR="00527F76" w:rsidRPr="005B5D7A">
            <w:rPr>
              <w:noProof/>
              <w:lang w:val="en-US"/>
            </w:rPr>
            <w:t>(NVIDIA, 2010)</w:t>
          </w:r>
          <w:r w:rsidR="008922BC">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186" w:name="_Ref260087502"/>
      <w:bookmarkStart w:id="187" w:name="_Ref260087522"/>
      <w:bookmarkStart w:id="188" w:name="_Toc261555592"/>
      <w:r w:rsidRPr="00ED676A">
        <w:lastRenderedPageBreak/>
        <w:t>Ograniczenia</w:t>
      </w:r>
      <w:bookmarkEnd w:id="186"/>
      <w:bookmarkEnd w:id="187"/>
      <w:bookmarkEnd w:id="188"/>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8"/>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8922BC">
            <w:rPr>
              <w:rFonts w:eastAsiaTheme="majorEastAsia"/>
              <w:color w:val="auto"/>
            </w:rPr>
            <w:fldChar w:fldCharType="begin"/>
          </w:r>
          <w:r w:rsidR="00DE2DBD">
            <w:rPr>
              <w:rFonts w:eastAsiaTheme="majorEastAsia"/>
              <w:color w:val="auto"/>
            </w:rPr>
            <w:instrText xml:space="preserve"> CITATION NVI10 \p 142-153 \l 1045  </w:instrText>
          </w:r>
          <w:r w:rsidR="008922BC">
            <w:rPr>
              <w:rFonts w:eastAsiaTheme="majorEastAsia"/>
              <w:color w:val="auto"/>
            </w:rPr>
            <w:fldChar w:fldCharType="separate"/>
          </w:r>
          <w:r w:rsidR="00527F76" w:rsidRPr="00527F76">
            <w:rPr>
              <w:rFonts w:eastAsiaTheme="majorEastAsia"/>
              <w:noProof/>
              <w:color w:val="auto"/>
            </w:rPr>
            <w:t>(NVIDIA, 2010, strony 142-153)</w:t>
          </w:r>
          <w:r w:rsidR="008922BC">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189" w:name="_Toc261555593"/>
      <w:r>
        <w:t>Proces kompilacji plików CUDA</w:t>
      </w:r>
      <w:bookmarkEnd w:id="189"/>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190" w:name="_Toc261555450"/>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6</w:t>
            </w:r>
            <w:r w:rsidR="008922BC" w:rsidRPr="00706697">
              <w:rPr>
                <w:rFonts w:ascii="Verdana" w:hAnsi="Verdana"/>
              </w:rPr>
              <w:fldChar w:fldCharType="end"/>
            </w:r>
            <w:r w:rsidRPr="00706697">
              <w:rPr>
                <w:rFonts w:ascii="Verdana" w:hAnsi="Verdana"/>
              </w:rPr>
              <w:t>. Proces kompilacji plików źródłowych CUDA</w:t>
            </w:r>
            <w:bookmarkEnd w:id="190"/>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8922BC" w:rsidRPr="00706697">
                  <w:rPr>
                    <w:rFonts w:ascii="Verdana" w:hAnsi="Verdana"/>
                  </w:rPr>
                  <w:fldChar w:fldCharType="begin"/>
                </w:r>
                <w:r w:rsidR="00642DAE" w:rsidRPr="00706697">
                  <w:rPr>
                    <w:rFonts w:ascii="Verdana" w:hAnsi="Verdana"/>
                  </w:rPr>
                  <w:instrText xml:space="preserve"> CITATION Juu08 \p 20 \l 1045  </w:instrText>
                </w:r>
                <w:r w:rsidR="008922BC" w:rsidRPr="00706697">
                  <w:rPr>
                    <w:rFonts w:ascii="Verdana" w:hAnsi="Verdana"/>
                  </w:rPr>
                  <w:fldChar w:fldCharType="separate"/>
                </w:r>
                <w:r w:rsidRPr="00706697">
                  <w:rPr>
                    <w:rFonts w:ascii="Verdana" w:hAnsi="Verdana"/>
                    <w:noProof/>
                  </w:rPr>
                  <w:t>(Spek, 2008, str. 20)</w:t>
                </w:r>
                <w:r w:rsidR="008922BC"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191" w:name="_Toc261555594"/>
      <w:r>
        <w:lastRenderedPageBreak/>
        <w:t>T</w:t>
      </w:r>
      <w:r w:rsidR="00C47740">
        <w:t>ryb emulacji</w:t>
      </w:r>
      <w:bookmarkEnd w:id="191"/>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192" w:name="_Toc261555595"/>
      <w:r w:rsidRPr="00ED676A">
        <w:t xml:space="preserve">Model architektury </w:t>
      </w:r>
      <w:r>
        <w:t>CUDA</w:t>
      </w:r>
      <w:bookmarkEnd w:id="192"/>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del w:id="193" w:author="HP" w:date="2010-05-15T18:28:00Z">
        <w:r w:rsidR="00DD25E4" w:rsidDel="005C0B19">
          <w:rPr>
            <w:color w:val="auto"/>
          </w:rPr>
          <w:delText>w</w:delText>
        </w:r>
      </w:del>
      <w:ins w:id="194" w:author="HP" w:date="2010-05-15T18:28:00Z">
        <w:r w:rsidR="005C0B19">
          <w:rPr>
            <w:color w:val="auto"/>
          </w:rPr>
          <w:t>W</w:t>
        </w:r>
      </w:ins>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195" w:name="_Komunikacja_między_wątkami"/>
      <w:bookmarkStart w:id="196" w:name="_Toc261555596"/>
      <w:bookmarkEnd w:id="195"/>
      <w:r w:rsidRPr="00ED676A">
        <w:t>Komunikacja między wątkami</w:t>
      </w:r>
      <w:bookmarkEnd w:id="196"/>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del w:id="197" w:author="HP" w:date="2010-05-15T18:27:00Z">
        <w:r w:rsidR="006D1236" w:rsidRPr="00ED676A" w:rsidDel="005C0B19">
          <w:rPr>
            <w:i/>
            <w:color w:val="auto"/>
          </w:rPr>
          <w:delText>()</w:delText>
        </w:r>
      </w:del>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198" w:name="_Toc261555597"/>
      <w:r w:rsidRPr="00ED676A">
        <w:t>Proces wykonania programu CUDA</w:t>
      </w:r>
      <w:bookmarkEnd w:id="19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199" w:name="_Sztuczne_sieci_neuronowe"/>
      <w:bookmarkStart w:id="200" w:name="_Toc261555598"/>
      <w:bookmarkEnd w:id="199"/>
      <w:r w:rsidRPr="00ED676A">
        <w:lastRenderedPageBreak/>
        <w:t>Sztuczne sieci neuronowe</w:t>
      </w:r>
      <w:bookmarkEnd w:id="20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201" w:name="_Toc261555599"/>
      <w:r w:rsidRPr="00ED676A">
        <w:t>Model neuronu</w:t>
      </w:r>
      <w:bookmarkEnd w:id="201"/>
    </w:p>
    <w:p w:rsidR="006D1236" w:rsidRDefault="006D1236" w:rsidP="006D1236">
      <w:pPr>
        <w:pStyle w:val="Nagwek3"/>
      </w:pPr>
      <w:bookmarkStart w:id="202" w:name="_Toc261555600"/>
      <w:r w:rsidRPr="00ED676A">
        <w:t>Neuron biologiczny</w:t>
      </w:r>
      <w:bookmarkEnd w:id="20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3in" o:ole="">
                  <v:imagedata r:id="rId15" o:title=""/>
                </v:shape>
                <o:OLEObject Type="Embed" ProgID="PhotoshopElements.Image.8" ShapeID="_x0000_i1025" DrawAspect="Content" ObjectID="_1335455367"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203" w:name="_Toc261555451"/>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7</w:t>
            </w:r>
            <w:r w:rsidR="008922BC" w:rsidRPr="00706697">
              <w:rPr>
                <w:rFonts w:ascii="Verdana" w:hAnsi="Verdana"/>
              </w:rPr>
              <w:fldChar w:fldCharType="end"/>
            </w:r>
            <w:r w:rsidRPr="00706697">
              <w:rPr>
                <w:rFonts w:ascii="Verdana" w:hAnsi="Verdana"/>
              </w:rPr>
              <w:t>. Schemat neuronu biologicznego</w:t>
            </w:r>
            <w:bookmarkEnd w:id="20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8922BC" w:rsidRPr="00706697">
                  <w:rPr>
                    <w:rFonts w:ascii="Verdana" w:hAnsi="Verdana"/>
                  </w:rPr>
                  <w:fldChar w:fldCharType="begin"/>
                </w:r>
                <w:r w:rsidR="00642DAE" w:rsidRPr="00706697">
                  <w:rPr>
                    <w:rFonts w:ascii="Verdana" w:hAnsi="Verdana"/>
                  </w:rPr>
                  <w:instrText xml:space="preserve"> CITATION Wik10 \l 1045 </w:instrText>
                </w:r>
                <w:r w:rsidR="008922BC" w:rsidRPr="00706697">
                  <w:rPr>
                    <w:rFonts w:ascii="Verdana" w:hAnsi="Verdana"/>
                  </w:rPr>
                  <w:fldChar w:fldCharType="separate"/>
                </w:r>
                <w:r w:rsidRPr="00706697">
                  <w:rPr>
                    <w:rFonts w:ascii="Verdana" w:hAnsi="Verdana"/>
                    <w:noProof/>
                  </w:rPr>
                  <w:t>(Wikipedia, 2010)</w:t>
                </w:r>
                <w:r w:rsidR="008922BC" w:rsidRPr="00706697">
                  <w:rPr>
                    <w:rFonts w:ascii="Verdana" w:hAnsi="Verdana"/>
                  </w:rPr>
                  <w:fldChar w:fldCharType="end"/>
                </w:r>
              </w:sdtContent>
            </w:sdt>
          </w:p>
        </w:tc>
      </w:tr>
    </w:tbl>
    <w:p w:rsidR="006D1236" w:rsidRDefault="006D1236" w:rsidP="006D1236">
      <w:pPr>
        <w:pStyle w:val="Nagwek3"/>
      </w:pPr>
      <w:bookmarkStart w:id="204" w:name="_Toc261555601"/>
      <w:r w:rsidRPr="00ED676A">
        <w:t>Sztuczny neuron</w:t>
      </w:r>
      <w:bookmarkEnd w:id="20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3pt;height:161.7pt" o:ole="">
                  <v:imagedata r:id="rId17" o:title=""/>
                </v:shape>
                <o:OLEObject Type="Embed" ProgID="PhotoshopElements.Image.8" ShapeID="_x0000_i1026" DrawAspect="Content" ObjectID="_1335455368"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205" w:name="_Toc261555452"/>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8</w:t>
            </w:r>
            <w:r w:rsidR="008922BC"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20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8922BC" w:rsidRPr="00706697">
                  <w:rPr>
                    <w:rFonts w:ascii="Verdana" w:hAnsi="Verdana"/>
                  </w:rPr>
                  <w:fldChar w:fldCharType="begin"/>
                </w:r>
                <w:r w:rsidR="00642DAE" w:rsidRPr="00706697">
                  <w:rPr>
                    <w:rFonts w:ascii="Verdana" w:hAnsi="Verdana"/>
                  </w:rPr>
                  <w:instrText xml:space="preserve"> CITATION Raf \l 1045 </w:instrText>
                </w:r>
                <w:r w:rsidR="008922BC" w:rsidRPr="00706697">
                  <w:rPr>
                    <w:rFonts w:ascii="Verdana" w:hAnsi="Verdana"/>
                  </w:rPr>
                  <w:fldChar w:fldCharType="separate"/>
                </w:r>
                <w:r w:rsidR="00F43CD9" w:rsidRPr="00706697">
                  <w:rPr>
                    <w:rFonts w:ascii="Verdana" w:hAnsi="Verdana"/>
                    <w:noProof/>
                  </w:rPr>
                  <w:t>(Klaus)</w:t>
                </w:r>
                <w:r w:rsidR="008922BC"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206" w:name="_Toc261555602"/>
      <w:r w:rsidRPr="00ED676A">
        <w:t>Funkcja aktywacji</w:t>
      </w:r>
      <w:bookmarkEnd w:id="20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207" w:name="_Toc261555453"/>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9</w:t>
            </w:r>
            <w:r w:rsidR="008922BC"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20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208" w:name="_Toc261555603"/>
      <w:r w:rsidRPr="00ED676A">
        <w:t>Architektury sieci neuronowych</w:t>
      </w:r>
      <w:bookmarkEnd w:id="208"/>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209" w:name="_Toc261555604"/>
      <w:bookmarkStart w:id="210" w:name="_Ref261557780"/>
      <w:r w:rsidRPr="00ED676A">
        <w:t>Jednokierunkowe</w:t>
      </w:r>
      <w:bookmarkEnd w:id="209"/>
      <w:bookmarkEnd w:id="210"/>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455369"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211" w:name="_Toc261555454"/>
            <w:r w:rsidRPr="00706697">
              <w:rPr>
                <w:rFonts w:ascii="Verdana" w:hAnsi="Verdana"/>
              </w:rPr>
              <w:t xml:space="preserve">Rysunek </w:t>
            </w:r>
            <w:r w:rsidR="008922BC" w:rsidRPr="00706697">
              <w:rPr>
                <w:rFonts w:ascii="Verdana" w:hAnsi="Verdana"/>
              </w:rPr>
              <w:fldChar w:fldCharType="begin"/>
            </w:r>
            <w:r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10</w:t>
            </w:r>
            <w:r w:rsidR="008922BC"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211"/>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1.45pt" o:ole="">
                  <v:imagedata r:id="rId22" o:title=""/>
                </v:shape>
                <o:OLEObject Type="Embed" ProgID="Visio.Drawing.11" ShapeID="_x0000_i1028" DrawAspect="Content" ObjectID="_1335455370"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212" w:name="_Toc261555455"/>
            <w:r w:rsidRPr="00706697">
              <w:rPr>
                <w:rFonts w:ascii="Verdana" w:hAnsi="Verdana"/>
              </w:rPr>
              <w:t xml:space="preserve">Rysunek </w:t>
            </w:r>
            <w:r w:rsidR="008922BC" w:rsidRPr="00706697">
              <w:rPr>
                <w:rFonts w:ascii="Verdana" w:hAnsi="Verdana"/>
              </w:rPr>
              <w:fldChar w:fldCharType="begin"/>
            </w:r>
            <w:r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11</w:t>
            </w:r>
            <w:r w:rsidR="008922BC"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212"/>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19"/>
      </w:r>
      <w:r w:rsidR="00A44155">
        <w:t xml:space="preserve"> </w:t>
      </w:r>
      <w:r w:rsidR="00477D18">
        <w:t>należący do technik uczenia nadzorowanego</w:t>
      </w:r>
      <w:r w:rsidR="00477D18">
        <w:rPr>
          <w:rStyle w:val="Odwoanieprzypisudolnego"/>
        </w:rPr>
        <w:footnoteReference w:id="20"/>
      </w:r>
      <w:r w:rsidR="00477D18">
        <w:t>.</w:t>
      </w:r>
    </w:p>
    <w:p w:rsidR="00E5405E" w:rsidRDefault="00E5405E" w:rsidP="00E5405E">
      <w:pPr>
        <w:pStyle w:val="Nagwek3"/>
        <w:rPr>
          <w:rStyle w:val="mw-headline"/>
        </w:rPr>
      </w:pPr>
      <w:bookmarkStart w:id="213" w:name="_Toc261555605"/>
      <w:r>
        <w:rPr>
          <w:rStyle w:val="mw-headline"/>
        </w:rPr>
        <w:t>Sieci radialne</w:t>
      </w:r>
      <w:bookmarkEnd w:id="213"/>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8922BC">
            <w:rPr>
              <w:rFonts w:eastAsiaTheme="minorHAnsi"/>
              <w:lang w:val="en-US" w:eastAsia="en-US"/>
            </w:rPr>
            <w:fldChar w:fldCharType="begin"/>
          </w:r>
          <w:r w:rsidR="008562A8">
            <w:rPr>
              <w:rFonts w:eastAsiaTheme="minorHAnsi"/>
              <w:lang w:eastAsia="en-US"/>
            </w:rPr>
            <w:instrText xml:space="preserve"> CITATION Wik11 \l 1045 </w:instrText>
          </w:r>
          <w:r w:rsidR="008922BC">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8922BC">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214" w:name="_Toc261555606"/>
      <w:r w:rsidRPr="00ED676A">
        <w:t xml:space="preserve">Sieci </w:t>
      </w:r>
      <w:r w:rsidR="00906F7F">
        <w:t>Hopfielda</w:t>
      </w:r>
      <w:bookmarkEnd w:id="214"/>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215" w:name="_Toc261555456"/>
            <w:r w:rsidRPr="00706697">
              <w:rPr>
                <w:rFonts w:ascii="Verdana" w:hAnsi="Verdana"/>
              </w:rPr>
              <w:t xml:space="preserve">Rysunek </w:t>
            </w:r>
            <w:r w:rsidR="008922BC" w:rsidRPr="00706697">
              <w:rPr>
                <w:rFonts w:ascii="Verdana" w:hAnsi="Verdana"/>
              </w:rPr>
              <w:fldChar w:fldCharType="begin"/>
            </w:r>
            <w:r w:rsidRPr="00706697">
              <w:rPr>
                <w:rFonts w:ascii="Verdana" w:hAnsi="Verdana"/>
              </w:rPr>
              <w:instrText xml:space="preserve"> SEQ Rysunek \* ARABIC </w:instrText>
            </w:r>
            <w:r w:rsidR="008922BC" w:rsidRPr="00706697">
              <w:rPr>
                <w:rFonts w:ascii="Verdana" w:hAnsi="Verdana"/>
              </w:rPr>
              <w:fldChar w:fldCharType="separate"/>
            </w:r>
            <w:ins w:id="216" w:author="HP" w:date="2010-05-15T18:40:00Z">
              <w:r w:rsidR="00D33727">
                <w:rPr>
                  <w:rFonts w:ascii="Verdana" w:hAnsi="Verdana"/>
                  <w:noProof/>
                </w:rPr>
                <w:t>12</w:t>
              </w:r>
            </w:ins>
            <w:del w:id="217" w:author="HP" w:date="2010-05-15T18:40:00Z">
              <w:r w:rsidDel="00D33727">
                <w:rPr>
                  <w:rFonts w:ascii="Verdana" w:hAnsi="Verdana"/>
                  <w:noProof/>
                </w:rPr>
                <w:delText>10</w:delText>
              </w:r>
            </w:del>
            <w:r w:rsidR="008922BC"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215"/>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8922BC">
                  <w:rPr>
                    <w:rFonts w:ascii="Verdana" w:hAnsi="Verdana"/>
                  </w:rPr>
                  <w:fldChar w:fldCharType="begin"/>
                </w:r>
                <w:r>
                  <w:rPr>
                    <w:rFonts w:ascii="Verdana" w:hAnsi="Verdana"/>
                  </w:rPr>
                  <w:instrText xml:space="preserve"> CITATION Koł05 \l 1045 </w:instrText>
                </w:r>
                <w:r w:rsidR="008922BC">
                  <w:rPr>
                    <w:rFonts w:ascii="Verdana" w:hAnsi="Verdana"/>
                  </w:rPr>
                  <w:fldChar w:fldCharType="separate"/>
                </w:r>
                <w:r w:rsidRPr="00CB29B1">
                  <w:rPr>
                    <w:rFonts w:ascii="Verdana" w:hAnsi="Verdana"/>
                    <w:noProof/>
                  </w:rPr>
                  <w:t>(Kołton &amp; Kwiatkowski, 2005)</w:t>
                </w:r>
                <w:r w:rsidR="008922BC">
                  <w:rPr>
                    <w:rFonts w:ascii="Verdana" w:hAnsi="Verdana"/>
                  </w:rPr>
                  <w:fldChar w:fldCharType="end"/>
                </w:r>
              </w:sdtContent>
            </w:sdt>
          </w:p>
        </w:tc>
      </w:tr>
    </w:tbl>
    <w:p w:rsidR="00525D55" w:rsidRDefault="00982013" w:rsidP="00525D55">
      <w:pPr>
        <w:pStyle w:val="Nagwek2"/>
      </w:pPr>
      <w:bookmarkStart w:id="218" w:name="_Toc261555607"/>
      <w:r>
        <w:t>Zastosowania</w:t>
      </w:r>
      <w:r w:rsidR="00525D55" w:rsidRPr="00ED676A">
        <w:t xml:space="preserve"> sztucznych sieci neuronowych</w:t>
      </w:r>
      <w:bookmarkEnd w:id="21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219" w:name="_Implementacja_sztucznych_sieci"/>
      <w:bookmarkStart w:id="220" w:name="_Toc261555608"/>
      <w:bookmarkEnd w:id="219"/>
      <w:r w:rsidRPr="00ED676A">
        <w:t>Implementacja sztucznych sieci neuronowych</w:t>
      </w:r>
      <w:r w:rsidR="00D42D61">
        <w:t xml:space="preserve"> na </w:t>
      </w:r>
      <w:r w:rsidRPr="00ED676A">
        <w:t>GPU</w:t>
      </w:r>
      <w:bookmarkEnd w:id="22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221" w:name="_Toc261555609"/>
      <w:r w:rsidRPr="00ED676A">
        <w:t>Sieć neuronowa</w:t>
      </w:r>
      <w:r w:rsidR="00DD25E4">
        <w:t xml:space="preserve"> z </w:t>
      </w:r>
      <w:r w:rsidRPr="00ED676A">
        <w:t>punktu widzenia programisty</w:t>
      </w:r>
      <w:bookmarkEnd w:id="221"/>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222" w:name="_Toc261555610"/>
      <w:r w:rsidRPr="00ED676A">
        <w:t>Użyte algorytmy</w:t>
      </w:r>
      <w:bookmarkEnd w:id="222"/>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223" w:name="_Toc261555611"/>
      <w:r w:rsidRPr="00ED676A">
        <w:t>Zastosowanie GPU</w:t>
      </w:r>
      <w:r w:rsidR="00DD25E4">
        <w:t xml:space="preserve"> w </w:t>
      </w:r>
      <w:r w:rsidRPr="00ED676A">
        <w:t>sztucznych sieciach neuronowych</w:t>
      </w:r>
      <w:bookmarkEnd w:id="223"/>
    </w:p>
    <w:p w:rsidR="006F17B5" w:rsidRDefault="006F17B5" w:rsidP="00736B54">
      <w:pPr>
        <w:pStyle w:val="Nagwek4"/>
      </w:pPr>
      <w:bookmarkStart w:id="224" w:name="_Toc261555612"/>
      <w:r w:rsidRPr="00ED676A">
        <w:t>Zrównoleglenie operacji</w:t>
      </w:r>
      <w:r w:rsidR="00D42D61">
        <w:t xml:space="preserve"> na </w:t>
      </w:r>
      <w:r w:rsidRPr="00ED676A">
        <w:t>sieciach neuronowych</w:t>
      </w:r>
      <w:bookmarkEnd w:id="224"/>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225" w:name="_Toc261555613"/>
      <w:r w:rsidRPr="00ED676A">
        <w:t>Istniejące rozwiązania software’owe</w:t>
      </w:r>
      <w:bookmarkEnd w:id="22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8922BC">
            <w:rPr>
              <w:sz w:val="23"/>
              <w:szCs w:val="23"/>
            </w:rPr>
            <w:fldChar w:fldCharType="begin"/>
          </w:r>
          <w:r w:rsidR="005B2635">
            <w:rPr>
              <w:sz w:val="23"/>
              <w:szCs w:val="23"/>
            </w:rPr>
            <w:instrText xml:space="preserve"> CITATION Nel07 \l 1045 </w:instrText>
          </w:r>
          <w:r w:rsidR="008922BC">
            <w:rPr>
              <w:sz w:val="23"/>
              <w:szCs w:val="23"/>
            </w:rPr>
            <w:fldChar w:fldCharType="separate"/>
          </w:r>
          <w:r w:rsidR="005B2635">
            <w:rPr>
              <w:noProof/>
              <w:sz w:val="23"/>
              <w:szCs w:val="23"/>
            </w:rPr>
            <w:t xml:space="preserve"> </w:t>
          </w:r>
          <w:r w:rsidR="005B2635" w:rsidRPr="005B2635">
            <w:rPr>
              <w:noProof/>
              <w:sz w:val="23"/>
              <w:szCs w:val="23"/>
            </w:rPr>
            <w:t>(Cristianini, 2007)</w:t>
          </w:r>
          <w:r w:rsidR="008922BC">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8922BC">
            <w:rPr>
              <w:sz w:val="23"/>
              <w:szCs w:val="23"/>
            </w:rPr>
            <w:fldChar w:fldCharType="begin"/>
          </w:r>
          <w:r w:rsidR="00307382">
            <w:rPr>
              <w:sz w:val="23"/>
              <w:szCs w:val="23"/>
            </w:rPr>
            <w:instrText xml:space="preserve"> CITATION Jes091 \l 1045 </w:instrText>
          </w:r>
          <w:r w:rsidR="008922BC">
            <w:rPr>
              <w:sz w:val="23"/>
              <w:szCs w:val="23"/>
            </w:rPr>
            <w:fldChar w:fldCharType="separate"/>
          </w:r>
          <w:r w:rsidR="00307382" w:rsidRPr="00307382">
            <w:rPr>
              <w:noProof/>
              <w:sz w:val="23"/>
              <w:szCs w:val="23"/>
            </w:rPr>
            <w:t>(Harvey, GPU Acceleration of Object Classification Algorithms Using NVIDIA CUDA, 2009)</w:t>
          </w:r>
          <w:r w:rsidR="008922BC">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8922BC" w:rsidRPr="005B2635">
            <w:rPr>
              <w:color w:val="auto"/>
            </w:rPr>
            <w:fldChar w:fldCharType="begin"/>
          </w:r>
          <w:r w:rsidR="00847697" w:rsidRPr="005B2635">
            <w:rPr>
              <w:color w:val="auto"/>
            </w:rPr>
            <w:instrText xml:space="preserve"> CITATION Nas09 \l 1045 </w:instrText>
          </w:r>
          <w:r w:rsidR="008922BC" w:rsidRPr="005B2635">
            <w:rPr>
              <w:color w:val="auto"/>
            </w:rPr>
            <w:fldChar w:fldCharType="separate"/>
          </w:r>
          <w:r w:rsidR="00847697" w:rsidRPr="005B2635">
            <w:rPr>
              <w:noProof/>
              <w:color w:val="auto"/>
            </w:rPr>
            <w:t>(Nasse, Thurau, &amp; Fink, 2009)</w:t>
          </w:r>
          <w:r w:rsidR="008922BC"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226" w:name="_Biblioteka_CNL"/>
      <w:bookmarkStart w:id="227" w:name="_Toc261555614"/>
      <w:bookmarkEnd w:id="226"/>
      <w:r w:rsidRPr="00ED676A">
        <w:lastRenderedPageBreak/>
        <w:t>Biblioteka CNL</w:t>
      </w:r>
      <w:bookmarkEnd w:id="22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228" w:name="_Toc261555615"/>
      <w:r w:rsidRPr="00ED676A">
        <w:t>Ogólny projekt aplikacji</w:t>
      </w:r>
      <w:bookmarkEnd w:id="22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229" w:name="_Toc261555616"/>
      <w:r w:rsidRPr="00ED676A">
        <w:t>Zastosowania programu</w:t>
      </w:r>
      <w:bookmarkEnd w:id="22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230" w:name="_Toc261555617"/>
      <w:r w:rsidRPr="00ED676A">
        <w:t>Diagramy:</w:t>
      </w:r>
      <w:bookmarkEnd w:id="23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231" w:name="_Toc261555618"/>
      <w:r>
        <w:lastRenderedPageBreak/>
        <w:t>Diagram klas</w:t>
      </w:r>
      <w:bookmarkEnd w:id="23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232" w:name="_Toc261555457"/>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13</w:t>
            </w:r>
            <w:r w:rsidR="008922BC"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232"/>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233" w:name="_Toc261555458"/>
            <w:r w:rsidRPr="00706697">
              <w:rPr>
                <w:rFonts w:ascii="Verdana" w:hAnsi="Verdana"/>
              </w:rPr>
              <w:t xml:space="preserve">Rysunek </w:t>
            </w:r>
            <w:r w:rsidR="008922BC" w:rsidRPr="00706697">
              <w:rPr>
                <w:rFonts w:ascii="Verdana" w:hAnsi="Verdana"/>
              </w:rPr>
              <w:fldChar w:fldCharType="begin"/>
            </w:r>
            <w:r w:rsidRPr="00706697">
              <w:rPr>
                <w:rFonts w:ascii="Verdana" w:hAnsi="Verdana"/>
              </w:rPr>
              <w:instrText xml:space="preserve"> SEQ Rysunek \* ARABIC </w:instrText>
            </w:r>
            <w:r w:rsidR="008922BC" w:rsidRPr="00706697">
              <w:rPr>
                <w:rFonts w:ascii="Verdana" w:hAnsi="Verdana"/>
              </w:rPr>
              <w:fldChar w:fldCharType="separate"/>
            </w:r>
            <w:r w:rsidR="00D33727">
              <w:rPr>
                <w:rFonts w:ascii="Verdana" w:hAnsi="Verdana"/>
                <w:noProof/>
              </w:rPr>
              <w:t>14</w:t>
            </w:r>
            <w:r w:rsidR="008922BC"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23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234" w:name="_Toc261555619"/>
      <w:r>
        <w:t>Diagram komponentów</w:t>
      </w:r>
      <w:bookmarkEnd w:id="23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235" w:name="_Toc261555459"/>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236" w:author="HP" w:date="2010-05-15T18:40:00Z">
              <w:r w:rsidR="00D33727">
                <w:rPr>
                  <w:rFonts w:ascii="Verdana" w:hAnsi="Verdana"/>
                  <w:noProof/>
                </w:rPr>
                <w:t>15</w:t>
              </w:r>
            </w:ins>
            <w:del w:id="237" w:author="HP" w:date="2010-05-15T18:40:00Z">
              <w:r w:rsidR="00B679DA" w:rsidRPr="00706697" w:rsidDel="00D33727">
                <w:rPr>
                  <w:rFonts w:ascii="Verdana" w:hAnsi="Verdana"/>
                  <w:noProof/>
                </w:rPr>
                <w:delText>11</w:delText>
              </w:r>
            </w:del>
            <w:r w:rsidR="008922BC" w:rsidRPr="00706697">
              <w:rPr>
                <w:rFonts w:ascii="Verdana" w:hAnsi="Verdana"/>
              </w:rPr>
              <w:fldChar w:fldCharType="end"/>
            </w:r>
            <w:r w:rsidRPr="00706697">
              <w:rPr>
                <w:rFonts w:ascii="Verdana" w:hAnsi="Verdana"/>
              </w:rPr>
              <w:t>. Diagram komponentów biblioteki CNL</w:t>
            </w:r>
            <w:bookmarkEnd w:id="23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238" w:name="_Toc261555620"/>
      <w:r>
        <w:lastRenderedPageBreak/>
        <w:t>Diagram sekwencji</w:t>
      </w:r>
      <w:r w:rsidR="00652512">
        <w:t xml:space="preserve"> uczenia sieci</w:t>
      </w:r>
      <w:bookmarkEnd w:id="23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239" w:name="_Toc261555460"/>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240" w:author="HP" w:date="2010-05-15T18:40:00Z">
              <w:r w:rsidR="00D33727">
                <w:rPr>
                  <w:rFonts w:ascii="Verdana" w:hAnsi="Verdana"/>
                  <w:noProof/>
                </w:rPr>
                <w:t>16</w:t>
              </w:r>
            </w:ins>
            <w:del w:id="241" w:author="HP" w:date="2010-05-15T18:40:00Z">
              <w:r w:rsidR="00B679DA" w:rsidRPr="00706697" w:rsidDel="00D33727">
                <w:rPr>
                  <w:rFonts w:ascii="Verdana" w:hAnsi="Verdana"/>
                  <w:noProof/>
                </w:rPr>
                <w:delText>12</w:delText>
              </w:r>
            </w:del>
            <w:r w:rsidR="008922BC"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239"/>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242" w:name="_Toc261555621"/>
      <w:r w:rsidRPr="00ED676A">
        <w:t>Activity</w:t>
      </w:r>
      <w:bookmarkEnd w:id="242"/>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243" w:name="_Toc261555622"/>
      <w:r w:rsidRPr="00ED676A">
        <w:t>Struktura plików danych</w:t>
      </w:r>
      <w:bookmarkEnd w:id="243"/>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Change w:id="244">
          <w:tblGrid>
            <w:gridCol w:w="1472"/>
            <w:gridCol w:w="1530"/>
            <w:gridCol w:w="1915"/>
            <w:gridCol w:w="3824"/>
          </w:tblGrid>
        </w:tblGridChange>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245" w:name="_Toc261555514"/>
            <w:r>
              <w:t>Formaty plików danych obsługiwane przez bibliotekę CNL</w:t>
            </w:r>
            <w:bookmarkEnd w:id="245"/>
          </w:p>
        </w:tc>
      </w:tr>
      <w:tr w:rsidR="00F331E7"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6" w:author="HP" w:date="2010-05-15T18: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72" w:type="dxa"/>
            <w:tcBorders>
              <w:top w:val="single" w:sz="12" w:space="0" w:color="auto"/>
              <w:left w:val="single" w:sz="12" w:space="0" w:color="auto"/>
              <w:bottom w:val="single" w:sz="8" w:space="0" w:color="auto"/>
              <w:right w:val="single" w:sz="8" w:space="0" w:color="auto"/>
            </w:tcBorders>
            <w:tcPrChange w:id="247" w:author="HP" w:date="2010-05-15T18:44:00Z">
              <w:tcPr>
                <w:tcW w:w="1472" w:type="dxa"/>
                <w:tcBorders>
                  <w:top w:val="single" w:sz="12" w:space="0" w:color="auto"/>
                  <w:left w:val="single" w:sz="12" w:space="0" w:color="auto"/>
                  <w:bottom w:val="single" w:sz="8" w:space="0" w:color="auto"/>
                  <w:right w:val="single" w:sz="8" w:space="0" w:color="auto"/>
                </w:tcBorders>
              </w:tcPr>
            </w:tcPrChange>
          </w:tcPr>
          <w:p w:rsidR="00F331E7" w:rsidRPr="00ED676A" w:rsidRDefault="00F331E7" w:rsidP="005F2C6E">
            <w:pPr>
              <w:pStyle w:val="Podkrelenie"/>
              <w:pPrChange w:id="248" w:author="HP" w:date="2010-05-15T18:43:00Z">
                <w:pPr>
                  <w:ind w:firstLine="0"/>
                </w:pPr>
              </w:pPrChange>
            </w:pPr>
          </w:p>
        </w:tc>
        <w:tc>
          <w:tcPr>
            <w:tcW w:w="2038" w:type="dxa"/>
            <w:tcBorders>
              <w:top w:val="single" w:sz="12" w:space="0" w:color="auto"/>
              <w:left w:val="single" w:sz="8" w:space="0" w:color="auto"/>
              <w:bottom w:val="single" w:sz="8" w:space="0" w:color="auto"/>
            </w:tcBorders>
            <w:tcPrChange w:id="249" w:author="HP" w:date="2010-05-15T18:44:00Z">
              <w:tcPr>
                <w:tcW w:w="1530" w:type="dxa"/>
                <w:tcBorders>
                  <w:top w:val="single" w:sz="12" w:space="0" w:color="auto"/>
                  <w:left w:val="single" w:sz="8" w:space="0" w:color="auto"/>
                  <w:bottom w:val="single" w:sz="8" w:space="0" w:color="auto"/>
                </w:tcBorders>
              </w:tcPr>
            </w:tcPrChange>
          </w:tcPr>
          <w:p w:rsidR="00F331E7" w:rsidRPr="008B70ED" w:rsidRDefault="0094726A" w:rsidP="005F2C6E">
            <w:pPr>
              <w:pStyle w:val="Podkrelenie"/>
              <w:rPr>
                <w:color w:val="auto"/>
              </w:rPr>
              <w:pPrChange w:id="250" w:author="HP" w:date="2010-05-15T18:43:00Z">
                <w:pPr>
                  <w:ind w:firstLine="0"/>
                </w:pPr>
              </w:pPrChange>
            </w:pPr>
            <w:r w:rsidRPr="008B70ED">
              <w:rPr>
                <w:color w:val="auto"/>
              </w:rPr>
              <w:t>MLP</w:t>
            </w:r>
          </w:p>
        </w:tc>
        <w:tc>
          <w:tcPr>
            <w:tcW w:w="2127" w:type="dxa"/>
            <w:tcBorders>
              <w:top w:val="single" w:sz="12" w:space="0" w:color="auto"/>
              <w:bottom w:val="single" w:sz="8" w:space="0" w:color="auto"/>
            </w:tcBorders>
            <w:tcPrChange w:id="251" w:author="HP" w:date="2010-05-15T18:44:00Z">
              <w:tcPr>
                <w:tcW w:w="1915" w:type="dxa"/>
                <w:tcBorders>
                  <w:top w:val="single" w:sz="12" w:space="0" w:color="auto"/>
                  <w:bottom w:val="single" w:sz="8" w:space="0" w:color="auto"/>
                </w:tcBorders>
              </w:tcPr>
            </w:tcPrChange>
          </w:tcPr>
          <w:p w:rsidR="00F331E7" w:rsidRPr="008B70ED" w:rsidRDefault="0094726A" w:rsidP="005F2C6E">
            <w:pPr>
              <w:pStyle w:val="Podkrelenie"/>
              <w:rPr>
                <w:color w:val="auto"/>
              </w:rPr>
              <w:pPrChange w:id="252" w:author="HP" w:date="2010-05-15T18:43:00Z">
                <w:pPr>
                  <w:ind w:firstLine="0"/>
                </w:pPr>
              </w:pPrChange>
            </w:pPr>
            <w:r w:rsidRPr="008B70ED">
              <w:rPr>
                <w:color w:val="auto"/>
              </w:rPr>
              <w:t>InputTestSet</w:t>
            </w:r>
          </w:p>
        </w:tc>
        <w:tc>
          <w:tcPr>
            <w:tcW w:w="3104" w:type="dxa"/>
            <w:tcBorders>
              <w:top w:val="single" w:sz="12" w:space="0" w:color="auto"/>
              <w:bottom w:val="single" w:sz="8" w:space="0" w:color="auto"/>
              <w:right w:val="single" w:sz="12" w:space="0" w:color="auto"/>
            </w:tcBorders>
            <w:tcPrChange w:id="253" w:author="HP" w:date="2010-05-15T18:44:00Z">
              <w:tcPr>
                <w:tcW w:w="3824" w:type="dxa"/>
                <w:tcBorders>
                  <w:top w:val="single" w:sz="12" w:space="0" w:color="auto"/>
                  <w:bottom w:val="single" w:sz="8" w:space="0" w:color="auto"/>
                  <w:right w:val="single" w:sz="12" w:space="0" w:color="auto"/>
                </w:tcBorders>
              </w:tcPr>
            </w:tcPrChange>
          </w:tcPr>
          <w:p w:rsidR="00F331E7" w:rsidRPr="008B70ED" w:rsidRDefault="0094726A" w:rsidP="005F2C6E">
            <w:pPr>
              <w:pStyle w:val="Podkrelenie"/>
              <w:rPr>
                <w:color w:val="auto"/>
              </w:rPr>
              <w:pPrChange w:id="254" w:author="HP" w:date="2010-05-15T18:43:00Z">
                <w:pPr>
                  <w:ind w:firstLine="0"/>
                </w:pPr>
              </w:pPrChange>
            </w:pPr>
            <w:r w:rsidRPr="008B70ED">
              <w:rPr>
                <w:color w:val="auto"/>
              </w:rPr>
              <w:t>InputTestSet</w:t>
            </w:r>
          </w:p>
        </w:tc>
      </w:tr>
      <w:tr w:rsidR="00F331E7"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55" w:author="HP" w:date="2010-05-15T18: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72" w:type="dxa"/>
            <w:tcBorders>
              <w:top w:val="single" w:sz="8" w:space="0" w:color="auto"/>
              <w:left w:val="single" w:sz="12" w:space="0" w:color="auto"/>
              <w:right w:val="single" w:sz="8" w:space="0" w:color="auto"/>
            </w:tcBorders>
            <w:tcPrChange w:id="256" w:author="HP" w:date="2010-05-15T18:44:00Z">
              <w:tcPr>
                <w:tcW w:w="1472" w:type="dxa"/>
                <w:tcBorders>
                  <w:top w:val="single" w:sz="8" w:space="0" w:color="auto"/>
                  <w:left w:val="single" w:sz="12" w:space="0" w:color="auto"/>
                  <w:right w:val="single" w:sz="8" w:space="0" w:color="auto"/>
                </w:tcBorders>
              </w:tcPr>
            </w:tcPrChange>
          </w:tcPr>
          <w:p w:rsidR="00F331E7" w:rsidRPr="00ED676A" w:rsidRDefault="00FA0212" w:rsidP="005F2C6E">
            <w:pPr>
              <w:pStyle w:val="Podkrelenie"/>
              <w:pPrChange w:id="257" w:author="HP" w:date="2010-05-15T18:43:00Z">
                <w:pPr>
                  <w:ind w:firstLine="0"/>
                </w:pPr>
              </w:pPrChange>
            </w:pPr>
            <w:r w:rsidRPr="00ED676A">
              <w:t>Format</w:t>
            </w:r>
          </w:p>
        </w:tc>
        <w:tc>
          <w:tcPr>
            <w:tcW w:w="2038" w:type="dxa"/>
            <w:tcBorders>
              <w:top w:val="single" w:sz="8" w:space="0" w:color="auto"/>
              <w:left w:val="single" w:sz="8" w:space="0" w:color="auto"/>
            </w:tcBorders>
            <w:tcPrChange w:id="258" w:author="HP" w:date="2010-05-15T18:44:00Z">
              <w:tcPr>
                <w:tcW w:w="1530" w:type="dxa"/>
                <w:tcBorders>
                  <w:top w:val="single" w:sz="8" w:space="0" w:color="auto"/>
                  <w:left w:val="single" w:sz="8" w:space="0" w:color="auto"/>
                </w:tcBorders>
              </w:tcPr>
            </w:tcPrChange>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Change w:id="259" w:author="HP" w:date="2010-05-15T18:44:00Z">
              <w:tcPr>
                <w:tcW w:w="1915" w:type="dxa"/>
                <w:tcBorders>
                  <w:top w:val="single" w:sz="8" w:space="0" w:color="auto"/>
                </w:tcBorders>
              </w:tcPr>
            </w:tcPrChange>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Change w:id="260" w:author="HP" w:date="2010-05-15T18:44:00Z">
              <w:tcPr>
                <w:tcW w:w="3824" w:type="dxa"/>
                <w:tcBorders>
                  <w:top w:val="single" w:sz="8" w:space="0" w:color="auto"/>
                  <w:right w:val="single" w:sz="12" w:space="0" w:color="auto"/>
                </w:tcBorders>
              </w:tcPr>
            </w:tcPrChange>
          </w:tcPr>
          <w:p w:rsidR="00F331E7" w:rsidRPr="00ED676A" w:rsidRDefault="00603388" w:rsidP="00420509">
            <w:pPr>
              <w:ind w:firstLine="0"/>
              <w:rPr>
                <w:color w:val="auto"/>
              </w:rPr>
            </w:pPr>
            <w:r w:rsidRPr="00ED676A">
              <w:rPr>
                <w:color w:val="auto"/>
              </w:rPr>
              <w:t>CSV</w:t>
            </w:r>
          </w:p>
        </w:tc>
      </w:tr>
      <w:tr w:rsidR="00F331E7"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61" w:author="HP" w:date="2010-05-15T18: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72" w:type="dxa"/>
            <w:tcBorders>
              <w:left w:val="single" w:sz="12" w:space="0" w:color="auto"/>
              <w:bottom w:val="single" w:sz="4" w:space="0" w:color="auto"/>
              <w:right w:val="single" w:sz="8" w:space="0" w:color="auto"/>
            </w:tcBorders>
            <w:tcPrChange w:id="262" w:author="HP" w:date="2010-05-15T18:44:00Z">
              <w:tcPr>
                <w:tcW w:w="1472" w:type="dxa"/>
                <w:tcBorders>
                  <w:left w:val="single" w:sz="12" w:space="0" w:color="auto"/>
                  <w:bottom w:val="single" w:sz="4" w:space="0" w:color="auto"/>
                  <w:right w:val="single" w:sz="8" w:space="0" w:color="auto"/>
                </w:tcBorders>
              </w:tcPr>
            </w:tcPrChange>
          </w:tcPr>
          <w:p w:rsidR="00F331E7" w:rsidRPr="00ED676A" w:rsidRDefault="00FA0212" w:rsidP="005F2C6E">
            <w:pPr>
              <w:pStyle w:val="Podkrelenie"/>
              <w:pPrChange w:id="263" w:author="HP" w:date="2010-05-15T18:43:00Z">
                <w:pPr>
                  <w:ind w:firstLine="0"/>
                </w:pPr>
              </w:pPrChange>
            </w:pPr>
            <w:r w:rsidRPr="00ED676A">
              <w:t>Użycie</w:t>
            </w:r>
          </w:p>
        </w:tc>
        <w:tc>
          <w:tcPr>
            <w:tcW w:w="2038" w:type="dxa"/>
            <w:tcBorders>
              <w:left w:val="single" w:sz="8" w:space="0" w:color="auto"/>
              <w:bottom w:val="single" w:sz="4" w:space="0" w:color="auto"/>
            </w:tcBorders>
            <w:tcPrChange w:id="264" w:author="HP" w:date="2010-05-15T18:44:00Z">
              <w:tcPr>
                <w:tcW w:w="1530" w:type="dxa"/>
                <w:tcBorders>
                  <w:left w:val="single" w:sz="8" w:space="0" w:color="auto"/>
                  <w:bottom w:val="single" w:sz="4" w:space="0" w:color="auto"/>
                </w:tcBorders>
              </w:tcPr>
            </w:tcPrChange>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Change w:id="265" w:author="HP" w:date="2010-05-15T18:44:00Z">
              <w:tcPr>
                <w:tcW w:w="1915" w:type="dxa"/>
                <w:tcBorders>
                  <w:bottom w:val="single" w:sz="4" w:space="0" w:color="auto"/>
                </w:tcBorders>
              </w:tcPr>
            </w:tcPrChange>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Change w:id="266" w:author="HP" w:date="2010-05-15T18:44:00Z">
              <w:tcPr>
                <w:tcW w:w="3824" w:type="dxa"/>
                <w:tcBorders>
                  <w:bottom w:val="single" w:sz="4" w:space="0" w:color="auto"/>
                  <w:right w:val="single" w:sz="12" w:space="0" w:color="auto"/>
                </w:tcBorders>
              </w:tcPr>
            </w:tcPrChange>
          </w:tcPr>
          <w:p w:rsidR="00F331E7" w:rsidRPr="00ED676A" w:rsidRDefault="00603388" w:rsidP="00420509">
            <w:pPr>
              <w:ind w:firstLine="0"/>
              <w:rPr>
                <w:color w:val="auto"/>
              </w:rPr>
            </w:pPr>
            <w:r w:rsidRPr="00ED676A">
              <w:rPr>
                <w:color w:val="auto"/>
              </w:rPr>
              <w:t>Read</w:t>
            </w:r>
          </w:p>
        </w:tc>
      </w:tr>
      <w:tr w:rsidR="00F331E7"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67" w:author="HP" w:date="2010-05-15T18: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72" w:type="dxa"/>
            <w:tcBorders>
              <w:left w:val="single" w:sz="12" w:space="0" w:color="auto"/>
              <w:bottom w:val="single" w:sz="12" w:space="0" w:color="auto"/>
              <w:right w:val="single" w:sz="8" w:space="0" w:color="auto"/>
            </w:tcBorders>
            <w:tcPrChange w:id="268" w:author="HP" w:date="2010-05-15T18:44:00Z">
              <w:tcPr>
                <w:tcW w:w="1472" w:type="dxa"/>
                <w:tcBorders>
                  <w:left w:val="single" w:sz="12" w:space="0" w:color="auto"/>
                  <w:bottom w:val="single" w:sz="12" w:space="0" w:color="auto"/>
                  <w:right w:val="single" w:sz="8" w:space="0" w:color="auto"/>
                </w:tcBorders>
              </w:tcPr>
            </w:tcPrChange>
          </w:tcPr>
          <w:p w:rsidR="00F331E7" w:rsidRPr="00ED676A" w:rsidRDefault="00FA0212" w:rsidP="005F2C6E">
            <w:pPr>
              <w:pStyle w:val="Podkrelenie"/>
              <w:pPrChange w:id="269" w:author="HP" w:date="2010-05-15T18:43:00Z">
                <w:pPr>
                  <w:ind w:firstLine="0"/>
                </w:pPr>
              </w:pPrChange>
            </w:pPr>
            <w:r w:rsidRPr="00ED676A">
              <w:t>Zapisane dane</w:t>
            </w:r>
          </w:p>
        </w:tc>
        <w:tc>
          <w:tcPr>
            <w:tcW w:w="2038" w:type="dxa"/>
            <w:tcBorders>
              <w:left w:val="single" w:sz="8" w:space="0" w:color="auto"/>
              <w:bottom w:val="single" w:sz="12" w:space="0" w:color="auto"/>
            </w:tcBorders>
            <w:tcPrChange w:id="270" w:author="HP" w:date="2010-05-15T18:44:00Z">
              <w:tcPr>
                <w:tcW w:w="1530" w:type="dxa"/>
                <w:tcBorders>
                  <w:left w:val="single" w:sz="8" w:space="0" w:color="auto"/>
                  <w:bottom w:val="single" w:sz="12" w:space="0" w:color="auto"/>
                </w:tcBorders>
              </w:tcPr>
            </w:tcPrChange>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Change w:id="271" w:author="HP" w:date="2010-05-15T18:44:00Z">
              <w:tcPr>
                <w:tcW w:w="1915" w:type="dxa"/>
                <w:tcBorders>
                  <w:bottom w:val="single" w:sz="12" w:space="0" w:color="auto"/>
                </w:tcBorders>
              </w:tcPr>
            </w:tcPrChange>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Change w:id="272" w:author="HP" w:date="2010-05-15T18:44:00Z">
              <w:tcPr>
                <w:tcW w:w="3824" w:type="dxa"/>
                <w:tcBorders>
                  <w:bottom w:val="single" w:sz="12" w:space="0" w:color="auto"/>
                  <w:right w:val="single" w:sz="12" w:space="0" w:color="auto"/>
                </w:tcBorders>
              </w:tcPr>
            </w:tcPrChange>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273" w:name="_Toc261555623"/>
      <w:r w:rsidRPr="00ED676A">
        <w:t>Plik zestawu testów CSV</w:t>
      </w:r>
      <w:bookmarkEnd w:id="27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274" w:name="_Toc261555624"/>
      <w:r w:rsidRPr="00ED676A">
        <w:t>Plik zestawu testów XML</w:t>
      </w:r>
      <w:bookmarkEnd w:id="274"/>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275" w:name="_Toc261555625"/>
      <w:r w:rsidRPr="00ED676A">
        <w:t>Format Sieci MLP</w:t>
      </w:r>
      <w:r w:rsidR="00DD25E4">
        <w:t xml:space="preserve"> w </w:t>
      </w:r>
      <w:r w:rsidRPr="00ED676A">
        <w:t>XML</w:t>
      </w:r>
      <w:bookmarkEnd w:id="275"/>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276" w:name="_Toc261555626"/>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276"/>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277" w:name="_Toc261555627"/>
      <w:r w:rsidRPr="00ED676A">
        <w:lastRenderedPageBreak/>
        <w:t>Logowanie</w:t>
      </w:r>
      <w:bookmarkEnd w:id="277"/>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278" w:name="_Toc261555628"/>
      <w:r w:rsidRPr="00ED676A">
        <w:t>Część CPU</w:t>
      </w:r>
      <w:bookmarkEnd w:id="278"/>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279" w:name="_Toc261555629"/>
      <w:r>
        <w:t xml:space="preserve">Kolejność operacji </w:t>
      </w:r>
      <w:r w:rsidR="00052978" w:rsidRPr="00ED676A">
        <w:t xml:space="preserve"> </w:t>
      </w:r>
      <w:r w:rsidR="003B58E7">
        <w:t>przy operacjach</w:t>
      </w:r>
      <w:r w:rsidR="00D42D61">
        <w:t xml:space="preserve"> na </w:t>
      </w:r>
      <w:r w:rsidR="003B58E7">
        <w:t>MLP</w:t>
      </w:r>
      <w:bookmarkEnd w:id="279"/>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280" w:name="_Toc261555630"/>
      <w:r w:rsidRPr="00ED676A">
        <w:t>Diagram sekwencji uruchamiania sieci</w:t>
      </w:r>
      <w:bookmarkEnd w:id="28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81" w:name="_Toc261555461"/>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282" w:author="HP" w:date="2010-05-15T18:40:00Z">
              <w:r w:rsidR="00D33727">
                <w:rPr>
                  <w:rFonts w:ascii="Verdana" w:hAnsi="Verdana"/>
                  <w:noProof/>
                </w:rPr>
                <w:t>17</w:t>
              </w:r>
            </w:ins>
            <w:del w:id="283" w:author="HP" w:date="2010-05-15T18:40:00Z">
              <w:r w:rsidR="00B679DA" w:rsidRPr="00706697" w:rsidDel="00D33727">
                <w:rPr>
                  <w:rFonts w:ascii="Verdana" w:hAnsi="Verdana"/>
                  <w:noProof/>
                </w:rPr>
                <w:delText>13</w:delText>
              </w:r>
            </w:del>
            <w:r w:rsidR="008922BC"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281"/>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284" w:name="_Toc261555631"/>
      <w:r w:rsidRPr="00ED676A">
        <w:lastRenderedPageBreak/>
        <w:t>Diagram sekwencji trenowania sieci</w:t>
      </w:r>
      <w:bookmarkEnd w:id="2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285" w:name="_Toc261555462"/>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286" w:author="HP" w:date="2010-05-15T18:40:00Z">
              <w:r w:rsidR="00D33727">
                <w:rPr>
                  <w:rFonts w:ascii="Verdana" w:hAnsi="Verdana"/>
                  <w:noProof/>
                </w:rPr>
                <w:t>18</w:t>
              </w:r>
            </w:ins>
            <w:del w:id="287" w:author="HP" w:date="2010-05-15T18:40:00Z">
              <w:r w:rsidR="00B679DA" w:rsidRPr="00706697" w:rsidDel="00D33727">
                <w:rPr>
                  <w:rFonts w:ascii="Verdana" w:hAnsi="Verdana"/>
                  <w:noProof/>
                </w:rPr>
                <w:delText>14</w:delText>
              </w:r>
            </w:del>
            <w:r w:rsidR="008922BC"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285"/>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288" w:name="_Toc261555632"/>
      <w:r w:rsidRPr="00ED676A">
        <w:t>Część GPU</w:t>
      </w:r>
      <w:bookmarkEnd w:id="2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289" w:name="_Toc261555633"/>
      <w:r w:rsidRPr="00ED676A">
        <w:t xml:space="preserve">Implementacja </w:t>
      </w:r>
      <w:r w:rsidR="006C3F31" w:rsidRPr="00ED676A">
        <w:t>MLP</w:t>
      </w:r>
      <w:r w:rsidR="00D42D61">
        <w:t xml:space="preserve"> na </w:t>
      </w:r>
      <w:r w:rsidRPr="00ED676A">
        <w:t>GPU</w:t>
      </w:r>
      <w:bookmarkEnd w:id="289"/>
    </w:p>
    <w:p w:rsidR="001B7D2B" w:rsidRPr="00ED676A" w:rsidRDefault="001B7D2B" w:rsidP="004F3A28">
      <w:pPr>
        <w:pStyle w:val="Nagwek4"/>
      </w:pPr>
      <w:bookmarkStart w:id="290" w:name="_Toc261555634"/>
      <w:r w:rsidRPr="00ED676A">
        <w:t>Ogólny algorytm</w:t>
      </w:r>
      <w:bookmarkEnd w:id="2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291" w:name="_Toc261555635"/>
      <w:r w:rsidRPr="00ED676A">
        <w:t>Diagram sekwencji uruchamiania sieci</w:t>
      </w:r>
      <w:bookmarkEnd w:id="2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92" w:name="_Toc261555463"/>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293" w:author="HP" w:date="2010-05-15T18:40:00Z">
              <w:r w:rsidR="00D33727">
                <w:rPr>
                  <w:rFonts w:ascii="Verdana" w:hAnsi="Verdana"/>
                  <w:noProof/>
                </w:rPr>
                <w:t>19</w:t>
              </w:r>
            </w:ins>
            <w:del w:id="294" w:author="HP" w:date="2010-05-15T18:40:00Z">
              <w:r w:rsidR="00B679DA" w:rsidRPr="00706697" w:rsidDel="00D33727">
                <w:rPr>
                  <w:rFonts w:ascii="Verdana" w:hAnsi="Verdana"/>
                  <w:noProof/>
                </w:rPr>
                <w:delText>15</w:delText>
              </w:r>
            </w:del>
            <w:r w:rsidR="008922BC"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292"/>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295" w:name="_Toc261555636"/>
      <w:r w:rsidRPr="00ED676A">
        <w:t>Diagram sekwencji trenowania sieci</w:t>
      </w:r>
      <w:bookmarkEnd w:id="295"/>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296" w:name="_Toc261555464"/>
            <w:r w:rsidRPr="007260A7">
              <w:rPr>
                <w:rFonts w:ascii="Verdana" w:hAnsi="Verdana"/>
              </w:rPr>
              <w:t xml:space="preserve">Rysunek </w:t>
            </w:r>
            <w:r w:rsidR="008922BC" w:rsidRPr="007260A7">
              <w:rPr>
                <w:rFonts w:ascii="Verdana" w:hAnsi="Verdana"/>
              </w:rPr>
              <w:fldChar w:fldCharType="begin"/>
            </w:r>
            <w:r w:rsidR="006C768F" w:rsidRPr="007260A7">
              <w:rPr>
                <w:rFonts w:ascii="Verdana" w:hAnsi="Verdana"/>
              </w:rPr>
              <w:instrText xml:space="preserve"> SEQ Rysunek \* ARABIC </w:instrText>
            </w:r>
            <w:r w:rsidR="008922BC" w:rsidRPr="007260A7">
              <w:rPr>
                <w:rFonts w:ascii="Verdana" w:hAnsi="Verdana"/>
              </w:rPr>
              <w:fldChar w:fldCharType="separate"/>
            </w:r>
            <w:ins w:id="297" w:author="HP" w:date="2010-05-15T18:40:00Z">
              <w:r w:rsidR="00D33727">
                <w:rPr>
                  <w:rFonts w:ascii="Verdana" w:hAnsi="Verdana"/>
                  <w:noProof/>
                </w:rPr>
                <w:t>20</w:t>
              </w:r>
            </w:ins>
            <w:del w:id="298" w:author="HP" w:date="2010-05-15T18:40:00Z">
              <w:r w:rsidRPr="007260A7" w:rsidDel="00D33727">
                <w:rPr>
                  <w:rFonts w:ascii="Verdana" w:hAnsi="Verdana"/>
                  <w:noProof/>
                </w:rPr>
                <w:delText>16</w:delText>
              </w:r>
            </w:del>
            <w:r w:rsidR="008922BC"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296"/>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299" w:name="_Toc261555637"/>
      <w:r w:rsidRPr="00ED676A">
        <w:t>Struktury danych</w:t>
      </w:r>
      <w:r w:rsidR="00DD25E4">
        <w:t xml:space="preserve"> w </w:t>
      </w:r>
      <w:r w:rsidRPr="00ED676A">
        <w:t>pamięci GPU</w:t>
      </w:r>
      <w:bookmarkEnd w:id="299"/>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300" w:name="_Toc261555638"/>
      <w:r w:rsidRPr="00ED676A">
        <w:lastRenderedPageBreak/>
        <w:t xml:space="preserve">Opis </w:t>
      </w:r>
      <w:r w:rsidRPr="00170876">
        <w:t>działania</w:t>
      </w:r>
      <w:r w:rsidRPr="00ED676A">
        <w:t xml:space="preserve"> kerneli</w:t>
      </w:r>
      <w:bookmarkEnd w:id="300"/>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Change w:id="301">
          <w:tblGrid>
            <w:gridCol w:w="1455"/>
            <w:gridCol w:w="3816"/>
            <w:gridCol w:w="3470"/>
          </w:tblGrid>
        </w:tblGridChange>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302" w:name="_Toc261555515"/>
            <w:r>
              <w:t>Opis użytych kerneli</w:t>
            </w:r>
            <w:bookmarkEnd w:id="302"/>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E0F29" w:rsidRPr="00ED676A" w:rsidRDefault="00BC1016" w:rsidP="005F2C6E">
            <w:pPr>
              <w:pStyle w:val="Podkrelenie"/>
              <w:pPrChange w:id="303" w:author="HP" w:date="2010-05-15T18:44:00Z">
                <w:pPr>
                  <w:ind w:firstLine="0"/>
                </w:pPr>
              </w:pPrChang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E0F29" w:rsidRPr="00ED676A" w:rsidRDefault="00BC1016" w:rsidP="005F2C6E">
            <w:pPr>
              <w:pStyle w:val="Podkrelenie"/>
              <w:rPr>
                <w:rFonts w:eastAsiaTheme="minorHAnsi"/>
                <w:lang w:eastAsia="en-US"/>
              </w:rPr>
              <w:pPrChange w:id="304" w:author="HP" w:date="2010-05-15T18:44:00Z">
                <w:pPr>
                  <w:ind w:firstLine="0"/>
                </w:pPr>
              </w:pPrChange>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BC1016" w:rsidRPr="00ED676A" w:rsidRDefault="00BC1016" w:rsidP="005F2C6E">
            <w:pPr>
              <w:pStyle w:val="Podkrelenie"/>
              <w:rPr>
                <w:rFonts w:eastAsiaTheme="minorHAnsi"/>
                <w:lang w:eastAsia="en-US"/>
              </w:rPr>
              <w:pPrChange w:id="305" w:author="HP" w:date="2010-05-15T18:44:00Z">
                <w:pPr>
                  <w:ind w:firstLine="0"/>
                </w:pPr>
              </w:pPrChange>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06" w:author="HP" w:date="2010-05-15T18: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55" w:type="dxa"/>
            <w:tcBorders>
              <w:left w:val="single" w:sz="12" w:space="0" w:color="auto"/>
              <w:bottom w:val="single" w:sz="4" w:space="0" w:color="auto"/>
              <w:right w:val="single" w:sz="8" w:space="0" w:color="auto"/>
            </w:tcBorders>
            <w:tcPrChange w:id="307" w:author="HP" w:date="2010-05-15T18:45:00Z">
              <w:tcPr>
                <w:tcW w:w="1455" w:type="dxa"/>
                <w:tcBorders>
                  <w:left w:val="single" w:sz="12" w:space="0" w:color="auto"/>
                </w:tcBorders>
              </w:tcPr>
            </w:tcPrChange>
          </w:tcPr>
          <w:p w:rsidR="00BC1016" w:rsidRPr="00ED676A" w:rsidRDefault="00BC1016" w:rsidP="005F2C6E">
            <w:pPr>
              <w:pStyle w:val="Podkrelenie"/>
              <w:rPr>
                <w:rFonts w:eastAsiaTheme="minorHAnsi"/>
                <w:lang w:eastAsia="en-US"/>
              </w:rPr>
              <w:pPrChange w:id="308" w:author="HP" w:date="2010-05-15T18:44:00Z">
                <w:pPr>
                  <w:ind w:firstLine="0"/>
                </w:pPr>
              </w:pPrChange>
            </w:pPr>
            <w:r w:rsidRPr="00ED676A">
              <w:rPr>
                <w:rFonts w:eastAsiaTheme="minorHAnsi"/>
                <w:lang w:eastAsia="en-US"/>
              </w:rPr>
              <w:t>Ilość wątków</w:t>
            </w:r>
          </w:p>
        </w:tc>
        <w:tc>
          <w:tcPr>
            <w:tcW w:w="3816" w:type="dxa"/>
            <w:tcBorders>
              <w:left w:val="single" w:sz="8" w:space="0" w:color="auto"/>
            </w:tcBorders>
            <w:tcPrChange w:id="309" w:author="HP" w:date="2010-05-15T18:45:00Z">
              <w:tcPr>
                <w:tcW w:w="3816" w:type="dxa"/>
              </w:tcPr>
            </w:tcPrChange>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Change w:id="310" w:author="HP" w:date="2010-05-15T18:45:00Z">
              <w:tcPr>
                <w:tcW w:w="3470" w:type="dxa"/>
                <w:tcBorders>
                  <w:right w:val="single" w:sz="12" w:space="0" w:color="auto"/>
                </w:tcBorders>
              </w:tcPr>
            </w:tcPrChange>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11" w:author="HP" w:date="2010-05-15T18: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55" w:type="dxa"/>
            <w:tcBorders>
              <w:left w:val="single" w:sz="12" w:space="0" w:color="auto"/>
              <w:bottom w:val="double" w:sz="6" w:space="0" w:color="auto"/>
              <w:right w:val="single" w:sz="8" w:space="0" w:color="auto"/>
            </w:tcBorders>
            <w:tcPrChange w:id="312" w:author="HP" w:date="2010-05-15T18:45:00Z">
              <w:tcPr>
                <w:tcW w:w="1455" w:type="dxa"/>
                <w:tcBorders>
                  <w:left w:val="single" w:sz="12" w:space="0" w:color="auto"/>
                  <w:bottom w:val="double" w:sz="4" w:space="0" w:color="auto"/>
                </w:tcBorders>
              </w:tcPr>
            </w:tcPrChange>
          </w:tcPr>
          <w:p w:rsidR="00BC1016" w:rsidRPr="00ED676A" w:rsidRDefault="00BC1016" w:rsidP="005F2C6E">
            <w:pPr>
              <w:pStyle w:val="Podkrelenie"/>
              <w:rPr>
                <w:rFonts w:eastAsiaTheme="minorHAnsi"/>
                <w:lang w:eastAsia="en-US"/>
              </w:rPr>
              <w:pPrChange w:id="313" w:author="HP" w:date="2010-05-15T18:44:00Z">
                <w:pPr>
                  <w:ind w:firstLine="0"/>
                </w:pPr>
              </w:pPrChange>
            </w:pPr>
            <w:r w:rsidRPr="00ED676A">
              <w:rPr>
                <w:rFonts w:eastAsiaTheme="minorHAnsi"/>
                <w:lang w:eastAsia="en-US"/>
              </w:rPr>
              <w:t xml:space="preserve">Użycie </w:t>
            </w:r>
            <w:r w:rsidRPr="005F2C6E">
              <w:rPr>
                <w:rFonts w:eastAsiaTheme="minorHAnsi"/>
                <w:rPrChange w:id="314" w:author="HP" w:date="2010-05-15T18:44:00Z">
                  <w:rPr>
                    <w:rStyle w:val="PodkrelenieZnak"/>
                    <w:rFonts w:eastAsiaTheme="minorHAnsi"/>
                  </w:rPr>
                </w:rPrChange>
              </w:rPr>
              <w:t>shared memory</w:t>
            </w:r>
          </w:p>
        </w:tc>
        <w:tc>
          <w:tcPr>
            <w:tcW w:w="3816" w:type="dxa"/>
            <w:tcBorders>
              <w:left w:val="single" w:sz="8" w:space="0" w:color="auto"/>
              <w:bottom w:val="double" w:sz="6" w:space="0" w:color="auto"/>
            </w:tcBorders>
            <w:tcPrChange w:id="315" w:author="HP" w:date="2010-05-15T18:45:00Z">
              <w:tcPr>
                <w:tcW w:w="3816" w:type="dxa"/>
                <w:tcBorders>
                  <w:bottom w:val="double" w:sz="4" w:space="0" w:color="auto"/>
                </w:tcBorders>
              </w:tcPr>
            </w:tcPrChange>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Change w:id="316" w:author="HP" w:date="2010-05-15T18:45:00Z">
              <w:tcPr>
                <w:tcW w:w="3470" w:type="dxa"/>
                <w:tcBorders>
                  <w:bottom w:val="double" w:sz="4" w:space="0" w:color="auto"/>
                  <w:right w:val="single" w:sz="12" w:space="0" w:color="auto"/>
                </w:tcBorders>
              </w:tcPr>
            </w:tcPrChange>
          </w:tcPr>
          <w:p w:rsidR="00BC1016" w:rsidRPr="00ED676A" w:rsidRDefault="005B61EF" w:rsidP="00BC1016">
            <w:pPr>
              <w:ind w:firstLine="0"/>
              <w:rPr>
                <w:color w:val="auto"/>
              </w:rPr>
            </w:pPr>
            <w:r w:rsidRPr="00ED676A">
              <w:rPr>
                <w:color w:val="auto"/>
              </w:rPr>
              <w:t>Nie</w:t>
            </w:r>
          </w:p>
        </w:tc>
      </w:tr>
      <w:tr w:rsidR="00042BD4" w:rsidRPr="00ED676A" w:rsidTr="005F2C6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17" w:author="HP" w:date="2010-05-15T18: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455" w:type="dxa"/>
            <w:tcBorders>
              <w:top w:val="double" w:sz="6" w:space="0" w:color="auto"/>
              <w:left w:val="single" w:sz="12" w:space="0" w:color="auto"/>
              <w:bottom w:val="single" w:sz="8" w:space="0" w:color="auto"/>
              <w:right w:val="single" w:sz="8" w:space="0" w:color="auto"/>
            </w:tcBorders>
            <w:tcPrChange w:id="318" w:author="HP" w:date="2010-05-15T18:45:00Z">
              <w:tcPr>
                <w:tcW w:w="1455" w:type="dxa"/>
                <w:tcBorders>
                  <w:top w:val="double" w:sz="4" w:space="0" w:color="auto"/>
                  <w:left w:val="single" w:sz="12" w:space="0" w:color="auto"/>
                </w:tcBorders>
              </w:tcPr>
            </w:tcPrChange>
          </w:tcPr>
          <w:p w:rsidR="00042BD4" w:rsidRPr="00ED676A" w:rsidRDefault="00042BD4" w:rsidP="005F2C6E">
            <w:pPr>
              <w:pStyle w:val="Podkrelenie"/>
              <w:pPrChange w:id="319" w:author="HP" w:date="2010-05-15T18:44:00Z">
                <w:pPr/>
              </w:pPrChange>
            </w:pPr>
          </w:p>
        </w:tc>
        <w:tc>
          <w:tcPr>
            <w:tcW w:w="3816" w:type="dxa"/>
            <w:tcBorders>
              <w:top w:val="double" w:sz="6" w:space="0" w:color="auto"/>
              <w:left w:val="single" w:sz="8" w:space="0" w:color="auto"/>
              <w:bottom w:val="single" w:sz="8" w:space="0" w:color="auto"/>
            </w:tcBorders>
            <w:tcPrChange w:id="320" w:author="HP" w:date="2010-05-15T18:45:00Z">
              <w:tcPr>
                <w:tcW w:w="3816" w:type="dxa"/>
                <w:tcBorders>
                  <w:top w:val="double" w:sz="4" w:space="0" w:color="auto"/>
                </w:tcBorders>
              </w:tcPr>
            </w:tcPrChange>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Change w:id="321" w:author="HP" w:date="2010-05-15T18:45:00Z">
              <w:tcPr>
                <w:tcW w:w="3470" w:type="dxa"/>
                <w:tcBorders>
                  <w:top w:val="double" w:sz="4" w:space="0" w:color="auto"/>
                  <w:right w:val="single" w:sz="12" w:space="0" w:color="auto"/>
                </w:tcBorders>
              </w:tcPr>
            </w:tcPrChange>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042BD4" w:rsidRPr="00ED676A" w:rsidRDefault="00042BD4" w:rsidP="005F2C6E">
            <w:pPr>
              <w:pStyle w:val="Podkrelenie"/>
              <w:pPrChange w:id="322" w:author="HP" w:date="2010-05-15T18:44:00Z">
                <w:pPr>
                  <w:ind w:firstLine="0"/>
                </w:pPr>
              </w:pPrChang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042BD4" w:rsidRPr="00ED676A" w:rsidRDefault="00042BD4" w:rsidP="005F2C6E">
            <w:pPr>
              <w:pStyle w:val="Podkrelenie"/>
              <w:rPr>
                <w:rFonts w:eastAsiaTheme="minorHAnsi"/>
                <w:lang w:eastAsia="en-US"/>
              </w:rPr>
              <w:pPrChange w:id="323" w:author="HP" w:date="2010-05-15T18:44:00Z">
                <w:pPr>
                  <w:ind w:firstLine="0"/>
                </w:pPr>
              </w:pPrChange>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042BD4" w:rsidRPr="00ED676A" w:rsidRDefault="00042BD4" w:rsidP="005F2C6E">
            <w:pPr>
              <w:pStyle w:val="Podkrelenie"/>
              <w:rPr>
                <w:rFonts w:eastAsiaTheme="minorHAnsi"/>
                <w:lang w:eastAsia="en-US"/>
              </w:rPr>
              <w:pPrChange w:id="324" w:author="HP" w:date="2010-05-15T18:44:00Z">
                <w:pPr>
                  <w:ind w:firstLine="0"/>
                </w:pPr>
              </w:pPrChange>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042BD4" w:rsidRPr="00ED676A" w:rsidRDefault="00042BD4" w:rsidP="005F2C6E">
            <w:pPr>
              <w:pStyle w:val="Podkrelenie"/>
              <w:rPr>
                <w:rFonts w:eastAsiaTheme="minorHAnsi"/>
                <w:lang w:eastAsia="en-US"/>
              </w:rPr>
              <w:pPrChange w:id="325" w:author="HP" w:date="2010-05-15T18:44:00Z">
                <w:pPr>
                  <w:ind w:firstLine="0"/>
                </w:pPr>
              </w:pPrChange>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042BD4" w:rsidRPr="00ED676A" w:rsidRDefault="00042BD4" w:rsidP="005F2C6E">
            <w:pPr>
              <w:pStyle w:val="Podkrelenie"/>
              <w:rPr>
                <w:rFonts w:eastAsiaTheme="minorHAnsi"/>
                <w:lang w:eastAsia="en-US"/>
              </w:rPr>
              <w:pPrChange w:id="326" w:author="HP" w:date="2010-05-15T18:44:00Z">
                <w:pPr>
                  <w:ind w:firstLine="0"/>
                </w:pPr>
              </w:pPrChange>
            </w:pPr>
            <w:r w:rsidRPr="00ED676A">
              <w:rPr>
                <w:rFonts w:eastAsiaTheme="minorHAnsi"/>
                <w:lang w:eastAsia="en-US"/>
              </w:rPr>
              <w:t xml:space="preserve">Użycie </w:t>
            </w:r>
            <w:r w:rsidRPr="005F2C6E">
              <w:rPr>
                <w:rFonts w:eastAsiaTheme="minorHAnsi"/>
                <w:rPrChange w:id="327" w:author="HP" w:date="2010-05-15T18:44:00Z">
                  <w:rPr>
                    <w:rStyle w:val="PodkrelenieZnak"/>
                    <w:rFonts w:eastAsiaTheme="minorHAnsi"/>
                  </w:rPr>
                </w:rPrChange>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328" w:name="_Ref260312280"/>
      <w:bookmarkStart w:id="329" w:name="_Toc261555639"/>
      <w:r w:rsidRPr="00ED676A">
        <w:t>Analiza zależności danych</w:t>
      </w:r>
      <w:bookmarkEnd w:id="328"/>
      <w:bookmarkEnd w:id="32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8922BC">
            <w:rPr>
              <w:color w:val="auto"/>
            </w:rPr>
            <w:fldChar w:fldCharType="begin"/>
          </w:r>
          <w:r w:rsidR="003B5DEA">
            <w:rPr>
              <w:color w:val="auto"/>
            </w:rPr>
            <w:instrText xml:space="preserve"> CITATION Joe05 \l 1045 </w:instrText>
          </w:r>
          <w:r w:rsidR="008922BC">
            <w:rPr>
              <w:color w:val="auto"/>
            </w:rPr>
            <w:fldChar w:fldCharType="separate"/>
          </w:r>
          <w:r w:rsidR="00527F76" w:rsidRPr="00527F76">
            <w:rPr>
              <w:noProof/>
              <w:color w:val="auto"/>
            </w:rPr>
            <w:t>(Pfeiffer, 2005)</w:t>
          </w:r>
          <w:r w:rsidR="008922BC">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330" w:name="_Toc261555640"/>
      <w:r w:rsidRPr="00ED676A">
        <w:t>Ograniczenia wykonanego algorytmu</w:t>
      </w:r>
      <w:r w:rsidR="0018584D" w:rsidRPr="00ED676A">
        <w:t>.</w:t>
      </w:r>
      <w:bookmarkEnd w:id="33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331" w:name="_Toc261555641"/>
      <w:r w:rsidRPr="00ED676A">
        <w:t>Użyte optymalizacje kerneli</w:t>
      </w:r>
      <w:bookmarkEnd w:id="33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332" w:name="_Toc261555642"/>
      <w:r>
        <w:lastRenderedPageBreak/>
        <w:t>Dostępy</w:t>
      </w:r>
      <w:r w:rsidR="00D42D61">
        <w:t xml:space="preserve"> do </w:t>
      </w:r>
      <w:r>
        <w:t>danych globalnych</w:t>
      </w:r>
      <w:r w:rsidR="00DD25E4">
        <w:t xml:space="preserve"> o </w:t>
      </w:r>
      <w:r>
        <w:t>dużej przepustowości</w:t>
      </w:r>
      <w:bookmarkEnd w:id="332"/>
    </w:p>
    <w:p w:rsidR="00A952A0" w:rsidRPr="00ED676A" w:rsidRDefault="00735279" w:rsidP="00A952A0">
      <w:pPr>
        <w:rPr>
          <w:color w:val="auto"/>
        </w:rPr>
      </w:pPr>
      <w:r>
        <w:rPr>
          <w:color w:val="auto"/>
        </w:rPr>
        <w:t xml:space="preserve">W rozdziale </w:t>
      </w:r>
      <w:r w:rsidR="008922BC">
        <w:rPr>
          <w:color w:val="auto"/>
        </w:rPr>
        <w:fldChar w:fldCharType="begin"/>
      </w:r>
      <w:r>
        <w:rPr>
          <w:color w:val="auto"/>
        </w:rPr>
        <w:instrText xml:space="preserve"> REF _Ref260261152 \h </w:instrText>
      </w:r>
      <w:r w:rsidR="008922BC">
        <w:rPr>
          <w:color w:val="auto"/>
        </w:rPr>
      </w:r>
      <w:r w:rsidR="008922BC">
        <w:rPr>
          <w:color w:val="auto"/>
        </w:rPr>
        <w:fldChar w:fldCharType="separate"/>
      </w:r>
      <w:r w:rsidR="00D33727" w:rsidRPr="00ED676A">
        <w:t>Struktura pamięci GPU</w:t>
      </w:r>
      <w:r w:rsidR="008922BC">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333" w:name="_Toc261555643"/>
      <w:r w:rsidRPr="00ED676A">
        <w:t>Obsługa 2 testów</w:t>
      </w:r>
      <w:r w:rsidR="00D42D61">
        <w:t xml:space="preserve"> na </w:t>
      </w:r>
      <w:r w:rsidRPr="00ED676A">
        <w:t>raz</w:t>
      </w:r>
      <w:bookmarkEnd w:id="33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334" w:name="_Toc261555644"/>
      <w:r>
        <w:t>Z</w:t>
      </w:r>
      <w:r w:rsidR="001B7D2B" w:rsidRPr="00ED676A">
        <w:t>apisywanie danych</w:t>
      </w:r>
      <w:r w:rsidR="00D42D61">
        <w:t xml:space="preserve"> do </w:t>
      </w:r>
      <w:r w:rsidR="00665820">
        <w:t>pamięci dzielonej</w:t>
      </w:r>
      <w:bookmarkEnd w:id="33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8922BC">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8922BC">
        <w:rPr>
          <w:rFonts w:eastAsiaTheme="minorHAnsi"/>
          <w:color w:val="auto"/>
          <w:lang w:eastAsia="en-US"/>
        </w:rPr>
      </w:r>
      <w:r w:rsidR="008922BC">
        <w:rPr>
          <w:rFonts w:eastAsiaTheme="minorHAnsi"/>
          <w:color w:val="auto"/>
          <w:lang w:eastAsia="en-US"/>
        </w:rPr>
        <w:fldChar w:fldCharType="separate"/>
      </w:r>
      <w:r w:rsidR="00D33727" w:rsidRPr="00ED676A">
        <w:t>Analiza zależności danych</w:t>
      </w:r>
      <w:r w:rsidR="008922BC">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335" w:name="_Toc261555645"/>
      <w:r w:rsidR="00856A3B" w:rsidRPr="00ED676A">
        <w:t>Przewidywanie ilości uruchomionych bloków</w:t>
      </w:r>
      <w:bookmarkEnd w:id="33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336" w:name="_Toc261555646"/>
      <w:r w:rsidRPr="00ED676A">
        <w:t>Użycie pamięci constant</w:t>
      </w:r>
      <w:bookmarkEnd w:id="33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337" w:name="_Toc261555647"/>
      <w:r w:rsidRPr="00ED676A">
        <w:t>Testy implementacji sieci ML</w:t>
      </w:r>
      <w:r w:rsidR="005117FD" w:rsidRPr="00ED676A">
        <w:t>P</w:t>
      </w:r>
      <w:bookmarkEnd w:id="33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338" w:name="_Toc261555648"/>
      <w:r w:rsidRPr="00ED676A">
        <w:lastRenderedPageBreak/>
        <w:t>Opis danych testowych</w:t>
      </w:r>
      <w:bookmarkEnd w:id="33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8922BC">
            <w:rPr>
              <w:color w:val="auto"/>
            </w:rPr>
            <w:fldChar w:fldCharType="begin"/>
          </w:r>
          <w:r w:rsidR="00B4712D">
            <w:rPr>
              <w:color w:val="auto"/>
            </w:rPr>
            <w:instrText xml:space="preserve"> CITATION AAs10 \l 1045  </w:instrText>
          </w:r>
          <w:r w:rsidR="008922BC">
            <w:rPr>
              <w:color w:val="auto"/>
            </w:rPr>
            <w:fldChar w:fldCharType="separate"/>
          </w:r>
          <w:r w:rsidR="00B4712D" w:rsidRPr="00B4712D">
            <w:rPr>
              <w:noProof/>
              <w:color w:val="auto"/>
            </w:rPr>
            <w:t>(Asuncion &amp; Newman, 2010)</w:t>
          </w:r>
          <w:r w:rsidR="008922BC">
            <w:rPr>
              <w:color w:val="auto"/>
            </w:rPr>
            <w:fldChar w:fldCharType="end"/>
          </w:r>
        </w:sdtContent>
      </w:sdt>
      <w:r>
        <w:rPr>
          <w:color w:val="auto"/>
        </w:rPr>
        <w:t>.</w:t>
      </w:r>
    </w:p>
    <w:p w:rsidR="00B5248C" w:rsidRPr="00ED676A" w:rsidRDefault="00B5248C" w:rsidP="00B5248C">
      <w:pPr>
        <w:pStyle w:val="Nagwek3"/>
      </w:pPr>
      <w:bookmarkStart w:id="339" w:name="_Toc261555649"/>
      <w:r w:rsidRPr="00ED676A">
        <w:t>Środowisko testowe</w:t>
      </w:r>
      <w:bookmarkEnd w:id="33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340" w:name="_Toc261555650"/>
      <w:r>
        <w:t>Wpływ parametrów sieci</w:t>
      </w:r>
      <w:r w:rsidR="00D42D61">
        <w:t xml:space="preserve"> na </w:t>
      </w:r>
      <w:r>
        <w:t>jakość uczenia</w:t>
      </w:r>
      <w:bookmarkEnd w:id="34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341" w:author="HP" w:date="2010-05-15T18:47:00Z">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8741"/>
        <w:tblGridChange w:id="342">
          <w:tblGrid>
            <w:gridCol w:w="8741"/>
          </w:tblGrid>
        </w:tblGridChange>
      </w:tblGrid>
      <w:tr w:rsidR="00C25E00" w:rsidRPr="00ED676A" w:rsidTr="004B1541">
        <w:tc>
          <w:tcPr>
            <w:tcW w:w="8741" w:type="dxa"/>
            <w:tcBorders>
              <w:top w:val="nil"/>
              <w:left w:val="nil"/>
              <w:bottom w:val="nil"/>
              <w:right w:val="nil"/>
            </w:tcBorders>
            <w:tcPrChange w:id="343" w:author="HP" w:date="2010-05-15T18:47:00Z">
              <w:tcPr>
                <w:tcW w:w="8741" w:type="dxa"/>
                <w:tcBorders>
                  <w:top w:val="nil"/>
                  <w:left w:val="nil"/>
                  <w:bottom w:val="single" w:sz="12" w:space="0" w:color="auto"/>
                  <w:right w:val="nil"/>
                </w:tcBorders>
              </w:tcPr>
            </w:tcPrChange>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344" w:name="_Toc261555516"/>
            <w:r>
              <w:t>Porównanie jakości uczenia sieci w zależności od różnych parametrów</w:t>
            </w:r>
            <w:bookmarkEnd w:id="344"/>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Change w:id="345" w:author="HP" w:date="2010-05-15T18:48:00Z">
          <w:tblPr>
            <w:tblStyle w:val="Tabela-Siatka"/>
            <w:tblW w:w="5000" w:type="pct"/>
            <w:tblLayout w:type="fixed"/>
            <w:tblLook w:val="04A0"/>
          </w:tblPr>
        </w:tblPrChange>
      </w:tblPr>
      <w:tblGrid>
        <w:gridCol w:w="891"/>
        <w:gridCol w:w="635"/>
        <w:gridCol w:w="570"/>
        <w:gridCol w:w="991"/>
        <w:gridCol w:w="1277"/>
        <w:gridCol w:w="1277"/>
        <w:gridCol w:w="1400"/>
        <w:gridCol w:w="1700"/>
        <w:tblGridChange w:id="346">
          <w:tblGrid>
            <w:gridCol w:w="891"/>
            <w:gridCol w:w="635"/>
            <w:gridCol w:w="570"/>
            <w:gridCol w:w="991"/>
            <w:gridCol w:w="1277"/>
            <w:gridCol w:w="1277"/>
            <w:gridCol w:w="1400"/>
            <w:gridCol w:w="1700"/>
          </w:tblGrid>
        </w:tblGridChange>
      </w:tblGrid>
      <w:tr w:rsidR="004D2CBA" w:rsidTr="00745173">
        <w:trPr>
          <w:trHeight w:val="929"/>
          <w:trPrChange w:id="347" w:author="HP" w:date="2010-05-15T18:48:00Z">
            <w:trPr>
              <w:trHeight w:val="929"/>
            </w:trPr>
          </w:trPrChange>
        </w:trPr>
        <w:tc>
          <w:tcPr>
            <w:tcW w:w="890" w:type="dxa"/>
            <w:vMerge w:val="restart"/>
            <w:textDirection w:val="tbRl"/>
            <w:tcPrChange w:id="348" w:author="HP" w:date="2010-05-15T18:48:00Z">
              <w:tcPr>
                <w:tcW w:w="890" w:type="dxa"/>
                <w:vMerge w:val="restart"/>
                <w:textDirection w:val="tbRl"/>
              </w:tcPr>
            </w:tcPrChange>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Change w:id="349" w:author="HP" w:date="2010-05-15T18:48:00Z">
              <w:tcPr>
                <w:tcW w:w="634" w:type="dxa"/>
                <w:vMerge w:val="restart"/>
                <w:textDirection w:val="tbRl"/>
              </w:tcPr>
            </w:tcPrChange>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Change w:id="350" w:author="HP" w:date="2010-05-15T18:48:00Z">
              <w:tcPr>
                <w:tcW w:w="569" w:type="dxa"/>
                <w:vMerge w:val="restart"/>
                <w:textDirection w:val="tbRl"/>
              </w:tcPr>
            </w:tcPrChange>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Change w:id="351" w:author="HP" w:date="2010-05-15T18:48:00Z">
              <w:tcPr>
                <w:tcW w:w="990" w:type="dxa"/>
                <w:vMerge w:val="restart"/>
                <w:textDirection w:val="tbRl"/>
              </w:tcPr>
            </w:tcPrChange>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Change w:id="352" w:author="HP" w:date="2010-05-15T18:48:00Z">
              <w:tcPr>
                <w:tcW w:w="2552" w:type="dxa"/>
                <w:gridSpan w:val="2"/>
              </w:tcPr>
            </w:tcPrChange>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Change w:id="353" w:author="HP" w:date="2010-05-15T18:48:00Z">
              <w:tcPr>
                <w:tcW w:w="1398" w:type="dxa"/>
                <w:vMerge w:val="restart"/>
              </w:tcPr>
            </w:tcPrChange>
          </w:tcPr>
          <w:p w:rsidR="004D2CBA" w:rsidRDefault="004D2CBA" w:rsidP="004D2CBA">
            <w:pPr>
              <w:pStyle w:val="Nazwapliku"/>
              <w:rPr>
                <w:color w:val="auto"/>
                <w:lang w:eastAsia="en-US"/>
              </w:rPr>
            </w:pPr>
            <w:r>
              <w:rPr>
                <w:lang w:eastAsia="en-US"/>
              </w:rPr>
              <w:t>iris.data</w:t>
            </w:r>
          </w:p>
        </w:tc>
        <w:tc>
          <w:tcPr>
            <w:tcW w:w="1698" w:type="dxa"/>
            <w:vMerge w:val="restart"/>
            <w:tcPrChange w:id="354" w:author="HP" w:date="2010-05-15T18:48:00Z">
              <w:tcPr>
                <w:tcW w:w="1698" w:type="dxa"/>
                <w:vMerge w:val="restart"/>
              </w:tcPr>
            </w:tcPrChange>
          </w:tcPr>
          <w:p w:rsidR="004D2CBA" w:rsidRDefault="004D2CBA" w:rsidP="004D2CBA">
            <w:pPr>
              <w:pStyle w:val="Nazwapliku"/>
              <w:rPr>
                <w:color w:val="auto"/>
                <w:lang w:eastAsia="en-US"/>
              </w:rPr>
            </w:pPr>
            <w:r>
              <w:rPr>
                <w:lang w:eastAsia="en-US"/>
              </w:rPr>
              <w:t>wdbc.data</w:t>
            </w:r>
          </w:p>
        </w:tc>
      </w:tr>
      <w:tr w:rsidR="004D2CBA" w:rsidTr="00745173">
        <w:trPr>
          <w:trHeight w:val="986"/>
          <w:trPrChange w:id="355" w:author="HP" w:date="2010-05-15T18:47:00Z">
            <w:trPr>
              <w:trHeight w:val="986"/>
            </w:trPr>
          </w:trPrChange>
        </w:trPr>
        <w:tc>
          <w:tcPr>
            <w:tcW w:w="890" w:type="dxa"/>
            <w:vMerge/>
            <w:tcBorders>
              <w:bottom w:val="single" w:sz="8" w:space="0" w:color="auto"/>
            </w:tcBorders>
            <w:tcPrChange w:id="356" w:author="HP" w:date="2010-05-15T18:47:00Z">
              <w:tcPr>
                <w:tcW w:w="890" w:type="dxa"/>
                <w:vMerge/>
              </w:tcPr>
            </w:tcPrChange>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Change w:id="357" w:author="HP" w:date="2010-05-15T18:47:00Z">
              <w:tcPr>
                <w:tcW w:w="634" w:type="dxa"/>
                <w:vMerge/>
              </w:tcPr>
            </w:tcPrChange>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Change w:id="358" w:author="HP" w:date="2010-05-15T18:47:00Z">
              <w:tcPr>
                <w:tcW w:w="569" w:type="dxa"/>
                <w:vMerge/>
              </w:tcPr>
            </w:tcPrChan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Change w:id="359" w:author="HP" w:date="2010-05-15T18:47:00Z">
              <w:tcPr>
                <w:tcW w:w="990" w:type="dxa"/>
                <w:vMerge/>
              </w:tcPr>
            </w:tcPrChan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Change w:id="360" w:author="HP" w:date="2010-05-15T18:47:00Z">
              <w:tcPr>
                <w:tcW w:w="1276" w:type="dxa"/>
              </w:tcPr>
            </w:tcPrChange>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Change w:id="361" w:author="HP" w:date="2010-05-15T18:47:00Z">
              <w:tcPr>
                <w:tcW w:w="1276" w:type="dxa"/>
                <w:tcBorders>
                  <w:bottom w:val="single" w:sz="4" w:space="0" w:color="000000" w:themeColor="text1"/>
                </w:tcBorders>
              </w:tcPr>
            </w:tcPrChange>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Change w:id="362" w:author="HP" w:date="2010-05-15T18:47:00Z">
              <w:tcPr>
                <w:tcW w:w="1398" w:type="dxa"/>
                <w:vMerge/>
              </w:tcPr>
            </w:tcPrChange>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Change w:id="363" w:author="HP" w:date="2010-05-15T18:47:00Z">
              <w:tcPr>
                <w:tcW w:w="1698" w:type="dxa"/>
                <w:vMerge/>
              </w:tcPr>
            </w:tcPrChange>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Change w:id="364" w:author="HP" w:date="2010-05-15T18:47:00Z">
              <w:tcPr>
                <w:tcW w:w="890" w:type="dxa"/>
              </w:tcPr>
            </w:tcPrChange>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Change w:id="365" w:author="HP" w:date="2010-05-15T18:47:00Z">
              <w:tcPr>
                <w:tcW w:w="634" w:type="dxa"/>
              </w:tcPr>
            </w:tcPrChange>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Change w:id="366" w:author="HP" w:date="2010-05-15T18:47:00Z">
              <w:tcPr>
                <w:tcW w:w="569" w:type="dxa"/>
              </w:tcPr>
            </w:tcPrChange>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Change w:id="367" w:author="HP" w:date="2010-05-15T18:47:00Z">
              <w:tcPr>
                <w:tcW w:w="990" w:type="dxa"/>
              </w:tcPr>
            </w:tcPrChange>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Change w:id="368" w:author="HP" w:date="2010-05-15T18:47:00Z">
              <w:tcPr>
                <w:tcW w:w="1276" w:type="dxa"/>
                <w:tcBorders>
                  <w:bottom w:val="single" w:sz="4" w:space="0" w:color="000000" w:themeColor="text1"/>
                </w:tcBorders>
              </w:tcPr>
            </w:tcPrChange>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Change w:id="369" w:author="HP" w:date="2010-05-15T18:47:00Z">
              <w:tcPr>
                <w:tcW w:w="1276" w:type="dxa"/>
                <w:shd w:val="clear" w:color="auto" w:fill="auto"/>
              </w:tcPr>
            </w:tcPrChange>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Change w:id="370" w:author="HP" w:date="2010-05-15T18:47:00Z">
              <w:tcPr>
                <w:tcW w:w="1398" w:type="dxa"/>
              </w:tcPr>
            </w:tcPrChange>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Change w:id="371" w:author="HP" w:date="2010-05-15T18:47:00Z">
              <w:tcPr>
                <w:tcW w:w="1698" w:type="dxa"/>
              </w:tcPr>
            </w:tcPrChange>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Change w:id="372" w:author="HP" w:date="2010-05-15T18:47:00Z">
              <w:tcPr>
                <w:tcW w:w="890" w:type="dxa"/>
              </w:tcPr>
            </w:tcPrChange>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Change w:id="373" w:author="HP" w:date="2010-05-15T18:47:00Z">
              <w:tcPr>
                <w:tcW w:w="634"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Change w:id="374" w:author="HP" w:date="2010-05-15T18:47:00Z">
              <w:tcPr>
                <w:tcW w:w="569"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375" w:author="HP" w:date="2010-05-15T18:47:00Z">
              <w:tcPr>
                <w:tcW w:w="990"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Change w:id="376" w:author="HP" w:date="2010-05-15T18:47:00Z">
              <w:tcPr>
                <w:tcW w:w="1276" w:type="dxa"/>
                <w:shd w:val="clear" w:color="auto" w:fill="FFFF00"/>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Change w:id="377" w:author="HP" w:date="2010-05-15T18:47:00Z">
              <w:tcPr>
                <w:tcW w:w="1276" w:type="dxa"/>
                <w:shd w:val="clear" w:color="auto" w:fill="FFFF00"/>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Change w:id="378" w:author="HP" w:date="2010-05-15T18:47:00Z">
              <w:tcPr>
                <w:tcW w:w="13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Change w:id="379"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Change w:id="380" w:author="HP" w:date="2010-05-15T18:47:00Z">
              <w:tcPr>
                <w:tcW w:w="890" w:type="dxa"/>
              </w:tcPr>
            </w:tcPrChange>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Change w:id="381" w:author="HP" w:date="2010-05-15T18:47:00Z">
              <w:tcPr>
                <w:tcW w:w="634"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Change w:id="382" w:author="HP" w:date="2010-05-15T18:47:00Z">
              <w:tcPr>
                <w:tcW w:w="569"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383" w:author="HP" w:date="2010-05-15T18:47:00Z">
              <w:tcPr>
                <w:tcW w:w="990" w:type="dxa"/>
              </w:tcPr>
            </w:tcPrChange>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384" w:author="HP" w:date="2010-05-15T18:47:00Z">
              <w:tcPr>
                <w:tcW w:w="1276" w:type="dxa"/>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Change w:id="385" w:author="HP" w:date="2010-05-15T18:47:00Z">
              <w:tcPr>
                <w:tcW w:w="1276"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Change w:id="386" w:author="HP" w:date="2010-05-15T18:47:00Z">
              <w:tcPr>
                <w:tcW w:w="13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Change w:id="387"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Change w:id="388" w:author="HP" w:date="2010-05-15T18:47:00Z">
              <w:tcPr>
                <w:tcW w:w="890"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Change w:id="389"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390"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391"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392" w:author="HP" w:date="2010-05-15T18:47:00Z">
              <w:tcPr>
                <w:tcW w:w="1276" w:type="dxa"/>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Change w:id="393" w:author="HP" w:date="2010-05-15T18:47:00Z">
              <w:tcPr>
                <w:tcW w:w="1276"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Change w:id="394" w:author="HP" w:date="2010-05-15T18:47:00Z">
              <w:tcPr>
                <w:tcW w:w="13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Change w:id="395"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Change w:id="396"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Change w:id="397"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398"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399"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00" w:author="HP" w:date="2010-05-15T18:47:00Z">
              <w:tcPr>
                <w:tcW w:w="1276" w:type="dxa"/>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Change w:id="401" w:author="HP" w:date="2010-05-15T18:47:00Z">
              <w:tcPr>
                <w:tcW w:w="1276"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Change w:id="402" w:author="HP" w:date="2010-05-15T18:47:00Z">
              <w:tcPr>
                <w:tcW w:w="1398"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Change w:id="403" w:author="HP" w:date="2010-05-15T18:47:00Z">
              <w:tcPr>
                <w:tcW w:w="1698" w:type="dxa"/>
                <w:tcBorders>
                  <w:bottom w:val="single" w:sz="4" w:space="0" w:color="000000" w:themeColor="text1"/>
                </w:tcBorders>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Change w:id="404" w:author="HP" w:date="2010-05-15T18:47:00Z">
              <w:tcPr>
                <w:tcW w:w="890"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Change w:id="405"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06"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07"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408" w:author="HP" w:date="2010-05-15T18:47:00Z">
              <w:tcPr>
                <w:tcW w:w="1276" w:type="dxa"/>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Change w:id="409" w:author="HP" w:date="2010-05-15T18:47:00Z">
              <w:tcPr>
                <w:tcW w:w="1276"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Change w:id="410" w:author="HP" w:date="2010-05-15T18:47:00Z">
              <w:tcPr>
                <w:tcW w:w="1398" w:type="dxa"/>
                <w:shd w:val="clear" w:color="auto" w:fill="FFFF0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Change w:id="411" w:author="HP" w:date="2010-05-15T18:47:00Z">
              <w:tcPr>
                <w:tcW w:w="1698" w:type="dxa"/>
                <w:tcBorders>
                  <w:bottom w:val="single" w:sz="4" w:space="0" w:color="000000" w:themeColor="text1"/>
                </w:tcBorders>
                <w:shd w:val="clear" w:color="auto" w:fill="FFFF00"/>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Change w:id="412" w:author="HP" w:date="2010-05-15T18:47:00Z">
              <w:tcPr>
                <w:tcW w:w="890"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Change w:id="413"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14"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15"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16" w:author="HP" w:date="2010-05-15T18:47:00Z">
              <w:tcPr>
                <w:tcW w:w="1276" w:type="dxa"/>
                <w:tcBorders>
                  <w:bottom w:val="single" w:sz="4" w:space="0" w:color="000000" w:themeColor="text1"/>
                </w:tcBorders>
              </w:tcPr>
            </w:tcPrChange>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Change w:id="417" w:author="HP" w:date="2010-05-15T18:47:00Z">
              <w:tcPr>
                <w:tcW w:w="1276" w:type="dxa"/>
                <w:tcBorders>
                  <w:bottom w:val="single" w:sz="4" w:space="0" w:color="000000" w:themeColor="text1"/>
                </w:tcBorders>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Change w:id="418" w:author="HP" w:date="2010-05-15T18:47:00Z">
              <w:tcPr>
                <w:tcW w:w="1398" w:type="dxa"/>
                <w:tcBorders>
                  <w:bottom w:val="single" w:sz="4" w:space="0" w:color="000000" w:themeColor="text1"/>
                </w:tcBorders>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Change w:id="419" w:author="HP" w:date="2010-05-15T18:47:00Z">
              <w:tcPr>
                <w:tcW w:w="1698" w:type="dxa"/>
                <w:tcBorders>
                  <w:bottom w:val="single" w:sz="4" w:space="0" w:color="000000" w:themeColor="text1"/>
                </w:tcBorders>
                <w:shd w:val="clear" w:color="auto" w:fill="FFFF00"/>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Change w:id="420"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Change w:id="421"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22"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23"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Change w:id="424" w:author="HP" w:date="2010-05-15T18:47:00Z">
              <w:tcPr>
                <w:tcW w:w="1276" w:type="dxa"/>
                <w:shd w:val="clear" w:color="auto" w:fill="00B050"/>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Change w:id="425" w:author="HP" w:date="2010-05-15T18:47:00Z">
              <w:tcPr>
                <w:tcW w:w="1276" w:type="dxa"/>
                <w:tcBorders>
                  <w:bottom w:val="single" w:sz="4" w:space="0" w:color="000000" w:themeColor="text1"/>
                </w:tcBorders>
                <w:shd w:val="clear" w:color="auto" w:fill="00B050"/>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Change w:id="426" w:author="HP" w:date="2010-05-15T18:47:00Z">
              <w:tcPr>
                <w:tcW w:w="1398" w:type="dxa"/>
                <w:tcBorders>
                  <w:bottom w:val="single" w:sz="4" w:space="0" w:color="000000" w:themeColor="text1"/>
                </w:tcBorders>
                <w:shd w:val="clear" w:color="auto" w:fill="00B05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Change w:id="427" w:author="HP" w:date="2010-05-15T18:47:00Z">
              <w:tcPr>
                <w:tcW w:w="1698" w:type="dxa"/>
                <w:tcBorders>
                  <w:bottom w:val="single" w:sz="4" w:space="0" w:color="000000" w:themeColor="text1"/>
                </w:tcBorders>
                <w:shd w:val="clear" w:color="auto" w:fill="00B050"/>
              </w:tcPr>
            </w:tcPrChange>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Change w:id="428"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Change w:id="429"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30"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31"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32" w:author="HP" w:date="2010-05-15T18:47:00Z">
              <w:tcPr>
                <w:tcW w:w="1276" w:type="dxa"/>
                <w:tcBorders>
                  <w:bottom w:val="single" w:sz="4" w:space="0" w:color="000000" w:themeColor="text1"/>
                </w:tcBorders>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Change w:id="433" w:author="HP" w:date="2010-05-15T18:47:00Z">
              <w:tcPr>
                <w:tcW w:w="1276" w:type="dxa"/>
                <w:shd w:val="clear" w:color="auto" w:fill="auto"/>
              </w:tcPr>
            </w:tcPrChange>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Change w:id="434" w:author="HP" w:date="2010-05-15T18:47:00Z">
              <w:tcPr>
                <w:tcW w:w="1398" w:type="dxa"/>
                <w:shd w:val="clear" w:color="auto" w:fill="00B05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Change w:id="435" w:author="HP" w:date="2010-05-15T18:47:00Z">
              <w:tcPr>
                <w:tcW w:w="1698" w:type="dxa"/>
                <w:shd w:val="clear" w:color="auto" w:fill="00B050"/>
              </w:tcPr>
            </w:tcPrChange>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Change w:id="436"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Change w:id="437"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438"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39"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Change w:id="440" w:author="HP" w:date="2010-05-15T18:47:00Z">
              <w:tcPr>
                <w:tcW w:w="1276" w:type="dxa"/>
                <w:shd w:val="clear" w:color="auto" w:fill="FFFF00"/>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Change w:id="441" w:author="HP" w:date="2010-05-15T18:47:00Z">
              <w:tcPr>
                <w:tcW w:w="1276"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Change w:id="442"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Change w:id="443"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Change w:id="444"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Change w:id="445"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446"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47"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48"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Change w:id="449" w:author="HP" w:date="2010-05-15T18:47:00Z">
              <w:tcPr>
                <w:tcW w:w="1276"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Change w:id="450"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Change w:id="451"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Change w:id="452" w:author="HP" w:date="2010-05-15T18:47:00Z">
              <w:tcPr>
                <w:tcW w:w="890"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Change w:id="453"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454"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55"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456"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Change w:id="457" w:author="HP" w:date="2010-05-15T18:47:00Z">
              <w:tcPr>
                <w:tcW w:w="1276" w:type="dxa"/>
              </w:tcPr>
            </w:tcPrChange>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Change w:id="458" w:author="HP" w:date="2010-05-15T18:47:00Z">
              <w:tcPr>
                <w:tcW w:w="1398"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459" w:author="HP" w:date="2010-05-15T18:47:00Z">
              <w:tcPr>
                <w:tcW w:w="1698" w:type="dxa"/>
              </w:tcPr>
            </w:tcPrChange>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Change w:id="460"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Change w:id="461"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462"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63"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64"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Change w:id="465" w:author="HP" w:date="2010-05-15T18:47:00Z">
              <w:tcPr>
                <w:tcW w:w="1276"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Change w:id="466" w:author="HP" w:date="2010-05-15T18:47:00Z">
              <w:tcPr>
                <w:tcW w:w="1398" w:type="dxa"/>
                <w:tcBorders>
                  <w:bottom w:val="single" w:sz="4" w:space="0" w:color="000000" w:themeColor="text1"/>
                </w:tcBorders>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467" w:author="HP" w:date="2010-05-15T18:47:00Z">
              <w:tcPr>
                <w:tcW w:w="16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Change w:id="468"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Change w:id="469"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70"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71"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472"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Change w:id="473" w:author="HP" w:date="2010-05-15T18:47:00Z">
              <w:tcPr>
                <w:tcW w:w="1276" w:type="dxa"/>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Change w:id="474" w:author="HP" w:date="2010-05-15T18:47:00Z">
              <w:tcPr>
                <w:tcW w:w="1398" w:type="dxa"/>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475" w:author="HP" w:date="2010-05-15T18:47:00Z">
              <w:tcPr>
                <w:tcW w:w="1698" w:type="dxa"/>
                <w:tcBorders>
                  <w:bottom w:val="single" w:sz="4" w:space="0" w:color="000000" w:themeColor="text1"/>
                </w:tcBorders>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Change w:id="476"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Change w:id="477"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78"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479"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480"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Change w:id="481" w:author="HP" w:date="2010-05-15T18:47:00Z">
              <w:tcPr>
                <w:tcW w:w="1276"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Change w:id="482" w:author="HP" w:date="2010-05-15T18:47:00Z">
              <w:tcPr>
                <w:tcW w:w="1398"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Change w:id="483" w:author="HP" w:date="2010-05-15T18:47:00Z">
              <w:tcPr>
                <w:tcW w:w="1698" w:type="dxa"/>
                <w:shd w:val="clear" w:color="auto" w:fill="FFFF00"/>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Change w:id="484"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Change w:id="485"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86"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87"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488" w:author="HP" w:date="2010-05-15T18:47:00Z">
              <w:tcPr>
                <w:tcW w:w="1276" w:type="dxa"/>
                <w:tcBorders>
                  <w:bottom w:val="single" w:sz="4" w:space="0" w:color="000000" w:themeColor="text1"/>
                </w:tcBorders>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Change w:id="489" w:author="HP" w:date="2010-05-15T18:47:00Z">
              <w:tcPr>
                <w:tcW w:w="1276"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Change w:id="490" w:author="HP" w:date="2010-05-15T18:47:00Z">
              <w:tcPr>
                <w:tcW w:w="1398"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Change w:id="491" w:author="HP" w:date="2010-05-15T18:47:00Z">
              <w:tcPr>
                <w:tcW w:w="1698" w:type="dxa"/>
                <w:tcBorders>
                  <w:bottom w:val="single" w:sz="4" w:space="0" w:color="000000" w:themeColor="text1"/>
                </w:tcBorders>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Change w:id="492"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Change w:id="493"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494"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495"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Change w:id="496" w:author="HP" w:date="2010-05-15T18:47:00Z">
              <w:tcPr>
                <w:tcW w:w="1276" w:type="dxa"/>
                <w:shd w:val="clear" w:color="auto" w:fill="00B050"/>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Change w:id="497" w:author="HP" w:date="2010-05-15T18:47:00Z">
              <w:tcPr>
                <w:tcW w:w="1276"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Change w:id="498"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Change w:id="499" w:author="HP" w:date="2010-05-15T18:47:00Z">
              <w:tcPr>
                <w:tcW w:w="1698"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Change w:id="500"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01"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502"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503"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504"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Change w:id="505" w:author="HP" w:date="2010-05-15T18:47:00Z">
              <w:tcPr>
                <w:tcW w:w="1276"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Change w:id="506" w:author="HP" w:date="2010-05-15T18:47:00Z">
              <w:tcPr>
                <w:tcW w:w="1398"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Change w:id="507" w:author="HP" w:date="2010-05-15T18:47:00Z">
              <w:tcPr>
                <w:tcW w:w="16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Change w:id="508"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09"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510"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511"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512"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Change w:id="513" w:author="HP" w:date="2010-05-15T18:47:00Z">
              <w:tcPr>
                <w:tcW w:w="1276"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Change w:id="514" w:author="HP" w:date="2010-05-15T18:47:00Z">
              <w:tcPr>
                <w:tcW w:w="1398" w:type="dxa"/>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515" w:author="HP" w:date="2010-05-15T18:47:00Z">
              <w:tcPr>
                <w:tcW w:w="16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Change w:id="516"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17"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518"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519"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520"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Change w:id="521" w:author="HP" w:date="2010-05-15T18:47:00Z">
              <w:tcPr>
                <w:tcW w:w="1276"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Change w:id="522"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523" w:author="HP" w:date="2010-05-15T18:47:00Z">
              <w:tcPr>
                <w:tcW w:w="16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Change w:id="524"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25"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Change w:id="526"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527"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528" w:author="HP" w:date="2010-05-15T18:47:00Z">
              <w:tcPr>
                <w:tcW w:w="1276" w:type="dxa"/>
                <w:tcBorders>
                  <w:bottom w:val="single" w:sz="4" w:space="0" w:color="000000" w:themeColor="text1"/>
                </w:tcBorders>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Change w:id="529" w:author="HP" w:date="2010-05-15T18:47:00Z">
              <w:tcPr>
                <w:tcW w:w="1276"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Change w:id="530"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531" w:author="HP" w:date="2010-05-15T18:47:00Z">
              <w:tcPr>
                <w:tcW w:w="1698" w:type="dxa"/>
                <w:tcBorders>
                  <w:bottom w:val="single" w:sz="4" w:space="0" w:color="000000" w:themeColor="text1"/>
                </w:tcBorders>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Change w:id="532"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33"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534"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535"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Change w:id="536" w:author="HP" w:date="2010-05-15T18:47:00Z">
              <w:tcPr>
                <w:tcW w:w="1276" w:type="dxa"/>
                <w:shd w:val="clear" w:color="auto" w:fill="FFFF00"/>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Change w:id="537" w:author="HP" w:date="2010-05-15T18:47:00Z">
              <w:tcPr>
                <w:tcW w:w="1276" w:type="dxa"/>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Change w:id="538" w:author="HP" w:date="2010-05-15T18:47:00Z">
              <w:tcPr>
                <w:tcW w:w="1398"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Change w:id="539" w:author="HP" w:date="2010-05-15T18:47:00Z">
              <w:tcPr>
                <w:tcW w:w="1698" w:type="dxa"/>
                <w:shd w:val="clear" w:color="auto" w:fill="FFFF00"/>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Change w:id="540"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41"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542"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Change w:id="543"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Change w:id="544" w:author="HP" w:date="2010-05-15T18:47:00Z">
              <w:tcPr>
                <w:tcW w:w="1276" w:type="dxa"/>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Change w:id="545" w:author="HP" w:date="2010-05-15T18:47:00Z">
              <w:tcPr>
                <w:tcW w:w="1276"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Change w:id="546" w:author="HP" w:date="2010-05-15T18:47:00Z">
              <w:tcPr>
                <w:tcW w:w="1398" w:type="dxa"/>
                <w:tcBorders>
                  <w:bottom w:val="single" w:sz="4" w:space="0" w:color="000000" w:themeColor="text1"/>
                </w:tcBorders>
                <w:shd w:val="clear" w:color="auto" w:fill="FFFF00"/>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Change w:id="547" w:author="HP" w:date="2010-05-15T18:47:00Z">
              <w:tcPr>
                <w:tcW w:w="1698" w:type="dxa"/>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Change w:id="548"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49"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550"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551"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Change w:id="552" w:author="HP" w:date="2010-05-15T18:47:00Z">
              <w:tcPr>
                <w:tcW w:w="1276" w:type="dxa"/>
                <w:tcBorders>
                  <w:bottom w:val="single" w:sz="4" w:space="0" w:color="000000" w:themeColor="text1"/>
                </w:tcBorders>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Change w:id="553" w:author="HP" w:date="2010-05-15T18:47:00Z">
              <w:tcPr>
                <w:tcW w:w="1276" w:type="dxa"/>
                <w:tcBorders>
                  <w:bottom w:val="single" w:sz="4" w:space="0" w:color="000000" w:themeColor="text1"/>
                </w:tcBorders>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Change w:id="554" w:author="HP" w:date="2010-05-15T18:47:00Z">
              <w:tcPr>
                <w:tcW w:w="1398"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Change w:id="555" w:author="HP" w:date="2010-05-15T18:47:00Z">
              <w:tcPr>
                <w:tcW w:w="1698" w:type="dxa"/>
                <w:tcBorders>
                  <w:bottom w:val="single" w:sz="4" w:space="0" w:color="000000" w:themeColor="text1"/>
                </w:tcBorders>
              </w:tcPr>
            </w:tcPrChange>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Change w:id="556" w:author="HP" w:date="2010-05-15T18:47:00Z">
              <w:tcPr>
                <w:tcW w:w="890"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Change w:id="557" w:author="HP" w:date="2010-05-15T18:47:00Z">
              <w:tcPr>
                <w:tcW w:w="634"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Change w:id="558" w:author="HP" w:date="2010-05-15T18:47:00Z">
              <w:tcPr>
                <w:tcW w:w="569"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Change w:id="559" w:author="HP" w:date="2010-05-15T18:47:00Z">
              <w:tcPr>
                <w:tcW w:w="990" w:type="dxa"/>
              </w:tcPr>
            </w:tcPrChange>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Change w:id="560" w:author="HP" w:date="2010-05-15T18:47:00Z">
              <w:tcPr>
                <w:tcW w:w="1276" w:type="dxa"/>
                <w:shd w:val="clear" w:color="auto" w:fill="00B050"/>
              </w:tcPr>
            </w:tcPrChange>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Change w:id="561" w:author="HP" w:date="2010-05-15T18:47:00Z">
              <w:tcPr>
                <w:tcW w:w="1276"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Change w:id="562" w:author="HP" w:date="2010-05-15T18:47:00Z">
              <w:tcPr>
                <w:tcW w:w="1398" w:type="dxa"/>
              </w:tcPr>
            </w:tcPrChange>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Change w:id="563" w:author="HP" w:date="2010-05-15T18:47:00Z">
              <w:tcPr>
                <w:tcW w:w="1698" w:type="dxa"/>
                <w:shd w:val="clear" w:color="auto" w:fill="00B050"/>
              </w:tcPr>
            </w:tcPrChange>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564" w:name="_Ref260609135"/>
      <w:bookmarkStart w:id="565" w:name="_Toc261555651"/>
      <w:r w:rsidRPr="00ED676A">
        <w:t>Wpływ optymalizacji</w:t>
      </w:r>
      <w:r w:rsidR="00D42D61">
        <w:t xml:space="preserve"> na </w:t>
      </w:r>
      <w:r w:rsidRPr="00ED676A">
        <w:t>wydajność kerneli</w:t>
      </w:r>
      <w:bookmarkEnd w:id="564"/>
      <w:bookmarkEnd w:id="565"/>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ins w:id="566" w:author="HP" w:date="2010-05-15T18:40:00Z">
                <w:r w:rsidR="00D33727">
                  <w:rPr>
                    <w:noProof/>
                  </w:rPr>
                  <w:t>5</w:t>
                </w:r>
              </w:ins>
              <w:del w:id="567" w:author="HP" w:date="2010-05-15T18:40:00Z">
                <w:r w:rsidDel="00D33727">
                  <w:rPr>
                    <w:noProof/>
                  </w:rPr>
                  <w:delText>4</w:delText>
                </w:r>
              </w:del>
            </w:fldSimple>
            <w:r>
              <w:t xml:space="preserve">. </w:t>
            </w:r>
            <w:bookmarkStart w:id="568" w:name="_Toc261555517"/>
            <w:r>
              <w:t>Porównanie czasu uczenia sieci na CPU i GPU</w:t>
            </w:r>
            <w:bookmarkEnd w:id="568"/>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45173">
              <w:rPr>
                <w:rStyle w:val="PodkrelenieZnak"/>
                <w:rFonts w:eastAsiaTheme="minorHAnsi"/>
                <w:sz w:val="20"/>
                <w:szCs w:val="20"/>
                <w:rPrChange w:id="569" w:author="HP" w:date="2010-05-15T18:49:00Z">
                  <w:rPr>
                    <w:rFonts w:eastAsiaTheme="minorHAnsi"/>
                    <w:sz w:val="20"/>
                    <w:szCs w:val="20"/>
                    <w:lang w:eastAsia="en-US"/>
                  </w:rPr>
                </w:rPrChange>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Pr="00745173">
              <w:rPr>
                <w:rStyle w:val="PodkrelenieZnak"/>
                <w:rFonts w:eastAsiaTheme="minorHAnsi"/>
                <w:sz w:val="20"/>
                <w:szCs w:val="20"/>
                <w:rPrChange w:id="570" w:author="HP" w:date="2010-05-15T18:49:00Z">
                  <w:rPr>
                    <w:rFonts w:eastAsiaTheme="minorHAnsi"/>
                    <w:sz w:val="20"/>
                    <w:szCs w:val="20"/>
                    <w:lang w:val="en-US" w:eastAsia="en-US"/>
                  </w:rPr>
                </w:rPrChange>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571"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57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8922BC">
        <w:fldChar w:fldCharType="begin"/>
      </w:r>
      <w:r>
        <w:instrText xml:space="preserve"> REF _Ref260609135 \h </w:instrText>
      </w:r>
      <w:r w:rsidR="008922BC">
        <w:fldChar w:fldCharType="separate"/>
      </w:r>
      <w:ins w:id="572" w:author="HP" w:date="2010-05-15T18:40:00Z">
        <w:r w:rsidR="00D33727" w:rsidRPr="00ED676A">
          <w:t>Wpływ optymalizacji</w:t>
        </w:r>
        <w:r w:rsidR="00D33727">
          <w:t xml:space="preserve"> na </w:t>
        </w:r>
        <w:r w:rsidR="00D33727" w:rsidRPr="00ED676A">
          <w:t>wydajność kerneli</w:t>
        </w:r>
      </w:ins>
      <w:del w:id="573" w:author="HP" w:date="2010-05-15T18:40:00Z">
        <w:r w:rsidRPr="00ED676A" w:rsidDel="00D33727">
          <w:delText>Wpływ optymalizacji</w:delText>
        </w:r>
        <w:r w:rsidR="00D42D61" w:rsidDel="00D33727">
          <w:delText xml:space="preserve"> na </w:delText>
        </w:r>
        <w:r w:rsidRPr="00ED676A" w:rsidDel="00D33727">
          <w:delText>wydajność kerneli</w:delText>
        </w:r>
      </w:del>
      <w:r w:rsidR="008922BC">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574" w:name="_Toc261555518"/>
            <w:r>
              <w:t>Porównanie czasu uczenia sieci na platformach 32 i 64-bitowych</w:t>
            </w:r>
            <w:bookmarkEnd w:id="574"/>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575" w:name="_Toc261555653"/>
      <w:r w:rsidRPr="00ED676A">
        <w:t>Informacje końcowe</w:t>
      </w:r>
      <w:bookmarkEnd w:id="575"/>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576" w:name="_Toc261555654"/>
      <w:r w:rsidRPr="00ED676A">
        <w:t>Zewnętrzne biblioteki</w:t>
      </w:r>
      <w:bookmarkEnd w:id="576"/>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577" w:name="_Toc261555655"/>
      <w:r w:rsidRPr="00ED676A">
        <w:rPr>
          <w:rFonts w:eastAsiaTheme="minorHAnsi"/>
          <w:lang w:eastAsia="en-US"/>
        </w:rPr>
        <w:t>Mersenne Twister</w:t>
      </w:r>
      <w:bookmarkEnd w:id="577"/>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8922BC">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8922BC">
            <w:rPr>
              <w:rFonts w:eastAsiaTheme="minorHAnsi"/>
              <w:color w:val="auto"/>
              <w:lang w:eastAsia="en-US"/>
            </w:rPr>
            <w:fldChar w:fldCharType="separate"/>
          </w:r>
          <w:r w:rsidR="00527F76" w:rsidRPr="00527F76">
            <w:rPr>
              <w:rFonts w:eastAsiaTheme="minorHAnsi"/>
              <w:noProof/>
              <w:color w:val="auto"/>
              <w:lang w:eastAsia="en-US"/>
            </w:rPr>
            <w:t>(Wagner, 2009)</w:t>
          </w:r>
          <w:r w:rsidR="008922BC">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578" w:name="_Toc261555656"/>
      <w:r w:rsidRPr="00ED676A">
        <w:rPr>
          <w:rFonts w:eastAsiaTheme="minorHAnsi"/>
          <w:lang w:eastAsia="en-US"/>
        </w:rPr>
        <w:t>TinyXML</w:t>
      </w:r>
      <w:bookmarkEnd w:id="578"/>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8922BC">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8922BC">
            <w:rPr>
              <w:rFonts w:eastAsiaTheme="minorHAnsi"/>
              <w:color w:val="auto"/>
              <w:lang w:eastAsia="en-US"/>
            </w:rPr>
            <w:fldChar w:fldCharType="separate"/>
          </w:r>
          <w:r w:rsidR="008801B4" w:rsidRPr="008801B4">
            <w:rPr>
              <w:rFonts w:eastAsiaTheme="minorHAnsi"/>
              <w:noProof/>
              <w:color w:val="auto"/>
              <w:lang w:eastAsia="en-US"/>
            </w:rPr>
            <w:t>(W3C, 2009)</w:t>
          </w:r>
          <w:r w:rsidR="008922BC">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8922BC">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8922BC">
            <w:rPr>
              <w:rFonts w:eastAsiaTheme="minorHAnsi"/>
              <w:color w:val="auto"/>
              <w:lang w:eastAsia="en-US"/>
            </w:rPr>
            <w:fldChar w:fldCharType="separate"/>
          </w:r>
          <w:r w:rsidR="00527F76" w:rsidRPr="00527F76">
            <w:rPr>
              <w:rFonts w:eastAsiaTheme="minorHAnsi"/>
              <w:noProof/>
              <w:color w:val="auto"/>
              <w:lang w:eastAsia="en-US"/>
            </w:rPr>
            <w:t>(Thomason)</w:t>
          </w:r>
          <w:r w:rsidR="008922BC">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579" w:name="_Toc261555657"/>
      <w:r w:rsidRPr="00ED676A">
        <w:lastRenderedPageBreak/>
        <w:t>Narzędzia pomocnicze</w:t>
      </w:r>
      <w:bookmarkEnd w:id="579"/>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580" w:name="_Toc261555465"/>
            <w:r w:rsidRPr="00706697">
              <w:rPr>
                <w:rFonts w:ascii="Verdana" w:hAnsi="Verdana"/>
              </w:rPr>
              <w:t xml:space="preserve">Rysunek </w:t>
            </w:r>
            <w:r w:rsidR="008922BC" w:rsidRPr="00706697">
              <w:rPr>
                <w:rFonts w:ascii="Verdana" w:hAnsi="Verdana"/>
              </w:rPr>
              <w:fldChar w:fldCharType="begin"/>
            </w:r>
            <w:r w:rsidR="00642DAE" w:rsidRPr="00706697">
              <w:rPr>
                <w:rFonts w:ascii="Verdana" w:hAnsi="Verdana"/>
              </w:rPr>
              <w:instrText xml:space="preserve"> SEQ Rysunek \* ARABIC </w:instrText>
            </w:r>
            <w:r w:rsidR="008922BC" w:rsidRPr="00706697">
              <w:rPr>
                <w:rFonts w:ascii="Verdana" w:hAnsi="Verdana"/>
              </w:rPr>
              <w:fldChar w:fldCharType="separate"/>
            </w:r>
            <w:ins w:id="581" w:author="HP" w:date="2010-05-15T18:40:00Z">
              <w:r w:rsidR="00D33727">
                <w:rPr>
                  <w:rFonts w:ascii="Verdana" w:hAnsi="Verdana"/>
                  <w:noProof/>
                </w:rPr>
                <w:t>21</w:t>
              </w:r>
            </w:ins>
            <w:del w:id="582" w:author="HP" w:date="2010-05-15T18:40:00Z">
              <w:r w:rsidRPr="00706697" w:rsidDel="00D33727">
                <w:rPr>
                  <w:rFonts w:ascii="Verdana" w:hAnsi="Verdana"/>
                  <w:noProof/>
                </w:rPr>
                <w:delText>17</w:delText>
              </w:r>
            </w:del>
            <w:r w:rsidR="008922BC" w:rsidRPr="00706697">
              <w:rPr>
                <w:rFonts w:ascii="Verdana" w:hAnsi="Verdana"/>
              </w:rPr>
              <w:fldChar w:fldCharType="end"/>
            </w:r>
            <w:r w:rsidRPr="00706697">
              <w:rPr>
                <w:rFonts w:ascii="Verdana" w:hAnsi="Verdana"/>
              </w:rPr>
              <w:t>. Program CUDA Visual Profiler</w:t>
            </w:r>
            <w:bookmarkEnd w:id="580"/>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583" w:name="_Toc261555658"/>
      <w:r>
        <w:lastRenderedPageBreak/>
        <w:t>Możliwości rozwoju programu</w:t>
      </w:r>
      <w:bookmarkEnd w:id="58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584" w:name="_Wnioski"/>
      <w:bookmarkStart w:id="585" w:name="_Toc261555659"/>
      <w:bookmarkEnd w:id="584"/>
      <w:r w:rsidRPr="00ED676A">
        <w:t>Wnioski</w:t>
      </w:r>
      <w:bookmarkEnd w:id="585"/>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586" w:name="_Zakończenie"/>
      <w:bookmarkStart w:id="587" w:name="_Toc261555660"/>
      <w:bookmarkEnd w:id="586"/>
      <w:r w:rsidRPr="00ED676A">
        <w:t>Zakończenie</w:t>
      </w:r>
      <w:bookmarkEnd w:id="587"/>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588" w:name="_Toc261555661" w:displacedByCustomXml="prev"/>
        <w:p w:rsidR="00B87033" w:rsidRDefault="00B87033">
          <w:pPr>
            <w:pStyle w:val="Nagwek1"/>
          </w:pPr>
          <w:r>
            <w:t>Bibliografia</w:t>
          </w:r>
          <w:bookmarkEnd w:id="588"/>
        </w:p>
        <w:sdt>
          <w:sdtPr>
            <w:id w:val="111145805"/>
            <w:bibliography/>
          </w:sdtPr>
          <w:sdtContent>
            <w:p w:rsidR="00300319" w:rsidRDefault="008922BC"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8922BC">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589" w:name="_Toc261555662"/>
      <w:r w:rsidRPr="00ED676A">
        <w:lastRenderedPageBreak/>
        <w:t>Załączniki</w:t>
      </w:r>
      <w:bookmarkEnd w:id="589"/>
    </w:p>
    <w:p w:rsidR="00ED5D03" w:rsidRPr="00ED5D03" w:rsidRDefault="00ED5D03" w:rsidP="00ED5D03"/>
    <w:p w:rsidR="00552F6C" w:rsidRPr="00ED676A" w:rsidRDefault="00552F6C" w:rsidP="00552F6C">
      <w:pPr>
        <w:pStyle w:val="Nagwek2"/>
      </w:pPr>
      <w:bookmarkStart w:id="590" w:name="_Toc261555663"/>
      <w:r w:rsidRPr="00ED676A">
        <w:t>Kod CPU</w:t>
      </w:r>
      <w:r w:rsidR="00DD25E4">
        <w:t xml:space="preserve"> i </w:t>
      </w:r>
      <w:r w:rsidRPr="00ED676A">
        <w:t>GPU?</w:t>
      </w:r>
      <w:bookmarkEnd w:id="590"/>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591" w:name="_Toc261555664"/>
      <w:r w:rsidRPr="00ED676A">
        <w:t>Przykład kodu</w:t>
      </w:r>
      <w:bookmarkEnd w:id="591"/>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1E6E78" w:rsidRDefault="00F25AEA"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8922BC">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8922BC">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8922BC">
            <w:rPr>
              <w:rFonts w:ascii="Courier New" w:eastAsiaTheme="minorHAnsi" w:hAnsi="Courier New" w:cs="Courier New"/>
              <w:noProof/>
              <w:color w:val="auto"/>
              <w:sz w:val="20"/>
              <w:szCs w:val="20"/>
              <w:lang w:eastAsia="en-US"/>
            </w:rPr>
            <w:fldChar w:fldCharType="end"/>
          </w:r>
        </w:sdtContent>
      </w:sdt>
    </w:p>
    <w:p w:rsidR="00300319" w:rsidRDefault="00300319" w:rsidP="00F25AEA">
      <w:pPr>
        <w:rPr>
          <w:rFonts w:ascii="Courier New" w:eastAsiaTheme="minorHAnsi" w:hAnsi="Courier New" w:cs="Courier New"/>
          <w:noProof/>
          <w:color w:val="auto"/>
          <w:sz w:val="20"/>
          <w:szCs w:val="20"/>
          <w:lang w:eastAsia="en-US"/>
        </w:rPr>
      </w:pPr>
    </w:p>
    <w:p w:rsidR="00300319" w:rsidRDefault="00300319" w:rsidP="00F25AEA">
      <w:pPr>
        <w:rPr>
          <w:rFonts w:ascii="Courier New" w:eastAsiaTheme="minorHAnsi" w:hAnsi="Courier New" w:cs="Courier New"/>
          <w:noProof/>
          <w:color w:val="auto"/>
          <w:sz w:val="20"/>
          <w:szCs w:val="20"/>
          <w:lang w:eastAsia="en-US"/>
        </w:rPr>
      </w:pPr>
    </w:p>
    <w:p w:rsidR="00300319" w:rsidRDefault="00300319"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r>
        <w:fldChar w:fldCharType="begin"/>
      </w:r>
      <w:r>
        <w:instrText>HYPERLINK \l "_Toc261555445"</w:instrText>
      </w:r>
      <w:r>
        <w:fldChar w:fldCharType="separate"/>
      </w:r>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ins w:id="592" w:author="HP" w:date="2010-05-15T18:40:00Z">
        <w:r w:rsidR="00D33727">
          <w:rPr>
            <w:noProof/>
            <w:webHidden/>
          </w:rPr>
          <w:t>9</w:t>
        </w:r>
      </w:ins>
      <w:del w:id="593" w:author="HP" w:date="2010-05-15T18:40:00Z">
        <w:r w:rsidR="001E6E78" w:rsidDel="00D33727">
          <w:rPr>
            <w:noProof/>
            <w:webHidden/>
          </w:rPr>
          <w:delText>11</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"_Toc261555446"</w:instrText>
      </w:r>
      <w:r>
        <w:fldChar w:fldCharType="separate"/>
      </w:r>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ins w:id="594" w:author="HP" w:date="2010-05-15T18:40:00Z">
        <w:r w:rsidR="00D33727">
          <w:rPr>
            <w:noProof/>
            <w:webHidden/>
          </w:rPr>
          <w:t>10</w:t>
        </w:r>
      </w:ins>
      <w:del w:id="595" w:author="HP" w:date="2010-05-15T18:40:00Z">
        <w:r w:rsidR="001E6E78" w:rsidDel="00D33727">
          <w:rPr>
            <w:noProof/>
            <w:webHidden/>
          </w:rPr>
          <w:delText>12</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"_Toc261555447"</w:instrText>
      </w:r>
      <w:r>
        <w:fldChar w:fldCharType="separate"/>
      </w:r>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ins w:id="596" w:author="HP" w:date="2010-05-15T18:40:00Z">
        <w:r w:rsidR="00D33727">
          <w:rPr>
            <w:noProof/>
            <w:webHidden/>
          </w:rPr>
          <w:t>12</w:t>
        </w:r>
      </w:ins>
      <w:del w:id="597" w:author="HP" w:date="2010-05-15T18:40:00Z">
        <w:r w:rsidR="001E6E78" w:rsidDel="00D33727">
          <w:rPr>
            <w:noProof/>
            <w:webHidden/>
          </w:rPr>
          <w:delText>14</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"_Toc261555448"</w:instrText>
      </w:r>
      <w:r>
        <w:fldChar w:fldCharType="separate"/>
      </w:r>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ins w:id="598" w:author="HP" w:date="2010-05-15T18:40:00Z">
        <w:r w:rsidR="00D33727">
          <w:rPr>
            <w:noProof/>
            <w:webHidden/>
          </w:rPr>
          <w:t>15</w:t>
        </w:r>
      </w:ins>
      <w:del w:id="599" w:author="HP" w:date="2010-05-15T18:40:00Z">
        <w:r w:rsidR="001E6E78" w:rsidDel="00D33727">
          <w:rPr>
            <w:noProof/>
            <w:webHidden/>
          </w:rPr>
          <w:delText>18</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"_Toc261555449"</w:instrText>
      </w:r>
      <w:r>
        <w:fldChar w:fldCharType="separate"/>
      </w:r>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ins w:id="600" w:author="HP" w:date="2010-05-15T18:40:00Z">
        <w:r w:rsidR="00D33727">
          <w:rPr>
            <w:noProof/>
            <w:webHidden/>
          </w:rPr>
          <w:t>16</w:t>
        </w:r>
      </w:ins>
      <w:del w:id="601" w:author="HP" w:date="2010-05-15T18:40:00Z">
        <w:r w:rsidR="001E6E78" w:rsidDel="00D33727">
          <w:rPr>
            <w:noProof/>
            <w:webHidden/>
          </w:rPr>
          <w:delText>19</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"_Toc261555450"</w:instrText>
      </w:r>
      <w:r>
        <w:fldChar w:fldCharType="separate"/>
      </w:r>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ins w:id="602" w:author="HP" w:date="2010-05-15T18:40:00Z">
        <w:r w:rsidR="00D33727">
          <w:rPr>
            <w:noProof/>
            <w:webHidden/>
          </w:rPr>
          <w:t>19</w:t>
        </w:r>
      </w:ins>
      <w:del w:id="603" w:author="HP" w:date="2010-05-15T18:40:00Z">
        <w:r w:rsidR="001E6E78" w:rsidDel="00D33727">
          <w:rPr>
            <w:noProof/>
            <w:webHidden/>
          </w:rPr>
          <w:delText>22</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"_Toc261555451"</w:instrText>
      </w:r>
      <w:r>
        <w:fldChar w:fldCharType="separate"/>
      </w:r>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ins w:id="604" w:author="HP" w:date="2010-05-15T18:40:00Z">
        <w:r w:rsidR="00D33727">
          <w:rPr>
            <w:noProof/>
            <w:webHidden/>
          </w:rPr>
          <w:t>23</w:t>
        </w:r>
      </w:ins>
      <w:del w:id="605" w:author="HP" w:date="2010-05-15T18:40:00Z">
        <w:r w:rsidR="001E6E78" w:rsidDel="00D33727">
          <w:rPr>
            <w:noProof/>
            <w:webHidden/>
          </w:rPr>
          <w:delText>26</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"_Toc261555452"</w:instrText>
      </w:r>
      <w:r>
        <w:fldChar w:fldCharType="separate"/>
      </w:r>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ins w:id="606" w:author="HP" w:date="2010-05-15T18:40:00Z">
        <w:r w:rsidR="00D33727">
          <w:rPr>
            <w:noProof/>
            <w:webHidden/>
          </w:rPr>
          <w:t>23</w:t>
        </w:r>
      </w:ins>
      <w:del w:id="607" w:author="HP" w:date="2010-05-15T18:40:00Z">
        <w:r w:rsidR="001E6E78" w:rsidDel="00D33727">
          <w:rPr>
            <w:noProof/>
            <w:webHidden/>
          </w:rPr>
          <w:delText>26</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"_Toc261555453"</w:instrText>
      </w:r>
      <w:r>
        <w:fldChar w:fldCharType="separate"/>
      </w:r>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ins w:id="608" w:author="HP" w:date="2010-05-15T18:40:00Z">
        <w:r w:rsidR="00D33727">
          <w:rPr>
            <w:noProof/>
            <w:webHidden/>
          </w:rPr>
          <w:t>25</w:t>
        </w:r>
      </w:ins>
      <w:del w:id="609" w:author="HP" w:date="2010-05-15T18:40:00Z">
        <w:r w:rsidR="001E6E78" w:rsidDel="00D33727">
          <w:rPr>
            <w:noProof/>
            <w:webHidden/>
          </w:rPr>
          <w:delText>28</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"_Toc261555454"</w:instrText>
      </w:r>
      <w:r>
        <w:fldChar w:fldCharType="separate"/>
      </w:r>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ins w:id="610" w:author="HP" w:date="2010-05-15T18:40:00Z">
        <w:r w:rsidR="00D33727">
          <w:rPr>
            <w:noProof/>
            <w:webHidden/>
          </w:rPr>
          <w:t>26</w:t>
        </w:r>
      </w:ins>
      <w:del w:id="611" w:author="HP" w:date="2010-05-15T18:40:00Z">
        <w:r w:rsidR="001E6E78" w:rsidDel="00D33727">
          <w:rPr>
            <w:noProof/>
            <w:webHidden/>
          </w:rPr>
          <w:delText>29</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"_Toc261555455"</w:instrText>
      </w:r>
      <w:r>
        <w:fldChar w:fldCharType="separate"/>
      </w:r>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ins w:id="612" w:author="HP" w:date="2010-05-15T18:40:00Z">
        <w:r w:rsidR="00D33727">
          <w:rPr>
            <w:noProof/>
            <w:webHidden/>
          </w:rPr>
          <w:t>26</w:t>
        </w:r>
      </w:ins>
      <w:del w:id="613" w:author="HP" w:date="2010-05-15T18:40:00Z">
        <w:r w:rsidR="001E6E78" w:rsidDel="00D33727">
          <w:rPr>
            <w:noProof/>
            <w:webHidden/>
          </w:rPr>
          <w:delText>29</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"_Toc261555456"</w:instrText>
      </w:r>
      <w:r>
        <w:fldChar w:fldCharType="separate"/>
      </w:r>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ins w:id="614" w:author="HP" w:date="2010-05-15T18:40:00Z">
        <w:r w:rsidR="00D33727">
          <w:rPr>
            <w:noProof/>
            <w:webHidden/>
          </w:rPr>
          <w:t>28</w:t>
        </w:r>
      </w:ins>
      <w:del w:id="615" w:author="HP" w:date="2010-05-15T18:40:00Z">
        <w:r w:rsidR="001E6E78" w:rsidDel="00D33727">
          <w:rPr>
            <w:noProof/>
            <w:webHidden/>
          </w:rPr>
          <w:delText>31</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"_Toc261555457"</w:instrText>
      </w:r>
      <w:r>
        <w:fldChar w:fldCharType="separate"/>
      </w:r>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ins w:id="616" w:author="HP" w:date="2010-05-15T18:40:00Z">
        <w:r w:rsidR="00D33727">
          <w:rPr>
            <w:noProof/>
            <w:webHidden/>
          </w:rPr>
          <w:t>36</w:t>
        </w:r>
      </w:ins>
      <w:del w:id="617" w:author="HP" w:date="2010-05-15T18:40:00Z">
        <w:r w:rsidR="001E6E78" w:rsidDel="00D33727">
          <w:rPr>
            <w:noProof/>
            <w:webHidden/>
          </w:rPr>
          <w:delText>39</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"_Toc261555458"</w:instrText>
      </w:r>
      <w:r>
        <w:fldChar w:fldCharType="separate"/>
      </w:r>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ins w:id="618" w:author="HP" w:date="2010-05-15T18:40:00Z">
        <w:r w:rsidR="00D33727">
          <w:rPr>
            <w:noProof/>
            <w:webHidden/>
          </w:rPr>
          <w:t>37</w:t>
        </w:r>
      </w:ins>
      <w:del w:id="619" w:author="HP" w:date="2010-05-15T18:40:00Z">
        <w:r w:rsidR="001E6E78" w:rsidDel="00D33727">
          <w:rPr>
            <w:noProof/>
            <w:webHidden/>
          </w:rPr>
          <w:delText>40</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"_Toc261555459"</w:instrText>
      </w:r>
      <w:r>
        <w:fldChar w:fldCharType="separate"/>
      </w:r>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ins w:id="620" w:author="HP" w:date="2010-05-15T18:40:00Z">
        <w:r w:rsidR="00D33727">
          <w:rPr>
            <w:noProof/>
            <w:webHidden/>
          </w:rPr>
          <w:t>39</w:t>
        </w:r>
      </w:ins>
      <w:del w:id="621" w:author="HP" w:date="2010-05-15T18:40:00Z">
        <w:r w:rsidR="001E6E78" w:rsidDel="00D33727">
          <w:rPr>
            <w:noProof/>
            <w:webHidden/>
          </w:rPr>
          <w:delText>42</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"_Toc261555460"</w:instrText>
      </w:r>
      <w:r>
        <w:fldChar w:fldCharType="separate"/>
      </w:r>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ins w:id="622" w:author="HP" w:date="2010-05-15T18:40:00Z">
        <w:r w:rsidR="00D33727">
          <w:rPr>
            <w:noProof/>
            <w:webHidden/>
          </w:rPr>
          <w:t>40</w:t>
        </w:r>
      </w:ins>
      <w:del w:id="623" w:author="HP" w:date="2010-05-15T18:40:00Z">
        <w:r w:rsidR="001E6E78" w:rsidDel="00D33727">
          <w:rPr>
            <w:noProof/>
            <w:webHidden/>
          </w:rPr>
          <w:delText>43</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"_Toc261555461"</w:instrText>
      </w:r>
      <w:r>
        <w:fldChar w:fldCharType="separate"/>
      </w:r>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ins w:id="624" w:author="HP" w:date="2010-05-15T18:40:00Z">
        <w:r w:rsidR="00D33727">
          <w:rPr>
            <w:noProof/>
            <w:webHidden/>
          </w:rPr>
          <w:t>51</w:t>
        </w:r>
      </w:ins>
      <w:del w:id="625" w:author="HP" w:date="2010-05-15T18:40:00Z">
        <w:r w:rsidR="001E6E78" w:rsidDel="00D33727">
          <w:rPr>
            <w:noProof/>
            <w:webHidden/>
          </w:rPr>
          <w:delText>54</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"_Toc261555462"</w:instrText>
      </w:r>
      <w:r>
        <w:fldChar w:fldCharType="separate"/>
      </w:r>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ins w:id="626" w:author="HP" w:date="2010-05-15T18:40:00Z">
        <w:r w:rsidR="00D33727">
          <w:rPr>
            <w:noProof/>
            <w:webHidden/>
          </w:rPr>
          <w:t>52</w:t>
        </w:r>
      </w:ins>
      <w:del w:id="627" w:author="HP" w:date="2010-05-15T18:40:00Z">
        <w:r w:rsidR="001E6E78" w:rsidDel="00D33727">
          <w:rPr>
            <w:noProof/>
            <w:webHidden/>
          </w:rPr>
          <w:delText>55</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"_Toc261555463"</w:instrText>
      </w:r>
      <w:r>
        <w:fldChar w:fldCharType="separate"/>
      </w:r>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ins w:id="628" w:author="HP" w:date="2010-05-15T18:40:00Z">
        <w:r w:rsidR="00D33727">
          <w:rPr>
            <w:noProof/>
            <w:webHidden/>
          </w:rPr>
          <w:t>54</w:t>
        </w:r>
      </w:ins>
      <w:del w:id="629" w:author="HP" w:date="2010-05-15T18:40:00Z">
        <w:r w:rsidR="001E6E78" w:rsidDel="00D33727">
          <w:rPr>
            <w:noProof/>
            <w:webHidden/>
          </w:rPr>
          <w:delText>57</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"_Toc261555464"</w:instrText>
      </w:r>
      <w:r>
        <w:fldChar w:fldCharType="separate"/>
      </w:r>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ins w:id="630" w:author="HP" w:date="2010-05-15T18:40:00Z">
        <w:r w:rsidR="00D33727">
          <w:rPr>
            <w:noProof/>
            <w:webHidden/>
          </w:rPr>
          <w:t>55</w:t>
        </w:r>
      </w:ins>
      <w:del w:id="631" w:author="HP" w:date="2010-05-15T18:40:00Z">
        <w:r w:rsidR="001E6E78" w:rsidDel="00D33727">
          <w:rPr>
            <w:noProof/>
            <w:webHidden/>
          </w:rPr>
          <w:delText>58</w:delText>
        </w:r>
      </w:del>
      <w:r>
        <w:rPr>
          <w:noProof/>
          <w:webHidden/>
        </w:rPr>
        <w:fldChar w:fldCharType="end"/>
      </w:r>
      <w:r>
        <w:fldChar w:fldCharType="end"/>
      </w:r>
    </w:p>
    <w:p w:rsidR="001E6E78" w:rsidRDefault="008922BC" w:rsidP="001E6E78">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"_Toc261555465"</w:instrText>
      </w:r>
      <w:r>
        <w:fldChar w:fldCharType="separate"/>
      </w:r>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ins w:id="632" w:author="HP" w:date="2010-05-15T18:40:00Z">
        <w:r w:rsidR="00D33727">
          <w:rPr>
            <w:noProof/>
            <w:webHidden/>
          </w:rPr>
          <w:t>69</w:t>
        </w:r>
      </w:ins>
      <w:del w:id="633" w:author="HP" w:date="2010-05-15T18:40:00Z">
        <w:r w:rsidR="001E6E78" w:rsidDel="00D33727">
          <w:rPr>
            <w:noProof/>
            <w:webHidden/>
          </w:rPr>
          <w:delText>72</w:delText>
        </w:r>
      </w:del>
      <w:r>
        <w:rPr>
          <w:noProof/>
          <w:webHidden/>
        </w:rPr>
        <w:fldChar w:fldCharType="end"/>
      </w:r>
      <w:r>
        <w:fldChar w:fldCharType="end"/>
      </w:r>
    </w:p>
    <w:p w:rsidR="001E6E78" w:rsidRPr="00ED676A" w:rsidRDefault="008922BC"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w:t>
        </w:r>
        <w:r w:rsidR="001E6E78" w:rsidRPr="00F3366B">
          <w:rPr>
            <w:rStyle w:val="Hipercze"/>
            <w:rFonts w:eastAsiaTheme="majorEastAsia"/>
            <w:noProof/>
          </w:rPr>
          <w:t>n</w:t>
        </w:r>
        <w:r w:rsidR="001E6E78" w:rsidRPr="00F3366B">
          <w:rPr>
            <w:rStyle w:val="Hipercze"/>
            <w:rFonts w:eastAsiaTheme="majorEastAsia"/>
            <w:noProof/>
          </w:rPr>
          <w:t>ologi</w:t>
        </w:r>
        <w:r w:rsidR="001E6E78" w:rsidRPr="00F3366B">
          <w:rPr>
            <w:rStyle w:val="Hipercze"/>
            <w:rFonts w:eastAsiaTheme="majorEastAsia"/>
            <w:noProof/>
          </w:rPr>
          <w:t>i</w:t>
        </w:r>
        <w:r w:rsidR="001E6E78" w:rsidRPr="00F3366B">
          <w:rPr>
            <w:rStyle w:val="Hipercze"/>
            <w:rFonts w:eastAsiaTheme="majorEastAsia"/>
            <w:noProof/>
          </w:rPr>
          <w:t xml:space="preserve">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"_Toc261555514"</w:instrText>
      </w:r>
      <w:r>
        <w:fldChar w:fldCharType="separate"/>
      </w:r>
      <w:r w:rsidR="001E6E78" w:rsidRPr="00F3366B">
        <w:rPr>
          <w:rStyle w:val="Hipercze"/>
          <w:rFonts w:eastAsiaTheme="majorEastAsia"/>
          <w:noProof/>
        </w:rPr>
        <w:t>Formaty plikó</w:t>
      </w:r>
      <w:r w:rsidR="001E6E78" w:rsidRPr="00F3366B">
        <w:rPr>
          <w:rStyle w:val="Hipercze"/>
          <w:rFonts w:eastAsiaTheme="majorEastAsia"/>
          <w:noProof/>
        </w:rPr>
        <w:t>w</w:t>
      </w:r>
      <w:r w:rsidR="001E6E78" w:rsidRPr="00F3366B">
        <w:rPr>
          <w:rStyle w:val="Hipercze"/>
          <w:rFonts w:eastAsiaTheme="majorEastAsia"/>
          <w:noProof/>
        </w:rPr>
        <w:t xml:space="preserve"> dany</w:t>
      </w:r>
      <w:r w:rsidR="001E6E78" w:rsidRPr="00F3366B">
        <w:rPr>
          <w:rStyle w:val="Hipercze"/>
          <w:rFonts w:eastAsiaTheme="majorEastAsia"/>
          <w:noProof/>
        </w:rPr>
        <w:t>c</w:t>
      </w:r>
      <w:r w:rsidR="001E6E78" w:rsidRPr="00F3366B">
        <w:rPr>
          <w:rStyle w:val="Hipercze"/>
          <w:rFonts w:eastAsiaTheme="majorEastAsia"/>
          <w:noProof/>
        </w:rPr>
        <w:t>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ins w:id="634" w:author="HP" w:date="2010-05-15T18:40:00Z">
        <w:r w:rsidR="00D33727">
          <w:rPr>
            <w:noProof/>
            <w:webHidden/>
          </w:rPr>
          <w:t>41</w:t>
        </w:r>
      </w:ins>
      <w:del w:id="635" w:author="HP" w:date="2010-05-15T18:40:00Z">
        <w:r w:rsidR="001E6E78" w:rsidDel="00D33727">
          <w:rPr>
            <w:noProof/>
            <w:webHidden/>
          </w:rPr>
          <w:delText>42</w:delText>
        </w:r>
      </w:del>
      <w:r>
        <w:rPr>
          <w:noProof/>
          <w:webHidden/>
        </w:rPr>
        <w:fldChar w:fldCharType="end"/>
      </w:r>
      <w:r>
        <w:fldChar w:fldCharType="end"/>
      </w:r>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"_Toc261555515"</w:instrText>
      </w:r>
      <w:r>
        <w:fldChar w:fldCharType="separate"/>
      </w:r>
      <w:r w:rsidR="001E6E78" w:rsidRPr="00F3366B">
        <w:rPr>
          <w:rStyle w:val="Hipercze"/>
          <w:rFonts w:eastAsiaTheme="majorEastAsia"/>
          <w:noProof/>
        </w:rPr>
        <w:t>Opis użytyc</w:t>
      </w:r>
      <w:r w:rsidR="001E6E78" w:rsidRPr="00F3366B">
        <w:rPr>
          <w:rStyle w:val="Hipercze"/>
          <w:rFonts w:eastAsiaTheme="majorEastAsia"/>
          <w:noProof/>
        </w:rPr>
        <w:t>h</w:t>
      </w:r>
      <w:r w:rsidR="001E6E78" w:rsidRPr="00F3366B">
        <w:rPr>
          <w:rStyle w:val="Hipercze"/>
          <w:rFonts w:eastAsiaTheme="majorEastAsia"/>
          <w:noProof/>
        </w:rPr>
        <w:t xml:space="preserve">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ins w:id="636" w:author="HP" w:date="2010-05-15T18:40:00Z">
        <w:r w:rsidR="00D33727">
          <w:rPr>
            <w:noProof/>
            <w:webHidden/>
          </w:rPr>
          <w:t>57</w:t>
        </w:r>
      </w:ins>
      <w:del w:id="637" w:author="HP" w:date="2010-05-15T18:40:00Z">
        <w:r w:rsidR="001E6E78" w:rsidDel="00D33727">
          <w:rPr>
            <w:noProof/>
            <w:webHidden/>
          </w:rPr>
          <w:delText>58</w:delText>
        </w:r>
      </w:del>
      <w:r>
        <w:rPr>
          <w:noProof/>
          <w:webHidden/>
        </w:rPr>
        <w:fldChar w:fldCharType="end"/>
      </w:r>
      <w:r>
        <w:fldChar w:fldCharType="end"/>
      </w:r>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"_Toc261555516"</w:instrText>
      </w:r>
      <w:r>
        <w:fldChar w:fldCharType="separate"/>
      </w:r>
      <w:r w:rsidR="001E6E78" w:rsidRPr="00F3366B">
        <w:rPr>
          <w:rStyle w:val="Hipercze"/>
          <w:rFonts w:eastAsiaTheme="majorEastAsia"/>
          <w:noProof/>
        </w:rPr>
        <w:t>Poró</w:t>
      </w:r>
      <w:r w:rsidR="001E6E78" w:rsidRPr="00F3366B">
        <w:rPr>
          <w:rStyle w:val="Hipercze"/>
          <w:rFonts w:eastAsiaTheme="majorEastAsia"/>
          <w:noProof/>
        </w:rPr>
        <w:t>w</w:t>
      </w:r>
      <w:r w:rsidR="001E6E78" w:rsidRPr="00F3366B">
        <w:rPr>
          <w:rStyle w:val="Hipercze"/>
          <w:rFonts w:eastAsiaTheme="majorEastAsia"/>
          <w:noProof/>
        </w:rPr>
        <w:t>n</w:t>
      </w:r>
      <w:r w:rsidR="001E6E78" w:rsidRPr="00F3366B">
        <w:rPr>
          <w:rStyle w:val="Hipercze"/>
          <w:rFonts w:eastAsiaTheme="majorEastAsia"/>
          <w:noProof/>
        </w:rPr>
        <w:t>a</w:t>
      </w:r>
      <w:r w:rsidR="001E6E78" w:rsidRPr="00F3366B">
        <w:rPr>
          <w:rStyle w:val="Hipercze"/>
          <w:rFonts w:eastAsiaTheme="majorEastAsia"/>
          <w:noProof/>
        </w:rPr>
        <w:t>nie ja</w:t>
      </w:r>
      <w:r w:rsidR="001E6E78" w:rsidRPr="00F3366B">
        <w:rPr>
          <w:rStyle w:val="Hipercze"/>
          <w:rFonts w:eastAsiaTheme="majorEastAsia"/>
          <w:noProof/>
        </w:rPr>
        <w:t>k</w:t>
      </w:r>
      <w:r w:rsidR="001E6E78" w:rsidRPr="00F3366B">
        <w:rPr>
          <w:rStyle w:val="Hipercze"/>
          <w:rFonts w:eastAsiaTheme="majorEastAsia"/>
          <w:noProof/>
        </w:rPr>
        <w:t>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ins w:id="638" w:author="HP" w:date="2010-05-15T18:40:00Z">
        <w:r w:rsidR="00D33727">
          <w:rPr>
            <w:noProof/>
            <w:webHidden/>
          </w:rPr>
          <w:t>64</w:t>
        </w:r>
      </w:ins>
      <w:del w:id="639" w:author="HP" w:date="2010-05-15T18:40:00Z">
        <w:r w:rsidR="001E6E78" w:rsidDel="00D33727">
          <w:rPr>
            <w:noProof/>
            <w:webHidden/>
          </w:rPr>
          <w:delText>65</w:delText>
        </w:r>
      </w:del>
      <w:r>
        <w:rPr>
          <w:noProof/>
          <w:webHidden/>
        </w:rPr>
        <w:fldChar w:fldCharType="end"/>
      </w:r>
      <w:r>
        <w:fldChar w:fldCharType="end"/>
      </w:r>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"_Toc261555517"</w:instrText>
      </w:r>
      <w:r>
        <w:fldChar w:fldCharType="separate"/>
      </w:r>
      <w:r w:rsidR="001E6E78" w:rsidRPr="00F3366B">
        <w:rPr>
          <w:rStyle w:val="Hipercze"/>
          <w:rFonts w:eastAsiaTheme="majorEastAsia"/>
          <w:noProof/>
        </w:rPr>
        <w:t xml:space="preserve">Porównanie </w:t>
      </w:r>
      <w:r w:rsidR="001E6E78" w:rsidRPr="00F3366B">
        <w:rPr>
          <w:rStyle w:val="Hipercze"/>
          <w:rFonts w:eastAsiaTheme="majorEastAsia"/>
          <w:noProof/>
        </w:rPr>
        <w:t>c</w:t>
      </w:r>
      <w:r w:rsidR="001E6E78" w:rsidRPr="00F3366B">
        <w:rPr>
          <w:rStyle w:val="Hipercze"/>
          <w:rFonts w:eastAsiaTheme="majorEastAsia"/>
          <w:noProof/>
        </w:rPr>
        <w:t>zasu uczenia s</w:t>
      </w:r>
      <w:r w:rsidR="001E6E78" w:rsidRPr="00F3366B">
        <w:rPr>
          <w:rStyle w:val="Hipercze"/>
          <w:rFonts w:eastAsiaTheme="majorEastAsia"/>
          <w:noProof/>
        </w:rPr>
        <w:t>i</w:t>
      </w:r>
      <w:r w:rsidR="001E6E78" w:rsidRPr="00F3366B">
        <w:rPr>
          <w:rStyle w:val="Hipercze"/>
          <w:rFonts w:eastAsiaTheme="majorEastAsia"/>
          <w:noProof/>
        </w:rPr>
        <w:t>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ins w:id="640" w:author="HP" w:date="2010-05-15T18:40:00Z">
        <w:r w:rsidR="00D33727">
          <w:rPr>
            <w:noProof/>
            <w:webHidden/>
          </w:rPr>
          <w:t>66</w:t>
        </w:r>
      </w:ins>
      <w:del w:id="641" w:author="HP" w:date="2010-05-15T18:40:00Z">
        <w:r w:rsidR="001E6E78" w:rsidDel="00D33727">
          <w:rPr>
            <w:noProof/>
            <w:webHidden/>
          </w:rPr>
          <w:delText>67</w:delText>
        </w:r>
      </w:del>
      <w:r>
        <w:rPr>
          <w:noProof/>
          <w:webHidden/>
        </w:rPr>
        <w:fldChar w:fldCharType="end"/>
      </w:r>
      <w:r>
        <w:fldChar w:fldCharType="end"/>
      </w:r>
    </w:p>
    <w:p w:rsidR="001E6E78" w:rsidRDefault="008922BC">
      <w:pPr>
        <w:pStyle w:val="Spisilustracji"/>
        <w:tabs>
          <w:tab w:val="right" w:leader="dot" w:pos="8515"/>
        </w:tabs>
        <w:rPr>
          <w:rFonts w:asciiTheme="minorHAnsi" w:eastAsiaTheme="minorEastAsia" w:hAnsiTheme="minorHAnsi" w:cstheme="minorBidi"/>
          <w:noProof/>
          <w:color w:val="auto"/>
          <w:sz w:val="22"/>
          <w:szCs w:val="22"/>
        </w:rPr>
      </w:pPr>
      <w:r>
        <w:fldChar w:fldCharType="begin"/>
      </w:r>
      <w:r>
        <w:instrText>HYPERLINK \l "_Toc261555518"</w:instrText>
      </w:r>
      <w:r>
        <w:fldChar w:fldCharType="separate"/>
      </w:r>
      <w:r w:rsidR="001E6E78" w:rsidRPr="00F3366B">
        <w:rPr>
          <w:rStyle w:val="Hipercze"/>
          <w:rFonts w:eastAsiaTheme="majorEastAsia"/>
          <w:noProof/>
        </w:rPr>
        <w:t>Porównanie cza</w:t>
      </w:r>
      <w:r w:rsidR="001E6E78" w:rsidRPr="00F3366B">
        <w:rPr>
          <w:rStyle w:val="Hipercze"/>
          <w:rFonts w:eastAsiaTheme="majorEastAsia"/>
          <w:noProof/>
        </w:rPr>
        <w:t>s</w:t>
      </w:r>
      <w:r w:rsidR="001E6E78" w:rsidRPr="00F3366B">
        <w:rPr>
          <w:rStyle w:val="Hipercze"/>
          <w:rFonts w:eastAsiaTheme="majorEastAsia"/>
          <w:noProof/>
        </w:rPr>
        <w:t>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ins w:id="642" w:author="HP" w:date="2010-05-15T18:40:00Z">
        <w:r w:rsidR="00D33727">
          <w:rPr>
            <w:noProof/>
            <w:webHidden/>
          </w:rPr>
          <w:t>67</w:t>
        </w:r>
      </w:ins>
      <w:del w:id="643" w:author="HP" w:date="2010-05-15T18:40:00Z">
        <w:r w:rsidR="001E6E78" w:rsidDel="00D33727">
          <w:rPr>
            <w:noProof/>
            <w:webHidden/>
          </w:rPr>
          <w:delText>68</w:delText>
        </w:r>
      </w:del>
      <w:r>
        <w:rPr>
          <w:noProof/>
          <w:webHidden/>
        </w:rPr>
        <w:fldChar w:fldCharType="end"/>
      </w:r>
      <w:r>
        <w:fldChar w:fldCharType="end"/>
      </w:r>
    </w:p>
    <w:p w:rsidR="00F25AEA" w:rsidRPr="00ED676A" w:rsidRDefault="008922BC"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630" w:rsidRDefault="009C3630" w:rsidP="00BB2E40">
      <w:r>
        <w:separator/>
      </w:r>
    </w:p>
  </w:endnote>
  <w:endnote w:type="continuationSeparator" w:id="0">
    <w:p w:rsidR="009C3630" w:rsidRDefault="009C3630"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5B1C5D" w:rsidRDefault="005B1C5D">
        <w:pPr>
          <w:pStyle w:val="Stopka"/>
          <w:jc w:val="right"/>
        </w:pPr>
        <w:fldSimple w:instr=" PAGE   \* MERGEFORMAT ">
          <w:r w:rsidR="00C107DA">
            <w:rPr>
              <w:noProof/>
            </w:rPr>
            <w:t>78</w:t>
          </w:r>
        </w:fldSimple>
      </w:p>
    </w:sdtContent>
  </w:sdt>
  <w:p w:rsidR="005B1C5D" w:rsidRDefault="005B1C5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630" w:rsidRDefault="009C3630" w:rsidP="00BB2E40">
      <w:r>
        <w:separator/>
      </w:r>
    </w:p>
  </w:footnote>
  <w:footnote w:type="continuationSeparator" w:id="0">
    <w:p w:rsidR="009C3630" w:rsidRDefault="009C3630" w:rsidP="00BB2E40">
      <w:r>
        <w:continuationSeparator/>
      </w:r>
    </w:p>
  </w:footnote>
  <w:footnote w:id="1">
    <w:p w:rsidR="005B1C5D" w:rsidRPr="00FF09B2" w:rsidRDefault="005B1C5D">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5B1C5D" w:rsidRDefault="005B1C5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5B1C5D" w:rsidRPr="002B3A33" w:rsidRDefault="005B1C5D">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5B1C5D" w:rsidRPr="00646E85" w:rsidRDefault="005B1C5D">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00D33727" w:rsidRPr="00ED676A">
          <w:t>Jednokierunkowe</w:t>
        </w:r>
      </w:fldSimple>
      <w:r>
        <w:t>.</w:t>
      </w:r>
    </w:p>
  </w:footnote>
  <w:footnote w:id="5">
    <w:p w:rsidR="005B1C5D" w:rsidRPr="00ED676A" w:rsidRDefault="005B1C5D">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5B1C5D" w:rsidRPr="00152459" w:rsidRDefault="005B1C5D">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5B1C5D" w:rsidRPr="00152459" w:rsidRDefault="005B1C5D"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5B1C5D" w:rsidRPr="00152459" w:rsidRDefault="005B1C5D">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5B1C5D" w:rsidRDefault="005B1C5D">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5B1C5D" w:rsidRDefault="005B1C5D"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5B1C5D" w:rsidRDefault="005B1C5D">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5B1C5D" w:rsidRPr="005B5D7A" w:rsidRDefault="005B1C5D">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5B1C5D" w:rsidRPr="005B5D7A" w:rsidRDefault="005B1C5D">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5B1C5D" w:rsidRPr="005B5D7A" w:rsidRDefault="005B1C5D">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ins w:id="166" w:author="HP" w:date="2010-05-15T18:40:00Z">
        <w:r w:rsidR="00D33727">
          <w:t>Wersje CUDA</w:t>
        </w:r>
      </w:ins>
      <w:del w:id="167" w:author="HP" w:date="2010-05-15T18:40:00Z">
        <w:r w:rsidRPr="005B5D7A" w:rsidDel="00D33727">
          <w:rPr>
            <w:lang w:val="en-US"/>
          </w:rPr>
          <w:delText>Wersje CUDA</w:delText>
        </w:r>
      </w:del>
      <w:r>
        <w:fldChar w:fldCharType="end"/>
      </w:r>
      <w:r>
        <w:t>.</w:t>
      </w:r>
    </w:p>
  </w:footnote>
  <w:footnote w:id="15">
    <w:p w:rsidR="005B1C5D" w:rsidRPr="005B5D7A" w:rsidRDefault="005B1C5D">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5B1C5D" w:rsidRPr="005B5D7A" w:rsidRDefault="005B1C5D">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5B1C5D" w:rsidRDefault="005B1C5D">
      <w:pPr>
        <w:pStyle w:val="Tekstprzypisudolnego"/>
      </w:pPr>
      <w:r>
        <w:rPr>
          <w:rStyle w:val="Odwoanieprzypisudolnego"/>
        </w:rPr>
        <w:footnoteRef/>
      </w:r>
      <w:r>
        <w:t xml:space="preserve"> Więcej informacji na temat składni programów CUDA jest w rozdziale X.X</w:t>
      </w:r>
    </w:p>
  </w:footnote>
  <w:footnote w:id="18">
    <w:p w:rsidR="005B1C5D" w:rsidRDefault="005B1C5D">
      <w:pPr>
        <w:pStyle w:val="Tekstprzypisudolnego"/>
      </w:pPr>
      <w:r>
        <w:rPr>
          <w:rStyle w:val="Odwoanieprzypisudolnego"/>
        </w:rPr>
        <w:footnoteRef/>
      </w:r>
      <w:r>
        <w:t xml:space="preserve"> w nowej architekturze Fermi nie ma już takich różnic</w:t>
      </w:r>
    </w:p>
  </w:footnote>
  <w:footnote w:id="19">
    <w:p w:rsidR="005B1C5D" w:rsidRDefault="005B1C5D">
      <w:pPr>
        <w:pStyle w:val="Tekstprzypisudolnego"/>
      </w:pPr>
      <w:r>
        <w:rPr>
          <w:rStyle w:val="Odwoanieprzypisudolnego"/>
        </w:rPr>
        <w:footnoteRef/>
      </w:r>
      <w:r>
        <w:t xml:space="preserve"> Dodaj link do bibliografii</w:t>
      </w:r>
    </w:p>
  </w:footnote>
  <w:footnote w:id="20">
    <w:p w:rsidR="005B1C5D" w:rsidRDefault="005B1C5D">
      <w:pPr>
        <w:pStyle w:val="Tekstprzypisudolnego"/>
      </w:pPr>
      <w:r>
        <w:rPr>
          <w:rStyle w:val="Odwoanieprzypisudolnego"/>
        </w:rPr>
        <w:footnoteRef/>
      </w:r>
      <w:r>
        <w:t xml:space="preserve"> Dodaj link do bibliografii</w:t>
      </w:r>
    </w:p>
  </w:footnote>
  <w:footnote w:id="21">
    <w:p w:rsidR="005B1C5D" w:rsidRDefault="005B1C5D">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00D33727" w:rsidRPr="00ED676A">
        <w:t>Ograniczenia</w:t>
      </w:r>
      <w:r>
        <w:fldChar w:fldCharType="end"/>
      </w:r>
      <w:r>
        <w:t>”</w:t>
      </w:r>
    </w:p>
  </w:footnote>
  <w:footnote w:id="22">
    <w:p w:rsidR="005B1C5D" w:rsidRPr="00141956" w:rsidRDefault="005B1C5D">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5B1C5D" w:rsidRDefault="005B1C5D">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5B1C5D" w:rsidRDefault="005B1C5D">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5B1C5D" w:rsidRDefault="005B1C5D">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5B1C5D" w:rsidRDefault="005B1C5D"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5B1C5D" w:rsidRDefault="005B1C5D"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28">
    <w:p w:rsidR="005B1C5D" w:rsidRDefault="005B1C5D"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5B1C5D" w:rsidRDefault="005B1C5D">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5B1C5D" w:rsidRDefault="005B1C5D">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5B1C5D" w:rsidRDefault="005B1C5D">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4DE"/>
    <w:rsid w:val="00042652"/>
    <w:rsid w:val="00042BD4"/>
    <w:rsid w:val="00043092"/>
    <w:rsid w:val="0004484F"/>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3630"/>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Change w:id="0" w:author="HP" w:date="2010-05-15T18:53:00Z">
        <w:pPr>
          <w:numPr>
            <w:numId w:val="36"/>
          </w:numPr>
          <w:spacing w:after="180" w:line="360" w:lineRule="auto"/>
          <w:ind w:left="1429" w:hanging="357"/>
          <w:contextualSpacing/>
        </w:pPr>
      </w:pPrChange>
    </w:pPr>
    <w:rPr>
      <w:rFonts w:ascii="Times New Roman" w:eastAsia="Times New Roman" w:hAnsi="Times New Roman" w:cs="Times New Roman"/>
      <w:color w:val="000000" w:themeColor="text1"/>
      <w:sz w:val="24"/>
      <w:szCs w:val="24"/>
      <w:lang w:eastAsia="pl-PL"/>
      <w:rPrChange w:id="0" w:author="HP" w:date="2010-05-15T18:53:00Z">
        <w:rPr>
          <w:color w:val="000000" w:themeColor="text1"/>
          <w:sz w:val="24"/>
          <w:szCs w:val="24"/>
          <w:lang w:val="pl-PL" w:eastAsia="pl-PL" w:bidi="ar-SA"/>
        </w:rPr>
      </w:rPrChange>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AC34DD92-7532-4CB9-A167-3B2498D66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6066</TotalTime>
  <Pages>1</Pages>
  <Words>15230</Words>
  <Characters>91386</Characters>
  <Application>Microsoft Office Word</Application>
  <DocSecurity>0</DocSecurity>
  <Lines>761</Lines>
  <Paragraphs>212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106404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35</cp:revision>
  <cp:lastPrinted>2010-05-15T16:40:00Z</cp:lastPrinted>
  <dcterms:created xsi:type="dcterms:W3CDTF">2010-05-04T20:47:00Z</dcterms:created>
  <dcterms:modified xsi:type="dcterms:W3CDTF">2010-05-15T17:03:00Z</dcterms:modified>
</cp:coreProperties>
</file>