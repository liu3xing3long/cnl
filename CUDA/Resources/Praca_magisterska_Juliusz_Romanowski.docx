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900659">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9D1756" w:rsidRPr="00C86675" w:rsidRDefault="009D1756" w:rsidP="00772602">
                      <w:pPr>
                        <w:jc w:val="center"/>
                        <w:rPr>
                          <w:smallCaps/>
                          <w:sz w:val="32"/>
                        </w:rPr>
                      </w:pPr>
                      <w:r w:rsidRPr="00C86675">
                        <w:rPr>
                          <w:smallCaps/>
                          <w:sz w:val="32"/>
                        </w:rPr>
                        <w:t>Zachodniopomorski Uniwersytet Technologiczny</w:t>
                      </w:r>
                    </w:p>
                    <w:p w:rsidR="009D1756" w:rsidRPr="00C86675" w:rsidRDefault="009D1756" w:rsidP="00772602">
                      <w:pPr>
                        <w:jc w:val="center"/>
                        <w:rPr>
                          <w:smallCaps/>
                          <w:sz w:val="32"/>
                        </w:rPr>
                      </w:pPr>
                      <w:r w:rsidRPr="00C86675">
                        <w:rPr>
                          <w:smallCaps/>
                          <w:sz w:val="32"/>
                        </w:rPr>
                        <w:t>w Szczecinie</w:t>
                      </w:r>
                    </w:p>
                    <w:p w:rsidR="009D1756" w:rsidRPr="00C86675" w:rsidRDefault="009D1756" w:rsidP="00772602">
                      <w:pPr>
                        <w:jc w:val="center"/>
                      </w:pPr>
                    </w:p>
                    <w:p w:rsidR="009D1756" w:rsidRPr="00C86675" w:rsidRDefault="009D1756" w:rsidP="00772602">
                      <w:pPr>
                        <w:jc w:val="center"/>
                        <w:rPr>
                          <w:b/>
                          <w:sz w:val="32"/>
                        </w:rPr>
                      </w:pPr>
                      <w:r w:rsidRPr="00C86675">
                        <w:rPr>
                          <w:b/>
                          <w:sz w:val="32"/>
                        </w:rPr>
                        <w:t>WYDZIAŁ INFORMATYKI</w:t>
                      </w:r>
                    </w:p>
                    <w:p w:rsidR="009D1756" w:rsidRPr="00C86675" w:rsidRDefault="009D1756" w:rsidP="00772602">
                      <w:pPr>
                        <w:jc w:val="center"/>
                        <w:rPr>
                          <w:sz w:val="32"/>
                        </w:rPr>
                      </w:pPr>
                    </w:p>
                    <w:p w:rsidR="009D1756" w:rsidRPr="00C86675" w:rsidRDefault="009D1756" w:rsidP="00772602">
                      <w:pPr>
                        <w:jc w:val="center"/>
                        <w:rPr>
                          <w:sz w:val="32"/>
                        </w:rPr>
                      </w:pPr>
                    </w:p>
                    <w:p w:rsidR="009D1756" w:rsidRPr="00C86675" w:rsidRDefault="009D1756" w:rsidP="00772602"/>
                    <w:p w:rsidR="009D1756" w:rsidRPr="00C86675" w:rsidRDefault="009D1756"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9D1756" w:rsidRPr="00C86675" w:rsidRDefault="009D1756" w:rsidP="00772602"/>
                    <w:p w:rsidR="009D1756" w:rsidRPr="00C86675" w:rsidRDefault="009D1756" w:rsidP="00772602">
                      <w:pPr>
                        <w:jc w:val="center"/>
                      </w:pPr>
                    </w:p>
                    <w:p w:rsidR="009D1756" w:rsidRPr="00C86675" w:rsidRDefault="009D1756" w:rsidP="00772602">
                      <w:pPr>
                        <w:jc w:val="center"/>
                      </w:pPr>
                    </w:p>
                    <w:p w:rsidR="009D1756" w:rsidRPr="00C86675" w:rsidRDefault="009D1756" w:rsidP="00772602">
                      <w:pPr>
                        <w:jc w:val="center"/>
                      </w:pPr>
                    </w:p>
                    <w:p w:rsidR="009D1756" w:rsidRPr="00C86675" w:rsidRDefault="009D1756" w:rsidP="00772602">
                      <w:pPr>
                        <w:jc w:val="center"/>
                      </w:pPr>
                    </w:p>
                    <w:p w:rsidR="009D1756" w:rsidRPr="00C86675" w:rsidRDefault="009D1756" w:rsidP="00772602">
                      <w:pPr>
                        <w:jc w:val="center"/>
                      </w:pPr>
                    </w:p>
                    <w:p w:rsidR="009D1756" w:rsidRPr="00B61517" w:rsidRDefault="009D1756" w:rsidP="00772602">
                      <w:pPr>
                        <w:jc w:val="center"/>
                        <w:rPr>
                          <w:sz w:val="32"/>
                          <w:szCs w:val="32"/>
                        </w:rPr>
                      </w:pPr>
                      <w:r w:rsidRPr="00B61517">
                        <w:rPr>
                          <w:sz w:val="32"/>
                          <w:szCs w:val="32"/>
                        </w:rPr>
                        <w:t>Juliusz Romanowski</w:t>
                      </w:r>
                    </w:p>
                    <w:p w:rsidR="009D1756" w:rsidRDefault="009D1756" w:rsidP="00772602">
                      <w:pPr>
                        <w:spacing w:before="120"/>
                        <w:jc w:val="center"/>
                      </w:pPr>
                      <w:r w:rsidRPr="00C86675">
                        <w:t>Kierunek Informatyka</w:t>
                      </w:r>
                    </w:p>
                    <w:p w:rsidR="009D1756" w:rsidRPr="00C86675" w:rsidRDefault="009D1756" w:rsidP="00772602">
                      <w:pPr>
                        <w:spacing w:before="120"/>
                        <w:jc w:val="center"/>
                      </w:pPr>
                    </w:p>
                    <w:p w:rsidR="009D1756" w:rsidRPr="00C86675" w:rsidRDefault="009D1756"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9D1756" w:rsidRPr="00C86675" w:rsidRDefault="009D1756" w:rsidP="00772602">
                      <w:pPr>
                        <w:jc w:val="center"/>
                        <w:rPr>
                          <w:b/>
                          <w:sz w:val="32"/>
                        </w:rPr>
                      </w:pPr>
                    </w:p>
                    <w:p w:rsidR="009D1756" w:rsidRPr="00C86675" w:rsidRDefault="009D1756" w:rsidP="00772602">
                      <w:pPr>
                        <w:jc w:val="center"/>
                        <w:rPr>
                          <w:b/>
                          <w:sz w:val="32"/>
                        </w:rPr>
                      </w:pPr>
                    </w:p>
                    <w:p w:rsidR="009D1756" w:rsidRPr="00C86675" w:rsidRDefault="009D1756" w:rsidP="00772602">
                      <w:pPr>
                        <w:ind w:firstLine="0"/>
                      </w:pPr>
                    </w:p>
                    <w:p w:rsidR="009D1756" w:rsidRPr="00C86675" w:rsidRDefault="009D1756" w:rsidP="00772602">
                      <w:r w:rsidRPr="00C86675">
                        <w:tab/>
                      </w:r>
                      <w:r w:rsidRPr="00C86675">
                        <w:tab/>
                      </w:r>
                      <w:r w:rsidRPr="00C86675">
                        <w:tab/>
                      </w:r>
                      <w:r w:rsidRPr="00C86675">
                        <w:tab/>
                      </w:r>
                      <w:r w:rsidRPr="00C86675">
                        <w:tab/>
                      </w:r>
                      <w:r w:rsidRPr="00C86675">
                        <w:tab/>
                      </w:r>
                      <w:r w:rsidRPr="00C86675">
                        <w:tab/>
                        <w:t>Praca dyplomowa magisterska</w:t>
                      </w:r>
                    </w:p>
                    <w:p w:rsidR="009D1756" w:rsidRPr="00C86675" w:rsidRDefault="009D1756" w:rsidP="00772602">
                      <w:r w:rsidRPr="00C86675">
                        <w:tab/>
                      </w:r>
                      <w:r w:rsidRPr="00C86675">
                        <w:tab/>
                      </w:r>
                      <w:r w:rsidRPr="00C86675">
                        <w:tab/>
                      </w:r>
                      <w:r w:rsidRPr="00C86675">
                        <w:tab/>
                      </w:r>
                      <w:r w:rsidRPr="00C86675">
                        <w:tab/>
                      </w:r>
                      <w:r w:rsidRPr="00C86675">
                        <w:tab/>
                      </w:r>
                      <w:r w:rsidRPr="00C86675">
                        <w:tab/>
                        <w:t xml:space="preserve">napisana pod kierunkiem </w:t>
                      </w:r>
                    </w:p>
                    <w:p w:rsidR="009D1756" w:rsidRPr="00C86675" w:rsidRDefault="009D1756"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9D1756" w:rsidRDefault="009D1756"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9D1756" w:rsidRPr="00772602" w:rsidRDefault="009D1756"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9D1756" w:rsidRDefault="00900659">
      <w:pPr>
        <w:pStyle w:val="Spistreci1"/>
        <w:rPr>
          <w:rFonts w:asciiTheme="minorHAnsi" w:eastAsiaTheme="minorEastAsia" w:hAnsiTheme="minorHAnsi" w:cstheme="minorBidi"/>
          <w:b w:val="0"/>
          <w:noProof/>
          <w:color w:val="auto"/>
          <w:sz w:val="22"/>
          <w:szCs w:val="22"/>
        </w:rPr>
      </w:pPr>
      <w:r w:rsidRPr="00900659">
        <w:rPr>
          <w:color w:val="auto"/>
        </w:rPr>
        <w:fldChar w:fldCharType="begin"/>
      </w:r>
      <w:r w:rsidR="005D5019">
        <w:rPr>
          <w:color w:val="auto"/>
        </w:rPr>
        <w:instrText xml:space="preserve"> TOC \o "1-4" \h \z \u </w:instrText>
      </w:r>
      <w:r w:rsidRPr="00900659">
        <w:rPr>
          <w:color w:val="auto"/>
        </w:rPr>
        <w:fldChar w:fldCharType="separate"/>
      </w:r>
      <w:hyperlink w:anchor="_Toc261729303" w:history="1">
        <w:r w:rsidR="009D1756" w:rsidRPr="000C7F28">
          <w:rPr>
            <w:rStyle w:val="Hipercze"/>
            <w:noProof/>
          </w:rPr>
          <w:t>1.</w:t>
        </w:r>
        <w:r w:rsidR="009D1756">
          <w:rPr>
            <w:rFonts w:asciiTheme="minorHAnsi" w:eastAsiaTheme="minorEastAsia" w:hAnsiTheme="minorHAnsi" w:cstheme="minorBidi"/>
            <w:b w:val="0"/>
            <w:noProof/>
            <w:color w:val="auto"/>
            <w:sz w:val="22"/>
            <w:szCs w:val="22"/>
          </w:rPr>
          <w:tab/>
        </w:r>
        <w:r w:rsidR="009D1756" w:rsidRPr="000C7F28">
          <w:rPr>
            <w:rStyle w:val="Hipercze"/>
            <w:noProof/>
          </w:rPr>
          <w:t>Wstęp</w:t>
        </w:r>
        <w:r w:rsidR="009D1756">
          <w:rPr>
            <w:noProof/>
            <w:webHidden/>
          </w:rPr>
          <w:tab/>
        </w:r>
        <w:r w:rsidR="009D1756">
          <w:rPr>
            <w:noProof/>
            <w:webHidden/>
          </w:rPr>
          <w:fldChar w:fldCharType="begin"/>
        </w:r>
        <w:r w:rsidR="009D1756">
          <w:rPr>
            <w:noProof/>
            <w:webHidden/>
          </w:rPr>
          <w:instrText xml:space="preserve"> PAGEREF _Toc261729303 \h </w:instrText>
        </w:r>
        <w:r w:rsidR="009D1756">
          <w:rPr>
            <w:noProof/>
            <w:webHidden/>
          </w:rPr>
        </w:r>
        <w:r w:rsidR="009D1756">
          <w:rPr>
            <w:noProof/>
            <w:webHidden/>
          </w:rPr>
          <w:fldChar w:fldCharType="separate"/>
        </w:r>
        <w:r w:rsidR="009D1756">
          <w:rPr>
            <w:noProof/>
            <w:webHidden/>
          </w:rPr>
          <w:t>6</w:t>
        </w:r>
        <w:r w:rsidR="009D1756">
          <w:rPr>
            <w:noProof/>
            <w:webHidden/>
          </w:rPr>
          <w:fldChar w:fldCharType="end"/>
        </w:r>
      </w:hyperlink>
    </w:p>
    <w:p w:rsidR="009D1756" w:rsidRDefault="009D1756">
      <w:pPr>
        <w:pStyle w:val="Spistreci1"/>
        <w:rPr>
          <w:rFonts w:asciiTheme="minorHAnsi" w:eastAsiaTheme="minorEastAsia" w:hAnsiTheme="minorHAnsi" w:cstheme="minorBidi"/>
          <w:b w:val="0"/>
          <w:noProof/>
          <w:color w:val="auto"/>
          <w:sz w:val="22"/>
          <w:szCs w:val="22"/>
        </w:rPr>
      </w:pPr>
      <w:hyperlink w:anchor="_Toc261729304" w:history="1">
        <w:r w:rsidRPr="000C7F28">
          <w:rPr>
            <w:rStyle w:val="Hipercze"/>
            <w:noProof/>
          </w:rPr>
          <w:t>2.</w:t>
        </w:r>
        <w:r>
          <w:rPr>
            <w:rFonts w:asciiTheme="minorHAnsi" w:eastAsiaTheme="minorEastAsia" w:hAnsiTheme="minorHAnsi" w:cstheme="minorBidi"/>
            <w:b w:val="0"/>
            <w:noProof/>
            <w:color w:val="auto"/>
            <w:sz w:val="22"/>
            <w:szCs w:val="22"/>
          </w:rPr>
          <w:tab/>
        </w:r>
        <w:r w:rsidRPr="000C7F28">
          <w:rPr>
            <w:rStyle w:val="Hipercze"/>
            <w:noProof/>
          </w:rPr>
          <w:t>Równoległe przetwarzanie z zastosowaniem GPU</w:t>
        </w:r>
        <w:r>
          <w:rPr>
            <w:noProof/>
            <w:webHidden/>
          </w:rPr>
          <w:tab/>
        </w:r>
        <w:r>
          <w:rPr>
            <w:noProof/>
            <w:webHidden/>
          </w:rPr>
          <w:fldChar w:fldCharType="begin"/>
        </w:r>
        <w:r>
          <w:rPr>
            <w:noProof/>
            <w:webHidden/>
          </w:rPr>
          <w:instrText xml:space="preserve"> PAGEREF _Toc261729304 \h </w:instrText>
        </w:r>
        <w:r>
          <w:rPr>
            <w:noProof/>
            <w:webHidden/>
          </w:rPr>
        </w:r>
        <w:r>
          <w:rPr>
            <w:noProof/>
            <w:webHidden/>
          </w:rPr>
          <w:fldChar w:fldCharType="separate"/>
        </w:r>
        <w:r>
          <w:rPr>
            <w:noProof/>
            <w:webHidden/>
          </w:rPr>
          <w:t>8</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05" w:history="1">
        <w:r w:rsidRPr="000C7F28">
          <w:rPr>
            <w:rStyle w:val="Hipercze"/>
            <w:noProof/>
          </w:rPr>
          <w:t>2.1.</w:t>
        </w:r>
        <w:r>
          <w:rPr>
            <w:rFonts w:asciiTheme="minorHAnsi" w:eastAsiaTheme="minorEastAsia" w:hAnsiTheme="minorHAnsi" w:cstheme="minorBidi"/>
            <w:noProof/>
            <w:color w:val="auto"/>
            <w:sz w:val="22"/>
            <w:szCs w:val="22"/>
          </w:rPr>
          <w:tab/>
        </w:r>
        <w:r w:rsidRPr="000C7F28">
          <w:rPr>
            <w:rStyle w:val="Hipercze"/>
            <w:noProof/>
          </w:rPr>
          <w:t>Jednostki obliczeniowe GPU</w:t>
        </w:r>
        <w:r>
          <w:rPr>
            <w:noProof/>
            <w:webHidden/>
          </w:rPr>
          <w:tab/>
        </w:r>
        <w:r>
          <w:rPr>
            <w:noProof/>
            <w:webHidden/>
          </w:rPr>
          <w:fldChar w:fldCharType="begin"/>
        </w:r>
        <w:r>
          <w:rPr>
            <w:noProof/>
            <w:webHidden/>
          </w:rPr>
          <w:instrText xml:space="preserve"> PAGEREF _Toc261729305 \h </w:instrText>
        </w:r>
        <w:r>
          <w:rPr>
            <w:noProof/>
            <w:webHidden/>
          </w:rPr>
        </w:r>
        <w:r>
          <w:rPr>
            <w:noProof/>
            <w:webHidden/>
          </w:rPr>
          <w:fldChar w:fldCharType="separate"/>
        </w:r>
        <w:r>
          <w:rPr>
            <w:noProof/>
            <w:webHidden/>
          </w:rPr>
          <w:t>8</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06" w:history="1">
        <w:r w:rsidRPr="000C7F28">
          <w:rPr>
            <w:rStyle w:val="Hipercze"/>
            <w:noProof/>
          </w:rPr>
          <w:t>2.1.1.</w:t>
        </w:r>
        <w:r>
          <w:rPr>
            <w:rFonts w:asciiTheme="minorHAnsi" w:eastAsiaTheme="minorEastAsia" w:hAnsiTheme="minorHAnsi" w:cstheme="minorBidi"/>
            <w:noProof/>
            <w:color w:val="auto"/>
            <w:sz w:val="22"/>
            <w:szCs w:val="22"/>
          </w:rPr>
          <w:tab/>
        </w:r>
        <w:r w:rsidRPr="000C7F28">
          <w:rPr>
            <w:rStyle w:val="Hipercze"/>
            <w:noProof/>
          </w:rPr>
          <w:t>Różnice między CPU a GPU</w:t>
        </w:r>
        <w:r>
          <w:rPr>
            <w:noProof/>
            <w:webHidden/>
          </w:rPr>
          <w:tab/>
        </w:r>
        <w:r>
          <w:rPr>
            <w:noProof/>
            <w:webHidden/>
          </w:rPr>
          <w:fldChar w:fldCharType="begin"/>
        </w:r>
        <w:r>
          <w:rPr>
            <w:noProof/>
            <w:webHidden/>
          </w:rPr>
          <w:instrText xml:space="preserve"> PAGEREF _Toc261729306 \h </w:instrText>
        </w:r>
        <w:r>
          <w:rPr>
            <w:noProof/>
            <w:webHidden/>
          </w:rPr>
        </w:r>
        <w:r>
          <w:rPr>
            <w:noProof/>
            <w:webHidden/>
          </w:rPr>
          <w:fldChar w:fldCharType="separate"/>
        </w:r>
        <w:r>
          <w:rPr>
            <w:noProof/>
            <w:webHidden/>
          </w:rPr>
          <w:t>8</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07" w:history="1">
        <w:r w:rsidRPr="000C7F28">
          <w:rPr>
            <w:rStyle w:val="Hipercze"/>
            <w:noProof/>
          </w:rPr>
          <w:t>2.1.2.</w:t>
        </w:r>
        <w:r>
          <w:rPr>
            <w:rFonts w:asciiTheme="minorHAnsi" w:eastAsiaTheme="minorEastAsia" w:hAnsiTheme="minorHAnsi" w:cstheme="minorBidi"/>
            <w:noProof/>
            <w:color w:val="auto"/>
            <w:sz w:val="22"/>
            <w:szCs w:val="22"/>
          </w:rPr>
          <w:tab/>
        </w:r>
        <w:r w:rsidRPr="000C7F28">
          <w:rPr>
            <w:rStyle w:val="Hipercze"/>
            <w:noProof/>
          </w:rPr>
          <w:t>Struktura pamięci GPU</w:t>
        </w:r>
        <w:r>
          <w:rPr>
            <w:noProof/>
            <w:webHidden/>
          </w:rPr>
          <w:tab/>
        </w:r>
        <w:r>
          <w:rPr>
            <w:noProof/>
            <w:webHidden/>
          </w:rPr>
          <w:fldChar w:fldCharType="begin"/>
        </w:r>
        <w:r>
          <w:rPr>
            <w:noProof/>
            <w:webHidden/>
          </w:rPr>
          <w:instrText xml:space="preserve"> PAGEREF _Toc261729307 \h </w:instrText>
        </w:r>
        <w:r>
          <w:rPr>
            <w:noProof/>
            <w:webHidden/>
          </w:rPr>
        </w:r>
        <w:r>
          <w:rPr>
            <w:noProof/>
            <w:webHidden/>
          </w:rPr>
          <w:fldChar w:fldCharType="separate"/>
        </w:r>
        <w:r>
          <w:rPr>
            <w:noProof/>
            <w:webHidden/>
          </w:rPr>
          <w:t>10</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08" w:history="1">
        <w:r w:rsidRPr="000C7F28">
          <w:rPr>
            <w:rStyle w:val="Hipercze"/>
            <w:noProof/>
          </w:rPr>
          <w:t>2.2.</w:t>
        </w:r>
        <w:r>
          <w:rPr>
            <w:rFonts w:asciiTheme="minorHAnsi" w:eastAsiaTheme="minorEastAsia" w:hAnsiTheme="minorHAnsi" w:cstheme="minorBidi"/>
            <w:noProof/>
            <w:color w:val="auto"/>
            <w:sz w:val="22"/>
            <w:szCs w:val="22"/>
          </w:rPr>
          <w:tab/>
        </w:r>
        <w:r w:rsidRPr="000C7F28">
          <w:rPr>
            <w:rStyle w:val="Hipercze"/>
            <w:noProof/>
          </w:rPr>
          <w:t>Technologie GPGPU</w:t>
        </w:r>
        <w:r>
          <w:rPr>
            <w:noProof/>
            <w:webHidden/>
          </w:rPr>
          <w:tab/>
        </w:r>
        <w:r>
          <w:rPr>
            <w:noProof/>
            <w:webHidden/>
          </w:rPr>
          <w:fldChar w:fldCharType="begin"/>
        </w:r>
        <w:r>
          <w:rPr>
            <w:noProof/>
            <w:webHidden/>
          </w:rPr>
          <w:instrText xml:space="preserve"> PAGEREF _Toc261729308 \h </w:instrText>
        </w:r>
        <w:r>
          <w:rPr>
            <w:noProof/>
            <w:webHidden/>
          </w:rPr>
        </w:r>
        <w:r>
          <w:rPr>
            <w:noProof/>
            <w:webHidden/>
          </w:rPr>
          <w:fldChar w:fldCharType="separate"/>
        </w:r>
        <w:r>
          <w:rPr>
            <w:noProof/>
            <w:webHidden/>
          </w:rPr>
          <w:t>12</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09" w:history="1">
        <w:r w:rsidRPr="000C7F28">
          <w:rPr>
            <w:rStyle w:val="Hipercze"/>
            <w:noProof/>
          </w:rPr>
          <w:t>2.2.1.</w:t>
        </w:r>
        <w:r>
          <w:rPr>
            <w:rFonts w:asciiTheme="minorHAnsi" w:eastAsiaTheme="minorEastAsia" w:hAnsiTheme="minorHAnsi" w:cstheme="minorBidi"/>
            <w:noProof/>
            <w:color w:val="auto"/>
            <w:sz w:val="22"/>
            <w:szCs w:val="22"/>
          </w:rPr>
          <w:tab/>
        </w:r>
        <w:r w:rsidRPr="000C7F28">
          <w:rPr>
            <w:rStyle w:val="Hipercze"/>
            <w:noProof/>
          </w:rPr>
          <w:t>Historia GPGPU</w:t>
        </w:r>
        <w:r>
          <w:rPr>
            <w:noProof/>
            <w:webHidden/>
          </w:rPr>
          <w:tab/>
        </w:r>
        <w:r>
          <w:rPr>
            <w:noProof/>
            <w:webHidden/>
          </w:rPr>
          <w:fldChar w:fldCharType="begin"/>
        </w:r>
        <w:r>
          <w:rPr>
            <w:noProof/>
            <w:webHidden/>
          </w:rPr>
          <w:instrText xml:space="preserve"> PAGEREF _Toc261729309 \h </w:instrText>
        </w:r>
        <w:r>
          <w:rPr>
            <w:noProof/>
            <w:webHidden/>
          </w:rPr>
        </w:r>
        <w:r>
          <w:rPr>
            <w:noProof/>
            <w:webHidden/>
          </w:rPr>
          <w:fldChar w:fldCharType="separate"/>
        </w:r>
        <w:r>
          <w:rPr>
            <w:noProof/>
            <w:webHidden/>
          </w:rPr>
          <w:t>13</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10" w:history="1">
        <w:r w:rsidRPr="000C7F28">
          <w:rPr>
            <w:rStyle w:val="Hipercze"/>
            <w:noProof/>
          </w:rPr>
          <w:t>2.2.2.</w:t>
        </w:r>
        <w:r>
          <w:rPr>
            <w:rFonts w:asciiTheme="minorHAnsi" w:eastAsiaTheme="minorEastAsia" w:hAnsiTheme="minorHAnsi" w:cstheme="minorBidi"/>
            <w:noProof/>
            <w:color w:val="auto"/>
            <w:sz w:val="22"/>
            <w:szCs w:val="22"/>
          </w:rPr>
          <w:tab/>
        </w:r>
        <w:r w:rsidRPr="000C7F28">
          <w:rPr>
            <w:rStyle w:val="Hipercze"/>
            <w:noProof/>
          </w:rPr>
          <w:t>Użycie GPGPU w różnych zastosowaniach</w:t>
        </w:r>
        <w:r>
          <w:rPr>
            <w:noProof/>
            <w:webHidden/>
          </w:rPr>
          <w:tab/>
        </w:r>
        <w:r>
          <w:rPr>
            <w:noProof/>
            <w:webHidden/>
          </w:rPr>
          <w:fldChar w:fldCharType="begin"/>
        </w:r>
        <w:r>
          <w:rPr>
            <w:noProof/>
            <w:webHidden/>
          </w:rPr>
          <w:instrText xml:space="preserve"> PAGEREF _Toc261729310 \h </w:instrText>
        </w:r>
        <w:r>
          <w:rPr>
            <w:noProof/>
            <w:webHidden/>
          </w:rPr>
        </w:r>
        <w:r>
          <w:rPr>
            <w:noProof/>
            <w:webHidden/>
          </w:rPr>
          <w:fldChar w:fldCharType="separate"/>
        </w:r>
        <w:r>
          <w:rPr>
            <w:noProof/>
            <w:webHidden/>
          </w:rPr>
          <w:t>14</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11" w:history="1">
        <w:r w:rsidRPr="000C7F28">
          <w:rPr>
            <w:rStyle w:val="Hipercze"/>
            <w:noProof/>
          </w:rPr>
          <w:t>2.3.</w:t>
        </w:r>
        <w:r>
          <w:rPr>
            <w:rFonts w:asciiTheme="minorHAnsi" w:eastAsiaTheme="minorEastAsia" w:hAnsiTheme="minorHAnsi" w:cstheme="minorBidi"/>
            <w:noProof/>
            <w:color w:val="auto"/>
            <w:sz w:val="22"/>
            <w:szCs w:val="22"/>
          </w:rPr>
          <w:tab/>
        </w:r>
        <w:r w:rsidRPr="000C7F28">
          <w:rPr>
            <w:rStyle w:val="Hipercze"/>
            <w:noProof/>
          </w:rPr>
          <w:t>CUDA</w:t>
        </w:r>
        <w:r>
          <w:rPr>
            <w:noProof/>
            <w:webHidden/>
          </w:rPr>
          <w:tab/>
        </w:r>
        <w:r>
          <w:rPr>
            <w:noProof/>
            <w:webHidden/>
          </w:rPr>
          <w:fldChar w:fldCharType="begin"/>
        </w:r>
        <w:r>
          <w:rPr>
            <w:noProof/>
            <w:webHidden/>
          </w:rPr>
          <w:instrText xml:space="preserve"> PAGEREF _Toc261729311 \h </w:instrText>
        </w:r>
        <w:r>
          <w:rPr>
            <w:noProof/>
            <w:webHidden/>
          </w:rPr>
        </w:r>
        <w:r>
          <w:rPr>
            <w:noProof/>
            <w:webHidden/>
          </w:rPr>
          <w:fldChar w:fldCharType="separate"/>
        </w:r>
        <w:r>
          <w:rPr>
            <w:noProof/>
            <w:webHidden/>
          </w:rPr>
          <w:t>15</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12" w:history="1">
        <w:r w:rsidRPr="000C7F28">
          <w:rPr>
            <w:rStyle w:val="Hipercze"/>
            <w:noProof/>
          </w:rPr>
          <w:t>2.3.1.</w:t>
        </w:r>
        <w:r>
          <w:rPr>
            <w:rFonts w:asciiTheme="minorHAnsi" w:eastAsiaTheme="minorEastAsia" w:hAnsiTheme="minorHAnsi" w:cstheme="minorBidi"/>
            <w:noProof/>
            <w:color w:val="auto"/>
            <w:sz w:val="22"/>
            <w:szCs w:val="22"/>
          </w:rPr>
          <w:tab/>
        </w:r>
        <w:r w:rsidRPr="000C7F28">
          <w:rPr>
            <w:rStyle w:val="Hipercze"/>
            <w:noProof/>
          </w:rPr>
          <w:t>Architektura i podstawy CUDA</w:t>
        </w:r>
        <w:r>
          <w:rPr>
            <w:noProof/>
            <w:webHidden/>
          </w:rPr>
          <w:tab/>
        </w:r>
        <w:r>
          <w:rPr>
            <w:noProof/>
            <w:webHidden/>
          </w:rPr>
          <w:fldChar w:fldCharType="begin"/>
        </w:r>
        <w:r>
          <w:rPr>
            <w:noProof/>
            <w:webHidden/>
          </w:rPr>
          <w:instrText xml:space="preserve"> PAGEREF _Toc261729312 \h </w:instrText>
        </w:r>
        <w:r>
          <w:rPr>
            <w:noProof/>
            <w:webHidden/>
          </w:rPr>
        </w:r>
        <w:r>
          <w:rPr>
            <w:noProof/>
            <w:webHidden/>
          </w:rPr>
          <w:fldChar w:fldCharType="separate"/>
        </w:r>
        <w:r>
          <w:rPr>
            <w:noProof/>
            <w:webHidden/>
          </w:rPr>
          <w:t>15</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13" w:history="1">
        <w:r w:rsidRPr="000C7F28">
          <w:rPr>
            <w:rStyle w:val="Hipercze"/>
            <w:noProof/>
          </w:rPr>
          <w:t>2.3.2.</w:t>
        </w:r>
        <w:r>
          <w:rPr>
            <w:rFonts w:asciiTheme="minorHAnsi" w:eastAsiaTheme="minorEastAsia" w:hAnsiTheme="minorHAnsi" w:cstheme="minorBidi"/>
            <w:noProof/>
            <w:color w:val="auto"/>
            <w:sz w:val="22"/>
            <w:szCs w:val="22"/>
          </w:rPr>
          <w:tab/>
        </w:r>
        <w:r w:rsidRPr="000C7F28">
          <w:rPr>
            <w:rStyle w:val="Hipercze"/>
            <w:noProof/>
          </w:rPr>
          <w:t>Wprowadzenie do technologii</w:t>
        </w:r>
        <w:r>
          <w:rPr>
            <w:noProof/>
            <w:webHidden/>
          </w:rPr>
          <w:tab/>
        </w:r>
        <w:r>
          <w:rPr>
            <w:noProof/>
            <w:webHidden/>
          </w:rPr>
          <w:fldChar w:fldCharType="begin"/>
        </w:r>
        <w:r>
          <w:rPr>
            <w:noProof/>
            <w:webHidden/>
          </w:rPr>
          <w:instrText xml:space="preserve"> PAGEREF _Toc261729313 \h </w:instrText>
        </w:r>
        <w:r>
          <w:rPr>
            <w:noProof/>
            <w:webHidden/>
          </w:rPr>
        </w:r>
        <w:r>
          <w:rPr>
            <w:noProof/>
            <w:webHidden/>
          </w:rPr>
          <w:fldChar w:fldCharType="separate"/>
        </w:r>
        <w:r>
          <w:rPr>
            <w:noProof/>
            <w:webHidden/>
          </w:rPr>
          <w:t>16</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14" w:history="1">
        <w:r w:rsidRPr="000C7F28">
          <w:rPr>
            <w:rStyle w:val="Hipercze"/>
            <w:noProof/>
          </w:rPr>
          <w:t>2.3.3.</w:t>
        </w:r>
        <w:r>
          <w:rPr>
            <w:rFonts w:asciiTheme="minorHAnsi" w:eastAsiaTheme="minorEastAsia" w:hAnsiTheme="minorHAnsi" w:cstheme="minorBidi"/>
            <w:noProof/>
            <w:color w:val="auto"/>
            <w:sz w:val="22"/>
            <w:szCs w:val="22"/>
          </w:rPr>
          <w:tab/>
        </w:r>
        <w:r w:rsidRPr="000C7F28">
          <w:rPr>
            <w:rStyle w:val="Hipercze"/>
            <w:noProof/>
          </w:rPr>
          <w:t>Wersje CUDA</w:t>
        </w:r>
        <w:r>
          <w:rPr>
            <w:noProof/>
            <w:webHidden/>
          </w:rPr>
          <w:tab/>
        </w:r>
        <w:r>
          <w:rPr>
            <w:noProof/>
            <w:webHidden/>
          </w:rPr>
          <w:fldChar w:fldCharType="begin"/>
        </w:r>
        <w:r>
          <w:rPr>
            <w:noProof/>
            <w:webHidden/>
          </w:rPr>
          <w:instrText xml:space="preserve"> PAGEREF _Toc261729314 \h </w:instrText>
        </w:r>
        <w:r>
          <w:rPr>
            <w:noProof/>
            <w:webHidden/>
          </w:rPr>
        </w:r>
        <w:r>
          <w:rPr>
            <w:noProof/>
            <w:webHidden/>
          </w:rPr>
          <w:fldChar w:fldCharType="separate"/>
        </w:r>
        <w:r>
          <w:rPr>
            <w:noProof/>
            <w:webHidden/>
          </w:rPr>
          <w:t>17</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15" w:history="1">
        <w:r w:rsidRPr="000C7F28">
          <w:rPr>
            <w:rStyle w:val="Hipercze"/>
            <w:noProof/>
          </w:rPr>
          <w:t>2.3.3.1.</w:t>
        </w:r>
        <w:r>
          <w:rPr>
            <w:rFonts w:asciiTheme="minorHAnsi" w:eastAsiaTheme="minorEastAsia" w:hAnsiTheme="minorHAnsi" w:cstheme="minorBidi"/>
            <w:noProof/>
            <w:color w:val="auto"/>
            <w:sz w:val="22"/>
            <w:szCs w:val="22"/>
          </w:rPr>
          <w:tab/>
        </w:r>
        <w:r w:rsidRPr="000C7F28">
          <w:rPr>
            <w:rStyle w:val="Hipercze"/>
            <w:noProof/>
          </w:rPr>
          <w:t>Ograniczenia</w:t>
        </w:r>
        <w:r>
          <w:rPr>
            <w:noProof/>
            <w:webHidden/>
          </w:rPr>
          <w:tab/>
        </w:r>
        <w:r>
          <w:rPr>
            <w:noProof/>
            <w:webHidden/>
          </w:rPr>
          <w:fldChar w:fldCharType="begin"/>
        </w:r>
        <w:r>
          <w:rPr>
            <w:noProof/>
            <w:webHidden/>
          </w:rPr>
          <w:instrText xml:space="preserve"> PAGEREF _Toc261729315 \h </w:instrText>
        </w:r>
        <w:r>
          <w:rPr>
            <w:noProof/>
            <w:webHidden/>
          </w:rPr>
        </w:r>
        <w:r>
          <w:rPr>
            <w:noProof/>
            <w:webHidden/>
          </w:rPr>
          <w:fldChar w:fldCharType="separate"/>
        </w:r>
        <w:r>
          <w:rPr>
            <w:noProof/>
            <w:webHidden/>
          </w:rPr>
          <w:t>18</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16" w:history="1">
        <w:r w:rsidRPr="000C7F28">
          <w:rPr>
            <w:rStyle w:val="Hipercze"/>
            <w:noProof/>
          </w:rPr>
          <w:t>2.3.4.</w:t>
        </w:r>
        <w:r>
          <w:rPr>
            <w:rFonts w:asciiTheme="minorHAnsi" w:eastAsiaTheme="minorEastAsia" w:hAnsiTheme="minorHAnsi" w:cstheme="minorBidi"/>
            <w:noProof/>
            <w:color w:val="auto"/>
            <w:sz w:val="22"/>
            <w:szCs w:val="22"/>
          </w:rPr>
          <w:tab/>
        </w:r>
        <w:r w:rsidRPr="000C7F28">
          <w:rPr>
            <w:rStyle w:val="Hipercze"/>
            <w:noProof/>
          </w:rPr>
          <w:t>Proces kompilacji plików CUDA</w:t>
        </w:r>
        <w:r>
          <w:rPr>
            <w:noProof/>
            <w:webHidden/>
          </w:rPr>
          <w:tab/>
        </w:r>
        <w:r>
          <w:rPr>
            <w:noProof/>
            <w:webHidden/>
          </w:rPr>
          <w:fldChar w:fldCharType="begin"/>
        </w:r>
        <w:r>
          <w:rPr>
            <w:noProof/>
            <w:webHidden/>
          </w:rPr>
          <w:instrText xml:space="preserve"> PAGEREF _Toc261729316 \h </w:instrText>
        </w:r>
        <w:r>
          <w:rPr>
            <w:noProof/>
            <w:webHidden/>
          </w:rPr>
        </w:r>
        <w:r>
          <w:rPr>
            <w:noProof/>
            <w:webHidden/>
          </w:rPr>
          <w:fldChar w:fldCharType="separate"/>
        </w:r>
        <w:r>
          <w:rPr>
            <w:noProof/>
            <w:webHidden/>
          </w:rPr>
          <w:t>18</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17" w:history="1">
        <w:r w:rsidRPr="000C7F28">
          <w:rPr>
            <w:rStyle w:val="Hipercze"/>
            <w:noProof/>
          </w:rPr>
          <w:t>2.3.5.</w:t>
        </w:r>
        <w:r>
          <w:rPr>
            <w:rFonts w:asciiTheme="minorHAnsi" w:eastAsiaTheme="minorEastAsia" w:hAnsiTheme="minorHAnsi" w:cstheme="minorBidi"/>
            <w:noProof/>
            <w:color w:val="auto"/>
            <w:sz w:val="22"/>
            <w:szCs w:val="22"/>
          </w:rPr>
          <w:tab/>
        </w:r>
        <w:r w:rsidRPr="000C7F28">
          <w:rPr>
            <w:rStyle w:val="Hipercze"/>
            <w:noProof/>
          </w:rPr>
          <w:t>Tryb emulacji</w:t>
        </w:r>
        <w:r>
          <w:rPr>
            <w:noProof/>
            <w:webHidden/>
          </w:rPr>
          <w:tab/>
        </w:r>
        <w:r>
          <w:rPr>
            <w:noProof/>
            <w:webHidden/>
          </w:rPr>
          <w:fldChar w:fldCharType="begin"/>
        </w:r>
        <w:r>
          <w:rPr>
            <w:noProof/>
            <w:webHidden/>
          </w:rPr>
          <w:instrText xml:space="preserve"> PAGEREF _Toc261729317 \h </w:instrText>
        </w:r>
        <w:r>
          <w:rPr>
            <w:noProof/>
            <w:webHidden/>
          </w:rPr>
        </w:r>
        <w:r>
          <w:rPr>
            <w:noProof/>
            <w:webHidden/>
          </w:rPr>
          <w:fldChar w:fldCharType="separate"/>
        </w:r>
        <w:r>
          <w:rPr>
            <w:noProof/>
            <w:webHidden/>
          </w:rPr>
          <w:t>20</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18" w:history="1">
        <w:r w:rsidRPr="000C7F28">
          <w:rPr>
            <w:rStyle w:val="Hipercze"/>
            <w:noProof/>
          </w:rPr>
          <w:t>2.3.6.</w:t>
        </w:r>
        <w:r>
          <w:rPr>
            <w:rFonts w:asciiTheme="minorHAnsi" w:eastAsiaTheme="minorEastAsia" w:hAnsiTheme="minorHAnsi" w:cstheme="minorBidi"/>
            <w:noProof/>
            <w:color w:val="auto"/>
            <w:sz w:val="22"/>
            <w:szCs w:val="22"/>
          </w:rPr>
          <w:tab/>
        </w:r>
        <w:r w:rsidRPr="000C7F28">
          <w:rPr>
            <w:rStyle w:val="Hipercze"/>
            <w:noProof/>
          </w:rPr>
          <w:t>Model architektury CUDA</w:t>
        </w:r>
        <w:r>
          <w:rPr>
            <w:noProof/>
            <w:webHidden/>
          </w:rPr>
          <w:tab/>
        </w:r>
        <w:r>
          <w:rPr>
            <w:noProof/>
            <w:webHidden/>
          </w:rPr>
          <w:fldChar w:fldCharType="begin"/>
        </w:r>
        <w:r>
          <w:rPr>
            <w:noProof/>
            <w:webHidden/>
          </w:rPr>
          <w:instrText xml:space="preserve"> PAGEREF _Toc261729318 \h </w:instrText>
        </w:r>
        <w:r>
          <w:rPr>
            <w:noProof/>
            <w:webHidden/>
          </w:rPr>
        </w:r>
        <w:r>
          <w:rPr>
            <w:noProof/>
            <w:webHidden/>
          </w:rPr>
          <w:fldChar w:fldCharType="separate"/>
        </w:r>
        <w:r>
          <w:rPr>
            <w:noProof/>
            <w:webHidden/>
          </w:rPr>
          <w:t>20</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19" w:history="1">
        <w:r w:rsidRPr="000C7F28">
          <w:rPr>
            <w:rStyle w:val="Hipercze"/>
            <w:noProof/>
          </w:rPr>
          <w:t>2.3.7.</w:t>
        </w:r>
        <w:r>
          <w:rPr>
            <w:rFonts w:asciiTheme="minorHAnsi" w:eastAsiaTheme="minorEastAsia" w:hAnsiTheme="minorHAnsi" w:cstheme="minorBidi"/>
            <w:noProof/>
            <w:color w:val="auto"/>
            <w:sz w:val="22"/>
            <w:szCs w:val="22"/>
          </w:rPr>
          <w:tab/>
        </w:r>
        <w:r w:rsidRPr="000C7F28">
          <w:rPr>
            <w:rStyle w:val="Hipercze"/>
            <w:noProof/>
          </w:rPr>
          <w:t>Komunikacja między wątkami</w:t>
        </w:r>
        <w:r>
          <w:rPr>
            <w:noProof/>
            <w:webHidden/>
          </w:rPr>
          <w:tab/>
        </w:r>
        <w:r>
          <w:rPr>
            <w:noProof/>
            <w:webHidden/>
          </w:rPr>
          <w:fldChar w:fldCharType="begin"/>
        </w:r>
        <w:r>
          <w:rPr>
            <w:noProof/>
            <w:webHidden/>
          </w:rPr>
          <w:instrText xml:space="preserve"> PAGEREF _Toc261729319 \h </w:instrText>
        </w:r>
        <w:r>
          <w:rPr>
            <w:noProof/>
            <w:webHidden/>
          </w:rPr>
        </w:r>
        <w:r>
          <w:rPr>
            <w:noProof/>
            <w:webHidden/>
          </w:rPr>
          <w:fldChar w:fldCharType="separate"/>
        </w:r>
        <w:r>
          <w:rPr>
            <w:noProof/>
            <w:webHidden/>
          </w:rPr>
          <w:t>20</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20" w:history="1">
        <w:r w:rsidRPr="000C7F28">
          <w:rPr>
            <w:rStyle w:val="Hipercze"/>
            <w:noProof/>
          </w:rPr>
          <w:t>2.3.8.</w:t>
        </w:r>
        <w:r>
          <w:rPr>
            <w:rFonts w:asciiTheme="minorHAnsi" w:eastAsiaTheme="minorEastAsia" w:hAnsiTheme="minorHAnsi" w:cstheme="minorBidi"/>
            <w:noProof/>
            <w:color w:val="auto"/>
            <w:sz w:val="22"/>
            <w:szCs w:val="22"/>
          </w:rPr>
          <w:tab/>
        </w:r>
        <w:r w:rsidRPr="000C7F28">
          <w:rPr>
            <w:rStyle w:val="Hipercze"/>
            <w:noProof/>
          </w:rPr>
          <w:t>Proces wykonania programu CUDA</w:t>
        </w:r>
        <w:r>
          <w:rPr>
            <w:noProof/>
            <w:webHidden/>
          </w:rPr>
          <w:tab/>
        </w:r>
        <w:r>
          <w:rPr>
            <w:noProof/>
            <w:webHidden/>
          </w:rPr>
          <w:fldChar w:fldCharType="begin"/>
        </w:r>
        <w:r>
          <w:rPr>
            <w:noProof/>
            <w:webHidden/>
          </w:rPr>
          <w:instrText xml:space="preserve"> PAGEREF _Toc261729320 \h </w:instrText>
        </w:r>
        <w:r>
          <w:rPr>
            <w:noProof/>
            <w:webHidden/>
          </w:rPr>
        </w:r>
        <w:r>
          <w:rPr>
            <w:noProof/>
            <w:webHidden/>
          </w:rPr>
          <w:fldChar w:fldCharType="separate"/>
        </w:r>
        <w:r>
          <w:rPr>
            <w:noProof/>
            <w:webHidden/>
          </w:rPr>
          <w:t>21</w:t>
        </w:r>
        <w:r>
          <w:rPr>
            <w:noProof/>
            <w:webHidden/>
          </w:rPr>
          <w:fldChar w:fldCharType="end"/>
        </w:r>
      </w:hyperlink>
    </w:p>
    <w:p w:rsidR="009D1756" w:rsidRDefault="009D1756">
      <w:pPr>
        <w:pStyle w:val="Spistreci1"/>
        <w:rPr>
          <w:rFonts w:asciiTheme="minorHAnsi" w:eastAsiaTheme="minorEastAsia" w:hAnsiTheme="minorHAnsi" w:cstheme="minorBidi"/>
          <w:b w:val="0"/>
          <w:noProof/>
          <w:color w:val="auto"/>
          <w:sz w:val="22"/>
          <w:szCs w:val="22"/>
        </w:rPr>
      </w:pPr>
      <w:hyperlink w:anchor="_Toc261729321" w:history="1">
        <w:r w:rsidRPr="000C7F28">
          <w:rPr>
            <w:rStyle w:val="Hipercze"/>
            <w:noProof/>
          </w:rPr>
          <w:t>3.</w:t>
        </w:r>
        <w:r>
          <w:rPr>
            <w:rFonts w:asciiTheme="minorHAnsi" w:eastAsiaTheme="minorEastAsia" w:hAnsiTheme="minorHAnsi" w:cstheme="minorBidi"/>
            <w:b w:val="0"/>
            <w:noProof/>
            <w:color w:val="auto"/>
            <w:sz w:val="22"/>
            <w:szCs w:val="22"/>
          </w:rPr>
          <w:tab/>
        </w:r>
        <w:r w:rsidRPr="000C7F28">
          <w:rPr>
            <w:rStyle w:val="Hipercze"/>
            <w:noProof/>
          </w:rPr>
          <w:t>Sztuczne sieci neuronowe</w:t>
        </w:r>
        <w:r>
          <w:rPr>
            <w:noProof/>
            <w:webHidden/>
          </w:rPr>
          <w:tab/>
        </w:r>
        <w:r>
          <w:rPr>
            <w:noProof/>
            <w:webHidden/>
          </w:rPr>
          <w:fldChar w:fldCharType="begin"/>
        </w:r>
        <w:r>
          <w:rPr>
            <w:noProof/>
            <w:webHidden/>
          </w:rPr>
          <w:instrText xml:space="preserve"> PAGEREF _Toc261729321 \h </w:instrText>
        </w:r>
        <w:r>
          <w:rPr>
            <w:noProof/>
            <w:webHidden/>
          </w:rPr>
        </w:r>
        <w:r>
          <w:rPr>
            <w:noProof/>
            <w:webHidden/>
          </w:rPr>
          <w:fldChar w:fldCharType="separate"/>
        </w:r>
        <w:r>
          <w:rPr>
            <w:noProof/>
            <w:webHidden/>
          </w:rPr>
          <w:t>22</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22" w:history="1">
        <w:r w:rsidRPr="000C7F28">
          <w:rPr>
            <w:rStyle w:val="Hipercze"/>
            <w:noProof/>
          </w:rPr>
          <w:t>3.1.</w:t>
        </w:r>
        <w:r>
          <w:rPr>
            <w:rFonts w:asciiTheme="minorHAnsi" w:eastAsiaTheme="minorEastAsia" w:hAnsiTheme="minorHAnsi" w:cstheme="minorBidi"/>
            <w:noProof/>
            <w:color w:val="auto"/>
            <w:sz w:val="22"/>
            <w:szCs w:val="22"/>
          </w:rPr>
          <w:tab/>
        </w:r>
        <w:r w:rsidRPr="000C7F28">
          <w:rPr>
            <w:rStyle w:val="Hipercze"/>
            <w:noProof/>
          </w:rPr>
          <w:t>Model neuronu</w:t>
        </w:r>
        <w:r>
          <w:rPr>
            <w:noProof/>
            <w:webHidden/>
          </w:rPr>
          <w:tab/>
        </w:r>
        <w:r>
          <w:rPr>
            <w:noProof/>
            <w:webHidden/>
          </w:rPr>
          <w:fldChar w:fldCharType="begin"/>
        </w:r>
        <w:r>
          <w:rPr>
            <w:noProof/>
            <w:webHidden/>
          </w:rPr>
          <w:instrText xml:space="preserve"> PAGEREF _Toc261729322 \h </w:instrText>
        </w:r>
        <w:r>
          <w:rPr>
            <w:noProof/>
            <w:webHidden/>
          </w:rPr>
        </w:r>
        <w:r>
          <w:rPr>
            <w:noProof/>
            <w:webHidden/>
          </w:rPr>
          <w:fldChar w:fldCharType="separate"/>
        </w:r>
        <w:r>
          <w:rPr>
            <w:noProof/>
            <w:webHidden/>
          </w:rPr>
          <w:t>22</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23" w:history="1">
        <w:r w:rsidRPr="000C7F28">
          <w:rPr>
            <w:rStyle w:val="Hipercze"/>
            <w:noProof/>
          </w:rPr>
          <w:t>3.1.1.</w:t>
        </w:r>
        <w:r>
          <w:rPr>
            <w:rFonts w:asciiTheme="minorHAnsi" w:eastAsiaTheme="minorEastAsia" w:hAnsiTheme="minorHAnsi" w:cstheme="minorBidi"/>
            <w:noProof/>
            <w:color w:val="auto"/>
            <w:sz w:val="22"/>
            <w:szCs w:val="22"/>
          </w:rPr>
          <w:tab/>
        </w:r>
        <w:r w:rsidRPr="000C7F28">
          <w:rPr>
            <w:rStyle w:val="Hipercze"/>
            <w:noProof/>
          </w:rPr>
          <w:t>Neuron biologiczny</w:t>
        </w:r>
        <w:r>
          <w:rPr>
            <w:noProof/>
            <w:webHidden/>
          </w:rPr>
          <w:tab/>
        </w:r>
        <w:r>
          <w:rPr>
            <w:noProof/>
            <w:webHidden/>
          </w:rPr>
          <w:fldChar w:fldCharType="begin"/>
        </w:r>
        <w:r>
          <w:rPr>
            <w:noProof/>
            <w:webHidden/>
          </w:rPr>
          <w:instrText xml:space="preserve"> PAGEREF _Toc261729323 \h </w:instrText>
        </w:r>
        <w:r>
          <w:rPr>
            <w:noProof/>
            <w:webHidden/>
          </w:rPr>
        </w:r>
        <w:r>
          <w:rPr>
            <w:noProof/>
            <w:webHidden/>
          </w:rPr>
          <w:fldChar w:fldCharType="separate"/>
        </w:r>
        <w:r>
          <w:rPr>
            <w:noProof/>
            <w:webHidden/>
          </w:rPr>
          <w:t>22</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24" w:history="1">
        <w:r w:rsidRPr="000C7F28">
          <w:rPr>
            <w:rStyle w:val="Hipercze"/>
            <w:noProof/>
          </w:rPr>
          <w:t>3.1.2.</w:t>
        </w:r>
        <w:r>
          <w:rPr>
            <w:rFonts w:asciiTheme="minorHAnsi" w:eastAsiaTheme="minorEastAsia" w:hAnsiTheme="minorHAnsi" w:cstheme="minorBidi"/>
            <w:noProof/>
            <w:color w:val="auto"/>
            <w:sz w:val="22"/>
            <w:szCs w:val="22"/>
          </w:rPr>
          <w:tab/>
        </w:r>
        <w:r w:rsidRPr="000C7F28">
          <w:rPr>
            <w:rStyle w:val="Hipercze"/>
            <w:noProof/>
          </w:rPr>
          <w:t>Sztuczny neuron</w:t>
        </w:r>
        <w:r>
          <w:rPr>
            <w:noProof/>
            <w:webHidden/>
          </w:rPr>
          <w:tab/>
        </w:r>
        <w:r>
          <w:rPr>
            <w:noProof/>
            <w:webHidden/>
          </w:rPr>
          <w:fldChar w:fldCharType="begin"/>
        </w:r>
        <w:r>
          <w:rPr>
            <w:noProof/>
            <w:webHidden/>
          </w:rPr>
          <w:instrText xml:space="preserve"> PAGEREF _Toc261729324 \h </w:instrText>
        </w:r>
        <w:r>
          <w:rPr>
            <w:noProof/>
            <w:webHidden/>
          </w:rPr>
        </w:r>
        <w:r>
          <w:rPr>
            <w:noProof/>
            <w:webHidden/>
          </w:rPr>
          <w:fldChar w:fldCharType="separate"/>
        </w:r>
        <w:r>
          <w:rPr>
            <w:noProof/>
            <w:webHidden/>
          </w:rPr>
          <w:t>23</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25" w:history="1">
        <w:r w:rsidRPr="000C7F28">
          <w:rPr>
            <w:rStyle w:val="Hipercze"/>
            <w:noProof/>
          </w:rPr>
          <w:t>3.1.3.</w:t>
        </w:r>
        <w:r>
          <w:rPr>
            <w:rFonts w:asciiTheme="minorHAnsi" w:eastAsiaTheme="minorEastAsia" w:hAnsiTheme="minorHAnsi" w:cstheme="minorBidi"/>
            <w:noProof/>
            <w:color w:val="auto"/>
            <w:sz w:val="22"/>
            <w:szCs w:val="22"/>
          </w:rPr>
          <w:tab/>
        </w:r>
        <w:r w:rsidRPr="000C7F28">
          <w:rPr>
            <w:rStyle w:val="Hipercze"/>
            <w:noProof/>
          </w:rPr>
          <w:t>Funkcja aktywacji</w:t>
        </w:r>
        <w:r>
          <w:rPr>
            <w:noProof/>
            <w:webHidden/>
          </w:rPr>
          <w:tab/>
        </w:r>
        <w:r>
          <w:rPr>
            <w:noProof/>
            <w:webHidden/>
          </w:rPr>
          <w:fldChar w:fldCharType="begin"/>
        </w:r>
        <w:r>
          <w:rPr>
            <w:noProof/>
            <w:webHidden/>
          </w:rPr>
          <w:instrText xml:space="preserve"> PAGEREF _Toc261729325 \h </w:instrText>
        </w:r>
        <w:r>
          <w:rPr>
            <w:noProof/>
            <w:webHidden/>
          </w:rPr>
        </w:r>
        <w:r>
          <w:rPr>
            <w:noProof/>
            <w:webHidden/>
          </w:rPr>
          <w:fldChar w:fldCharType="separate"/>
        </w:r>
        <w:r>
          <w:rPr>
            <w:noProof/>
            <w:webHidden/>
          </w:rPr>
          <w:t>24</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26" w:history="1">
        <w:r w:rsidRPr="000C7F28">
          <w:rPr>
            <w:rStyle w:val="Hipercze"/>
            <w:noProof/>
          </w:rPr>
          <w:t>3.2.</w:t>
        </w:r>
        <w:r>
          <w:rPr>
            <w:rFonts w:asciiTheme="minorHAnsi" w:eastAsiaTheme="minorEastAsia" w:hAnsiTheme="minorHAnsi" w:cstheme="minorBidi"/>
            <w:noProof/>
            <w:color w:val="auto"/>
            <w:sz w:val="22"/>
            <w:szCs w:val="22"/>
          </w:rPr>
          <w:tab/>
        </w:r>
        <w:r w:rsidRPr="000C7F28">
          <w:rPr>
            <w:rStyle w:val="Hipercze"/>
            <w:noProof/>
          </w:rPr>
          <w:t>Architektury sieci neuronowych</w:t>
        </w:r>
        <w:r>
          <w:rPr>
            <w:noProof/>
            <w:webHidden/>
          </w:rPr>
          <w:tab/>
        </w:r>
        <w:r>
          <w:rPr>
            <w:noProof/>
            <w:webHidden/>
          </w:rPr>
          <w:fldChar w:fldCharType="begin"/>
        </w:r>
        <w:r>
          <w:rPr>
            <w:noProof/>
            <w:webHidden/>
          </w:rPr>
          <w:instrText xml:space="preserve"> PAGEREF _Toc261729326 \h </w:instrText>
        </w:r>
        <w:r>
          <w:rPr>
            <w:noProof/>
            <w:webHidden/>
          </w:rPr>
        </w:r>
        <w:r>
          <w:rPr>
            <w:noProof/>
            <w:webHidden/>
          </w:rPr>
          <w:fldChar w:fldCharType="separate"/>
        </w:r>
        <w:r>
          <w:rPr>
            <w:noProof/>
            <w:webHidden/>
          </w:rPr>
          <w:t>25</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27" w:history="1">
        <w:r w:rsidRPr="000C7F28">
          <w:rPr>
            <w:rStyle w:val="Hipercze"/>
            <w:noProof/>
          </w:rPr>
          <w:t>3.2.1.</w:t>
        </w:r>
        <w:r>
          <w:rPr>
            <w:rFonts w:asciiTheme="minorHAnsi" w:eastAsiaTheme="minorEastAsia" w:hAnsiTheme="minorHAnsi" w:cstheme="minorBidi"/>
            <w:noProof/>
            <w:color w:val="auto"/>
            <w:sz w:val="22"/>
            <w:szCs w:val="22"/>
          </w:rPr>
          <w:tab/>
        </w:r>
        <w:r w:rsidRPr="000C7F28">
          <w:rPr>
            <w:rStyle w:val="Hipercze"/>
            <w:noProof/>
          </w:rPr>
          <w:t>Jednokierunkowe</w:t>
        </w:r>
        <w:r>
          <w:rPr>
            <w:noProof/>
            <w:webHidden/>
          </w:rPr>
          <w:tab/>
        </w:r>
        <w:r>
          <w:rPr>
            <w:noProof/>
            <w:webHidden/>
          </w:rPr>
          <w:fldChar w:fldCharType="begin"/>
        </w:r>
        <w:r>
          <w:rPr>
            <w:noProof/>
            <w:webHidden/>
          </w:rPr>
          <w:instrText xml:space="preserve"> PAGEREF _Toc261729327 \h </w:instrText>
        </w:r>
        <w:r>
          <w:rPr>
            <w:noProof/>
            <w:webHidden/>
          </w:rPr>
        </w:r>
        <w:r>
          <w:rPr>
            <w:noProof/>
            <w:webHidden/>
          </w:rPr>
          <w:fldChar w:fldCharType="separate"/>
        </w:r>
        <w:r>
          <w:rPr>
            <w:noProof/>
            <w:webHidden/>
          </w:rPr>
          <w:t>25</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28" w:history="1">
        <w:r w:rsidRPr="000C7F28">
          <w:rPr>
            <w:rStyle w:val="Hipercze"/>
            <w:noProof/>
          </w:rPr>
          <w:t>3.2.2.</w:t>
        </w:r>
        <w:r>
          <w:rPr>
            <w:rFonts w:asciiTheme="minorHAnsi" w:eastAsiaTheme="minorEastAsia" w:hAnsiTheme="minorHAnsi" w:cstheme="minorBidi"/>
            <w:noProof/>
            <w:color w:val="auto"/>
            <w:sz w:val="22"/>
            <w:szCs w:val="22"/>
          </w:rPr>
          <w:tab/>
        </w:r>
        <w:r w:rsidRPr="000C7F28">
          <w:rPr>
            <w:rStyle w:val="Hipercze"/>
            <w:noProof/>
          </w:rPr>
          <w:t>Sieci radialne</w:t>
        </w:r>
        <w:r>
          <w:rPr>
            <w:noProof/>
            <w:webHidden/>
          </w:rPr>
          <w:tab/>
        </w:r>
        <w:r>
          <w:rPr>
            <w:noProof/>
            <w:webHidden/>
          </w:rPr>
          <w:fldChar w:fldCharType="begin"/>
        </w:r>
        <w:r>
          <w:rPr>
            <w:noProof/>
            <w:webHidden/>
          </w:rPr>
          <w:instrText xml:space="preserve"> PAGEREF _Toc261729328 \h </w:instrText>
        </w:r>
        <w:r>
          <w:rPr>
            <w:noProof/>
            <w:webHidden/>
          </w:rPr>
        </w:r>
        <w:r>
          <w:rPr>
            <w:noProof/>
            <w:webHidden/>
          </w:rPr>
          <w:fldChar w:fldCharType="separate"/>
        </w:r>
        <w:r>
          <w:rPr>
            <w:noProof/>
            <w:webHidden/>
          </w:rPr>
          <w:t>27</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29" w:history="1">
        <w:r w:rsidRPr="000C7F28">
          <w:rPr>
            <w:rStyle w:val="Hipercze"/>
            <w:noProof/>
          </w:rPr>
          <w:t>3.2.3.</w:t>
        </w:r>
        <w:r>
          <w:rPr>
            <w:rFonts w:asciiTheme="minorHAnsi" w:eastAsiaTheme="minorEastAsia" w:hAnsiTheme="minorHAnsi" w:cstheme="minorBidi"/>
            <w:noProof/>
            <w:color w:val="auto"/>
            <w:sz w:val="22"/>
            <w:szCs w:val="22"/>
          </w:rPr>
          <w:tab/>
        </w:r>
        <w:r w:rsidRPr="000C7F28">
          <w:rPr>
            <w:rStyle w:val="Hipercze"/>
            <w:noProof/>
          </w:rPr>
          <w:t>Sieci Hopfielda</w:t>
        </w:r>
        <w:r>
          <w:rPr>
            <w:noProof/>
            <w:webHidden/>
          </w:rPr>
          <w:tab/>
        </w:r>
        <w:r>
          <w:rPr>
            <w:noProof/>
            <w:webHidden/>
          </w:rPr>
          <w:fldChar w:fldCharType="begin"/>
        </w:r>
        <w:r>
          <w:rPr>
            <w:noProof/>
            <w:webHidden/>
          </w:rPr>
          <w:instrText xml:space="preserve"> PAGEREF _Toc261729329 \h </w:instrText>
        </w:r>
        <w:r>
          <w:rPr>
            <w:noProof/>
            <w:webHidden/>
          </w:rPr>
        </w:r>
        <w:r>
          <w:rPr>
            <w:noProof/>
            <w:webHidden/>
          </w:rPr>
          <w:fldChar w:fldCharType="separate"/>
        </w:r>
        <w:r>
          <w:rPr>
            <w:noProof/>
            <w:webHidden/>
          </w:rPr>
          <w:t>27</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30" w:history="1">
        <w:r w:rsidRPr="000C7F28">
          <w:rPr>
            <w:rStyle w:val="Hipercze"/>
            <w:noProof/>
          </w:rPr>
          <w:t>3.3.</w:t>
        </w:r>
        <w:r>
          <w:rPr>
            <w:rFonts w:asciiTheme="minorHAnsi" w:eastAsiaTheme="minorEastAsia" w:hAnsiTheme="minorHAnsi" w:cstheme="minorBidi"/>
            <w:noProof/>
            <w:color w:val="auto"/>
            <w:sz w:val="22"/>
            <w:szCs w:val="22"/>
          </w:rPr>
          <w:tab/>
        </w:r>
        <w:r w:rsidRPr="000C7F28">
          <w:rPr>
            <w:rStyle w:val="Hipercze"/>
            <w:noProof/>
          </w:rPr>
          <w:t>Zastosowania sztucznych sieci neuronowych</w:t>
        </w:r>
        <w:r>
          <w:rPr>
            <w:noProof/>
            <w:webHidden/>
          </w:rPr>
          <w:tab/>
        </w:r>
        <w:r>
          <w:rPr>
            <w:noProof/>
            <w:webHidden/>
          </w:rPr>
          <w:fldChar w:fldCharType="begin"/>
        </w:r>
        <w:r>
          <w:rPr>
            <w:noProof/>
            <w:webHidden/>
          </w:rPr>
          <w:instrText xml:space="preserve"> PAGEREF _Toc261729330 \h </w:instrText>
        </w:r>
        <w:r>
          <w:rPr>
            <w:noProof/>
            <w:webHidden/>
          </w:rPr>
        </w:r>
        <w:r>
          <w:rPr>
            <w:noProof/>
            <w:webHidden/>
          </w:rPr>
          <w:fldChar w:fldCharType="separate"/>
        </w:r>
        <w:r>
          <w:rPr>
            <w:noProof/>
            <w:webHidden/>
          </w:rPr>
          <w:t>28</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31" w:history="1">
        <w:r w:rsidRPr="000C7F28">
          <w:rPr>
            <w:rStyle w:val="Hipercze"/>
            <w:noProof/>
          </w:rPr>
          <w:t>3.4.</w:t>
        </w:r>
        <w:r>
          <w:rPr>
            <w:rFonts w:asciiTheme="minorHAnsi" w:eastAsiaTheme="minorEastAsia" w:hAnsiTheme="minorHAnsi" w:cstheme="minorBidi"/>
            <w:noProof/>
            <w:color w:val="auto"/>
            <w:sz w:val="22"/>
            <w:szCs w:val="22"/>
          </w:rPr>
          <w:tab/>
        </w:r>
        <w:r w:rsidRPr="000C7F28">
          <w:rPr>
            <w:rStyle w:val="Hipercze"/>
            <w:noProof/>
          </w:rPr>
          <w:t>Implementacja sztucznych sieci neuronowych na GPU</w:t>
        </w:r>
        <w:r>
          <w:rPr>
            <w:noProof/>
            <w:webHidden/>
          </w:rPr>
          <w:tab/>
        </w:r>
        <w:r>
          <w:rPr>
            <w:noProof/>
            <w:webHidden/>
          </w:rPr>
          <w:fldChar w:fldCharType="begin"/>
        </w:r>
        <w:r>
          <w:rPr>
            <w:noProof/>
            <w:webHidden/>
          </w:rPr>
          <w:instrText xml:space="preserve"> PAGEREF _Toc261729331 \h </w:instrText>
        </w:r>
        <w:r>
          <w:rPr>
            <w:noProof/>
            <w:webHidden/>
          </w:rPr>
        </w:r>
        <w:r>
          <w:rPr>
            <w:noProof/>
            <w:webHidden/>
          </w:rPr>
          <w:fldChar w:fldCharType="separate"/>
        </w:r>
        <w:r>
          <w:rPr>
            <w:noProof/>
            <w:webHidden/>
          </w:rPr>
          <w:t>29</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32" w:history="1">
        <w:r w:rsidRPr="000C7F28">
          <w:rPr>
            <w:rStyle w:val="Hipercze"/>
            <w:noProof/>
          </w:rPr>
          <w:t>3.4.1.</w:t>
        </w:r>
        <w:r>
          <w:rPr>
            <w:rFonts w:asciiTheme="minorHAnsi" w:eastAsiaTheme="minorEastAsia" w:hAnsiTheme="minorHAnsi" w:cstheme="minorBidi"/>
            <w:noProof/>
            <w:color w:val="auto"/>
            <w:sz w:val="22"/>
            <w:szCs w:val="22"/>
          </w:rPr>
          <w:tab/>
        </w:r>
        <w:r w:rsidRPr="000C7F28">
          <w:rPr>
            <w:rStyle w:val="Hipercze"/>
            <w:noProof/>
          </w:rPr>
          <w:t>Sieć neuronowa z punktu widzenia programisty</w:t>
        </w:r>
        <w:r>
          <w:rPr>
            <w:noProof/>
            <w:webHidden/>
          </w:rPr>
          <w:tab/>
        </w:r>
        <w:r>
          <w:rPr>
            <w:noProof/>
            <w:webHidden/>
          </w:rPr>
          <w:fldChar w:fldCharType="begin"/>
        </w:r>
        <w:r>
          <w:rPr>
            <w:noProof/>
            <w:webHidden/>
          </w:rPr>
          <w:instrText xml:space="preserve"> PAGEREF _Toc261729332 \h </w:instrText>
        </w:r>
        <w:r>
          <w:rPr>
            <w:noProof/>
            <w:webHidden/>
          </w:rPr>
        </w:r>
        <w:r>
          <w:rPr>
            <w:noProof/>
            <w:webHidden/>
          </w:rPr>
          <w:fldChar w:fldCharType="separate"/>
        </w:r>
        <w:r>
          <w:rPr>
            <w:noProof/>
            <w:webHidden/>
          </w:rPr>
          <w:t>29</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3" w:history="1">
        <w:r w:rsidRPr="000C7F28">
          <w:rPr>
            <w:rStyle w:val="Hipercze"/>
            <w:noProof/>
          </w:rPr>
          <w:t>3.4.1.1.</w:t>
        </w:r>
        <w:r>
          <w:rPr>
            <w:rFonts w:asciiTheme="minorHAnsi" w:eastAsiaTheme="minorEastAsia" w:hAnsiTheme="minorHAnsi" w:cstheme="minorBidi"/>
            <w:noProof/>
            <w:color w:val="auto"/>
            <w:sz w:val="22"/>
            <w:szCs w:val="22"/>
          </w:rPr>
          <w:tab/>
        </w:r>
        <w:r w:rsidRPr="000C7F28">
          <w:rPr>
            <w:rStyle w:val="Hipercze"/>
            <w:noProof/>
          </w:rPr>
          <w:t>Użyte algorytmy</w:t>
        </w:r>
        <w:r>
          <w:rPr>
            <w:noProof/>
            <w:webHidden/>
          </w:rPr>
          <w:tab/>
        </w:r>
        <w:r>
          <w:rPr>
            <w:noProof/>
            <w:webHidden/>
          </w:rPr>
          <w:fldChar w:fldCharType="begin"/>
        </w:r>
        <w:r>
          <w:rPr>
            <w:noProof/>
            <w:webHidden/>
          </w:rPr>
          <w:instrText xml:space="preserve"> PAGEREF _Toc261729333 \h </w:instrText>
        </w:r>
        <w:r>
          <w:rPr>
            <w:noProof/>
            <w:webHidden/>
          </w:rPr>
        </w:r>
        <w:r>
          <w:rPr>
            <w:noProof/>
            <w:webHidden/>
          </w:rPr>
          <w:fldChar w:fldCharType="separate"/>
        </w:r>
        <w:r>
          <w:rPr>
            <w:noProof/>
            <w:webHidden/>
          </w:rPr>
          <w:t>29</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34" w:history="1">
        <w:r w:rsidRPr="000C7F28">
          <w:rPr>
            <w:rStyle w:val="Hipercze"/>
            <w:noProof/>
          </w:rPr>
          <w:t>3.4.2.</w:t>
        </w:r>
        <w:r>
          <w:rPr>
            <w:rFonts w:asciiTheme="minorHAnsi" w:eastAsiaTheme="minorEastAsia" w:hAnsiTheme="minorHAnsi" w:cstheme="minorBidi"/>
            <w:noProof/>
            <w:color w:val="auto"/>
            <w:sz w:val="22"/>
            <w:szCs w:val="22"/>
          </w:rPr>
          <w:tab/>
        </w:r>
        <w:r w:rsidRPr="000C7F28">
          <w:rPr>
            <w:rStyle w:val="Hipercze"/>
            <w:noProof/>
          </w:rPr>
          <w:t>Zastosowanie GPU w sztucznych sieciach neuronowych</w:t>
        </w:r>
        <w:r>
          <w:rPr>
            <w:noProof/>
            <w:webHidden/>
          </w:rPr>
          <w:tab/>
        </w:r>
        <w:r>
          <w:rPr>
            <w:noProof/>
            <w:webHidden/>
          </w:rPr>
          <w:fldChar w:fldCharType="begin"/>
        </w:r>
        <w:r>
          <w:rPr>
            <w:noProof/>
            <w:webHidden/>
          </w:rPr>
          <w:instrText xml:space="preserve"> PAGEREF _Toc261729334 \h </w:instrText>
        </w:r>
        <w:r>
          <w:rPr>
            <w:noProof/>
            <w:webHidden/>
          </w:rPr>
        </w:r>
        <w:r>
          <w:rPr>
            <w:noProof/>
            <w:webHidden/>
          </w:rPr>
          <w:fldChar w:fldCharType="separate"/>
        </w:r>
        <w:r>
          <w:rPr>
            <w:noProof/>
            <w:webHidden/>
          </w:rPr>
          <w:t>30</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5" w:history="1">
        <w:r w:rsidRPr="000C7F28">
          <w:rPr>
            <w:rStyle w:val="Hipercze"/>
            <w:noProof/>
          </w:rPr>
          <w:t>3.4.2.1.</w:t>
        </w:r>
        <w:r>
          <w:rPr>
            <w:rFonts w:asciiTheme="minorHAnsi" w:eastAsiaTheme="minorEastAsia" w:hAnsiTheme="minorHAnsi" w:cstheme="minorBidi"/>
            <w:noProof/>
            <w:color w:val="auto"/>
            <w:sz w:val="22"/>
            <w:szCs w:val="22"/>
          </w:rPr>
          <w:tab/>
        </w:r>
        <w:r w:rsidRPr="000C7F28">
          <w:rPr>
            <w:rStyle w:val="Hipercze"/>
            <w:noProof/>
          </w:rPr>
          <w:t>Zrównoleglenie operacji na sieciach neuronowych</w:t>
        </w:r>
        <w:r>
          <w:rPr>
            <w:noProof/>
            <w:webHidden/>
          </w:rPr>
          <w:tab/>
        </w:r>
        <w:r>
          <w:rPr>
            <w:noProof/>
            <w:webHidden/>
          </w:rPr>
          <w:fldChar w:fldCharType="begin"/>
        </w:r>
        <w:r>
          <w:rPr>
            <w:noProof/>
            <w:webHidden/>
          </w:rPr>
          <w:instrText xml:space="preserve"> PAGEREF _Toc261729335 \h </w:instrText>
        </w:r>
        <w:r>
          <w:rPr>
            <w:noProof/>
            <w:webHidden/>
          </w:rPr>
        </w:r>
        <w:r>
          <w:rPr>
            <w:noProof/>
            <w:webHidden/>
          </w:rPr>
          <w:fldChar w:fldCharType="separate"/>
        </w:r>
        <w:r>
          <w:rPr>
            <w:noProof/>
            <w:webHidden/>
          </w:rPr>
          <w:t>30</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6" w:history="1">
        <w:r w:rsidRPr="000C7F28">
          <w:rPr>
            <w:rStyle w:val="Hipercze"/>
            <w:noProof/>
          </w:rPr>
          <w:t>3.4.2.2.</w:t>
        </w:r>
        <w:r>
          <w:rPr>
            <w:rFonts w:asciiTheme="minorHAnsi" w:eastAsiaTheme="minorEastAsia" w:hAnsiTheme="minorHAnsi" w:cstheme="minorBidi"/>
            <w:noProof/>
            <w:color w:val="auto"/>
            <w:sz w:val="22"/>
            <w:szCs w:val="22"/>
          </w:rPr>
          <w:tab/>
        </w:r>
        <w:r w:rsidRPr="000C7F28">
          <w:rPr>
            <w:rStyle w:val="Hipercze"/>
            <w:noProof/>
          </w:rPr>
          <w:t>Istniejące rozwiązania software’owe</w:t>
        </w:r>
        <w:r>
          <w:rPr>
            <w:noProof/>
            <w:webHidden/>
          </w:rPr>
          <w:tab/>
        </w:r>
        <w:r>
          <w:rPr>
            <w:noProof/>
            <w:webHidden/>
          </w:rPr>
          <w:fldChar w:fldCharType="begin"/>
        </w:r>
        <w:r>
          <w:rPr>
            <w:noProof/>
            <w:webHidden/>
          </w:rPr>
          <w:instrText xml:space="preserve"> PAGEREF _Toc261729336 \h </w:instrText>
        </w:r>
        <w:r>
          <w:rPr>
            <w:noProof/>
            <w:webHidden/>
          </w:rPr>
        </w:r>
        <w:r>
          <w:rPr>
            <w:noProof/>
            <w:webHidden/>
          </w:rPr>
          <w:fldChar w:fldCharType="separate"/>
        </w:r>
        <w:r>
          <w:rPr>
            <w:noProof/>
            <w:webHidden/>
          </w:rPr>
          <w:t>30</w:t>
        </w:r>
        <w:r>
          <w:rPr>
            <w:noProof/>
            <w:webHidden/>
          </w:rPr>
          <w:fldChar w:fldCharType="end"/>
        </w:r>
      </w:hyperlink>
    </w:p>
    <w:p w:rsidR="009D1756" w:rsidRDefault="009D1756">
      <w:pPr>
        <w:pStyle w:val="Spistreci1"/>
        <w:rPr>
          <w:rFonts w:asciiTheme="minorHAnsi" w:eastAsiaTheme="minorEastAsia" w:hAnsiTheme="minorHAnsi" w:cstheme="minorBidi"/>
          <w:b w:val="0"/>
          <w:noProof/>
          <w:color w:val="auto"/>
          <w:sz w:val="22"/>
          <w:szCs w:val="22"/>
        </w:rPr>
      </w:pPr>
      <w:hyperlink w:anchor="_Toc261729337" w:history="1">
        <w:r w:rsidRPr="000C7F28">
          <w:rPr>
            <w:rStyle w:val="Hipercze"/>
            <w:noProof/>
          </w:rPr>
          <w:t>4.</w:t>
        </w:r>
        <w:r>
          <w:rPr>
            <w:rFonts w:asciiTheme="minorHAnsi" w:eastAsiaTheme="minorEastAsia" w:hAnsiTheme="minorHAnsi" w:cstheme="minorBidi"/>
            <w:b w:val="0"/>
            <w:noProof/>
            <w:color w:val="auto"/>
            <w:sz w:val="22"/>
            <w:szCs w:val="22"/>
          </w:rPr>
          <w:tab/>
        </w:r>
        <w:r w:rsidRPr="000C7F28">
          <w:rPr>
            <w:rStyle w:val="Hipercze"/>
            <w:noProof/>
          </w:rPr>
          <w:t>Biblioteka CNL</w:t>
        </w:r>
        <w:r>
          <w:rPr>
            <w:noProof/>
            <w:webHidden/>
          </w:rPr>
          <w:tab/>
        </w:r>
        <w:r>
          <w:rPr>
            <w:noProof/>
            <w:webHidden/>
          </w:rPr>
          <w:fldChar w:fldCharType="begin"/>
        </w:r>
        <w:r>
          <w:rPr>
            <w:noProof/>
            <w:webHidden/>
          </w:rPr>
          <w:instrText xml:space="preserve"> PAGEREF _Toc261729337 \h </w:instrText>
        </w:r>
        <w:r>
          <w:rPr>
            <w:noProof/>
            <w:webHidden/>
          </w:rPr>
        </w:r>
        <w:r>
          <w:rPr>
            <w:noProof/>
            <w:webHidden/>
          </w:rPr>
          <w:fldChar w:fldCharType="separate"/>
        </w:r>
        <w:r>
          <w:rPr>
            <w:noProof/>
            <w:webHidden/>
          </w:rPr>
          <w:t>32</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38" w:history="1">
        <w:r w:rsidRPr="000C7F28">
          <w:rPr>
            <w:rStyle w:val="Hipercze"/>
            <w:noProof/>
          </w:rPr>
          <w:t>4.1.</w:t>
        </w:r>
        <w:r>
          <w:rPr>
            <w:rFonts w:asciiTheme="minorHAnsi" w:eastAsiaTheme="minorEastAsia" w:hAnsiTheme="minorHAnsi" w:cstheme="minorBidi"/>
            <w:noProof/>
            <w:color w:val="auto"/>
            <w:sz w:val="22"/>
            <w:szCs w:val="22"/>
          </w:rPr>
          <w:tab/>
        </w:r>
        <w:r w:rsidRPr="000C7F28">
          <w:rPr>
            <w:rStyle w:val="Hipercze"/>
            <w:noProof/>
          </w:rPr>
          <w:t>Ogólny projekt aplikacji</w:t>
        </w:r>
        <w:r>
          <w:rPr>
            <w:noProof/>
            <w:webHidden/>
          </w:rPr>
          <w:tab/>
        </w:r>
        <w:r>
          <w:rPr>
            <w:noProof/>
            <w:webHidden/>
          </w:rPr>
          <w:fldChar w:fldCharType="begin"/>
        </w:r>
        <w:r>
          <w:rPr>
            <w:noProof/>
            <w:webHidden/>
          </w:rPr>
          <w:instrText xml:space="preserve"> PAGEREF _Toc261729338 \h </w:instrText>
        </w:r>
        <w:r>
          <w:rPr>
            <w:noProof/>
            <w:webHidden/>
          </w:rPr>
        </w:r>
        <w:r>
          <w:rPr>
            <w:noProof/>
            <w:webHidden/>
          </w:rPr>
          <w:fldChar w:fldCharType="separate"/>
        </w:r>
        <w:r>
          <w:rPr>
            <w:noProof/>
            <w:webHidden/>
          </w:rPr>
          <w:t>32</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39" w:history="1">
        <w:r w:rsidRPr="000C7F28">
          <w:rPr>
            <w:rStyle w:val="Hipercze"/>
            <w:noProof/>
          </w:rPr>
          <w:t>4.1.1.</w:t>
        </w:r>
        <w:r>
          <w:rPr>
            <w:rFonts w:asciiTheme="minorHAnsi" w:eastAsiaTheme="minorEastAsia" w:hAnsiTheme="minorHAnsi" w:cstheme="minorBidi"/>
            <w:noProof/>
            <w:color w:val="auto"/>
            <w:sz w:val="22"/>
            <w:szCs w:val="22"/>
          </w:rPr>
          <w:tab/>
        </w:r>
        <w:r w:rsidRPr="000C7F28">
          <w:rPr>
            <w:rStyle w:val="Hipercze"/>
            <w:noProof/>
          </w:rPr>
          <w:t>Zastosowania programu</w:t>
        </w:r>
        <w:r>
          <w:rPr>
            <w:noProof/>
            <w:webHidden/>
          </w:rPr>
          <w:tab/>
        </w:r>
        <w:r>
          <w:rPr>
            <w:noProof/>
            <w:webHidden/>
          </w:rPr>
          <w:fldChar w:fldCharType="begin"/>
        </w:r>
        <w:r>
          <w:rPr>
            <w:noProof/>
            <w:webHidden/>
          </w:rPr>
          <w:instrText xml:space="preserve"> PAGEREF _Toc261729339 \h </w:instrText>
        </w:r>
        <w:r>
          <w:rPr>
            <w:noProof/>
            <w:webHidden/>
          </w:rPr>
        </w:r>
        <w:r>
          <w:rPr>
            <w:noProof/>
            <w:webHidden/>
          </w:rPr>
          <w:fldChar w:fldCharType="separate"/>
        </w:r>
        <w:r>
          <w:rPr>
            <w:noProof/>
            <w:webHidden/>
          </w:rPr>
          <w:t>34</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40" w:history="1">
        <w:r w:rsidRPr="000C7F28">
          <w:rPr>
            <w:rStyle w:val="Hipercze"/>
            <w:noProof/>
          </w:rPr>
          <w:t>4.1.2.</w:t>
        </w:r>
        <w:r>
          <w:rPr>
            <w:rFonts w:asciiTheme="minorHAnsi" w:eastAsiaTheme="minorEastAsia" w:hAnsiTheme="minorHAnsi" w:cstheme="minorBidi"/>
            <w:noProof/>
            <w:color w:val="auto"/>
            <w:sz w:val="22"/>
            <w:szCs w:val="22"/>
          </w:rPr>
          <w:tab/>
        </w:r>
        <w:r w:rsidRPr="000C7F28">
          <w:rPr>
            <w:rStyle w:val="Hipercze"/>
            <w:noProof/>
          </w:rPr>
          <w:t>Diagramy:</w:t>
        </w:r>
        <w:r>
          <w:rPr>
            <w:noProof/>
            <w:webHidden/>
          </w:rPr>
          <w:tab/>
        </w:r>
        <w:r>
          <w:rPr>
            <w:noProof/>
            <w:webHidden/>
          </w:rPr>
          <w:fldChar w:fldCharType="begin"/>
        </w:r>
        <w:r>
          <w:rPr>
            <w:noProof/>
            <w:webHidden/>
          </w:rPr>
          <w:instrText xml:space="preserve"> PAGEREF _Toc261729340 \h </w:instrText>
        </w:r>
        <w:r>
          <w:rPr>
            <w:noProof/>
            <w:webHidden/>
          </w:rPr>
        </w:r>
        <w:r>
          <w:rPr>
            <w:noProof/>
            <w:webHidden/>
          </w:rPr>
          <w:fldChar w:fldCharType="separate"/>
        </w:r>
        <w:r>
          <w:rPr>
            <w:noProof/>
            <w:webHidden/>
          </w:rPr>
          <w:t>34</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1" w:history="1">
        <w:r w:rsidRPr="000C7F28">
          <w:rPr>
            <w:rStyle w:val="Hipercze"/>
            <w:noProof/>
          </w:rPr>
          <w:t>4.1.2.1.</w:t>
        </w:r>
        <w:r>
          <w:rPr>
            <w:rFonts w:asciiTheme="minorHAnsi" w:eastAsiaTheme="minorEastAsia" w:hAnsiTheme="minorHAnsi" w:cstheme="minorBidi"/>
            <w:noProof/>
            <w:color w:val="auto"/>
            <w:sz w:val="22"/>
            <w:szCs w:val="22"/>
          </w:rPr>
          <w:tab/>
        </w:r>
        <w:r w:rsidRPr="000C7F28">
          <w:rPr>
            <w:rStyle w:val="Hipercze"/>
            <w:noProof/>
          </w:rPr>
          <w:t>Diagram klas</w:t>
        </w:r>
        <w:r>
          <w:rPr>
            <w:noProof/>
            <w:webHidden/>
          </w:rPr>
          <w:tab/>
        </w:r>
        <w:r>
          <w:rPr>
            <w:noProof/>
            <w:webHidden/>
          </w:rPr>
          <w:fldChar w:fldCharType="begin"/>
        </w:r>
        <w:r>
          <w:rPr>
            <w:noProof/>
            <w:webHidden/>
          </w:rPr>
          <w:instrText xml:space="preserve"> PAGEREF _Toc261729341 \h </w:instrText>
        </w:r>
        <w:r>
          <w:rPr>
            <w:noProof/>
            <w:webHidden/>
          </w:rPr>
        </w:r>
        <w:r>
          <w:rPr>
            <w:noProof/>
            <w:webHidden/>
          </w:rPr>
          <w:fldChar w:fldCharType="separate"/>
        </w:r>
        <w:r>
          <w:rPr>
            <w:noProof/>
            <w:webHidden/>
          </w:rPr>
          <w:t>35</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2" w:history="1">
        <w:r w:rsidRPr="000C7F28">
          <w:rPr>
            <w:rStyle w:val="Hipercze"/>
            <w:noProof/>
          </w:rPr>
          <w:t>4.1.2.2.</w:t>
        </w:r>
        <w:r>
          <w:rPr>
            <w:rFonts w:asciiTheme="minorHAnsi" w:eastAsiaTheme="minorEastAsia" w:hAnsiTheme="minorHAnsi" w:cstheme="minorBidi"/>
            <w:noProof/>
            <w:color w:val="auto"/>
            <w:sz w:val="22"/>
            <w:szCs w:val="22"/>
          </w:rPr>
          <w:tab/>
        </w:r>
        <w:r w:rsidRPr="000C7F28">
          <w:rPr>
            <w:rStyle w:val="Hipercze"/>
            <w:noProof/>
          </w:rPr>
          <w:t>Diagram komponentów</w:t>
        </w:r>
        <w:r>
          <w:rPr>
            <w:noProof/>
            <w:webHidden/>
          </w:rPr>
          <w:tab/>
        </w:r>
        <w:r>
          <w:rPr>
            <w:noProof/>
            <w:webHidden/>
          </w:rPr>
          <w:fldChar w:fldCharType="begin"/>
        </w:r>
        <w:r>
          <w:rPr>
            <w:noProof/>
            <w:webHidden/>
          </w:rPr>
          <w:instrText xml:space="preserve"> PAGEREF _Toc261729342 \h </w:instrText>
        </w:r>
        <w:r>
          <w:rPr>
            <w:noProof/>
            <w:webHidden/>
          </w:rPr>
        </w:r>
        <w:r>
          <w:rPr>
            <w:noProof/>
            <w:webHidden/>
          </w:rPr>
          <w:fldChar w:fldCharType="separate"/>
        </w:r>
        <w:r>
          <w:rPr>
            <w:noProof/>
            <w:webHidden/>
          </w:rPr>
          <w:t>39</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3" w:history="1">
        <w:r w:rsidRPr="000C7F28">
          <w:rPr>
            <w:rStyle w:val="Hipercze"/>
            <w:noProof/>
          </w:rPr>
          <w:t>4.1.2.3.</w:t>
        </w:r>
        <w:r>
          <w:rPr>
            <w:rFonts w:asciiTheme="minorHAnsi" w:eastAsiaTheme="minorEastAsia" w:hAnsiTheme="minorHAnsi" w:cstheme="minorBidi"/>
            <w:noProof/>
            <w:color w:val="auto"/>
            <w:sz w:val="22"/>
            <w:szCs w:val="22"/>
          </w:rPr>
          <w:tab/>
        </w:r>
        <w:r w:rsidRPr="000C7F28">
          <w:rPr>
            <w:rStyle w:val="Hipercze"/>
            <w:noProof/>
          </w:rPr>
          <w:t>Diagram sekwencji uczenia sieci</w:t>
        </w:r>
        <w:r>
          <w:rPr>
            <w:noProof/>
            <w:webHidden/>
          </w:rPr>
          <w:tab/>
        </w:r>
        <w:r>
          <w:rPr>
            <w:noProof/>
            <w:webHidden/>
          </w:rPr>
          <w:fldChar w:fldCharType="begin"/>
        </w:r>
        <w:r>
          <w:rPr>
            <w:noProof/>
            <w:webHidden/>
          </w:rPr>
          <w:instrText xml:space="preserve"> PAGEREF _Toc261729343 \h </w:instrText>
        </w:r>
        <w:r>
          <w:rPr>
            <w:noProof/>
            <w:webHidden/>
          </w:rPr>
        </w:r>
        <w:r>
          <w:rPr>
            <w:noProof/>
            <w:webHidden/>
          </w:rPr>
          <w:fldChar w:fldCharType="separate"/>
        </w:r>
        <w:r>
          <w:rPr>
            <w:noProof/>
            <w:webHidden/>
          </w:rPr>
          <w:t>40</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4" w:history="1">
        <w:r w:rsidRPr="000C7F28">
          <w:rPr>
            <w:rStyle w:val="Hipercze"/>
            <w:noProof/>
          </w:rPr>
          <w:t>4.1.2.4.</w:t>
        </w:r>
        <w:r>
          <w:rPr>
            <w:rFonts w:asciiTheme="minorHAnsi" w:eastAsiaTheme="minorEastAsia" w:hAnsiTheme="minorHAnsi" w:cstheme="minorBidi"/>
            <w:noProof/>
            <w:color w:val="auto"/>
            <w:sz w:val="22"/>
            <w:szCs w:val="22"/>
          </w:rPr>
          <w:tab/>
        </w:r>
        <w:r w:rsidRPr="000C7F28">
          <w:rPr>
            <w:rStyle w:val="Hipercze"/>
            <w:noProof/>
          </w:rPr>
          <w:t>Activity</w:t>
        </w:r>
        <w:r>
          <w:rPr>
            <w:noProof/>
            <w:webHidden/>
          </w:rPr>
          <w:tab/>
        </w:r>
        <w:r>
          <w:rPr>
            <w:noProof/>
            <w:webHidden/>
          </w:rPr>
          <w:fldChar w:fldCharType="begin"/>
        </w:r>
        <w:r>
          <w:rPr>
            <w:noProof/>
            <w:webHidden/>
          </w:rPr>
          <w:instrText xml:space="preserve"> PAGEREF _Toc261729344 \h </w:instrText>
        </w:r>
        <w:r>
          <w:rPr>
            <w:noProof/>
            <w:webHidden/>
          </w:rPr>
        </w:r>
        <w:r>
          <w:rPr>
            <w:noProof/>
            <w:webHidden/>
          </w:rPr>
          <w:fldChar w:fldCharType="separate"/>
        </w:r>
        <w:r>
          <w:rPr>
            <w:noProof/>
            <w:webHidden/>
          </w:rPr>
          <w:t>41</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45" w:history="1">
        <w:r w:rsidRPr="000C7F28">
          <w:rPr>
            <w:rStyle w:val="Hipercze"/>
            <w:noProof/>
          </w:rPr>
          <w:t>4.1.3.</w:t>
        </w:r>
        <w:r>
          <w:rPr>
            <w:rFonts w:asciiTheme="minorHAnsi" w:eastAsiaTheme="minorEastAsia" w:hAnsiTheme="minorHAnsi" w:cstheme="minorBidi"/>
            <w:noProof/>
            <w:color w:val="auto"/>
            <w:sz w:val="22"/>
            <w:szCs w:val="22"/>
          </w:rPr>
          <w:tab/>
        </w:r>
        <w:r w:rsidRPr="000C7F28">
          <w:rPr>
            <w:rStyle w:val="Hipercze"/>
            <w:noProof/>
          </w:rPr>
          <w:t>Struktura plików danych</w:t>
        </w:r>
        <w:r>
          <w:rPr>
            <w:noProof/>
            <w:webHidden/>
          </w:rPr>
          <w:tab/>
        </w:r>
        <w:r>
          <w:rPr>
            <w:noProof/>
            <w:webHidden/>
          </w:rPr>
          <w:fldChar w:fldCharType="begin"/>
        </w:r>
        <w:r>
          <w:rPr>
            <w:noProof/>
            <w:webHidden/>
          </w:rPr>
          <w:instrText xml:space="preserve"> PAGEREF _Toc261729345 \h </w:instrText>
        </w:r>
        <w:r>
          <w:rPr>
            <w:noProof/>
            <w:webHidden/>
          </w:rPr>
        </w:r>
        <w:r>
          <w:rPr>
            <w:noProof/>
            <w:webHidden/>
          </w:rPr>
          <w:fldChar w:fldCharType="separate"/>
        </w:r>
        <w:r>
          <w:rPr>
            <w:noProof/>
            <w:webHidden/>
          </w:rPr>
          <w:t>41</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46" w:history="1">
        <w:r w:rsidRPr="000C7F28">
          <w:rPr>
            <w:rStyle w:val="Hipercze"/>
            <w:noProof/>
          </w:rPr>
          <w:t>4.1.4.</w:t>
        </w:r>
        <w:r>
          <w:rPr>
            <w:rFonts w:asciiTheme="minorHAnsi" w:eastAsiaTheme="minorEastAsia" w:hAnsiTheme="minorHAnsi" w:cstheme="minorBidi"/>
            <w:noProof/>
            <w:color w:val="auto"/>
            <w:sz w:val="22"/>
            <w:szCs w:val="22"/>
          </w:rPr>
          <w:tab/>
        </w:r>
        <w:r w:rsidRPr="000C7F28">
          <w:rPr>
            <w:rStyle w:val="Hipercze"/>
            <w:noProof/>
          </w:rPr>
          <w:t>Katalogi i pliki w projekcie</w:t>
        </w:r>
        <w:r>
          <w:rPr>
            <w:noProof/>
            <w:webHidden/>
          </w:rPr>
          <w:tab/>
        </w:r>
        <w:r>
          <w:rPr>
            <w:noProof/>
            <w:webHidden/>
          </w:rPr>
          <w:fldChar w:fldCharType="begin"/>
        </w:r>
        <w:r>
          <w:rPr>
            <w:noProof/>
            <w:webHidden/>
          </w:rPr>
          <w:instrText xml:space="preserve"> PAGEREF _Toc261729346 \h </w:instrText>
        </w:r>
        <w:r>
          <w:rPr>
            <w:noProof/>
            <w:webHidden/>
          </w:rPr>
        </w:r>
        <w:r>
          <w:rPr>
            <w:noProof/>
            <w:webHidden/>
          </w:rPr>
          <w:fldChar w:fldCharType="separate"/>
        </w:r>
        <w:r>
          <w:rPr>
            <w:noProof/>
            <w:webHidden/>
          </w:rPr>
          <w:t>43</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47" w:history="1">
        <w:r w:rsidRPr="000C7F28">
          <w:rPr>
            <w:rStyle w:val="Hipercze"/>
            <w:noProof/>
          </w:rPr>
          <w:t>4.1.5.</w:t>
        </w:r>
        <w:r>
          <w:rPr>
            <w:rFonts w:asciiTheme="minorHAnsi" w:eastAsiaTheme="minorEastAsia" w:hAnsiTheme="minorHAnsi" w:cstheme="minorBidi"/>
            <w:noProof/>
            <w:color w:val="auto"/>
            <w:sz w:val="22"/>
            <w:szCs w:val="22"/>
          </w:rPr>
          <w:tab/>
        </w:r>
        <w:r w:rsidRPr="000C7F28">
          <w:rPr>
            <w:rStyle w:val="Hipercze"/>
            <w:noProof/>
          </w:rPr>
          <w:t>Logowanie</w:t>
        </w:r>
        <w:r>
          <w:rPr>
            <w:noProof/>
            <w:webHidden/>
          </w:rPr>
          <w:tab/>
        </w:r>
        <w:r>
          <w:rPr>
            <w:noProof/>
            <w:webHidden/>
          </w:rPr>
          <w:fldChar w:fldCharType="begin"/>
        </w:r>
        <w:r>
          <w:rPr>
            <w:noProof/>
            <w:webHidden/>
          </w:rPr>
          <w:instrText xml:space="preserve"> PAGEREF _Toc261729347 \h </w:instrText>
        </w:r>
        <w:r>
          <w:rPr>
            <w:noProof/>
            <w:webHidden/>
          </w:rPr>
        </w:r>
        <w:r>
          <w:rPr>
            <w:noProof/>
            <w:webHidden/>
          </w:rPr>
          <w:fldChar w:fldCharType="separate"/>
        </w:r>
        <w:r>
          <w:rPr>
            <w:noProof/>
            <w:webHidden/>
          </w:rPr>
          <w:t>44</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48" w:history="1">
        <w:r w:rsidRPr="000C7F28">
          <w:rPr>
            <w:rStyle w:val="Hipercze"/>
            <w:noProof/>
          </w:rPr>
          <w:t>4.2.</w:t>
        </w:r>
        <w:r>
          <w:rPr>
            <w:rFonts w:asciiTheme="minorHAnsi" w:eastAsiaTheme="minorEastAsia" w:hAnsiTheme="minorHAnsi" w:cstheme="minorBidi"/>
            <w:noProof/>
            <w:color w:val="auto"/>
            <w:sz w:val="22"/>
            <w:szCs w:val="22"/>
          </w:rPr>
          <w:tab/>
        </w:r>
        <w:r w:rsidRPr="000C7F28">
          <w:rPr>
            <w:rStyle w:val="Hipercze"/>
            <w:noProof/>
          </w:rPr>
          <w:t>Część CPU</w:t>
        </w:r>
        <w:r>
          <w:rPr>
            <w:noProof/>
            <w:webHidden/>
          </w:rPr>
          <w:tab/>
        </w:r>
        <w:r>
          <w:rPr>
            <w:noProof/>
            <w:webHidden/>
          </w:rPr>
          <w:fldChar w:fldCharType="begin"/>
        </w:r>
        <w:r>
          <w:rPr>
            <w:noProof/>
            <w:webHidden/>
          </w:rPr>
          <w:instrText xml:space="preserve"> PAGEREF _Toc261729348 \h </w:instrText>
        </w:r>
        <w:r>
          <w:rPr>
            <w:noProof/>
            <w:webHidden/>
          </w:rPr>
        </w:r>
        <w:r>
          <w:rPr>
            <w:noProof/>
            <w:webHidden/>
          </w:rPr>
          <w:fldChar w:fldCharType="separate"/>
        </w:r>
        <w:r>
          <w:rPr>
            <w:noProof/>
            <w:webHidden/>
          </w:rPr>
          <w:t>45</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49" w:history="1">
        <w:r w:rsidRPr="000C7F28">
          <w:rPr>
            <w:rStyle w:val="Hipercze"/>
            <w:noProof/>
          </w:rPr>
          <w:t>4.2.1.</w:t>
        </w:r>
        <w:r>
          <w:rPr>
            <w:rFonts w:asciiTheme="minorHAnsi" w:eastAsiaTheme="minorEastAsia" w:hAnsiTheme="minorHAnsi" w:cstheme="minorBidi"/>
            <w:noProof/>
            <w:color w:val="auto"/>
            <w:sz w:val="22"/>
            <w:szCs w:val="22"/>
          </w:rPr>
          <w:tab/>
        </w:r>
        <w:r w:rsidRPr="000C7F28">
          <w:rPr>
            <w:rStyle w:val="Hipercze"/>
            <w:noProof/>
          </w:rPr>
          <w:t>Kolejność operacji  przy operacjach na MLP</w:t>
        </w:r>
        <w:r>
          <w:rPr>
            <w:noProof/>
            <w:webHidden/>
          </w:rPr>
          <w:tab/>
        </w:r>
        <w:r>
          <w:rPr>
            <w:noProof/>
            <w:webHidden/>
          </w:rPr>
          <w:fldChar w:fldCharType="begin"/>
        </w:r>
        <w:r>
          <w:rPr>
            <w:noProof/>
            <w:webHidden/>
          </w:rPr>
          <w:instrText xml:space="preserve"> PAGEREF _Toc261729349 \h </w:instrText>
        </w:r>
        <w:r>
          <w:rPr>
            <w:noProof/>
            <w:webHidden/>
          </w:rPr>
        </w:r>
        <w:r>
          <w:rPr>
            <w:noProof/>
            <w:webHidden/>
          </w:rPr>
          <w:fldChar w:fldCharType="separate"/>
        </w:r>
        <w:r>
          <w:rPr>
            <w:noProof/>
            <w:webHidden/>
          </w:rPr>
          <w:t>46</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0" w:history="1">
        <w:r w:rsidRPr="000C7F28">
          <w:rPr>
            <w:rStyle w:val="Hipercze"/>
            <w:noProof/>
          </w:rPr>
          <w:t>4.2.1.1.</w:t>
        </w:r>
        <w:r>
          <w:rPr>
            <w:rFonts w:asciiTheme="minorHAnsi" w:eastAsiaTheme="minorEastAsia" w:hAnsiTheme="minorHAnsi" w:cstheme="minorBidi"/>
            <w:noProof/>
            <w:color w:val="auto"/>
            <w:sz w:val="22"/>
            <w:szCs w:val="22"/>
          </w:rPr>
          <w:tab/>
        </w:r>
        <w:r w:rsidRPr="000C7F28">
          <w:rPr>
            <w:rStyle w:val="Hipercze"/>
            <w:noProof/>
          </w:rPr>
          <w:t>Diagram sekwencji uruchamiania sieci</w:t>
        </w:r>
        <w:r>
          <w:rPr>
            <w:noProof/>
            <w:webHidden/>
          </w:rPr>
          <w:tab/>
        </w:r>
        <w:r>
          <w:rPr>
            <w:noProof/>
            <w:webHidden/>
          </w:rPr>
          <w:fldChar w:fldCharType="begin"/>
        </w:r>
        <w:r>
          <w:rPr>
            <w:noProof/>
            <w:webHidden/>
          </w:rPr>
          <w:instrText xml:space="preserve"> PAGEREF _Toc261729350 \h </w:instrText>
        </w:r>
        <w:r>
          <w:rPr>
            <w:noProof/>
            <w:webHidden/>
          </w:rPr>
        </w:r>
        <w:r>
          <w:rPr>
            <w:noProof/>
            <w:webHidden/>
          </w:rPr>
          <w:fldChar w:fldCharType="separate"/>
        </w:r>
        <w:r>
          <w:rPr>
            <w:noProof/>
            <w:webHidden/>
          </w:rPr>
          <w:t>46</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1" w:history="1">
        <w:r w:rsidRPr="000C7F28">
          <w:rPr>
            <w:rStyle w:val="Hipercze"/>
            <w:noProof/>
          </w:rPr>
          <w:t>4.2.1.2.</w:t>
        </w:r>
        <w:r>
          <w:rPr>
            <w:rFonts w:asciiTheme="minorHAnsi" w:eastAsiaTheme="minorEastAsia" w:hAnsiTheme="minorHAnsi" w:cstheme="minorBidi"/>
            <w:noProof/>
            <w:color w:val="auto"/>
            <w:sz w:val="22"/>
            <w:szCs w:val="22"/>
          </w:rPr>
          <w:tab/>
        </w:r>
        <w:r w:rsidRPr="000C7F28">
          <w:rPr>
            <w:rStyle w:val="Hipercze"/>
            <w:noProof/>
          </w:rPr>
          <w:t>Diagram sekwencji trenowania sieci</w:t>
        </w:r>
        <w:r>
          <w:rPr>
            <w:noProof/>
            <w:webHidden/>
          </w:rPr>
          <w:tab/>
        </w:r>
        <w:r>
          <w:rPr>
            <w:noProof/>
            <w:webHidden/>
          </w:rPr>
          <w:fldChar w:fldCharType="begin"/>
        </w:r>
        <w:r>
          <w:rPr>
            <w:noProof/>
            <w:webHidden/>
          </w:rPr>
          <w:instrText xml:space="preserve"> PAGEREF _Toc261729351 \h </w:instrText>
        </w:r>
        <w:r>
          <w:rPr>
            <w:noProof/>
            <w:webHidden/>
          </w:rPr>
        </w:r>
        <w:r>
          <w:rPr>
            <w:noProof/>
            <w:webHidden/>
          </w:rPr>
          <w:fldChar w:fldCharType="separate"/>
        </w:r>
        <w:r>
          <w:rPr>
            <w:noProof/>
            <w:webHidden/>
          </w:rPr>
          <w:t>47</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52" w:history="1">
        <w:r w:rsidRPr="000C7F28">
          <w:rPr>
            <w:rStyle w:val="Hipercze"/>
            <w:noProof/>
          </w:rPr>
          <w:t>4.3.</w:t>
        </w:r>
        <w:r>
          <w:rPr>
            <w:rFonts w:asciiTheme="minorHAnsi" w:eastAsiaTheme="minorEastAsia" w:hAnsiTheme="minorHAnsi" w:cstheme="minorBidi"/>
            <w:noProof/>
            <w:color w:val="auto"/>
            <w:sz w:val="22"/>
            <w:szCs w:val="22"/>
          </w:rPr>
          <w:tab/>
        </w:r>
        <w:r w:rsidRPr="000C7F28">
          <w:rPr>
            <w:rStyle w:val="Hipercze"/>
            <w:noProof/>
          </w:rPr>
          <w:t>Część GPU</w:t>
        </w:r>
        <w:r>
          <w:rPr>
            <w:noProof/>
            <w:webHidden/>
          </w:rPr>
          <w:tab/>
        </w:r>
        <w:r>
          <w:rPr>
            <w:noProof/>
            <w:webHidden/>
          </w:rPr>
          <w:fldChar w:fldCharType="begin"/>
        </w:r>
        <w:r>
          <w:rPr>
            <w:noProof/>
            <w:webHidden/>
          </w:rPr>
          <w:instrText xml:space="preserve"> PAGEREF _Toc261729352 \h </w:instrText>
        </w:r>
        <w:r>
          <w:rPr>
            <w:noProof/>
            <w:webHidden/>
          </w:rPr>
        </w:r>
        <w:r>
          <w:rPr>
            <w:noProof/>
            <w:webHidden/>
          </w:rPr>
          <w:fldChar w:fldCharType="separate"/>
        </w:r>
        <w:r>
          <w:rPr>
            <w:noProof/>
            <w:webHidden/>
          </w:rPr>
          <w:t>47</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53" w:history="1">
        <w:r w:rsidRPr="000C7F28">
          <w:rPr>
            <w:rStyle w:val="Hipercze"/>
            <w:noProof/>
          </w:rPr>
          <w:t>4.3.1.</w:t>
        </w:r>
        <w:r>
          <w:rPr>
            <w:rFonts w:asciiTheme="minorHAnsi" w:eastAsiaTheme="minorEastAsia" w:hAnsiTheme="minorHAnsi" w:cstheme="minorBidi"/>
            <w:noProof/>
            <w:color w:val="auto"/>
            <w:sz w:val="22"/>
            <w:szCs w:val="22"/>
          </w:rPr>
          <w:tab/>
        </w:r>
        <w:r w:rsidRPr="000C7F28">
          <w:rPr>
            <w:rStyle w:val="Hipercze"/>
            <w:noProof/>
          </w:rPr>
          <w:t>Implementacja MLP na GPU</w:t>
        </w:r>
        <w:r>
          <w:rPr>
            <w:noProof/>
            <w:webHidden/>
          </w:rPr>
          <w:tab/>
        </w:r>
        <w:r>
          <w:rPr>
            <w:noProof/>
            <w:webHidden/>
          </w:rPr>
          <w:fldChar w:fldCharType="begin"/>
        </w:r>
        <w:r>
          <w:rPr>
            <w:noProof/>
            <w:webHidden/>
          </w:rPr>
          <w:instrText xml:space="preserve"> PAGEREF _Toc261729353 \h </w:instrText>
        </w:r>
        <w:r>
          <w:rPr>
            <w:noProof/>
            <w:webHidden/>
          </w:rPr>
        </w:r>
        <w:r>
          <w:rPr>
            <w:noProof/>
            <w:webHidden/>
          </w:rPr>
          <w:fldChar w:fldCharType="separate"/>
        </w:r>
        <w:r>
          <w:rPr>
            <w:noProof/>
            <w:webHidden/>
          </w:rPr>
          <w:t>48</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4" w:history="1">
        <w:r w:rsidRPr="000C7F28">
          <w:rPr>
            <w:rStyle w:val="Hipercze"/>
            <w:noProof/>
          </w:rPr>
          <w:t>4.3.1.1.</w:t>
        </w:r>
        <w:r>
          <w:rPr>
            <w:rFonts w:asciiTheme="minorHAnsi" w:eastAsiaTheme="minorEastAsia" w:hAnsiTheme="minorHAnsi" w:cstheme="minorBidi"/>
            <w:noProof/>
            <w:color w:val="auto"/>
            <w:sz w:val="22"/>
            <w:szCs w:val="22"/>
          </w:rPr>
          <w:tab/>
        </w:r>
        <w:r w:rsidRPr="000C7F28">
          <w:rPr>
            <w:rStyle w:val="Hipercze"/>
            <w:noProof/>
          </w:rPr>
          <w:t>Ogólny algorytm</w:t>
        </w:r>
        <w:r>
          <w:rPr>
            <w:noProof/>
            <w:webHidden/>
          </w:rPr>
          <w:tab/>
        </w:r>
        <w:r>
          <w:rPr>
            <w:noProof/>
            <w:webHidden/>
          </w:rPr>
          <w:fldChar w:fldCharType="begin"/>
        </w:r>
        <w:r>
          <w:rPr>
            <w:noProof/>
            <w:webHidden/>
          </w:rPr>
          <w:instrText xml:space="preserve"> PAGEREF _Toc261729354 \h </w:instrText>
        </w:r>
        <w:r>
          <w:rPr>
            <w:noProof/>
            <w:webHidden/>
          </w:rPr>
        </w:r>
        <w:r>
          <w:rPr>
            <w:noProof/>
            <w:webHidden/>
          </w:rPr>
          <w:fldChar w:fldCharType="separate"/>
        </w:r>
        <w:r>
          <w:rPr>
            <w:noProof/>
            <w:webHidden/>
          </w:rPr>
          <w:t>48</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5" w:history="1">
        <w:r w:rsidRPr="000C7F28">
          <w:rPr>
            <w:rStyle w:val="Hipercze"/>
            <w:noProof/>
          </w:rPr>
          <w:t>4.3.1.2.</w:t>
        </w:r>
        <w:r>
          <w:rPr>
            <w:rFonts w:asciiTheme="minorHAnsi" w:eastAsiaTheme="minorEastAsia" w:hAnsiTheme="minorHAnsi" w:cstheme="minorBidi"/>
            <w:noProof/>
            <w:color w:val="auto"/>
            <w:sz w:val="22"/>
            <w:szCs w:val="22"/>
          </w:rPr>
          <w:tab/>
        </w:r>
        <w:r w:rsidRPr="000C7F28">
          <w:rPr>
            <w:rStyle w:val="Hipercze"/>
            <w:noProof/>
          </w:rPr>
          <w:t>Diagram sekwencji uruchamiania sieci</w:t>
        </w:r>
        <w:r>
          <w:rPr>
            <w:noProof/>
            <w:webHidden/>
          </w:rPr>
          <w:tab/>
        </w:r>
        <w:r>
          <w:rPr>
            <w:noProof/>
            <w:webHidden/>
          </w:rPr>
          <w:fldChar w:fldCharType="begin"/>
        </w:r>
        <w:r>
          <w:rPr>
            <w:noProof/>
            <w:webHidden/>
          </w:rPr>
          <w:instrText xml:space="preserve"> PAGEREF _Toc261729355 \h </w:instrText>
        </w:r>
        <w:r>
          <w:rPr>
            <w:noProof/>
            <w:webHidden/>
          </w:rPr>
        </w:r>
        <w:r>
          <w:rPr>
            <w:noProof/>
            <w:webHidden/>
          </w:rPr>
          <w:fldChar w:fldCharType="separate"/>
        </w:r>
        <w:r>
          <w:rPr>
            <w:noProof/>
            <w:webHidden/>
          </w:rPr>
          <w:t>48</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6" w:history="1">
        <w:r w:rsidRPr="000C7F28">
          <w:rPr>
            <w:rStyle w:val="Hipercze"/>
            <w:noProof/>
          </w:rPr>
          <w:t>4.3.1.3.</w:t>
        </w:r>
        <w:r>
          <w:rPr>
            <w:rFonts w:asciiTheme="minorHAnsi" w:eastAsiaTheme="minorEastAsia" w:hAnsiTheme="minorHAnsi" w:cstheme="minorBidi"/>
            <w:noProof/>
            <w:color w:val="auto"/>
            <w:sz w:val="22"/>
            <w:szCs w:val="22"/>
          </w:rPr>
          <w:tab/>
        </w:r>
        <w:r w:rsidRPr="000C7F28">
          <w:rPr>
            <w:rStyle w:val="Hipercze"/>
            <w:noProof/>
          </w:rPr>
          <w:t>Diagram sekwencji trenowania sieci</w:t>
        </w:r>
        <w:r>
          <w:rPr>
            <w:noProof/>
            <w:webHidden/>
          </w:rPr>
          <w:tab/>
        </w:r>
        <w:r>
          <w:rPr>
            <w:noProof/>
            <w:webHidden/>
          </w:rPr>
          <w:fldChar w:fldCharType="begin"/>
        </w:r>
        <w:r>
          <w:rPr>
            <w:noProof/>
            <w:webHidden/>
          </w:rPr>
          <w:instrText xml:space="preserve"> PAGEREF _Toc261729356 \h </w:instrText>
        </w:r>
        <w:r>
          <w:rPr>
            <w:noProof/>
            <w:webHidden/>
          </w:rPr>
        </w:r>
        <w:r>
          <w:rPr>
            <w:noProof/>
            <w:webHidden/>
          </w:rPr>
          <w:fldChar w:fldCharType="separate"/>
        </w:r>
        <w:r>
          <w:rPr>
            <w:noProof/>
            <w:webHidden/>
          </w:rPr>
          <w:t>49</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7" w:history="1">
        <w:r w:rsidRPr="000C7F28">
          <w:rPr>
            <w:rStyle w:val="Hipercze"/>
            <w:noProof/>
          </w:rPr>
          <w:t>4.3.1.4.</w:t>
        </w:r>
        <w:r>
          <w:rPr>
            <w:rFonts w:asciiTheme="minorHAnsi" w:eastAsiaTheme="minorEastAsia" w:hAnsiTheme="minorHAnsi" w:cstheme="minorBidi"/>
            <w:noProof/>
            <w:color w:val="auto"/>
            <w:sz w:val="22"/>
            <w:szCs w:val="22"/>
          </w:rPr>
          <w:tab/>
        </w:r>
        <w:r w:rsidRPr="000C7F28">
          <w:rPr>
            <w:rStyle w:val="Hipercze"/>
            <w:noProof/>
          </w:rPr>
          <w:t>Struktury danych w pamięci GPU</w:t>
        </w:r>
        <w:r>
          <w:rPr>
            <w:noProof/>
            <w:webHidden/>
          </w:rPr>
          <w:tab/>
        </w:r>
        <w:r>
          <w:rPr>
            <w:noProof/>
            <w:webHidden/>
          </w:rPr>
          <w:fldChar w:fldCharType="begin"/>
        </w:r>
        <w:r>
          <w:rPr>
            <w:noProof/>
            <w:webHidden/>
          </w:rPr>
          <w:instrText xml:space="preserve"> PAGEREF _Toc261729357 \h </w:instrText>
        </w:r>
        <w:r>
          <w:rPr>
            <w:noProof/>
            <w:webHidden/>
          </w:rPr>
        </w:r>
        <w:r>
          <w:rPr>
            <w:noProof/>
            <w:webHidden/>
          </w:rPr>
          <w:fldChar w:fldCharType="separate"/>
        </w:r>
        <w:r>
          <w:rPr>
            <w:noProof/>
            <w:webHidden/>
          </w:rPr>
          <w:t>51</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8" w:history="1">
        <w:r w:rsidRPr="000C7F28">
          <w:rPr>
            <w:rStyle w:val="Hipercze"/>
            <w:noProof/>
          </w:rPr>
          <w:t>4.3.1.5.</w:t>
        </w:r>
        <w:r>
          <w:rPr>
            <w:rFonts w:asciiTheme="minorHAnsi" w:eastAsiaTheme="minorEastAsia" w:hAnsiTheme="minorHAnsi" w:cstheme="minorBidi"/>
            <w:noProof/>
            <w:color w:val="auto"/>
            <w:sz w:val="22"/>
            <w:szCs w:val="22"/>
          </w:rPr>
          <w:tab/>
        </w:r>
        <w:r w:rsidRPr="000C7F28">
          <w:rPr>
            <w:rStyle w:val="Hipercze"/>
            <w:noProof/>
          </w:rPr>
          <w:t>Opis działania kerneli</w:t>
        </w:r>
        <w:r>
          <w:rPr>
            <w:noProof/>
            <w:webHidden/>
          </w:rPr>
          <w:tab/>
        </w:r>
        <w:r>
          <w:rPr>
            <w:noProof/>
            <w:webHidden/>
          </w:rPr>
          <w:fldChar w:fldCharType="begin"/>
        </w:r>
        <w:r>
          <w:rPr>
            <w:noProof/>
            <w:webHidden/>
          </w:rPr>
          <w:instrText xml:space="preserve"> PAGEREF _Toc261729358 \h </w:instrText>
        </w:r>
        <w:r>
          <w:rPr>
            <w:noProof/>
            <w:webHidden/>
          </w:rPr>
        </w:r>
        <w:r>
          <w:rPr>
            <w:noProof/>
            <w:webHidden/>
          </w:rPr>
          <w:fldChar w:fldCharType="separate"/>
        </w:r>
        <w:r>
          <w:rPr>
            <w:noProof/>
            <w:webHidden/>
          </w:rPr>
          <w:t>52</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9" w:history="1">
        <w:r w:rsidRPr="000C7F28">
          <w:rPr>
            <w:rStyle w:val="Hipercze"/>
            <w:noProof/>
          </w:rPr>
          <w:t>4.3.1.6.</w:t>
        </w:r>
        <w:r>
          <w:rPr>
            <w:rFonts w:asciiTheme="minorHAnsi" w:eastAsiaTheme="minorEastAsia" w:hAnsiTheme="minorHAnsi" w:cstheme="minorBidi"/>
            <w:noProof/>
            <w:color w:val="auto"/>
            <w:sz w:val="22"/>
            <w:szCs w:val="22"/>
          </w:rPr>
          <w:tab/>
        </w:r>
        <w:r w:rsidRPr="000C7F28">
          <w:rPr>
            <w:rStyle w:val="Hipercze"/>
            <w:noProof/>
          </w:rPr>
          <w:t>Analiza zależności danych</w:t>
        </w:r>
        <w:r>
          <w:rPr>
            <w:noProof/>
            <w:webHidden/>
          </w:rPr>
          <w:tab/>
        </w:r>
        <w:r>
          <w:rPr>
            <w:noProof/>
            <w:webHidden/>
          </w:rPr>
          <w:fldChar w:fldCharType="begin"/>
        </w:r>
        <w:r>
          <w:rPr>
            <w:noProof/>
            <w:webHidden/>
          </w:rPr>
          <w:instrText xml:space="preserve"> PAGEREF _Toc261729359 \h </w:instrText>
        </w:r>
        <w:r>
          <w:rPr>
            <w:noProof/>
            <w:webHidden/>
          </w:rPr>
        </w:r>
        <w:r>
          <w:rPr>
            <w:noProof/>
            <w:webHidden/>
          </w:rPr>
          <w:fldChar w:fldCharType="separate"/>
        </w:r>
        <w:r>
          <w:rPr>
            <w:noProof/>
            <w:webHidden/>
          </w:rPr>
          <w:t>53</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60" w:history="1">
        <w:r w:rsidRPr="000C7F28">
          <w:rPr>
            <w:rStyle w:val="Hipercze"/>
            <w:noProof/>
          </w:rPr>
          <w:t>4.3.2.</w:t>
        </w:r>
        <w:r>
          <w:rPr>
            <w:rFonts w:asciiTheme="minorHAnsi" w:eastAsiaTheme="minorEastAsia" w:hAnsiTheme="minorHAnsi" w:cstheme="minorBidi"/>
            <w:noProof/>
            <w:color w:val="auto"/>
            <w:sz w:val="22"/>
            <w:szCs w:val="22"/>
          </w:rPr>
          <w:tab/>
        </w:r>
        <w:r w:rsidRPr="000C7F28">
          <w:rPr>
            <w:rStyle w:val="Hipercze"/>
            <w:noProof/>
          </w:rPr>
          <w:t>Ograniczenia wykonanego algorytmu.</w:t>
        </w:r>
        <w:r>
          <w:rPr>
            <w:noProof/>
            <w:webHidden/>
          </w:rPr>
          <w:tab/>
        </w:r>
        <w:r>
          <w:rPr>
            <w:noProof/>
            <w:webHidden/>
          </w:rPr>
          <w:fldChar w:fldCharType="begin"/>
        </w:r>
        <w:r>
          <w:rPr>
            <w:noProof/>
            <w:webHidden/>
          </w:rPr>
          <w:instrText xml:space="preserve"> PAGEREF _Toc261729360 \h </w:instrText>
        </w:r>
        <w:r>
          <w:rPr>
            <w:noProof/>
            <w:webHidden/>
          </w:rPr>
        </w:r>
        <w:r>
          <w:rPr>
            <w:noProof/>
            <w:webHidden/>
          </w:rPr>
          <w:fldChar w:fldCharType="separate"/>
        </w:r>
        <w:r>
          <w:rPr>
            <w:noProof/>
            <w:webHidden/>
          </w:rPr>
          <w:t>53</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61" w:history="1">
        <w:r w:rsidRPr="000C7F28">
          <w:rPr>
            <w:rStyle w:val="Hipercze"/>
            <w:noProof/>
          </w:rPr>
          <w:t>4.3.3.</w:t>
        </w:r>
        <w:r>
          <w:rPr>
            <w:rFonts w:asciiTheme="minorHAnsi" w:eastAsiaTheme="minorEastAsia" w:hAnsiTheme="minorHAnsi" w:cstheme="minorBidi"/>
            <w:noProof/>
            <w:color w:val="auto"/>
            <w:sz w:val="22"/>
            <w:szCs w:val="22"/>
          </w:rPr>
          <w:tab/>
        </w:r>
        <w:r w:rsidRPr="000C7F28">
          <w:rPr>
            <w:rStyle w:val="Hipercze"/>
            <w:noProof/>
          </w:rPr>
          <w:t>Użyte optymalizacje kerneli</w:t>
        </w:r>
        <w:r>
          <w:rPr>
            <w:noProof/>
            <w:webHidden/>
          </w:rPr>
          <w:tab/>
        </w:r>
        <w:r>
          <w:rPr>
            <w:noProof/>
            <w:webHidden/>
          </w:rPr>
          <w:fldChar w:fldCharType="begin"/>
        </w:r>
        <w:r>
          <w:rPr>
            <w:noProof/>
            <w:webHidden/>
          </w:rPr>
          <w:instrText xml:space="preserve"> PAGEREF _Toc261729361 \h </w:instrText>
        </w:r>
        <w:r>
          <w:rPr>
            <w:noProof/>
            <w:webHidden/>
          </w:rPr>
        </w:r>
        <w:r>
          <w:rPr>
            <w:noProof/>
            <w:webHidden/>
          </w:rPr>
          <w:fldChar w:fldCharType="separate"/>
        </w:r>
        <w:r>
          <w:rPr>
            <w:noProof/>
            <w:webHidden/>
          </w:rPr>
          <w:t>54</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2" w:history="1">
        <w:r w:rsidRPr="000C7F28">
          <w:rPr>
            <w:rStyle w:val="Hipercze"/>
            <w:noProof/>
          </w:rPr>
          <w:t>4.3.3.1.</w:t>
        </w:r>
        <w:r>
          <w:rPr>
            <w:rFonts w:asciiTheme="minorHAnsi" w:eastAsiaTheme="minorEastAsia" w:hAnsiTheme="minorHAnsi" w:cstheme="minorBidi"/>
            <w:noProof/>
            <w:color w:val="auto"/>
            <w:sz w:val="22"/>
            <w:szCs w:val="22"/>
          </w:rPr>
          <w:tab/>
        </w:r>
        <w:r w:rsidRPr="000C7F28">
          <w:rPr>
            <w:rStyle w:val="Hipercze"/>
            <w:noProof/>
          </w:rPr>
          <w:t>Dostępy do danych globalnych o dużej przepustowości</w:t>
        </w:r>
        <w:r>
          <w:rPr>
            <w:noProof/>
            <w:webHidden/>
          </w:rPr>
          <w:tab/>
        </w:r>
        <w:r>
          <w:rPr>
            <w:noProof/>
            <w:webHidden/>
          </w:rPr>
          <w:fldChar w:fldCharType="begin"/>
        </w:r>
        <w:r>
          <w:rPr>
            <w:noProof/>
            <w:webHidden/>
          </w:rPr>
          <w:instrText xml:space="preserve"> PAGEREF _Toc261729362 \h </w:instrText>
        </w:r>
        <w:r>
          <w:rPr>
            <w:noProof/>
            <w:webHidden/>
          </w:rPr>
        </w:r>
        <w:r>
          <w:rPr>
            <w:noProof/>
            <w:webHidden/>
          </w:rPr>
          <w:fldChar w:fldCharType="separate"/>
        </w:r>
        <w:r>
          <w:rPr>
            <w:noProof/>
            <w:webHidden/>
          </w:rPr>
          <w:t>55</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3" w:history="1">
        <w:r w:rsidRPr="000C7F28">
          <w:rPr>
            <w:rStyle w:val="Hipercze"/>
            <w:noProof/>
          </w:rPr>
          <w:t>4.3.3.2.</w:t>
        </w:r>
        <w:r>
          <w:rPr>
            <w:rFonts w:asciiTheme="minorHAnsi" w:eastAsiaTheme="minorEastAsia" w:hAnsiTheme="minorHAnsi" w:cstheme="minorBidi"/>
            <w:noProof/>
            <w:color w:val="auto"/>
            <w:sz w:val="22"/>
            <w:szCs w:val="22"/>
          </w:rPr>
          <w:tab/>
        </w:r>
        <w:r w:rsidRPr="000C7F28">
          <w:rPr>
            <w:rStyle w:val="Hipercze"/>
            <w:noProof/>
          </w:rPr>
          <w:t>Obsługa 2 testów na raz</w:t>
        </w:r>
        <w:r>
          <w:rPr>
            <w:noProof/>
            <w:webHidden/>
          </w:rPr>
          <w:tab/>
        </w:r>
        <w:r>
          <w:rPr>
            <w:noProof/>
            <w:webHidden/>
          </w:rPr>
          <w:fldChar w:fldCharType="begin"/>
        </w:r>
        <w:r>
          <w:rPr>
            <w:noProof/>
            <w:webHidden/>
          </w:rPr>
          <w:instrText xml:space="preserve"> PAGEREF _Toc261729363 \h </w:instrText>
        </w:r>
        <w:r>
          <w:rPr>
            <w:noProof/>
            <w:webHidden/>
          </w:rPr>
        </w:r>
        <w:r>
          <w:rPr>
            <w:noProof/>
            <w:webHidden/>
          </w:rPr>
          <w:fldChar w:fldCharType="separate"/>
        </w:r>
        <w:r>
          <w:rPr>
            <w:noProof/>
            <w:webHidden/>
          </w:rPr>
          <w:t>55</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4" w:history="1">
        <w:r w:rsidRPr="000C7F28">
          <w:rPr>
            <w:rStyle w:val="Hipercze"/>
            <w:noProof/>
          </w:rPr>
          <w:t>4.3.3.3.</w:t>
        </w:r>
        <w:r>
          <w:rPr>
            <w:rFonts w:asciiTheme="minorHAnsi" w:eastAsiaTheme="minorEastAsia" w:hAnsiTheme="minorHAnsi" w:cstheme="minorBidi"/>
            <w:noProof/>
            <w:color w:val="auto"/>
            <w:sz w:val="22"/>
            <w:szCs w:val="22"/>
          </w:rPr>
          <w:tab/>
        </w:r>
        <w:r w:rsidRPr="000C7F28">
          <w:rPr>
            <w:rStyle w:val="Hipercze"/>
            <w:noProof/>
          </w:rPr>
          <w:t>Zapisywanie danych do pamięci dzielonej</w:t>
        </w:r>
        <w:r>
          <w:rPr>
            <w:noProof/>
            <w:webHidden/>
          </w:rPr>
          <w:tab/>
        </w:r>
        <w:r>
          <w:rPr>
            <w:noProof/>
            <w:webHidden/>
          </w:rPr>
          <w:fldChar w:fldCharType="begin"/>
        </w:r>
        <w:r>
          <w:rPr>
            <w:noProof/>
            <w:webHidden/>
          </w:rPr>
          <w:instrText xml:space="preserve"> PAGEREF _Toc261729364 \h </w:instrText>
        </w:r>
        <w:r>
          <w:rPr>
            <w:noProof/>
            <w:webHidden/>
          </w:rPr>
        </w:r>
        <w:r>
          <w:rPr>
            <w:noProof/>
            <w:webHidden/>
          </w:rPr>
          <w:fldChar w:fldCharType="separate"/>
        </w:r>
        <w:r>
          <w:rPr>
            <w:noProof/>
            <w:webHidden/>
          </w:rPr>
          <w:t>55</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5" w:history="1">
        <w:r w:rsidRPr="000C7F28">
          <w:rPr>
            <w:rStyle w:val="Hipercze"/>
            <w:noProof/>
          </w:rPr>
          <w:t>4.3.3.4.</w:t>
        </w:r>
        <w:r>
          <w:rPr>
            <w:rFonts w:asciiTheme="minorHAnsi" w:eastAsiaTheme="minorEastAsia" w:hAnsiTheme="minorHAnsi" w:cstheme="minorBidi"/>
            <w:noProof/>
            <w:color w:val="auto"/>
            <w:sz w:val="22"/>
            <w:szCs w:val="22"/>
          </w:rPr>
          <w:tab/>
        </w:r>
        <w:r w:rsidRPr="000C7F28">
          <w:rPr>
            <w:rStyle w:val="Hipercze"/>
            <w:noProof/>
          </w:rPr>
          <w:t>Przewidywanie ilości uruchomionych bloków</w:t>
        </w:r>
        <w:r>
          <w:rPr>
            <w:noProof/>
            <w:webHidden/>
          </w:rPr>
          <w:tab/>
        </w:r>
        <w:r>
          <w:rPr>
            <w:noProof/>
            <w:webHidden/>
          </w:rPr>
          <w:fldChar w:fldCharType="begin"/>
        </w:r>
        <w:r>
          <w:rPr>
            <w:noProof/>
            <w:webHidden/>
          </w:rPr>
          <w:instrText xml:space="preserve"> PAGEREF _Toc261729365 \h </w:instrText>
        </w:r>
        <w:r>
          <w:rPr>
            <w:noProof/>
            <w:webHidden/>
          </w:rPr>
        </w:r>
        <w:r>
          <w:rPr>
            <w:noProof/>
            <w:webHidden/>
          </w:rPr>
          <w:fldChar w:fldCharType="separate"/>
        </w:r>
        <w:r>
          <w:rPr>
            <w:noProof/>
            <w:webHidden/>
          </w:rPr>
          <w:t>56</w:t>
        </w:r>
        <w:r>
          <w:rPr>
            <w:noProof/>
            <w:webHidden/>
          </w:rPr>
          <w:fldChar w:fldCharType="end"/>
        </w:r>
      </w:hyperlink>
    </w:p>
    <w:p w:rsidR="009D1756" w:rsidRDefault="009D1756">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6" w:history="1">
        <w:r w:rsidRPr="000C7F28">
          <w:rPr>
            <w:rStyle w:val="Hipercze"/>
            <w:noProof/>
          </w:rPr>
          <w:t>4.3.3.5.</w:t>
        </w:r>
        <w:r>
          <w:rPr>
            <w:rFonts w:asciiTheme="minorHAnsi" w:eastAsiaTheme="minorEastAsia" w:hAnsiTheme="minorHAnsi" w:cstheme="minorBidi"/>
            <w:noProof/>
            <w:color w:val="auto"/>
            <w:sz w:val="22"/>
            <w:szCs w:val="22"/>
          </w:rPr>
          <w:tab/>
        </w:r>
        <w:r w:rsidRPr="000C7F28">
          <w:rPr>
            <w:rStyle w:val="Hipercze"/>
            <w:noProof/>
          </w:rPr>
          <w:t>Użycie pamięci constant</w:t>
        </w:r>
        <w:r>
          <w:rPr>
            <w:noProof/>
            <w:webHidden/>
          </w:rPr>
          <w:tab/>
        </w:r>
        <w:r>
          <w:rPr>
            <w:noProof/>
            <w:webHidden/>
          </w:rPr>
          <w:fldChar w:fldCharType="begin"/>
        </w:r>
        <w:r>
          <w:rPr>
            <w:noProof/>
            <w:webHidden/>
          </w:rPr>
          <w:instrText xml:space="preserve"> PAGEREF _Toc261729366 \h </w:instrText>
        </w:r>
        <w:r>
          <w:rPr>
            <w:noProof/>
            <w:webHidden/>
          </w:rPr>
        </w:r>
        <w:r>
          <w:rPr>
            <w:noProof/>
            <w:webHidden/>
          </w:rPr>
          <w:fldChar w:fldCharType="separate"/>
        </w:r>
        <w:r>
          <w:rPr>
            <w:noProof/>
            <w:webHidden/>
          </w:rPr>
          <w:t>57</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67" w:history="1">
        <w:r w:rsidRPr="000C7F28">
          <w:rPr>
            <w:rStyle w:val="Hipercze"/>
            <w:noProof/>
          </w:rPr>
          <w:t>4.4.</w:t>
        </w:r>
        <w:r>
          <w:rPr>
            <w:rFonts w:asciiTheme="minorHAnsi" w:eastAsiaTheme="minorEastAsia" w:hAnsiTheme="minorHAnsi" w:cstheme="minorBidi"/>
            <w:noProof/>
            <w:color w:val="auto"/>
            <w:sz w:val="22"/>
            <w:szCs w:val="22"/>
          </w:rPr>
          <w:tab/>
        </w:r>
        <w:r w:rsidRPr="000C7F28">
          <w:rPr>
            <w:rStyle w:val="Hipercze"/>
            <w:noProof/>
          </w:rPr>
          <w:t>Testy implementacji sieci MLP</w:t>
        </w:r>
        <w:r>
          <w:rPr>
            <w:noProof/>
            <w:webHidden/>
          </w:rPr>
          <w:tab/>
        </w:r>
        <w:r>
          <w:rPr>
            <w:noProof/>
            <w:webHidden/>
          </w:rPr>
          <w:fldChar w:fldCharType="begin"/>
        </w:r>
        <w:r>
          <w:rPr>
            <w:noProof/>
            <w:webHidden/>
          </w:rPr>
          <w:instrText xml:space="preserve"> PAGEREF _Toc261729367 \h </w:instrText>
        </w:r>
        <w:r>
          <w:rPr>
            <w:noProof/>
            <w:webHidden/>
          </w:rPr>
        </w:r>
        <w:r>
          <w:rPr>
            <w:noProof/>
            <w:webHidden/>
          </w:rPr>
          <w:fldChar w:fldCharType="separate"/>
        </w:r>
        <w:r>
          <w:rPr>
            <w:noProof/>
            <w:webHidden/>
          </w:rPr>
          <w:t>57</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68" w:history="1">
        <w:r w:rsidRPr="000C7F28">
          <w:rPr>
            <w:rStyle w:val="Hipercze"/>
            <w:noProof/>
          </w:rPr>
          <w:t>4.4.1.</w:t>
        </w:r>
        <w:r>
          <w:rPr>
            <w:rFonts w:asciiTheme="minorHAnsi" w:eastAsiaTheme="minorEastAsia" w:hAnsiTheme="minorHAnsi" w:cstheme="minorBidi"/>
            <w:noProof/>
            <w:color w:val="auto"/>
            <w:sz w:val="22"/>
            <w:szCs w:val="22"/>
          </w:rPr>
          <w:tab/>
        </w:r>
        <w:r w:rsidRPr="000C7F28">
          <w:rPr>
            <w:rStyle w:val="Hipercze"/>
            <w:noProof/>
          </w:rPr>
          <w:t>Opis danych testowych</w:t>
        </w:r>
        <w:r>
          <w:rPr>
            <w:noProof/>
            <w:webHidden/>
          </w:rPr>
          <w:tab/>
        </w:r>
        <w:r>
          <w:rPr>
            <w:noProof/>
            <w:webHidden/>
          </w:rPr>
          <w:fldChar w:fldCharType="begin"/>
        </w:r>
        <w:r>
          <w:rPr>
            <w:noProof/>
            <w:webHidden/>
          </w:rPr>
          <w:instrText xml:space="preserve"> PAGEREF _Toc261729368 \h </w:instrText>
        </w:r>
        <w:r>
          <w:rPr>
            <w:noProof/>
            <w:webHidden/>
          </w:rPr>
        </w:r>
        <w:r>
          <w:rPr>
            <w:noProof/>
            <w:webHidden/>
          </w:rPr>
          <w:fldChar w:fldCharType="separate"/>
        </w:r>
        <w:r>
          <w:rPr>
            <w:noProof/>
            <w:webHidden/>
          </w:rPr>
          <w:t>58</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69" w:history="1">
        <w:r w:rsidRPr="000C7F28">
          <w:rPr>
            <w:rStyle w:val="Hipercze"/>
            <w:noProof/>
          </w:rPr>
          <w:t>4.4.2.</w:t>
        </w:r>
        <w:r>
          <w:rPr>
            <w:rFonts w:asciiTheme="minorHAnsi" w:eastAsiaTheme="minorEastAsia" w:hAnsiTheme="minorHAnsi" w:cstheme="minorBidi"/>
            <w:noProof/>
            <w:color w:val="auto"/>
            <w:sz w:val="22"/>
            <w:szCs w:val="22"/>
          </w:rPr>
          <w:tab/>
        </w:r>
        <w:r w:rsidRPr="000C7F28">
          <w:rPr>
            <w:rStyle w:val="Hipercze"/>
            <w:noProof/>
          </w:rPr>
          <w:t>Środowisko testowe</w:t>
        </w:r>
        <w:r>
          <w:rPr>
            <w:noProof/>
            <w:webHidden/>
          </w:rPr>
          <w:tab/>
        </w:r>
        <w:r>
          <w:rPr>
            <w:noProof/>
            <w:webHidden/>
          </w:rPr>
          <w:fldChar w:fldCharType="begin"/>
        </w:r>
        <w:r>
          <w:rPr>
            <w:noProof/>
            <w:webHidden/>
          </w:rPr>
          <w:instrText xml:space="preserve"> PAGEREF _Toc261729369 \h </w:instrText>
        </w:r>
        <w:r>
          <w:rPr>
            <w:noProof/>
            <w:webHidden/>
          </w:rPr>
        </w:r>
        <w:r>
          <w:rPr>
            <w:noProof/>
            <w:webHidden/>
          </w:rPr>
          <w:fldChar w:fldCharType="separate"/>
        </w:r>
        <w:r>
          <w:rPr>
            <w:noProof/>
            <w:webHidden/>
          </w:rPr>
          <w:t>58</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70" w:history="1">
        <w:r w:rsidRPr="000C7F28">
          <w:rPr>
            <w:rStyle w:val="Hipercze"/>
            <w:noProof/>
          </w:rPr>
          <w:t>4.4.3.</w:t>
        </w:r>
        <w:r>
          <w:rPr>
            <w:rFonts w:asciiTheme="minorHAnsi" w:eastAsiaTheme="minorEastAsia" w:hAnsiTheme="minorHAnsi" w:cstheme="minorBidi"/>
            <w:noProof/>
            <w:color w:val="auto"/>
            <w:sz w:val="22"/>
            <w:szCs w:val="22"/>
          </w:rPr>
          <w:tab/>
        </w:r>
        <w:r w:rsidRPr="000C7F28">
          <w:rPr>
            <w:rStyle w:val="Hipercze"/>
            <w:noProof/>
          </w:rPr>
          <w:t>Wpływ parametrów sieci na jakość uczenia</w:t>
        </w:r>
        <w:r>
          <w:rPr>
            <w:noProof/>
            <w:webHidden/>
          </w:rPr>
          <w:tab/>
        </w:r>
        <w:r>
          <w:rPr>
            <w:noProof/>
            <w:webHidden/>
          </w:rPr>
          <w:fldChar w:fldCharType="begin"/>
        </w:r>
        <w:r>
          <w:rPr>
            <w:noProof/>
            <w:webHidden/>
          </w:rPr>
          <w:instrText xml:space="preserve"> PAGEREF _Toc261729370 \h </w:instrText>
        </w:r>
        <w:r>
          <w:rPr>
            <w:noProof/>
            <w:webHidden/>
          </w:rPr>
        </w:r>
        <w:r>
          <w:rPr>
            <w:noProof/>
            <w:webHidden/>
          </w:rPr>
          <w:fldChar w:fldCharType="separate"/>
        </w:r>
        <w:r>
          <w:rPr>
            <w:noProof/>
            <w:webHidden/>
          </w:rPr>
          <w:t>58</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71" w:history="1">
        <w:r w:rsidRPr="000C7F28">
          <w:rPr>
            <w:rStyle w:val="Hipercze"/>
            <w:noProof/>
          </w:rPr>
          <w:t>4.4.4.</w:t>
        </w:r>
        <w:r>
          <w:rPr>
            <w:rFonts w:asciiTheme="minorHAnsi" w:eastAsiaTheme="minorEastAsia" w:hAnsiTheme="minorHAnsi" w:cstheme="minorBidi"/>
            <w:noProof/>
            <w:color w:val="auto"/>
            <w:sz w:val="22"/>
            <w:szCs w:val="22"/>
          </w:rPr>
          <w:tab/>
        </w:r>
        <w:r w:rsidRPr="000C7F28">
          <w:rPr>
            <w:rStyle w:val="Hipercze"/>
            <w:noProof/>
          </w:rPr>
          <w:t>Wpływ optymalizacji na wydajność kerneli</w:t>
        </w:r>
        <w:r>
          <w:rPr>
            <w:noProof/>
            <w:webHidden/>
          </w:rPr>
          <w:tab/>
        </w:r>
        <w:r>
          <w:rPr>
            <w:noProof/>
            <w:webHidden/>
          </w:rPr>
          <w:fldChar w:fldCharType="begin"/>
        </w:r>
        <w:r>
          <w:rPr>
            <w:noProof/>
            <w:webHidden/>
          </w:rPr>
          <w:instrText xml:space="preserve"> PAGEREF _Toc261729371 \h </w:instrText>
        </w:r>
        <w:r>
          <w:rPr>
            <w:noProof/>
            <w:webHidden/>
          </w:rPr>
        </w:r>
        <w:r>
          <w:rPr>
            <w:noProof/>
            <w:webHidden/>
          </w:rPr>
          <w:fldChar w:fldCharType="separate"/>
        </w:r>
        <w:r>
          <w:rPr>
            <w:noProof/>
            <w:webHidden/>
          </w:rPr>
          <w:t>60</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72" w:history="1">
        <w:r w:rsidRPr="000C7F28">
          <w:rPr>
            <w:rStyle w:val="Hipercze"/>
            <w:noProof/>
          </w:rPr>
          <w:t>4.4.5.</w:t>
        </w:r>
        <w:r>
          <w:rPr>
            <w:rFonts w:asciiTheme="minorHAnsi" w:eastAsiaTheme="minorEastAsia" w:hAnsiTheme="minorHAnsi" w:cstheme="minorBidi"/>
            <w:noProof/>
            <w:color w:val="auto"/>
            <w:sz w:val="22"/>
            <w:szCs w:val="22"/>
          </w:rPr>
          <w:tab/>
        </w:r>
        <w:r w:rsidRPr="000C7F28">
          <w:rPr>
            <w:rStyle w:val="Hipercze"/>
            <w:noProof/>
          </w:rPr>
          <w:t>Porównanie wydajności uczenia wersji CPU i GPU</w:t>
        </w:r>
        <w:r>
          <w:rPr>
            <w:noProof/>
            <w:webHidden/>
          </w:rPr>
          <w:tab/>
        </w:r>
        <w:r>
          <w:rPr>
            <w:noProof/>
            <w:webHidden/>
          </w:rPr>
          <w:fldChar w:fldCharType="begin"/>
        </w:r>
        <w:r>
          <w:rPr>
            <w:noProof/>
            <w:webHidden/>
          </w:rPr>
          <w:instrText xml:space="preserve"> PAGEREF _Toc261729372 \h </w:instrText>
        </w:r>
        <w:r>
          <w:rPr>
            <w:noProof/>
            <w:webHidden/>
          </w:rPr>
        </w:r>
        <w:r>
          <w:rPr>
            <w:noProof/>
            <w:webHidden/>
          </w:rPr>
          <w:fldChar w:fldCharType="separate"/>
        </w:r>
        <w:r>
          <w:rPr>
            <w:noProof/>
            <w:webHidden/>
          </w:rPr>
          <w:t>62</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73" w:history="1">
        <w:r w:rsidRPr="000C7F28">
          <w:rPr>
            <w:rStyle w:val="Hipercze"/>
            <w:noProof/>
          </w:rPr>
          <w:t>4.4.6.</w:t>
        </w:r>
        <w:r>
          <w:rPr>
            <w:rFonts w:asciiTheme="minorHAnsi" w:eastAsiaTheme="minorEastAsia" w:hAnsiTheme="minorHAnsi" w:cstheme="minorBidi"/>
            <w:noProof/>
            <w:color w:val="auto"/>
            <w:sz w:val="22"/>
            <w:szCs w:val="22"/>
          </w:rPr>
          <w:tab/>
        </w:r>
        <w:r w:rsidRPr="000C7F28">
          <w:rPr>
            <w:rStyle w:val="Hipercze"/>
            <w:noProof/>
          </w:rPr>
          <w:t>Informacje końcowe</w:t>
        </w:r>
        <w:r>
          <w:rPr>
            <w:noProof/>
            <w:webHidden/>
          </w:rPr>
          <w:tab/>
        </w:r>
        <w:r>
          <w:rPr>
            <w:noProof/>
            <w:webHidden/>
          </w:rPr>
          <w:fldChar w:fldCharType="begin"/>
        </w:r>
        <w:r>
          <w:rPr>
            <w:noProof/>
            <w:webHidden/>
          </w:rPr>
          <w:instrText xml:space="preserve"> PAGEREF _Toc261729373 \h </w:instrText>
        </w:r>
        <w:r>
          <w:rPr>
            <w:noProof/>
            <w:webHidden/>
          </w:rPr>
        </w:r>
        <w:r>
          <w:rPr>
            <w:noProof/>
            <w:webHidden/>
          </w:rPr>
          <w:fldChar w:fldCharType="separate"/>
        </w:r>
        <w:r>
          <w:rPr>
            <w:noProof/>
            <w:webHidden/>
          </w:rPr>
          <w:t>63</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74" w:history="1">
        <w:r w:rsidRPr="000C7F28">
          <w:rPr>
            <w:rStyle w:val="Hipercze"/>
            <w:noProof/>
          </w:rPr>
          <w:t>4.5.</w:t>
        </w:r>
        <w:r>
          <w:rPr>
            <w:rFonts w:asciiTheme="minorHAnsi" w:eastAsiaTheme="minorEastAsia" w:hAnsiTheme="minorHAnsi" w:cstheme="minorBidi"/>
            <w:noProof/>
            <w:color w:val="auto"/>
            <w:sz w:val="22"/>
            <w:szCs w:val="22"/>
          </w:rPr>
          <w:tab/>
        </w:r>
        <w:r w:rsidRPr="000C7F28">
          <w:rPr>
            <w:rStyle w:val="Hipercze"/>
            <w:noProof/>
          </w:rPr>
          <w:t>Zewnętrzne biblioteki</w:t>
        </w:r>
        <w:r>
          <w:rPr>
            <w:noProof/>
            <w:webHidden/>
          </w:rPr>
          <w:tab/>
        </w:r>
        <w:r>
          <w:rPr>
            <w:noProof/>
            <w:webHidden/>
          </w:rPr>
          <w:fldChar w:fldCharType="begin"/>
        </w:r>
        <w:r>
          <w:rPr>
            <w:noProof/>
            <w:webHidden/>
          </w:rPr>
          <w:instrText xml:space="preserve"> PAGEREF _Toc261729374 \h </w:instrText>
        </w:r>
        <w:r>
          <w:rPr>
            <w:noProof/>
            <w:webHidden/>
          </w:rPr>
        </w:r>
        <w:r>
          <w:rPr>
            <w:noProof/>
            <w:webHidden/>
          </w:rPr>
          <w:fldChar w:fldCharType="separate"/>
        </w:r>
        <w:r>
          <w:rPr>
            <w:noProof/>
            <w:webHidden/>
          </w:rPr>
          <w:t>63</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75" w:history="1">
        <w:r w:rsidRPr="000C7F28">
          <w:rPr>
            <w:rStyle w:val="Hipercze"/>
            <w:rFonts w:eastAsiaTheme="minorHAnsi"/>
            <w:noProof/>
            <w:lang w:eastAsia="en-US"/>
          </w:rPr>
          <w:t>4.5.1.</w:t>
        </w:r>
        <w:r>
          <w:rPr>
            <w:rFonts w:asciiTheme="minorHAnsi" w:eastAsiaTheme="minorEastAsia" w:hAnsiTheme="minorHAnsi" w:cstheme="minorBidi"/>
            <w:noProof/>
            <w:color w:val="auto"/>
            <w:sz w:val="22"/>
            <w:szCs w:val="22"/>
          </w:rPr>
          <w:tab/>
        </w:r>
        <w:r w:rsidRPr="000C7F28">
          <w:rPr>
            <w:rStyle w:val="Hipercze"/>
            <w:rFonts w:eastAsiaTheme="minorHAnsi"/>
            <w:noProof/>
            <w:lang w:eastAsia="en-US"/>
          </w:rPr>
          <w:t>Mersenne Twister</w:t>
        </w:r>
        <w:r>
          <w:rPr>
            <w:noProof/>
            <w:webHidden/>
          </w:rPr>
          <w:tab/>
        </w:r>
        <w:r>
          <w:rPr>
            <w:noProof/>
            <w:webHidden/>
          </w:rPr>
          <w:fldChar w:fldCharType="begin"/>
        </w:r>
        <w:r>
          <w:rPr>
            <w:noProof/>
            <w:webHidden/>
          </w:rPr>
          <w:instrText xml:space="preserve"> PAGEREF _Toc261729375 \h </w:instrText>
        </w:r>
        <w:r>
          <w:rPr>
            <w:noProof/>
            <w:webHidden/>
          </w:rPr>
        </w:r>
        <w:r>
          <w:rPr>
            <w:noProof/>
            <w:webHidden/>
          </w:rPr>
          <w:fldChar w:fldCharType="separate"/>
        </w:r>
        <w:r>
          <w:rPr>
            <w:noProof/>
            <w:webHidden/>
          </w:rPr>
          <w:t>63</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76" w:history="1">
        <w:r w:rsidRPr="000C7F28">
          <w:rPr>
            <w:rStyle w:val="Hipercze"/>
            <w:rFonts w:eastAsiaTheme="minorHAnsi"/>
            <w:noProof/>
            <w:lang w:eastAsia="en-US"/>
          </w:rPr>
          <w:t>4.5.2.</w:t>
        </w:r>
        <w:r>
          <w:rPr>
            <w:rFonts w:asciiTheme="minorHAnsi" w:eastAsiaTheme="minorEastAsia" w:hAnsiTheme="minorHAnsi" w:cstheme="minorBidi"/>
            <w:noProof/>
            <w:color w:val="auto"/>
            <w:sz w:val="22"/>
            <w:szCs w:val="22"/>
          </w:rPr>
          <w:tab/>
        </w:r>
        <w:r w:rsidRPr="000C7F28">
          <w:rPr>
            <w:rStyle w:val="Hipercze"/>
            <w:rFonts w:eastAsiaTheme="minorHAnsi"/>
            <w:noProof/>
            <w:lang w:eastAsia="en-US"/>
          </w:rPr>
          <w:t>TinyXML</w:t>
        </w:r>
        <w:r>
          <w:rPr>
            <w:noProof/>
            <w:webHidden/>
          </w:rPr>
          <w:tab/>
        </w:r>
        <w:r>
          <w:rPr>
            <w:noProof/>
            <w:webHidden/>
          </w:rPr>
          <w:fldChar w:fldCharType="begin"/>
        </w:r>
        <w:r>
          <w:rPr>
            <w:noProof/>
            <w:webHidden/>
          </w:rPr>
          <w:instrText xml:space="preserve"> PAGEREF _Toc261729376 \h </w:instrText>
        </w:r>
        <w:r>
          <w:rPr>
            <w:noProof/>
            <w:webHidden/>
          </w:rPr>
        </w:r>
        <w:r>
          <w:rPr>
            <w:noProof/>
            <w:webHidden/>
          </w:rPr>
          <w:fldChar w:fldCharType="separate"/>
        </w:r>
        <w:r>
          <w:rPr>
            <w:noProof/>
            <w:webHidden/>
          </w:rPr>
          <w:t>63</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77" w:history="1">
        <w:r w:rsidRPr="000C7F28">
          <w:rPr>
            <w:rStyle w:val="Hipercze"/>
            <w:noProof/>
          </w:rPr>
          <w:t>4.6.</w:t>
        </w:r>
        <w:r>
          <w:rPr>
            <w:rFonts w:asciiTheme="minorHAnsi" w:eastAsiaTheme="minorEastAsia" w:hAnsiTheme="minorHAnsi" w:cstheme="minorBidi"/>
            <w:noProof/>
            <w:color w:val="auto"/>
            <w:sz w:val="22"/>
            <w:szCs w:val="22"/>
          </w:rPr>
          <w:tab/>
        </w:r>
        <w:r w:rsidRPr="000C7F28">
          <w:rPr>
            <w:rStyle w:val="Hipercze"/>
            <w:noProof/>
          </w:rPr>
          <w:t>Narzędzia pomocnicze</w:t>
        </w:r>
        <w:r>
          <w:rPr>
            <w:noProof/>
            <w:webHidden/>
          </w:rPr>
          <w:tab/>
        </w:r>
        <w:r>
          <w:rPr>
            <w:noProof/>
            <w:webHidden/>
          </w:rPr>
          <w:fldChar w:fldCharType="begin"/>
        </w:r>
        <w:r>
          <w:rPr>
            <w:noProof/>
            <w:webHidden/>
          </w:rPr>
          <w:instrText xml:space="preserve"> PAGEREF _Toc261729377 \h </w:instrText>
        </w:r>
        <w:r>
          <w:rPr>
            <w:noProof/>
            <w:webHidden/>
          </w:rPr>
        </w:r>
        <w:r>
          <w:rPr>
            <w:noProof/>
            <w:webHidden/>
          </w:rPr>
          <w:fldChar w:fldCharType="separate"/>
        </w:r>
        <w:r>
          <w:rPr>
            <w:noProof/>
            <w:webHidden/>
          </w:rPr>
          <w:t>64</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78" w:history="1">
        <w:r w:rsidRPr="000C7F28">
          <w:rPr>
            <w:rStyle w:val="Hipercze"/>
            <w:noProof/>
          </w:rPr>
          <w:t>4.7.</w:t>
        </w:r>
        <w:r>
          <w:rPr>
            <w:rFonts w:asciiTheme="minorHAnsi" w:eastAsiaTheme="minorEastAsia" w:hAnsiTheme="minorHAnsi" w:cstheme="minorBidi"/>
            <w:noProof/>
            <w:color w:val="auto"/>
            <w:sz w:val="22"/>
            <w:szCs w:val="22"/>
          </w:rPr>
          <w:tab/>
        </w:r>
        <w:r w:rsidRPr="000C7F28">
          <w:rPr>
            <w:rStyle w:val="Hipercze"/>
            <w:noProof/>
          </w:rPr>
          <w:t>Możliwości rozwoju programu</w:t>
        </w:r>
        <w:r>
          <w:rPr>
            <w:noProof/>
            <w:webHidden/>
          </w:rPr>
          <w:tab/>
        </w:r>
        <w:r>
          <w:rPr>
            <w:noProof/>
            <w:webHidden/>
          </w:rPr>
          <w:fldChar w:fldCharType="begin"/>
        </w:r>
        <w:r>
          <w:rPr>
            <w:noProof/>
            <w:webHidden/>
          </w:rPr>
          <w:instrText xml:space="preserve"> PAGEREF _Toc261729378 \h </w:instrText>
        </w:r>
        <w:r>
          <w:rPr>
            <w:noProof/>
            <w:webHidden/>
          </w:rPr>
        </w:r>
        <w:r>
          <w:rPr>
            <w:noProof/>
            <w:webHidden/>
          </w:rPr>
          <w:fldChar w:fldCharType="separate"/>
        </w:r>
        <w:r>
          <w:rPr>
            <w:noProof/>
            <w:webHidden/>
          </w:rPr>
          <w:t>65</w:t>
        </w:r>
        <w:r>
          <w:rPr>
            <w:noProof/>
            <w:webHidden/>
          </w:rPr>
          <w:fldChar w:fldCharType="end"/>
        </w:r>
      </w:hyperlink>
    </w:p>
    <w:p w:rsidR="009D1756" w:rsidRDefault="009D1756">
      <w:pPr>
        <w:pStyle w:val="Spistreci1"/>
        <w:rPr>
          <w:rFonts w:asciiTheme="minorHAnsi" w:eastAsiaTheme="minorEastAsia" w:hAnsiTheme="minorHAnsi" w:cstheme="minorBidi"/>
          <w:b w:val="0"/>
          <w:noProof/>
          <w:color w:val="auto"/>
          <w:sz w:val="22"/>
          <w:szCs w:val="22"/>
        </w:rPr>
      </w:pPr>
      <w:hyperlink w:anchor="_Toc261729379" w:history="1">
        <w:r w:rsidRPr="000C7F28">
          <w:rPr>
            <w:rStyle w:val="Hipercze"/>
            <w:noProof/>
          </w:rPr>
          <w:t>5.</w:t>
        </w:r>
        <w:r>
          <w:rPr>
            <w:rFonts w:asciiTheme="minorHAnsi" w:eastAsiaTheme="minorEastAsia" w:hAnsiTheme="minorHAnsi" w:cstheme="minorBidi"/>
            <w:b w:val="0"/>
            <w:noProof/>
            <w:color w:val="auto"/>
            <w:sz w:val="22"/>
            <w:szCs w:val="22"/>
          </w:rPr>
          <w:tab/>
        </w:r>
        <w:r w:rsidRPr="000C7F28">
          <w:rPr>
            <w:rStyle w:val="Hipercze"/>
            <w:noProof/>
          </w:rPr>
          <w:t>Wnioski</w:t>
        </w:r>
        <w:r>
          <w:rPr>
            <w:noProof/>
            <w:webHidden/>
          </w:rPr>
          <w:tab/>
        </w:r>
        <w:r>
          <w:rPr>
            <w:noProof/>
            <w:webHidden/>
          </w:rPr>
          <w:fldChar w:fldCharType="begin"/>
        </w:r>
        <w:r>
          <w:rPr>
            <w:noProof/>
            <w:webHidden/>
          </w:rPr>
          <w:instrText xml:space="preserve"> PAGEREF _Toc261729379 \h </w:instrText>
        </w:r>
        <w:r>
          <w:rPr>
            <w:noProof/>
            <w:webHidden/>
          </w:rPr>
        </w:r>
        <w:r>
          <w:rPr>
            <w:noProof/>
            <w:webHidden/>
          </w:rPr>
          <w:fldChar w:fldCharType="separate"/>
        </w:r>
        <w:r>
          <w:rPr>
            <w:noProof/>
            <w:webHidden/>
          </w:rPr>
          <w:t>65</w:t>
        </w:r>
        <w:r>
          <w:rPr>
            <w:noProof/>
            <w:webHidden/>
          </w:rPr>
          <w:fldChar w:fldCharType="end"/>
        </w:r>
      </w:hyperlink>
    </w:p>
    <w:p w:rsidR="009D1756" w:rsidRDefault="009D1756">
      <w:pPr>
        <w:pStyle w:val="Spistreci1"/>
        <w:rPr>
          <w:rFonts w:asciiTheme="minorHAnsi" w:eastAsiaTheme="minorEastAsia" w:hAnsiTheme="minorHAnsi" w:cstheme="minorBidi"/>
          <w:b w:val="0"/>
          <w:noProof/>
          <w:color w:val="auto"/>
          <w:sz w:val="22"/>
          <w:szCs w:val="22"/>
        </w:rPr>
      </w:pPr>
      <w:hyperlink w:anchor="_Toc261729380" w:history="1">
        <w:r w:rsidRPr="000C7F28">
          <w:rPr>
            <w:rStyle w:val="Hipercze"/>
            <w:noProof/>
          </w:rPr>
          <w:t>6.</w:t>
        </w:r>
        <w:r>
          <w:rPr>
            <w:rFonts w:asciiTheme="minorHAnsi" w:eastAsiaTheme="minorEastAsia" w:hAnsiTheme="minorHAnsi" w:cstheme="minorBidi"/>
            <w:b w:val="0"/>
            <w:noProof/>
            <w:color w:val="auto"/>
            <w:sz w:val="22"/>
            <w:szCs w:val="22"/>
          </w:rPr>
          <w:tab/>
        </w:r>
        <w:r w:rsidRPr="000C7F28">
          <w:rPr>
            <w:rStyle w:val="Hipercze"/>
            <w:noProof/>
          </w:rPr>
          <w:t>Zakończenie</w:t>
        </w:r>
        <w:r>
          <w:rPr>
            <w:noProof/>
            <w:webHidden/>
          </w:rPr>
          <w:tab/>
        </w:r>
        <w:r>
          <w:rPr>
            <w:noProof/>
            <w:webHidden/>
          </w:rPr>
          <w:fldChar w:fldCharType="begin"/>
        </w:r>
        <w:r>
          <w:rPr>
            <w:noProof/>
            <w:webHidden/>
          </w:rPr>
          <w:instrText xml:space="preserve"> PAGEREF _Toc261729380 \h </w:instrText>
        </w:r>
        <w:r>
          <w:rPr>
            <w:noProof/>
            <w:webHidden/>
          </w:rPr>
        </w:r>
        <w:r>
          <w:rPr>
            <w:noProof/>
            <w:webHidden/>
          </w:rPr>
          <w:fldChar w:fldCharType="separate"/>
        </w:r>
        <w:r>
          <w:rPr>
            <w:noProof/>
            <w:webHidden/>
          </w:rPr>
          <w:t>66</w:t>
        </w:r>
        <w:r>
          <w:rPr>
            <w:noProof/>
            <w:webHidden/>
          </w:rPr>
          <w:fldChar w:fldCharType="end"/>
        </w:r>
      </w:hyperlink>
    </w:p>
    <w:p w:rsidR="009D1756" w:rsidRDefault="009D1756">
      <w:pPr>
        <w:pStyle w:val="Spistreci1"/>
        <w:rPr>
          <w:rFonts w:asciiTheme="minorHAnsi" w:eastAsiaTheme="minorEastAsia" w:hAnsiTheme="minorHAnsi" w:cstheme="minorBidi"/>
          <w:b w:val="0"/>
          <w:noProof/>
          <w:color w:val="auto"/>
          <w:sz w:val="22"/>
          <w:szCs w:val="22"/>
        </w:rPr>
      </w:pPr>
      <w:hyperlink w:anchor="_Toc261729381" w:history="1">
        <w:r w:rsidRPr="000C7F28">
          <w:rPr>
            <w:rStyle w:val="Hipercze"/>
            <w:noProof/>
          </w:rPr>
          <w:t>7.</w:t>
        </w:r>
        <w:r>
          <w:rPr>
            <w:rFonts w:asciiTheme="minorHAnsi" w:eastAsiaTheme="minorEastAsia" w:hAnsiTheme="minorHAnsi" w:cstheme="minorBidi"/>
            <w:b w:val="0"/>
            <w:noProof/>
            <w:color w:val="auto"/>
            <w:sz w:val="22"/>
            <w:szCs w:val="22"/>
          </w:rPr>
          <w:tab/>
        </w:r>
        <w:r w:rsidRPr="000C7F28">
          <w:rPr>
            <w:rStyle w:val="Hipercze"/>
            <w:noProof/>
          </w:rPr>
          <w:t>Bibliografia</w:t>
        </w:r>
        <w:r>
          <w:rPr>
            <w:noProof/>
            <w:webHidden/>
          </w:rPr>
          <w:tab/>
        </w:r>
        <w:r>
          <w:rPr>
            <w:noProof/>
            <w:webHidden/>
          </w:rPr>
          <w:fldChar w:fldCharType="begin"/>
        </w:r>
        <w:r>
          <w:rPr>
            <w:noProof/>
            <w:webHidden/>
          </w:rPr>
          <w:instrText xml:space="preserve"> PAGEREF _Toc261729381 \h </w:instrText>
        </w:r>
        <w:r>
          <w:rPr>
            <w:noProof/>
            <w:webHidden/>
          </w:rPr>
        </w:r>
        <w:r>
          <w:rPr>
            <w:noProof/>
            <w:webHidden/>
          </w:rPr>
          <w:fldChar w:fldCharType="separate"/>
        </w:r>
        <w:r>
          <w:rPr>
            <w:noProof/>
            <w:webHidden/>
          </w:rPr>
          <w:t>67</w:t>
        </w:r>
        <w:r>
          <w:rPr>
            <w:noProof/>
            <w:webHidden/>
          </w:rPr>
          <w:fldChar w:fldCharType="end"/>
        </w:r>
      </w:hyperlink>
    </w:p>
    <w:p w:rsidR="009D1756" w:rsidRDefault="009D1756">
      <w:pPr>
        <w:pStyle w:val="Spistreci1"/>
        <w:rPr>
          <w:rFonts w:asciiTheme="minorHAnsi" w:eastAsiaTheme="minorEastAsia" w:hAnsiTheme="minorHAnsi" w:cstheme="minorBidi"/>
          <w:b w:val="0"/>
          <w:noProof/>
          <w:color w:val="auto"/>
          <w:sz w:val="22"/>
          <w:szCs w:val="22"/>
        </w:rPr>
      </w:pPr>
      <w:hyperlink w:anchor="_Toc261729382" w:history="1">
        <w:r w:rsidRPr="000C7F28">
          <w:rPr>
            <w:rStyle w:val="Hipercze"/>
            <w:noProof/>
          </w:rPr>
          <w:t>8.</w:t>
        </w:r>
        <w:r>
          <w:rPr>
            <w:rFonts w:asciiTheme="minorHAnsi" w:eastAsiaTheme="minorEastAsia" w:hAnsiTheme="minorHAnsi" w:cstheme="minorBidi"/>
            <w:b w:val="0"/>
            <w:noProof/>
            <w:color w:val="auto"/>
            <w:sz w:val="22"/>
            <w:szCs w:val="22"/>
          </w:rPr>
          <w:tab/>
        </w:r>
        <w:r w:rsidRPr="000C7F28">
          <w:rPr>
            <w:rStyle w:val="Hipercze"/>
            <w:noProof/>
          </w:rPr>
          <w:t>Załączniki</w:t>
        </w:r>
        <w:r>
          <w:rPr>
            <w:noProof/>
            <w:webHidden/>
          </w:rPr>
          <w:tab/>
        </w:r>
        <w:r>
          <w:rPr>
            <w:noProof/>
            <w:webHidden/>
          </w:rPr>
          <w:fldChar w:fldCharType="begin"/>
        </w:r>
        <w:r>
          <w:rPr>
            <w:noProof/>
            <w:webHidden/>
          </w:rPr>
          <w:instrText xml:space="preserve"> PAGEREF _Toc261729382 \h </w:instrText>
        </w:r>
        <w:r>
          <w:rPr>
            <w:noProof/>
            <w:webHidden/>
          </w:rPr>
        </w:r>
        <w:r>
          <w:rPr>
            <w:noProof/>
            <w:webHidden/>
          </w:rPr>
          <w:fldChar w:fldCharType="separate"/>
        </w:r>
        <w:r>
          <w:rPr>
            <w:noProof/>
            <w:webHidden/>
          </w:rPr>
          <w:t>72</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83" w:history="1">
        <w:r w:rsidRPr="000C7F28">
          <w:rPr>
            <w:rStyle w:val="Hipercze"/>
            <w:noProof/>
          </w:rPr>
          <w:t>8.1.</w:t>
        </w:r>
        <w:r>
          <w:rPr>
            <w:rFonts w:asciiTheme="minorHAnsi" w:eastAsiaTheme="minorEastAsia" w:hAnsiTheme="minorHAnsi" w:cstheme="minorBidi"/>
            <w:noProof/>
            <w:color w:val="auto"/>
            <w:sz w:val="22"/>
            <w:szCs w:val="22"/>
          </w:rPr>
          <w:tab/>
        </w:r>
        <w:r w:rsidRPr="000C7F28">
          <w:rPr>
            <w:rStyle w:val="Hipercze"/>
            <w:noProof/>
          </w:rPr>
          <w:t>Przykłady kodu CUDA</w:t>
        </w:r>
        <w:r>
          <w:rPr>
            <w:noProof/>
            <w:webHidden/>
          </w:rPr>
          <w:tab/>
        </w:r>
        <w:r>
          <w:rPr>
            <w:noProof/>
            <w:webHidden/>
          </w:rPr>
          <w:fldChar w:fldCharType="begin"/>
        </w:r>
        <w:r>
          <w:rPr>
            <w:noProof/>
            <w:webHidden/>
          </w:rPr>
          <w:instrText xml:space="preserve"> PAGEREF _Toc261729383 \h </w:instrText>
        </w:r>
        <w:r>
          <w:rPr>
            <w:noProof/>
            <w:webHidden/>
          </w:rPr>
        </w:r>
        <w:r>
          <w:rPr>
            <w:noProof/>
            <w:webHidden/>
          </w:rPr>
          <w:fldChar w:fldCharType="separate"/>
        </w:r>
        <w:r>
          <w:rPr>
            <w:noProof/>
            <w:webHidden/>
          </w:rPr>
          <w:t>72</w:t>
        </w:r>
        <w:r>
          <w:rPr>
            <w:noProof/>
            <w:webHidden/>
          </w:rPr>
          <w:fldChar w:fldCharType="end"/>
        </w:r>
      </w:hyperlink>
    </w:p>
    <w:p w:rsidR="009D1756" w:rsidRDefault="009D1756">
      <w:pPr>
        <w:pStyle w:val="Spistreci2"/>
        <w:rPr>
          <w:rFonts w:asciiTheme="minorHAnsi" w:eastAsiaTheme="minorEastAsia" w:hAnsiTheme="minorHAnsi" w:cstheme="minorBidi"/>
          <w:noProof/>
          <w:color w:val="auto"/>
          <w:sz w:val="22"/>
          <w:szCs w:val="22"/>
        </w:rPr>
      </w:pPr>
      <w:hyperlink w:anchor="_Toc261729384" w:history="1">
        <w:r w:rsidRPr="000C7F28">
          <w:rPr>
            <w:rStyle w:val="Hipercze"/>
            <w:noProof/>
          </w:rPr>
          <w:t>8.2.</w:t>
        </w:r>
        <w:r>
          <w:rPr>
            <w:rFonts w:asciiTheme="minorHAnsi" w:eastAsiaTheme="minorEastAsia" w:hAnsiTheme="minorHAnsi" w:cstheme="minorBidi"/>
            <w:noProof/>
            <w:color w:val="auto"/>
            <w:sz w:val="22"/>
            <w:szCs w:val="22"/>
          </w:rPr>
          <w:tab/>
        </w:r>
        <w:r w:rsidRPr="000C7F28">
          <w:rPr>
            <w:rStyle w:val="Hipercze"/>
            <w:noProof/>
          </w:rPr>
          <w:t>Formaty plików</w:t>
        </w:r>
        <w:r>
          <w:rPr>
            <w:noProof/>
            <w:webHidden/>
          </w:rPr>
          <w:tab/>
        </w:r>
        <w:r>
          <w:rPr>
            <w:noProof/>
            <w:webHidden/>
          </w:rPr>
          <w:fldChar w:fldCharType="begin"/>
        </w:r>
        <w:r>
          <w:rPr>
            <w:noProof/>
            <w:webHidden/>
          </w:rPr>
          <w:instrText xml:space="preserve"> PAGEREF _Toc261729384 \h </w:instrText>
        </w:r>
        <w:r>
          <w:rPr>
            <w:noProof/>
            <w:webHidden/>
          </w:rPr>
        </w:r>
        <w:r>
          <w:rPr>
            <w:noProof/>
            <w:webHidden/>
          </w:rPr>
          <w:fldChar w:fldCharType="separate"/>
        </w:r>
        <w:r>
          <w:rPr>
            <w:noProof/>
            <w:webHidden/>
          </w:rPr>
          <w:t>72</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85" w:history="1">
        <w:r w:rsidRPr="000C7F28">
          <w:rPr>
            <w:rStyle w:val="Hipercze"/>
            <w:noProof/>
          </w:rPr>
          <w:t>8.2.1.</w:t>
        </w:r>
        <w:r>
          <w:rPr>
            <w:rFonts w:asciiTheme="minorHAnsi" w:eastAsiaTheme="minorEastAsia" w:hAnsiTheme="minorHAnsi" w:cstheme="minorBidi"/>
            <w:noProof/>
            <w:color w:val="auto"/>
            <w:sz w:val="22"/>
            <w:szCs w:val="22"/>
          </w:rPr>
          <w:tab/>
        </w:r>
        <w:r w:rsidRPr="000C7F28">
          <w:rPr>
            <w:rStyle w:val="Hipercze"/>
            <w:noProof/>
          </w:rPr>
          <w:t>Plik zestawu testów CSV</w:t>
        </w:r>
        <w:r>
          <w:rPr>
            <w:noProof/>
            <w:webHidden/>
          </w:rPr>
          <w:tab/>
        </w:r>
        <w:r>
          <w:rPr>
            <w:noProof/>
            <w:webHidden/>
          </w:rPr>
          <w:fldChar w:fldCharType="begin"/>
        </w:r>
        <w:r>
          <w:rPr>
            <w:noProof/>
            <w:webHidden/>
          </w:rPr>
          <w:instrText xml:space="preserve"> PAGEREF _Toc261729385 \h </w:instrText>
        </w:r>
        <w:r>
          <w:rPr>
            <w:noProof/>
            <w:webHidden/>
          </w:rPr>
        </w:r>
        <w:r>
          <w:rPr>
            <w:noProof/>
            <w:webHidden/>
          </w:rPr>
          <w:fldChar w:fldCharType="separate"/>
        </w:r>
        <w:r>
          <w:rPr>
            <w:noProof/>
            <w:webHidden/>
          </w:rPr>
          <w:t>72</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86" w:history="1">
        <w:r w:rsidRPr="000C7F28">
          <w:rPr>
            <w:rStyle w:val="Hipercze"/>
            <w:noProof/>
          </w:rPr>
          <w:t>8.2.2.</w:t>
        </w:r>
        <w:r>
          <w:rPr>
            <w:rFonts w:asciiTheme="minorHAnsi" w:eastAsiaTheme="minorEastAsia" w:hAnsiTheme="minorHAnsi" w:cstheme="minorBidi"/>
            <w:noProof/>
            <w:color w:val="auto"/>
            <w:sz w:val="22"/>
            <w:szCs w:val="22"/>
          </w:rPr>
          <w:tab/>
        </w:r>
        <w:r w:rsidRPr="000C7F28">
          <w:rPr>
            <w:rStyle w:val="Hipercze"/>
            <w:noProof/>
          </w:rPr>
          <w:t>Plik zestawu testów XML</w:t>
        </w:r>
        <w:r>
          <w:rPr>
            <w:noProof/>
            <w:webHidden/>
          </w:rPr>
          <w:tab/>
        </w:r>
        <w:r>
          <w:rPr>
            <w:noProof/>
            <w:webHidden/>
          </w:rPr>
          <w:fldChar w:fldCharType="begin"/>
        </w:r>
        <w:r>
          <w:rPr>
            <w:noProof/>
            <w:webHidden/>
          </w:rPr>
          <w:instrText xml:space="preserve"> PAGEREF _Toc261729386 \h </w:instrText>
        </w:r>
        <w:r>
          <w:rPr>
            <w:noProof/>
            <w:webHidden/>
          </w:rPr>
        </w:r>
        <w:r>
          <w:rPr>
            <w:noProof/>
            <w:webHidden/>
          </w:rPr>
          <w:fldChar w:fldCharType="separate"/>
        </w:r>
        <w:r>
          <w:rPr>
            <w:noProof/>
            <w:webHidden/>
          </w:rPr>
          <w:t>73</w:t>
        </w:r>
        <w:r>
          <w:rPr>
            <w:noProof/>
            <w:webHidden/>
          </w:rPr>
          <w:fldChar w:fldCharType="end"/>
        </w:r>
      </w:hyperlink>
    </w:p>
    <w:p w:rsidR="009D1756" w:rsidRDefault="009D1756">
      <w:pPr>
        <w:pStyle w:val="Spistreci3"/>
        <w:rPr>
          <w:rFonts w:asciiTheme="minorHAnsi" w:eastAsiaTheme="minorEastAsia" w:hAnsiTheme="minorHAnsi" w:cstheme="minorBidi"/>
          <w:noProof/>
          <w:color w:val="auto"/>
          <w:sz w:val="22"/>
          <w:szCs w:val="22"/>
        </w:rPr>
      </w:pPr>
      <w:hyperlink w:anchor="_Toc261729387" w:history="1">
        <w:r w:rsidRPr="000C7F28">
          <w:rPr>
            <w:rStyle w:val="Hipercze"/>
            <w:noProof/>
          </w:rPr>
          <w:t>8.2.3.</w:t>
        </w:r>
        <w:r>
          <w:rPr>
            <w:rFonts w:asciiTheme="minorHAnsi" w:eastAsiaTheme="minorEastAsia" w:hAnsiTheme="minorHAnsi" w:cstheme="minorBidi"/>
            <w:noProof/>
            <w:color w:val="auto"/>
            <w:sz w:val="22"/>
            <w:szCs w:val="22"/>
          </w:rPr>
          <w:tab/>
        </w:r>
        <w:r w:rsidRPr="000C7F28">
          <w:rPr>
            <w:rStyle w:val="Hipercze"/>
            <w:noProof/>
          </w:rPr>
          <w:t>Format Sieci MLP w XML</w:t>
        </w:r>
        <w:r>
          <w:rPr>
            <w:noProof/>
            <w:webHidden/>
          </w:rPr>
          <w:tab/>
        </w:r>
        <w:r>
          <w:rPr>
            <w:noProof/>
            <w:webHidden/>
          </w:rPr>
          <w:fldChar w:fldCharType="begin"/>
        </w:r>
        <w:r>
          <w:rPr>
            <w:noProof/>
            <w:webHidden/>
          </w:rPr>
          <w:instrText xml:space="preserve"> PAGEREF _Toc261729387 \h </w:instrText>
        </w:r>
        <w:r>
          <w:rPr>
            <w:noProof/>
            <w:webHidden/>
          </w:rPr>
        </w:r>
        <w:r>
          <w:rPr>
            <w:noProof/>
            <w:webHidden/>
          </w:rPr>
          <w:fldChar w:fldCharType="separate"/>
        </w:r>
        <w:r>
          <w:rPr>
            <w:noProof/>
            <w:webHidden/>
          </w:rPr>
          <w:t>76</w:t>
        </w:r>
        <w:r>
          <w:rPr>
            <w:noProof/>
            <w:webHidden/>
          </w:rPr>
          <w:fldChar w:fldCharType="end"/>
        </w:r>
      </w:hyperlink>
    </w:p>
    <w:p w:rsidR="00FE168F" w:rsidRPr="00ED676A" w:rsidRDefault="00900659"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729303"/>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del w:id="3" w:author="HP" w:date="2010-05-15T23:29:00Z">
        <w:r w:rsidR="00FF09B2" w:rsidDel="00F57708">
          <w:rPr>
            <w:color w:val="auto"/>
          </w:rPr>
          <w:delText xml:space="preserve"> </w:delText>
        </w:r>
      </w:del>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del w:id="4" w:author="HP" w:date="2010-05-15T23:28:00Z">
        <w:r w:rsidR="005F421D" w:rsidRPr="00ED676A" w:rsidDel="00F57708">
          <w:rPr>
            <w:color w:val="auto"/>
          </w:rPr>
          <w:delText xml:space="preserve"> </w:delText>
        </w:r>
      </w:del>
      <w:ins w:id="5" w:author="HP" w:date="2010-05-15T23:28:00Z">
        <w:r w:rsidR="00F57708">
          <w:rPr>
            <w:color w:val="auto"/>
          </w:rPr>
          <w:fldChar w:fldCharType="begin"/>
        </w:r>
        <w:r w:rsidR="00F57708">
          <w:rPr>
            <w:color w:val="auto"/>
          </w:rPr>
          <w:instrText xml:space="preserve"> REF _Ref261556659 \r \h </w:instrText>
        </w:r>
        <w:r w:rsidR="00F57708">
          <w:rPr>
            <w:color w:val="auto"/>
          </w:rPr>
        </w:r>
      </w:ins>
      <w:r w:rsidR="00F57708">
        <w:rPr>
          <w:color w:val="auto"/>
        </w:rPr>
        <w:fldChar w:fldCharType="separate"/>
      </w:r>
      <w:ins w:id="6" w:author="HP" w:date="2010-05-15T23:28:00Z">
        <w:r w:rsidR="00F57708">
          <w:rPr>
            <w:color w:val="auto"/>
          </w:rPr>
          <w:t>2</w:t>
        </w:r>
        <w:r w:rsidR="00F57708">
          <w:rPr>
            <w:color w:val="auto"/>
          </w:rPr>
          <w:fldChar w:fldCharType="end"/>
        </w:r>
      </w:ins>
      <w:del w:id="7" w:author="HP" w:date="2010-05-15T23:27:00Z">
        <w:r w:rsidR="00392727" w:rsidDel="009D1756">
          <w:rPr>
            <w:color w:val="auto"/>
          </w:rPr>
          <w:delText>„</w:delText>
        </w:r>
      </w:del>
      <w:del w:id="8" w:author="HP" w:date="2010-05-15T23:28:00Z">
        <w:r w:rsidR="00900659" w:rsidDel="00F57708">
          <w:rPr>
            <w:color w:val="auto"/>
          </w:rPr>
          <w:fldChar w:fldCharType="begin"/>
        </w:r>
        <w:r w:rsidR="00D64987" w:rsidDel="00F57708">
          <w:rPr>
            <w:color w:val="auto"/>
          </w:rPr>
          <w:delInstrText xml:space="preserve"> REF _Ref261556659 \h </w:delInstrText>
        </w:r>
        <w:r w:rsidR="00900659" w:rsidDel="00F57708">
          <w:rPr>
            <w:color w:val="auto"/>
          </w:rPr>
        </w:r>
        <w:r w:rsidR="00900659" w:rsidDel="00F57708">
          <w:rPr>
            <w:color w:val="auto"/>
          </w:rPr>
          <w:fldChar w:fldCharType="separate"/>
        </w:r>
        <w:r w:rsidR="00D33727" w:rsidRPr="00ED676A" w:rsidDel="00F57708">
          <w:delText>Równ</w:delText>
        </w:r>
        <w:r w:rsidR="00D33727" w:rsidRPr="00ED676A" w:rsidDel="00F57708">
          <w:delText>o</w:delText>
        </w:r>
        <w:r w:rsidR="00D33727" w:rsidRPr="00ED676A" w:rsidDel="00F57708">
          <w:delText>ległe przetwarzanie</w:delText>
        </w:r>
        <w:r w:rsidR="00D33727" w:rsidDel="00F57708">
          <w:delText xml:space="preserve"> z </w:delText>
        </w:r>
        <w:r w:rsidR="00D33727" w:rsidRPr="00ED676A" w:rsidDel="00F57708">
          <w:delText>zastosowaniem GPU</w:delText>
        </w:r>
        <w:r w:rsidR="00900659" w:rsidDel="00F57708">
          <w:rPr>
            <w:color w:val="auto"/>
          </w:rPr>
          <w:fldChar w:fldCharType="end"/>
        </w:r>
      </w:del>
      <w:del w:id="9" w:author="HP" w:date="2010-05-15T23:27:00Z">
        <w:r w:rsidR="00392727" w:rsidDel="009D1756">
          <w:rPr>
            <w:color w:val="auto"/>
          </w:rPr>
          <w:delText>”</w:delText>
        </w:r>
      </w:del>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900659"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900659"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10" w:name="_Równoległe_przetwarzanie_z"/>
      <w:bookmarkStart w:id="11" w:name="_Ref261556659"/>
      <w:bookmarkStart w:id="12" w:name="_Toc261729304"/>
      <w:bookmarkEnd w:id="10"/>
      <w:r w:rsidRPr="00ED676A">
        <w:lastRenderedPageBreak/>
        <w:t>Równoległe przetwarzanie</w:t>
      </w:r>
      <w:r w:rsidR="00DD25E4">
        <w:t xml:space="preserve"> z </w:t>
      </w:r>
      <w:r w:rsidRPr="00ED676A">
        <w:t>zastosowaniem GPU</w:t>
      </w:r>
      <w:bookmarkEnd w:id="11"/>
      <w:bookmarkEnd w:id="12"/>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13" w:name="_Toc261729305"/>
      <w:r w:rsidRPr="00ED676A">
        <w:t>Jednostki obliczeniowe GPU</w:t>
      </w:r>
      <w:bookmarkEnd w:id="13"/>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14" w:name="_Ref260780021"/>
      <w:bookmarkStart w:id="15" w:name="_Toc261729306"/>
      <w:r w:rsidRPr="00ED676A">
        <w:t>Różnice między CPU</w:t>
      </w:r>
      <w:r w:rsidR="00DD25E4">
        <w:t xml:space="preserve"> a </w:t>
      </w:r>
      <w:r w:rsidRPr="00ED676A">
        <w:t>GPU</w:t>
      </w:r>
      <w:bookmarkEnd w:id="14"/>
      <w:bookmarkEnd w:id="15"/>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16" w:name="_Toc261202824"/>
            <w:bookmarkStart w:id="17" w:name="_Toc261555445"/>
            <w:r w:rsidRPr="00706697">
              <w:rPr>
                <w:rFonts w:ascii="Verdana" w:hAnsi="Verdana"/>
              </w:rPr>
              <w:t>Rysunek</w:t>
            </w:r>
            <w:r w:rsidR="004A28C5" w:rsidRPr="00706697">
              <w:rPr>
                <w:rFonts w:ascii="Verdana" w:hAnsi="Verdana"/>
              </w:rPr>
              <w:t xml:space="preserve">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1</w:t>
            </w:r>
            <w:r w:rsidR="00900659"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16"/>
            <w:bookmarkEnd w:id="17"/>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900659" w:rsidRPr="00706697">
                  <w:rPr>
                    <w:rFonts w:ascii="Verdana" w:hAnsi="Verdana"/>
                  </w:rPr>
                  <w:fldChar w:fldCharType="begin"/>
                </w:r>
                <w:r w:rsidR="00642DAE" w:rsidRPr="00706697">
                  <w:rPr>
                    <w:rFonts w:ascii="Verdana" w:hAnsi="Verdana"/>
                  </w:rPr>
                  <w:instrText xml:space="preserve"> CITATION NVI10 \p 3 \l 1045  </w:instrText>
                </w:r>
                <w:r w:rsidR="00900659" w:rsidRPr="00706697">
                  <w:rPr>
                    <w:rFonts w:ascii="Verdana" w:hAnsi="Verdana"/>
                  </w:rPr>
                  <w:fldChar w:fldCharType="separate"/>
                </w:r>
                <w:r w:rsidR="004A28C5" w:rsidRPr="00706697">
                  <w:rPr>
                    <w:rFonts w:ascii="Verdana" w:hAnsi="Verdana"/>
                    <w:noProof/>
                  </w:rPr>
                  <w:t xml:space="preserve"> (NVIDIA, 2010, str. 3)</w:t>
                </w:r>
                <w:r w:rsidR="00900659"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8" w:name="_Ref260261152"/>
      <w:bookmarkStart w:id="19" w:name="_Toc261729307"/>
      <w:r w:rsidRPr="00ED676A">
        <w:lastRenderedPageBreak/>
        <w:t>Struktura pamięci GPU</w:t>
      </w:r>
      <w:bookmarkEnd w:id="18"/>
      <w:bookmarkEnd w:id="1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20" w:name="_Toc261555446"/>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2</w:t>
            </w:r>
            <w:r w:rsidR="00900659"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20"/>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900659" w:rsidRPr="00706697">
                  <w:rPr>
                    <w:rFonts w:ascii="Verdana" w:hAnsi="Verdana"/>
                  </w:rPr>
                  <w:fldChar w:fldCharType="begin"/>
                </w:r>
                <w:r w:rsidR="00642DAE" w:rsidRPr="00706697">
                  <w:rPr>
                    <w:rFonts w:ascii="Verdana" w:hAnsi="Verdana"/>
                  </w:rPr>
                  <w:instrText xml:space="preserve"> CITATION Ale08 \p 5 \l 1045  </w:instrText>
                </w:r>
                <w:r w:rsidR="00900659" w:rsidRPr="00706697">
                  <w:rPr>
                    <w:rFonts w:ascii="Verdana" w:hAnsi="Verdana"/>
                  </w:rPr>
                  <w:fldChar w:fldCharType="separate"/>
                </w:r>
                <w:r w:rsidRPr="00706697">
                  <w:rPr>
                    <w:rFonts w:ascii="Verdana" w:hAnsi="Verdana"/>
                    <w:noProof/>
                  </w:rPr>
                  <w:t>(Berillo, 2008, str. 5)</w:t>
                </w:r>
                <w:r w:rsidR="00900659"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w:t>
      </w:r>
      <w:r w:rsidR="009C5802">
        <w:rPr>
          <w:color w:val="auto"/>
        </w:rPr>
        <w:lastRenderedPageBreak/>
        <w:t xml:space="preserve">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21" w:name="_Toc261555447"/>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3</w:t>
            </w:r>
            <w:r w:rsidR="00900659"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21"/>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900659" w:rsidRPr="00706697">
                  <w:rPr>
                    <w:rFonts w:ascii="Verdana" w:hAnsi="Verdana"/>
                  </w:rPr>
                  <w:fldChar w:fldCharType="begin"/>
                </w:r>
                <w:r w:rsidR="00642DAE" w:rsidRPr="00706697">
                  <w:rPr>
                    <w:rFonts w:ascii="Verdana" w:hAnsi="Verdana"/>
                  </w:rPr>
                  <w:instrText xml:space="preserve"> CITATION NVI091 \p 84 \l 1045  </w:instrText>
                </w:r>
                <w:r w:rsidR="00900659" w:rsidRPr="00706697">
                  <w:rPr>
                    <w:rFonts w:ascii="Verdana" w:hAnsi="Verdana"/>
                  </w:rPr>
                  <w:fldChar w:fldCharType="separate"/>
                </w:r>
                <w:r w:rsidR="00DE0A9C" w:rsidRPr="00706697">
                  <w:rPr>
                    <w:rFonts w:ascii="Verdana" w:hAnsi="Verdana"/>
                    <w:noProof/>
                  </w:rPr>
                  <w:t xml:space="preserve"> (NVIDIA, 2009, str. 84)</w:t>
                </w:r>
                <w:r w:rsidR="00900659" w:rsidRPr="00706697">
                  <w:rPr>
                    <w:rFonts w:ascii="Verdana" w:hAnsi="Verdana"/>
                  </w:rPr>
                  <w:fldChar w:fldCharType="end"/>
                </w:r>
              </w:sdtContent>
            </w:sdt>
          </w:p>
        </w:tc>
      </w:tr>
    </w:tbl>
    <w:p w:rsidR="009B1F79" w:rsidRDefault="009B1F79" w:rsidP="007D123B">
      <w:pPr>
        <w:pStyle w:val="Nagwek2"/>
      </w:pPr>
      <w:bookmarkStart w:id="22" w:name="_Technologie_GPGPU"/>
      <w:bookmarkStart w:id="23" w:name="_Toc261729308"/>
      <w:bookmarkEnd w:id="22"/>
      <w:r w:rsidRPr="00ED676A">
        <w:t>Technologie GPGPU</w:t>
      </w:r>
      <w:bookmarkEnd w:id="23"/>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900659">
            <w:fldChar w:fldCharType="begin"/>
          </w:r>
          <w:r w:rsidR="00D30DD3">
            <w:rPr>
              <w:rFonts w:eastAsiaTheme="majorEastAsia"/>
              <w:i/>
              <w:iCs/>
            </w:rPr>
            <w:instrText xml:space="preserve"> CITATION GPG \l 1045 </w:instrText>
          </w:r>
          <w:r w:rsidR="00900659">
            <w:fldChar w:fldCharType="separate"/>
          </w:r>
          <w:r w:rsidR="00527F76">
            <w:rPr>
              <w:rFonts w:eastAsiaTheme="majorEastAsia"/>
              <w:i/>
              <w:iCs/>
              <w:noProof/>
            </w:rPr>
            <w:t xml:space="preserve"> </w:t>
          </w:r>
          <w:r w:rsidR="00527F76" w:rsidRPr="00527F76">
            <w:rPr>
              <w:rFonts w:eastAsiaTheme="majorEastAsia"/>
              <w:noProof/>
            </w:rPr>
            <w:t>(GPGPU.org)</w:t>
          </w:r>
          <w:r w:rsidR="00900659">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24" w:name="_Ref260779973"/>
      <w:bookmarkStart w:id="25" w:name="_Ref260779982"/>
      <w:bookmarkStart w:id="26" w:name="_Ref260779986"/>
      <w:bookmarkStart w:id="27" w:name="_Toc261729309"/>
      <w:r>
        <w:lastRenderedPageBreak/>
        <w:t>Historia</w:t>
      </w:r>
      <w:r w:rsidR="007D123B">
        <w:t xml:space="preserve"> GPGPU</w:t>
      </w:r>
      <w:bookmarkEnd w:id="24"/>
      <w:bookmarkEnd w:id="25"/>
      <w:bookmarkEnd w:id="26"/>
      <w:bookmarkEnd w:id="27"/>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D33727">
                <w:rPr>
                  <w:noProof/>
                </w:rPr>
                <w:t>1</w:t>
              </w:r>
            </w:fldSimple>
            <w:r>
              <w:t xml:space="preserve">. </w:t>
            </w:r>
            <w:bookmarkStart w:id="28" w:name="_Toc261555513"/>
            <w:r w:rsidR="00104AD1">
              <w:t>Porównanie technologii GPGPU</w:t>
            </w:r>
            <w:bookmarkEnd w:id="28"/>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900659" w:rsidRPr="00104AD1">
                  <w:rPr>
                    <w:color w:val="auto"/>
                    <w:sz w:val="20"/>
                    <w:szCs w:val="20"/>
                  </w:rPr>
                  <w:fldChar w:fldCharType="begin"/>
                </w:r>
                <w:r w:rsidR="00D777A9" w:rsidRPr="00104AD1">
                  <w:rPr>
                    <w:color w:val="auto"/>
                    <w:sz w:val="20"/>
                    <w:szCs w:val="20"/>
                  </w:rPr>
                  <w:instrText xml:space="preserve"> CITATION Ale09 \p 4 \l 1045  </w:instrText>
                </w:r>
                <w:r w:rsidR="00900659" w:rsidRPr="00104AD1">
                  <w:rPr>
                    <w:color w:val="auto"/>
                    <w:sz w:val="20"/>
                    <w:szCs w:val="20"/>
                  </w:rPr>
                  <w:fldChar w:fldCharType="separate"/>
                </w:r>
                <w:r w:rsidR="00527F76" w:rsidRPr="00104AD1">
                  <w:rPr>
                    <w:noProof/>
                    <w:color w:val="auto"/>
                    <w:sz w:val="20"/>
                    <w:szCs w:val="20"/>
                  </w:rPr>
                  <w:t xml:space="preserve"> (Wilk, 2009, str. 4)</w:t>
                </w:r>
                <w:r w:rsidR="00900659"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lastRenderedPageBreak/>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900659" w:rsidRPr="00104AD1">
                  <w:rPr>
                    <w:sz w:val="20"/>
                    <w:szCs w:val="20"/>
                  </w:rPr>
                  <w:fldChar w:fldCharType="begin"/>
                </w:r>
                <w:r w:rsidR="00FA2602" w:rsidRPr="00104AD1">
                  <w:rPr>
                    <w:sz w:val="20"/>
                    <w:szCs w:val="20"/>
                  </w:rPr>
                  <w:instrText xml:space="preserve"> CITATION NVI2 \l 1045 </w:instrText>
                </w:r>
                <w:r w:rsidR="00900659" w:rsidRPr="00104AD1">
                  <w:rPr>
                    <w:sz w:val="20"/>
                    <w:szCs w:val="20"/>
                  </w:rPr>
                  <w:fldChar w:fldCharType="separate"/>
                </w:r>
                <w:r w:rsidR="00527F76" w:rsidRPr="00104AD1">
                  <w:rPr>
                    <w:noProof/>
                    <w:sz w:val="20"/>
                    <w:szCs w:val="20"/>
                  </w:rPr>
                  <w:t xml:space="preserve"> (NVIDIA)</w:t>
                </w:r>
                <w:r w:rsidR="00900659"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c>
          <w:tcPr>
            <w:tcW w:w="2186" w:type="dxa"/>
            <w:tcBorders>
              <w:bottom w:val="single" w:sz="12" w:space="0" w:color="auto"/>
              <w:right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900659">
                  <w:fldChar w:fldCharType="begin"/>
                </w:r>
                <w:r w:rsidR="0066044A" w:rsidRPr="005B5D7A">
                  <w:rPr>
                    <w:color w:val="auto"/>
                    <w:lang w:val="en-US"/>
                  </w:rPr>
                  <w:instrText xml:space="preserve"> CITATION NVI3 \l 1045 </w:instrText>
                </w:r>
                <w:r w:rsidR="00900659">
                  <w:fldChar w:fldCharType="separate"/>
                </w:r>
                <w:r w:rsidR="0066044A" w:rsidRPr="005B5D7A">
                  <w:rPr>
                    <w:color w:val="auto"/>
                    <w:lang w:val="en-US"/>
                  </w:rPr>
                  <w:t>(NVIDIA)</w:t>
                </w:r>
                <w:r w:rsidR="00900659">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900659">
                  <w:fldChar w:fldCharType="begin"/>
                </w:r>
                <w:r w:rsidR="0066044A" w:rsidRPr="005B5D7A">
                  <w:rPr>
                    <w:color w:val="auto"/>
                    <w:lang w:val="en-US"/>
                  </w:rPr>
                  <w:instrText xml:space="preserve"> CITATION AMD \l 1045 </w:instrText>
                </w:r>
                <w:r w:rsidR="00900659">
                  <w:fldChar w:fldCharType="separate"/>
                </w:r>
                <w:r w:rsidR="0066044A" w:rsidRPr="005B5D7A">
                  <w:rPr>
                    <w:color w:val="auto"/>
                    <w:lang w:val="en-US"/>
                  </w:rPr>
                  <w:t>(AMD)</w:t>
                </w:r>
                <w:r w:rsidR="00900659">
                  <w:fldChar w:fldCharType="end"/>
                </w:r>
              </w:sdtContent>
            </w:sdt>
          </w:p>
        </w:tc>
      </w:tr>
    </w:tbl>
    <w:p w:rsidR="00AF7E0F" w:rsidRDefault="007D123B" w:rsidP="007D123B">
      <w:pPr>
        <w:pStyle w:val="Nagwek3"/>
      </w:pPr>
      <w:bookmarkStart w:id="32" w:name="_Toc261729310"/>
      <w:r>
        <w:t>Użycie GPGPU</w:t>
      </w:r>
      <w:r w:rsidR="00DD25E4">
        <w:t xml:space="preserve"> w </w:t>
      </w:r>
      <w:r w:rsidR="002B342E">
        <w:t>różnych zastosowaniach</w:t>
      </w:r>
      <w:bookmarkEnd w:id="3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w:t>
      </w:r>
      <w:r w:rsidR="001819D8" w:rsidRPr="00C134D2">
        <w:rPr>
          <w:rStyle w:val="PodkrelenieZnak"/>
          <w:rPrChange w:id="33" w:author="HP" w:date="2010-05-15T23:32:00Z">
            <w:rPr/>
          </w:rPrChange>
        </w:rPr>
        <w:t>BOINC</w:t>
      </w:r>
      <w:r w:rsidR="001819D8">
        <w:t xml:space="preserve"> (np. </w:t>
      </w:r>
      <w:r w:rsidR="001819D8" w:rsidRPr="00C134D2">
        <w:rPr>
          <w:rStyle w:val="PodkrelenieZnak"/>
          <w:rPrChange w:id="34" w:author="HP" w:date="2010-05-15T23:32:00Z">
            <w:rPr/>
          </w:rPrChange>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ins w:id="35" w:author="HP" w:date="2010-05-15T23:32:00Z">
        <w:r w:rsidR="00C134D2">
          <w:t>;</w:t>
        </w:r>
      </w:ins>
      <w:del w:id="36" w:author="HP" w:date="2010-05-15T23:32:00Z">
        <w:r w:rsidR="00114303" w:rsidDel="00C134D2">
          <w:delText>.</w:delText>
        </w:r>
      </w:del>
    </w:p>
    <w:p w:rsidR="00494E01" w:rsidRDefault="006E091C">
      <w:pPr>
        <w:pStyle w:val="Akapitzlist"/>
      </w:pPr>
      <w:r>
        <w:t xml:space="preserve">Jest </w:t>
      </w:r>
      <w:del w:id="37" w:author="HP" w:date="2010-05-15T23:32:00Z">
        <w:r w:rsidDel="00C134D2">
          <w:delText xml:space="preserve">również </w:delText>
        </w:r>
      </w:del>
      <w:r w:rsidR="007B3D84">
        <w:t>możliwość tworzenia filtrów</w:t>
      </w:r>
      <w:r w:rsidR="00DD25E4">
        <w:t xml:space="preserve"> w </w:t>
      </w:r>
      <w:r w:rsidR="007B3D84">
        <w:t xml:space="preserve">programie </w:t>
      </w:r>
      <w:r w:rsidR="007B3D84" w:rsidRPr="00C134D2">
        <w:rPr>
          <w:rStyle w:val="PodkrelenieZnak"/>
          <w:rPrChange w:id="38" w:author="HP" w:date="2010-05-15T23:32:00Z">
            <w:rPr/>
          </w:rPrChange>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ins w:id="39" w:author="HP" w:date="2010-05-15T23:32:00Z">
        <w:r w:rsidR="00C134D2">
          <w:t>;</w:t>
        </w:r>
      </w:ins>
      <w:del w:id="40" w:author="HP" w:date="2010-05-15T23:32:00Z">
        <w:r w:rsidR="00114303" w:rsidDel="00C134D2">
          <w:delText>.</w:delText>
        </w:r>
      </w:del>
    </w:p>
    <w:p w:rsidR="00494E01" w:rsidRDefault="00114303">
      <w:pPr>
        <w:pStyle w:val="Akapitzlist"/>
      </w:pPr>
      <w:r>
        <w:t>Powstał plugin</w:t>
      </w:r>
      <w:r w:rsidR="00D42D61">
        <w:t xml:space="preserve"> do </w:t>
      </w:r>
      <w:r>
        <w:t>MATLABa, który wykonuje transformację Fouriera</w:t>
      </w:r>
      <w:r w:rsidR="00D42D61">
        <w:t xml:space="preserve"> na </w:t>
      </w:r>
      <w:r>
        <w:t xml:space="preserve">GPU – </w:t>
      </w:r>
      <w:del w:id="41" w:author="HP" w:date="2010-05-15T23:32:00Z">
        <w:r w:rsidDel="005E3BBB">
          <w:delText xml:space="preserve">osiągając </w:delText>
        </w:r>
      </w:del>
      <w:ins w:id="42" w:author="HP" w:date="2010-05-15T23:32:00Z">
        <w:r w:rsidR="005E3BBB">
          <w:t>dając</w:t>
        </w:r>
        <w:r w:rsidR="005E3BBB">
          <w:t xml:space="preserve"> </w:t>
        </w:r>
      </w:ins>
      <w:r>
        <w:t>kilkunastokrotne przyspieszenie</w:t>
      </w:r>
      <w:sdt>
        <w:sdtPr>
          <w:id w:val="156682785"/>
          <w:citation/>
        </w:sdtPr>
        <w:sdtContent>
          <w:fldSimple w:instr=" CITATION NVI102 \l 1045 ">
            <w:r w:rsidR="00527F76">
              <w:rPr>
                <w:noProof/>
              </w:rPr>
              <w:t xml:space="preserve"> (NVIDIA, 2010)</w:t>
            </w:r>
          </w:fldSimple>
        </w:sdtContent>
      </w:sdt>
      <w:ins w:id="43" w:author="HP" w:date="2010-05-15T23:32:00Z">
        <w:r w:rsidR="005E3BBB">
          <w:t>;</w:t>
        </w:r>
      </w:ins>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del w:id="44" w:author="HP" w:date="2010-05-15T23:32:00Z">
        <w:r w:rsidR="00B8073B" w:rsidDel="005E3BBB">
          <w:delText>ć</w:delText>
        </w:r>
      </w:del>
      <w:ins w:id="45" w:author="HP" w:date="2010-05-15T23:32:00Z">
        <w:r w:rsidR="005E3BBB">
          <w:t>ń</w:t>
        </w:r>
      </w:ins>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ins w:id="46" w:author="HP" w:date="2010-05-15T23:33:00Z">
        <w:r w:rsidR="005E3BBB">
          <w:t>.</w:t>
        </w:r>
      </w:ins>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del w:id="47" w:author="HP" w:date="2010-05-15T23:35:00Z">
        <w:r w:rsidR="00F51A17" w:rsidDel="002D5E41">
          <w:delText>,</w:delText>
        </w:r>
        <w:r w:rsidR="00DD25E4" w:rsidDel="002D5E41">
          <w:delText xml:space="preserve"> w </w:delText>
        </w:r>
        <w:r w:rsidR="00F51A17" w:rsidDel="002D5E41">
          <w:delText>których</w:delText>
        </w:r>
      </w:del>
      <w:r w:rsidR="00F51A17">
        <w:t xml:space="preserve"> opis</w:t>
      </w:r>
      <w:ins w:id="48" w:author="HP" w:date="2010-05-15T23:35:00Z">
        <w:r w:rsidR="002D5E41">
          <w:t>ujących</w:t>
        </w:r>
      </w:ins>
      <w:del w:id="49" w:author="HP" w:date="2010-05-15T23:35:00Z">
        <w:r w:rsidR="00F51A17" w:rsidDel="002D5E41">
          <w:delText xml:space="preserve">ano </w:delText>
        </w:r>
      </w:del>
      <w:ins w:id="50" w:author="HP" w:date="2010-05-15T23:35:00Z">
        <w:r w:rsidR="002D5E41">
          <w:t xml:space="preserve"> </w:t>
        </w:r>
      </w:ins>
      <w:del w:id="51" w:author="HP" w:date="2010-05-15T23:36:00Z">
        <w:r w:rsidR="00F51A17" w:rsidDel="002D5E41">
          <w:delText xml:space="preserve">nowo </w:delText>
        </w:r>
      </w:del>
      <w:r w:rsidR="00F51A17">
        <w:t>stworzone programy wykonywane</w:t>
      </w:r>
      <w:r w:rsidR="00D42D61">
        <w:t xml:space="preserve"> na </w:t>
      </w:r>
      <w:r w:rsidR="00F51A17">
        <w:t>GPU</w:t>
      </w:r>
      <w:ins w:id="52" w:author="HP" w:date="2010-05-15T23:45:00Z">
        <w:r w:rsidR="00B2606F">
          <w:t xml:space="preserve"> o różnych zastosowaniach</w:t>
        </w:r>
      </w:ins>
      <w:r w:rsidR="008B5E0D">
        <w:t>, np.</w:t>
      </w:r>
      <w:r w:rsidR="00D6735D">
        <w:t>:</w:t>
      </w:r>
      <w:r w:rsidR="0071394A">
        <w:t xml:space="preserve"> </w:t>
      </w:r>
    </w:p>
    <w:p w:rsidR="00DA6DBA" w:rsidRDefault="008B5E0D">
      <w:pPr>
        <w:pStyle w:val="Akapitzlist"/>
        <w:numPr>
          <w:ilvl w:val="0"/>
          <w:numId w:val="37"/>
        </w:numPr>
      </w:pPr>
      <w:del w:id="53" w:author="HP" w:date="2010-05-15T23:45:00Z">
        <w:r w:rsidDel="00B2606F">
          <w:delText>R</w:delText>
        </w:r>
      </w:del>
      <w:ins w:id="54" w:author="HP" w:date="2010-05-15T23:45:00Z">
        <w:r w:rsidR="00B2606F">
          <w:t>r</w:t>
        </w:r>
      </w:ins>
      <w:r>
        <w:t>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ins w:id="55" w:author="HP" w:date="2010-05-15T23:46:00Z">
        <w:r w:rsidR="00B2606F">
          <w:t>,</w:t>
        </w:r>
      </w:ins>
    </w:p>
    <w:p w:rsidR="00494E01" w:rsidRDefault="00B2606F">
      <w:pPr>
        <w:pStyle w:val="Akapitzlist"/>
      </w:pPr>
      <w:ins w:id="56" w:author="HP" w:date="2010-05-15T23:46:00Z">
        <w:r>
          <w:t>z</w:t>
        </w:r>
      </w:ins>
      <w:del w:id="57" w:author="HP" w:date="2010-05-15T23:46:00Z">
        <w:r w:rsidR="000E7D1A" w:rsidDel="00B2606F">
          <w:delText>Z</w:delText>
        </w:r>
      </w:del>
      <w:r w:rsidR="000E7D1A">
        <w:t xml:space="preserve">integrowanie </w:t>
      </w:r>
      <w:ins w:id="58" w:author="HP" w:date="2010-05-15T23:46:00Z">
        <w:r>
          <w:t xml:space="preserve">programów </w:t>
        </w:r>
        <w:r>
          <w:rPr>
            <w:rFonts w:ascii="CMR12" w:eastAsiaTheme="minorHAnsi" w:hAnsi="CMR12" w:cs="CMR12"/>
            <w:color w:val="auto"/>
            <w:lang w:eastAsia="en-US"/>
          </w:rPr>
          <w:t>Einstein@Home i OpenSteer</w:t>
        </w:r>
        <w:r>
          <w:t xml:space="preserve"> </w:t>
        </w:r>
        <w:r>
          <w:t xml:space="preserve">z </w:t>
        </w:r>
      </w:ins>
      <w:r w:rsidR="000E7D1A">
        <w:t>NVIDIA CUDA</w:t>
      </w:r>
      <w:r w:rsidR="00D42D61">
        <w:t xml:space="preserve"> </w:t>
      </w:r>
      <w:del w:id="59" w:author="HP" w:date="2010-05-15T23:46:00Z">
        <w:r w:rsidR="00D42D61" w:rsidDel="00B2606F">
          <w:delText>do </w:delText>
        </w:r>
        <w:r w:rsidR="000E7D1A" w:rsidDel="00B2606F">
          <w:delText xml:space="preserve">programów </w:delText>
        </w:r>
        <w:r w:rsidR="000E7D1A" w:rsidDel="00B2606F">
          <w:rPr>
            <w:rFonts w:ascii="CMR12" w:eastAsiaTheme="minorHAnsi" w:hAnsi="CMR12" w:cs="CMR12"/>
            <w:color w:val="auto"/>
            <w:lang w:eastAsia="en-US"/>
          </w:rPr>
          <w:delText>Einstein@Home</w:delText>
        </w:r>
        <w:r w:rsidR="00DD25E4" w:rsidDel="00B2606F">
          <w:rPr>
            <w:rFonts w:ascii="CMR12" w:eastAsiaTheme="minorHAnsi" w:hAnsi="CMR12" w:cs="CMR12"/>
            <w:color w:val="auto"/>
            <w:lang w:eastAsia="en-US"/>
          </w:rPr>
          <w:delText xml:space="preserve"> i </w:delText>
        </w:r>
        <w:r w:rsidR="000E7D1A" w:rsidDel="00B2606F">
          <w:rPr>
            <w:rFonts w:ascii="CMR12" w:eastAsiaTheme="minorHAnsi" w:hAnsi="CMR12" w:cs="CMR12"/>
            <w:color w:val="auto"/>
            <w:lang w:eastAsia="en-US"/>
          </w:rPr>
          <w:delText>OpenSteer</w:delText>
        </w:r>
      </w:del>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ins w:id="60" w:author="HP" w:date="2010-05-15T23:47:00Z">
        <w:r>
          <w:rPr>
            <w:rFonts w:ascii="CMR12" w:eastAsiaTheme="minorHAnsi" w:hAnsi="CMR12" w:cs="CMR12"/>
            <w:color w:val="auto"/>
            <w:lang w:eastAsia="en-US"/>
          </w:rPr>
          <w:t>,</w:t>
        </w:r>
      </w:ins>
    </w:p>
    <w:p w:rsidR="00494E01" w:rsidRDefault="00B2606F">
      <w:pPr>
        <w:pStyle w:val="Akapitzlist"/>
      </w:pPr>
      <w:ins w:id="61" w:author="HP" w:date="2010-05-15T23:47:00Z">
        <w:r>
          <w:lastRenderedPageBreak/>
          <w:t>i</w:t>
        </w:r>
      </w:ins>
      <w:del w:id="62" w:author="HP" w:date="2010-05-15T23:47:00Z">
        <w:r w:rsidR="00D604AC" w:rsidDel="00B2606F">
          <w:delText>I</w:delText>
        </w:r>
      </w:del>
      <w:r w:rsidR="00D604AC">
        <w:t>mplementacja algorytmu segmentacji livewire</w:t>
      </w:r>
      <w:sdt>
        <w:sdtPr>
          <w:id w:val="156682795"/>
          <w:citation/>
        </w:sdtPr>
        <w:sdtContent>
          <w:fldSimple w:instr=" CITATION Dan07 \l 1045 ">
            <w:r w:rsidR="00527F76">
              <w:rPr>
                <w:noProof/>
              </w:rPr>
              <w:t xml:space="preserve"> (Baggio, 2007)</w:t>
            </w:r>
          </w:fldSimple>
        </w:sdtContent>
      </w:sdt>
      <w:ins w:id="63" w:author="HP" w:date="2010-05-15T23:47:00Z">
        <w:r>
          <w:t>.</w:t>
        </w:r>
      </w:ins>
    </w:p>
    <w:p w:rsidR="005D31F0" w:rsidRPr="00C07F01" w:rsidRDefault="00D6735D" w:rsidP="00C07F01">
      <w:r>
        <w:t>W wielu</w:t>
      </w:r>
      <w:r w:rsidR="00DD25E4">
        <w:t xml:space="preserve"> z </w:t>
      </w:r>
      <w:r>
        <w:t xml:space="preserve">tych prac </w:t>
      </w:r>
      <w:r w:rsidR="008B5E0D">
        <w:t>osiągnięt</w:t>
      </w:r>
      <w:ins w:id="64" w:author="HP" w:date="2010-05-15T23:47:00Z">
        <w:r w:rsidR="00234FE4">
          <w:t>o</w:t>
        </w:r>
      </w:ins>
      <w:del w:id="65" w:author="HP" w:date="2010-05-15T23:47:00Z">
        <w:r w:rsidR="008B5E0D" w:rsidDel="00234FE4">
          <w:delText>e</w:delText>
        </w:r>
      </w:del>
      <w:r w:rsidR="008B5E0D">
        <w:t xml:space="preserve"> </w:t>
      </w:r>
      <w:del w:id="66" w:author="HP" w:date="2010-05-15T23:47:00Z">
        <w:r w:rsidR="008B5E0D" w:rsidDel="00234FE4">
          <w:delText xml:space="preserve">jest </w:delText>
        </w:r>
      </w:del>
      <w:r w:rsidR="008B5E0D">
        <w:t>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67" w:name="_Toc261729311"/>
      <w:r w:rsidRPr="00ED676A">
        <w:t>CUDA</w:t>
      </w:r>
      <w:bookmarkEnd w:id="67"/>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68" w:name="_Toc261729312"/>
      <w:r>
        <w:t>Architektura</w:t>
      </w:r>
      <w:r w:rsidR="00DD25E4">
        <w:t xml:space="preserve"> i </w:t>
      </w:r>
      <w:r>
        <w:t>podstawy CUDA</w:t>
      </w:r>
      <w:bookmarkEnd w:id="68"/>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1E17F9" w:rsidRPr="00234FE4">
        <w:rPr>
          <w:rStyle w:val="PodkrelenieZnak"/>
          <w:rPrChange w:id="69" w:author="HP" w:date="2010-05-15T23:48:00Z">
            <w:rPr/>
          </w:rPrChange>
        </w:rPr>
        <w:t>CUDA Runtime.</w:t>
      </w:r>
      <w:r w:rsidR="001E17F9">
        <w:t xml:space="preserve"> Istnieją też oficjalne biblioteki</w:t>
      </w:r>
      <w:r w:rsidR="00D42D61">
        <w:t xml:space="preserve"> na </w:t>
      </w:r>
      <w:r w:rsidR="001E17F9">
        <w:t xml:space="preserve">tę platformę – </w:t>
      </w:r>
      <w:r w:rsidR="001E17F9" w:rsidRPr="00234FE4">
        <w:rPr>
          <w:rStyle w:val="PodkrelenieZnak"/>
          <w:rPrChange w:id="70" w:author="HP" w:date="2010-05-15T23:48:00Z">
            <w:rPr/>
          </w:rPrChange>
        </w:rPr>
        <w:t>CUBLAS</w:t>
      </w:r>
      <w:r w:rsidR="001E17F9">
        <w:t xml:space="preserve"> (do wykonywania operacji macierzowych)</w:t>
      </w:r>
      <w:r w:rsidR="00DD25E4">
        <w:t xml:space="preserve"> i </w:t>
      </w:r>
      <w:r w:rsidR="001E17F9" w:rsidRPr="00234FE4">
        <w:rPr>
          <w:rStyle w:val="PodkrelenieZnak"/>
          <w:rPrChange w:id="71" w:author="HP" w:date="2010-05-15T23:48:00Z">
            <w:rPr/>
          </w:rPrChange>
        </w:rPr>
        <w:t>CUFFT</w:t>
      </w:r>
      <w:r w:rsidR="001E17F9">
        <w:t xml:space="preserve">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lastRenderedPageBreak/>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72" w:name="_Toc261555448"/>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4</w:t>
            </w:r>
            <w:r w:rsidR="00900659"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72"/>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900659" w:rsidRPr="00706697">
                  <w:rPr>
                    <w:rFonts w:ascii="Verdana" w:hAnsi="Verdana"/>
                  </w:rPr>
                  <w:fldChar w:fldCharType="begin"/>
                </w:r>
                <w:r w:rsidR="00642DAE" w:rsidRPr="00706697">
                  <w:rPr>
                    <w:rFonts w:ascii="Verdana" w:hAnsi="Verdana"/>
                  </w:rPr>
                  <w:instrText xml:space="preserve"> CITATION Dam07 \p 4 \l 1045  </w:instrText>
                </w:r>
                <w:r w:rsidR="00900659" w:rsidRPr="00706697">
                  <w:rPr>
                    <w:rFonts w:ascii="Verdana" w:hAnsi="Verdana"/>
                  </w:rPr>
                  <w:fldChar w:fldCharType="separate"/>
                </w:r>
                <w:r w:rsidR="00A92FBD" w:rsidRPr="00706697">
                  <w:rPr>
                    <w:rFonts w:ascii="Verdana" w:hAnsi="Verdana"/>
                    <w:noProof/>
                  </w:rPr>
                  <w:t xml:space="preserve"> (Triolet, 2007, str. 4)</w:t>
                </w:r>
                <w:r w:rsidR="00900659" w:rsidRPr="00706697">
                  <w:rPr>
                    <w:rFonts w:ascii="Verdana" w:hAnsi="Verdana"/>
                  </w:rPr>
                  <w:fldChar w:fldCharType="end"/>
                </w:r>
              </w:sdtContent>
            </w:sdt>
          </w:p>
        </w:tc>
      </w:tr>
    </w:tbl>
    <w:p w:rsidR="008C4833" w:rsidRDefault="008C4833" w:rsidP="00234FE4">
      <w:pPr>
        <w:ind w:firstLine="0"/>
        <w:pPrChange w:id="73" w:author="HP" w:date="2010-05-15T23:48:00Z">
          <w:pPr/>
        </w:pPrChange>
      </w:pPr>
    </w:p>
    <w:p w:rsidR="006768F6" w:rsidRPr="00ED676A" w:rsidRDefault="006768F6" w:rsidP="006768F6">
      <w:pPr>
        <w:pStyle w:val="Nagwek3"/>
      </w:pPr>
      <w:bookmarkStart w:id="74" w:name="_Toc261729313"/>
      <w:r w:rsidRPr="00ED676A">
        <w:t>Wprowadzenie</w:t>
      </w:r>
      <w:r w:rsidR="00D42D61">
        <w:t xml:space="preserve"> do </w:t>
      </w:r>
      <w:r w:rsidRPr="00ED676A">
        <w:t>technologii</w:t>
      </w:r>
      <w:bookmarkEnd w:id="74"/>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ins w:id="75" w:author="HP" w:date="2010-05-15T23:49:00Z">
        <w:r w:rsidR="00234FE4">
          <w:rPr>
            <w:rFonts w:eastAsiaTheme="majorEastAsia"/>
            <w:color w:val="auto"/>
          </w:rPr>
          <w:t xml:space="preserve"> GPU</w:t>
        </w:r>
      </w:ins>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76" w:name="_Toc261555449"/>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5</w:t>
            </w:r>
            <w:r w:rsidR="00900659"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76"/>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900659" w:rsidRPr="00706697">
                  <w:rPr>
                    <w:rFonts w:ascii="Verdana" w:hAnsi="Verdana"/>
                  </w:rPr>
                  <w:fldChar w:fldCharType="begin"/>
                </w:r>
                <w:r w:rsidR="00642DAE" w:rsidRPr="00706697">
                  <w:rPr>
                    <w:rFonts w:ascii="Verdana" w:hAnsi="Verdana"/>
                  </w:rPr>
                  <w:instrText xml:space="preserve"> CITATION Dam07 \p 4 \l 1045  </w:instrText>
                </w:r>
                <w:r w:rsidR="00900659" w:rsidRPr="00706697">
                  <w:rPr>
                    <w:rFonts w:ascii="Verdana" w:hAnsi="Verdana"/>
                  </w:rPr>
                  <w:fldChar w:fldCharType="separate"/>
                </w:r>
                <w:r w:rsidRPr="00706697">
                  <w:rPr>
                    <w:rFonts w:ascii="Verdana" w:hAnsi="Verdana"/>
                    <w:noProof/>
                  </w:rPr>
                  <w:t xml:space="preserve"> (Triolet, 2007, str. 4)</w:t>
                </w:r>
                <w:r w:rsidR="00900659"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ins w:id="77" w:author="HP" w:date="2010-05-15T23:50:00Z">
        <w:r w:rsidR="00106EA9">
          <w:t>D</w:t>
        </w:r>
      </w:ins>
      <w:del w:id="78" w:author="HP" w:date="2010-05-15T23:50:00Z">
        <w:r w:rsidR="00D42D61" w:rsidDel="00106EA9">
          <w:delText>d</w:delText>
        </w:r>
      </w:del>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del w:id="79" w:author="HP" w:date="2010-05-15T23:50:00Z">
        <w:r w:rsidR="00D42D61" w:rsidDel="00106EA9">
          <w:delText>na </w:delText>
        </w:r>
      </w:del>
      <w:r w:rsidR="008A4D67">
        <w:t>któr</w:t>
      </w:r>
      <w:del w:id="80" w:author="HP" w:date="2010-05-15T23:50:00Z">
        <w:r w:rsidR="008A4D67" w:rsidDel="00106EA9">
          <w:delText>ymś</w:delText>
        </w:r>
      </w:del>
      <w:ins w:id="81" w:author="HP" w:date="2010-05-15T23:50:00Z">
        <w:r w:rsidR="00106EA9">
          <w:t>emuś</w:t>
        </w:r>
      </w:ins>
      <w:r w:rsidR="00DD25E4">
        <w:t xml:space="preserve"> z </w:t>
      </w:r>
      <w:r w:rsidR="008A4D67">
        <w:t>dostępnych mikroprocesorów strumieniowych.</w:t>
      </w:r>
      <w:r w:rsidR="00DD25E4">
        <w:t xml:space="preserve"> </w:t>
      </w:r>
      <w:del w:id="82" w:author="HP" w:date="2010-05-15T23:51:00Z">
        <w:r w:rsidR="00DD25E4" w:rsidDel="00106EA9">
          <w:delText>z</w:delText>
        </w:r>
      </w:del>
      <w:ins w:id="83" w:author="HP" w:date="2010-05-15T23:51:00Z">
        <w:r w:rsidR="00106EA9">
          <w:t>Z</w:t>
        </w:r>
      </w:ins>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ins w:id="84" w:author="HP" w:date="2010-05-15T23:51:00Z">
        <w:r w:rsidR="004F05DC">
          <w:rPr>
            <w:rStyle w:val="Odwoanieprzypisudolnego"/>
            <w:rFonts w:eastAsiaTheme="minorHAnsi"/>
            <w:color w:val="auto"/>
            <w:lang w:eastAsia="en-US"/>
          </w:rPr>
          <w:footnoteReference w:id="18"/>
        </w:r>
      </w:ins>
      <w:r w:rsidR="007268D5">
        <w:rPr>
          <w:rFonts w:eastAsiaTheme="minorHAnsi"/>
          <w:color w:val="auto"/>
          <w:lang w:eastAsia="en-US"/>
        </w:rPr>
        <w:t>.</w:t>
      </w:r>
    </w:p>
    <w:p w:rsidR="00B9521C" w:rsidRDefault="00B9521C" w:rsidP="00B9521C">
      <w:pPr>
        <w:pStyle w:val="Nagwek3"/>
      </w:pPr>
      <w:bookmarkStart w:id="87" w:name="_Ref260260304"/>
      <w:bookmarkStart w:id="88" w:name="_Toc261729314"/>
      <w:r>
        <w:lastRenderedPageBreak/>
        <w:t>Wersje CUDA</w:t>
      </w:r>
      <w:bookmarkEnd w:id="87"/>
      <w:bookmarkEnd w:id="88"/>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900659">
            <w:fldChar w:fldCharType="begin"/>
          </w:r>
          <w:r w:rsidR="00421B83" w:rsidRPr="005B5D7A">
            <w:rPr>
              <w:lang w:val="en-US"/>
            </w:rPr>
            <w:instrText xml:space="preserve"> CITATION NVI101 \l 1045 </w:instrText>
          </w:r>
          <w:r w:rsidR="00900659">
            <w:fldChar w:fldCharType="separate"/>
          </w:r>
          <w:r w:rsidR="00527F76" w:rsidRPr="005B5D7A">
            <w:rPr>
              <w:noProof/>
              <w:lang w:val="en-US"/>
            </w:rPr>
            <w:t>(NVIDIA, 2010)</w:t>
          </w:r>
          <w:r w:rsidR="00900659">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Nagwek4"/>
      </w:pPr>
      <w:bookmarkStart w:id="89" w:name="_Ref260087502"/>
      <w:bookmarkStart w:id="90" w:name="_Ref260087522"/>
      <w:bookmarkStart w:id="91" w:name="_Toc261729315"/>
      <w:r w:rsidRPr="00ED676A">
        <w:t>Ograniczenia</w:t>
      </w:r>
      <w:bookmarkEnd w:id="89"/>
      <w:bookmarkEnd w:id="90"/>
      <w:bookmarkEnd w:id="91"/>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9"/>
      </w:r>
    </w:p>
    <w:p w:rsidR="000E415B" w:rsidRDefault="000E415B" w:rsidP="000752F9">
      <w:pPr>
        <w:pStyle w:val="Akapitzlist"/>
        <w:numPr>
          <w:ilvl w:val="0"/>
          <w:numId w:val="37"/>
        </w:numPr>
        <w:rPr>
          <w:rFonts w:eastAsiaTheme="majorEastAsia"/>
          <w:color w:val="auto"/>
        </w:rPr>
      </w:pPr>
      <w:r>
        <w:rPr>
          <w:rFonts w:eastAsiaTheme="majorEastAsia"/>
          <w:color w:val="auto"/>
        </w:rPr>
        <w:lastRenderedPageBreak/>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900659">
            <w:rPr>
              <w:rFonts w:eastAsiaTheme="majorEastAsia"/>
              <w:color w:val="auto"/>
            </w:rPr>
            <w:fldChar w:fldCharType="begin"/>
          </w:r>
          <w:r w:rsidR="00DE2DBD">
            <w:rPr>
              <w:rFonts w:eastAsiaTheme="majorEastAsia"/>
              <w:color w:val="auto"/>
            </w:rPr>
            <w:instrText xml:space="preserve"> CITATION NVI10 \p 142-153 \l 1045  </w:instrText>
          </w:r>
          <w:r w:rsidR="00900659">
            <w:rPr>
              <w:rFonts w:eastAsiaTheme="majorEastAsia"/>
              <w:color w:val="auto"/>
            </w:rPr>
            <w:fldChar w:fldCharType="separate"/>
          </w:r>
          <w:r w:rsidR="00527F76" w:rsidRPr="00527F76">
            <w:rPr>
              <w:rFonts w:eastAsiaTheme="majorEastAsia"/>
              <w:noProof/>
              <w:color w:val="auto"/>
            </w:rPr>
            <w:t>(NVIDIA, 2010, strony 142-153)</w:t>
          </w:r>
          <w:r w:rsidR="00900659">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92" w:name="_Toc261729316"/>
      <w:r>
        <w:t>Proces kompilacji plików CUDA</w:t>
      </w:r>
      <w:bookmarkEnd w:id="92"/>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93" w:name="_Toc261555450"/>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6</w:t>
            </w:r>
            <w:r w:rsidR="00900659" w:rsidRPr="00706697">
              <w:rPr>
                <w:rFonts w:ascii="Verdana" w:hAnsi="Verdana"/>
              </w:rPr>
              <w:fldChar w:fldCharType="end"/>
            </w:r>
            <w:r w:rsidRPr="00706697">
              <w:rPr>
                <w:rFonts w:ascii="Verdana" w:hAnsi="Verdana"/>
              </w:rPr>
              <w:t>. Proces kompilacji plików źródłowych CUDA</w:t>
            </w:r>
            <w:bookmarkEnd w:id="9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900659" w:rsidRPr="00706697">
                  <w:rPr>
                    <w:rFonts w:ascii="Verdana" w:hAnsi="Verdana"/>
                  </w:rPr>
                  <w:fldChar w:fldCharType="begin"/>
                </w:r>
                <w:r w:rsidR="00642DAE" w:rsidRPr="00706697">
                  <w:rPr>
                    <w:rFonts w:ascii="Verdana" w:hAnsi="Verdana"/>
                  </w:rPr>
                  <w:instrText xml:space="preserve"> CITATION Juu08 \p 20 \l 1045  </w:instrText>
                </w:r>
                <w:r w:rsidR="00900659" w:rsidRPr="00706697">
                  <w:rPr>
                    <w:rFonts w:ascii="Verdana" w:hAnsi="Verdana"/>
                  </w:rPr>
                  <w:fldChar w:fldCharType="separate"/>
                </w:r>
                <w:r w:rsidRPr="00706697">
                  <w:rPr>
                    <w:rFonts w:ascii="Verdana" w:hAnsi="Verdana"/>
                    <w:noProof/>
                  </w:rPr>
                  <w:t>(Spek, 2008, str. 20)</w:t>
                </w:r>
                <w:r w:rsidR="00900659" w:rsidRPr="00706697">
                  <w:rPr>
                    <w:rFonts w:ascii="Verdana" w:hAnsi="Verdana"/>
                  </w:rPr>
                  <w:fldChar w:fldCharType="end"/>
                </w:r>
              </w:sdtContent>
            </w:sdt>
          </w:p>
        </w:tc>
      </w:tr>
    </w:tbl>
    <w:p w:rsidR="00BC7C23" w:rsidRDefault="00F65DE9" w:rsidP="0014188D">
      <w:pPr>
        <w:rPr>
          <w:ins w:id="94" w:author="HP" w:date="2010-05-15T23:25:00Z"/>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B4426D" w:rsidRDefault="00B4426D" w:rsidP="0014188D">
      <w:pPr>
        <w:rPr>
          <w:color w:val="auto"/>
        </w:rPr>
      </w:pPr>
      <w:ins w:id="95" w:author="HP" w:date="2010-05-15T23:25:00Z">
        <w:r>
          <w:rPr>
            <w:color w:val="auto"/>
          </w:rPr>
          <w:t>// daj odnośnik do przykładowego kodu w zalaczniku</w:t>
        </w:r>
      </w:ins>
    </w:p>
    <w:p w:rsidR="00C47740" w:rsidRDefault="00BC7C23" w:rsidP="00C47740">
      <w:pPr>
        <w:pStyle w:val="Nagwek3"/>
      </w:pPr>
      <w:bookmarkStart w:id="96" w:name="_Toc261729317"/>
      <w:r>
        <w:lastRenderedPageBreak/>
        <w:t>T</w:t>
      </w:r>
      <w:r w:rsidR="00C47740">
        <w:t>ryb emulacji</w:t>
      </w:r>
      <w:bookmarkEnd w:id="96"/>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97" w:name="_Toc261729318"/>
      <w:r w:rsidRPr="00ED676A">
        <w:t xml:space="preserve">Model architektury </w:t>
      </w:r>
      <w:r>
        <w:t>CUDA</w:t>
      </w:r>
      <w:bookmarkEnd w:id="97"/>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98" w:name="_Komunikacja_między_wątkami"/>
      <w:bookmarkStart w:id="99" w:name="_Toc261729319"/>
      <w:bookmarkEnd w:id="98"/>
      <w:r w:rsidRPr="00ED676A">
        <w:t>Komunikacja między wątkami</w:t>
      </w:r>
      <w:bookmarkEnd w:id="99"/>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100" w:name="_Toc261729320"/>
      <w:r w:rsidRPr="00ED676A">
        <w:t>Proces wykonania programu CUDA</w:t>
      </w:r>
      <w:bookmarkEnd w:id="100"/>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101" w:name="_Sztuczne_sieci_neuronowe"/>
      <w:bookmarkStart w:id="102" w:name="_Toc261729321"/>
      <w:bookmarkEnd w:id="101"/>
      <w:r w:rsidRPr="00ED676A">
        <w:lastRenderedPageBreak/>
        <w:t>Sztuczne sieci neuronowe</w:t>
      </w:r>
      <w:bookmarkEnd w:id="102"/>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103" w:name="_Toc261729322"/>
      <w:r w:rsidRPr="00ED676A">
        <w:t>Model neuronu</w:t>
      </w:r>
      <w:bookmarkEnd w:id="103"/>
    </w:p>
    <w:p w:rsidR="006D1236" w:rsidRDefault="006D1236" w:rsidP="006D1236">
      <w:pPr>
        <w:pStyle w:val="Nagwek3"/>
      </w:pPr>
      <w:bookmarkStart w:id="104" w:name="_Toc261729323"/>
      <w:r w:rsidRPr="00ED676A">
        <w:t>Neuron biologiczny</w:t>
      </w:r>
      <w:bookmarkEnd w:id="104"/>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3pt;height:3in" o:ole="">
                  <v:imagedata r:id="rId15" o:title=""/>
                </v:shape>
                <o:OLEObject Type="Embed" ProgID="PhotoshopElements.Image.8" ShapeID="_x0000_i1025" DrawAspect="Content" ObjectID="_1335472713"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105" w:name="_Toc261555451"/>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7</w:t>
            </w:r>
            <w:r w:rsidR="00900659" w:rsidRPr="00706697">
              <w:rPr>
                <w:rFonts w:ascii="Verdana" w:hAnsi="Verdana"/>
              </w:rPr>
              <w:fldChar w:fldCharType="end"/>
            </w:r>
            <w:r w:rsidRPr="00706697">
              <w:rPr>
                <w:rFonts w:ascii="Verdana" w:hAnsi="Verdana"/>
              </w:rPr>
              <w:t>. Schemat neuronu biologicznego</w:t>
            </w:r>
            <w:bookmarkEnd w:id="105"/>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900659" w:rsidRPr="00706697">
                  <w:rPr>
                    <w:rFonts w:ascii="Verdana" w:hAnsi="Verdana"/>
                  </w:rPr>
                  <w:fldChar w:fldCharType="begin"/>
                </w:r>
                <w:r w:rsidR="00642DAE" w:rsidRPr="00706697">
                  <w:rPr>
                    <w:rFonts w:ascii="Verdana" w:hAnsi="Verdana"/>
                  </w:rPr>
                  <w:instrText xml:space="preserve"> CITATION Wik10 \l 1045 </w:instrText>
                </w:r>
                <w:r w:rsidR="00900659" w:rsidRPr="00706697">
                  <w:rPr>
                    <w:rFonts w:ascii="Verdana" w:hAnsi="Verdana"/>
                  </w:rPr>
                  <w:fldChar w:fldCharType="separate"/>
                </w:r>
                <w:r w:rsidRPr="00706697">
                  <w:rPr>
                    <w:rFonts w:ascii="Verdana" w:hAnsi="Verdana"/>
                    <w:noProof/>
                  </w:rPr>
                  <w:t>(Wikipedia, 2010)</w:t>
                </w:r>
                <w:r w:rsidR="00900659" w:rsidRPr="00706697">
                  <w:rPr>
                    <w:rFonts w:ascii="Verdana" w:hAnsi="Verdana"/>
                  </w:rPr>
                  <w:fldChar w:fldCharType="end"/>
                </w:r>
              </w:sdtContent>
            </w:sdt>
          </w:p>
        </w:tc>
      </w:tr>
    </w:tbl>
    <w:p w:rsidR="006D1236" w:rsidRDefault="006D1236" w:rsidP="006D1236">
      <w:pPr>
        <w:pStyle w:val="Nagwek3"/>
      </w:pPr>
      <w:bookmarkStart w:id="106" w:name="_Toc261729324"/>
      <w:r w:rsidRPr="00ED676A">
        <w:t>Sztuczny neuron</w:t>
      </w:r>
      <w:bookmarkEnd w:id="106"/>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3pt;height:161.7pt" o:ole="">
                  <v:imagedata r:id="rId17" o:title=""/>
                </v:shape>
                <o:OLEObject Type="Embed" ProgID="PhotoshopElements.Image.8" ShapeID="_x0000_i1026" DrawAspect="Content" ObjectID="_1335472714"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107" w:name="_Toc261555452"/>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8</w:t>
            </w:r>
            <w:r w:rsidR="00900659"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107"/>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900659" w:rsidRPr="00706697">
                  <w:rPr>
                    <w:rFonts w:ascii="Verdana" w:hAnsi="Verdana"/>
                  </w:rPr>
                  <w:fldChar w:fldCharType="begin"/>
                </w:r>
                <w:r w:rsidR="00642DAE" w:rsidRPr="00706697">
                  <w:rPr>
                    <w:rFonts w:ascii="Verdana" w:hAnsi="Verdana"/>
                  </w:rPr>
                  <w:instrText xml:space="preserve"> CITATION Raf \l 1045 </w:instrText>
                </w:r>
                <w:r w:rsidR="00900659" w:rsidRPr="00706697">
                  <w:rPr>
                    <w:rFonts w:ascii="Verdana" w:hAnsi="Verdana"/>
                  </w:rPr>
                  <w:fldChar w:fldCharType="separate"/>
                </w:r>
                <w:r w:rsidR="00F43CD9" w:rsidRPr="00706697">
                  <w:rPr>
                    <w:rFonts w:ascii="Verdana" w:hAnsi="Verdana"/>
                    <w:noProof/>
                  </w:rPr>
                  <w:t>(Klaus)</w:t>
                </w:r>
                <w:r w:rsidR="00900659"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108" w:name="_Toc261729325"/>
      <w:r w:rsidRPr="00ED676A">
        <w:t>Funkcja aktywacji</w:t>
      </w:r>
      <w:bookmarkEnd w:id="108"/>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109" w:name="_Toc261555453"/>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9</w:t>
            </w:r>
            <w:r w:rsidR="00900659"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109"/>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110" w:name="_Toc261729326"/>
      <w:r w:rsidRPr="00ED676A">
        <w:t>Architektury sieci neuronowych</w:t>
      </w:r>
      <w:bookmarkEnd w:id="110"/>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111" w:name="_Ref261557780"/>
      <w:bookmarkStart w:id="112" w:name="_Toc261729327"/>
      <w:r w:rsidRPr="00ED676A">
        <w:t>Jednokierunkowe</w:t>
      </w:r>
      <w:bookmarkEnd w:id="111"/>
      <w:bookmarkEnd w:id="112"/>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5pt;height:253.9pt" o:ole="">
                  <v:imagedata r:id="rId20" o:title=""/>
                </v:shape>
                <o:OLEObject Type="Embed" ProgID="Visio.Drawing.11" ShapeID="_x0000_i1027" DrawAspect="Content" ObjectID="_1335472715"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113" w:name="_Toc261555454"/>
            <w:r w:rsidRPr="00706697">
              <w:rPr>
                <w:rFonts w:ascii="Verdana" w:hAnsi="Verdana"/>
              </w:rPr>
              <w:t xml:space="preserve">Rysunek </w:t>
            </w:r>
            <w:r w:rsidR="00900659" w:rsidRPr="00706697">
              <w:rPr>
                <w:rFonts w:ascii="Verdana" w:hAnsi="Verdana"/>
              </w:rPr>
              <w:fldChar w:fldCharType="begin"/>
            </w:r>
            <w:r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10</w:t>
            </w:r>
            <w:r w:rsidR="00900659"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113"/>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7pt;height:201.45pt" o:ole="">
                  <v:imagedata r:id="rId22" o:title=""/>
                </v:shape>
                <o:OLEObject Type="Embed" ProgID="Visio.Drawing.11" ShapeID="_x0000_i1028" DrawAspect="Content" ObjectID="_1335472716"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114" w:name="_Toc261555455"/>
            <w:r w:rsidRPr="00706697">
              <w:rPr>
                <w:rFonts w:ascii="Verdana" w:hAnsi="Verdana"/>
              </w:rPr>
              <w:t xml:space="preserve">Rysunek </w:t>
            </w:r>
            <w:r w:rsidR="00900659" w:rsidRPr="00706697">
              <w:rPr>
                <w:rFonts w:ascii="Verdana" w:hAnsi="Verdana"/>
              </w:rPr>
              <w:fldChar w:fldCharType="begin"/>
            </w:r>
            <w:r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11</w:t>
            </w:r>
            <w:r w:rsidR="00900659"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114"/>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20"/>
      </w:r>
      <w:r w:rsidR="00A44155">
        <w:t xml:space="preserve"> </w:t>
      </w:r>
      <w:r w:rsidR="00477D18">
        <w:t>należący do technik uczenia nadzorowanego</w:t>
      </w:r>
      <w:r w:rsidR="00477D18">
        <w:rPr>
          <w:rStyle w:val="Odwoanieprzypisudolnego"/>
        </w:rPr>
        <w:footnoteReference w:id="21"/>
      </w:r>
      <w:r w:rsidR="00477D18">
        <w:t>.</w:t>
      </w:r>
    </w:p>
    <w:p w:rsidR="00E5405E" w:rsidRDefault="00E5405E" w:rsidP="00E5405E">
      <w:pPr>
        <w:pStyle w:val="Nagwek3"/>
        <w:rPr>
          <w:rStyle w:val="mw-headline"/>
        </w:rPr>
      </w:pPr>
      <w:bookmarkStart w:id="115" w:name="_Toc261729328"/>
      <w:r>
        <w:rPr>
          <w:rStyle w:val="mw-headline"/>
        </w:rPr>
        <w:t>Sieci radialne</w:t>
      </w:r>
      <w:bookmarkEnd w:id="115"/>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900659">
            <w:rPr>
              <w:rFonts w:eastAsiaTheme="minorHAnsi"/>
              <w:lang w:val="en-US" w:eastAsia="en-US"/>
            </w:rPr>
            <w:fldChar w:fldCharType="begin"/>
          </w:r>
          <w:r w:rsidR="008562A8">
            <w:rPr>
              <w:rFonts w:eastAsiaTheme="minorHAnsi"/>
              <w:lang w:eastAsia="en-US"/>
            </w:rPr>
            <w:instrText xml:space="preserve"> CITATION Wik11 \l 1045 </w:instrText>
          </w:r>
          <w:r w:rsidR="00900659">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900659">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116" w:name="_Toc261729329"/>
      <w:r w:rsidRPr="00ED676A">
        <w:t xml:space="preserve">Sieci </w:t>
      </w:r>
      <w:r w:rsidR="00906F7F">
        <w:t>Hopfielda</w:t>
      </w:r>
      <w:bookmarkEnd w:id="116"/>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117" w:name="_Toc261555456"/>
            <w:r w:rsidRPr="00706697">
              <w:rPr>
                <w:rFonts w:ascii="Verdana" w:hAnsi="Verdana"/>
              </w:rPr>
              <w:t xml:space="preserve">Rysunek </w:t>
            </w:r>
            <w:r w:rsidR="00900659" w:rsidRPr="00706697">
              <w:rPr>
                <w:rFonts w:ascii="Verdana" w:hAnsi="Verdana"/>
              </w:rPr>
              <w:fldChar w:fldCharType="begin"/>
            </w:r>
            <w:r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12</w:t>
            </w:r>
            <w:r w:rsidR="00900659"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117"/>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900659">
                  <w:rPr>
                    <w:rFonts w:ascii="Verdana" w:hAnsi="Verdana"/>
                  </w:rPr>
                  <w:fldChar w:fldCharType="begin"/>
                </w:r>
                <w:r>
                  <w:rPr>
                    <w:rFonts w:ascii="Verdana" w:hAnsi="Verdana"/>
                  </w:rPr>
                  <w:instrText xml:space="preserve"> CITATION Koł05 \l 1045 </w:instrText>
                </w:r>
                <w:r w:rsidR="00900659">
                  <w:rPr>
                    <w:rFonts w:ascii="Verdana" w:hAnsi="Verdana"/>
                  </w:rPr>
                  <w:fldChar w:fldCharType="separate"/>
                </w:r>
                <w:r w:rsidRPr="00CB29B1">
                  <w:rPr>
                    <w:rFonts w:ascii="Verdana" w:hAnsi="Verdana"/>
                    <w:noProof/>
                  </w:rPr>
                  <w:t>(Kołton &amp; Kwiatkowski, 2005)</w:t>
                </w:r>
                <w:r w:rsidR="00900659">
                  <w:rPr>
                    <w:rFonts w:ascii="Verdana" w:hAnsi="Verdana"/>
                  </w:rPr>
                  <w:fldChar w:fldCharType="end"/>
                </w:r>
              </w:sdtContent>
            </w:sdt>
          </w:p>
        </w:tc>
      </w:tr>
    </w:tbl>
    <w:p w:rsidR="00525D55" w:rsidRDefault="00982013" w:rsidP="00525D55">
      <w:pPr>
        <w:pStyle w:val="Nagwek2"/>
      </w:pPr>
      <w:bookmarkStart w:id="118" w:name="_Toc261729330"/>
      <w:r>
        <w:t>Zastosowania</w:t>
      </w:r>
      <w:r w:rsidR="00525D55" w:rsidRPr="00ED676A">
        <w:t xml:space="preserve"> sztucznych sieci neuronowych</w:t>
      </w:r>
      <w:bookmarkEnd w:id="118"/>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119" w:name="_Implementacja_sztucznych_sieci"/>
      <w:bookmarkStart w:id="120" w:name="_Toc261729331"/>
      <w:bookmarkEnd w:id="119"/>
      <w:r w:rsidRPr="00ED676A">
        <w:t>Implementacja sztucznych sieci neuronowych</w:t>
      </w:r>
      <w:r w:rsidR="00D42D61">
        <w:t xml:space="preserve"> na </w:t>
      </w:r>
      <w:r w:rsidRPr="00ED676A">
        <w:t>GPU</w:t>
      </w:r>
      <w:bookmarkEnd w:id="120"/>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121" w:name="_Toc261729332"/>
      <w:r w:rsidRPr="00ED676A">
        <w:t>Sieć neuronowa</w:t>
      </w:r>
      <w:r w:rsidR="00DD25E4">
        <w:t xml:space="preserve"> z </w:t>
      </w:r>
      <w:r w:rsidRPr="00ED676A">
        <w:t>punktu widzenia programisty</w:t>
      </w:r>
      <w:bookmarkEnd w:id="121"/>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122" w:name="_Toc261729333"/>
      <w:r w:rsidRPr="00ED676A">
        <w:t>Użyte algorytmy</w:t>
      </w:r>
      <w:bookmarkEnd w:id="122"/>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123" w:name="_Toc261729334"/>
      <w:r w:rsidRPr="00ED676A">
        <w:t>Zastosowanie GPU</w:t>
      </w:r>
      <w:r w:rsidR="00DD25E4">
        <w:t xml:space="preserve"> w </w:t>
      </w:r>
      <w:r w:rsidRPr="00ED676A">
        <w:t>sztucznych sieciach neuronowych</w:t>
      </w:r>
      <w:bookmarkEnd w:id="123"/>
    </w:p>
    <w:p w:rsidR="006F17B5" w:rsidRDefault="006F17B5" w:rsidP="00736B54">
      <w:pPr>
        <w:pStyle w:val="Nagwek4"/>
      </w:pPr>
      <w:bookmarkStart w:id="124" w:name="_Toc261729335"/>
      <w:r w:rsidRPr="00ED676A">
        <w:t>Zrównoleglenie operacji</w:t>
      </w:r>
      <w:r w:rsidR="00D42D61">
        <w:t xml:space="preserve"> na </w:t>
      </w:r>
      <w:r w:rsidRPr="00ED676A">
        <w:t>sieciach neuronowych</w:t>
      </w:r>
      <w:bookmarkEnd w:id="124"/>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125" w:name="_Toc261729336"/>
      <w:r w:rsidRPr="00ED676A">
        <w:t>Istniejące rozwiązania software’owe</w:t>
      </w:r>
      <w:bookmarkEnd w:id="125"/>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900659">
            <w:rPr>
              <w:sz w:val="23"/>
              <w:szCs w:val="23"/>
            </w:rPr>
            <w:fldChar w:fldCharType="begin"/>
          </w:r>
          <w:r w:rsidR="005B2635">
            <w:rPr>
              <w:sz w:val="23"/>
              <w:szCs w:val="23"/>
            </w:rPr>
            <w:instrText xml:space="preserve"> CITATION Nel07 \l 1045 </w:instrText>
          </w:r>
          <w:r w:rsidR="00900659">
            <w:rPr>
              <w:sz w:val="23"/>
              <w:szCs w:val="23"/>
            </w:rPr>
            <w:fldChar w:fldCharType="separate"/>
          </w:r>
          <w:r w:rsidR="005B2635">
            <w:rPr>
              <w:noProof/>
              <w:sz w:val="23"/>
              <w:szCs w:val="23"/>
            </w:rPr>
            <w:t xml:space="preserve"> </w:t>
          </w:r>
          <w:r w:rsidR="005B2635" w:rsidRPr="005B2635">
            <w:rPr>
              <w:noProof/>
              <w:sz w:val="23"/>
              <w:szCs w:val="23"/>
            </w:rPr>
            <w:t>(Cristianini, 2007)</w:t>
          </w:r>
          <w:r w:rsidR="00900659">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900659">
            <w:rPr>
              <w:sz w:val="23"/>
              <w:szCs w:val="23"/>
            </w:rPr>
            <w:fldChar w:fldCharType="begin"/>
          </w:r>
          <w:r w:rsidR="00307382">
            <w:rPr>
              <w:sz w:val="23"/>
              <w:szCs w:val="23"/>
            </w:rPr>
            <w:instrText xml:space="preserve"> CITATION Jes091 \l 1045 </w:instrText>
          </w:r>
          <w:r w:rsidR="00900659">
            <w:rPr>
              <w:sz w:val="23"/>
              <w:szCs w:val="23"/>
            </w:rPr>
            <w:fldChar w:fldCharType="separate"/>
          </w:r>
          <w:r w:rsidR="00307382" w:rsidRPr="00307382">
            <w:rPr>
              <w:noProof/>
              <w:sz w:val="23"/>
              <w:szCs w:val="23"/>
            </w:rPr>
            <w:t>(Harvey, GPU Acceleration of Object Classification Algorithms Using NVIDIA CUDA, 2009)</w:t>
          </w:r>
          <w:r w:rsidR="00900659">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900659" w:rsidRPr="005B2635">
            <w:rPr>
              <w:color w:val="auto"/>
            </w:rPr>
            <w:fldChar w:fldCharType="begin"/>
          </w:r>
          <w:r w:rsidR="00847697" w:rsidRPr="005B2635">
            <w:rPr>
              <w:color w:val="auto"/>
            </w:rPr>
            <w:instrText xml:space="preserve"> CITATION Nas09 \l 1045 </w:instrText>
          </w:r>
          <w:r w:rsidR="00900659" w:rsidRPr="005B2635">
            <w:rPr>
              <w:color w:val="auto"/>
            </w:rPr>
            <w:fldChar w:fldCharType="separate"/>
          </w:r>
          <w:r w:rsidR="00847697" w:rsidRPr="005B2635">
            <w:rPr>
              <w:noProof/>
              <w:color w:val="auto"/>
            </w:rPr>
            <w:t>(Nasse, Thurau, &amp; Fink, 2009)</w:t>
          </w:r>
          <w:r w:rsidR="00900659"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126" w:name="_Biblioteka_CNL"/>
      <w:bookmarkStart w:id="127" w:name="_Toc261729337"/>
      <w:bookmarkEnd w:id="126"/>
      <w:r w:rsidRPr="00ED676A">
        <w:lastRenderedPageBreak/>
        <w:t>Biblioteka CNL</w:t>
      </w:r>
      <w:bookmarkEnd w:id="127"/>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128" w:name="_Toc261729338"/>
      <w:r w:rsidRPr="00ED676A">
        <w:t>Ogólny projekt aplikacji</w:t>
      </w:r>
      <w:bookmarkEnd w:id="128"/>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2"/>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3"/>
      </w:r>
      <w:r w:rsidR="00141956">
        <w:rPr>
          <w:rFonts w:eastAsiaTheme="minorHAnsi"/>
          <w:color w:val="auto"/>
          <w:lang w:eastAsia="en-US"/>
        </w:rPr>
        <w:t>.</w:t>
      </w:r>
    </w:p>
    <w:p w:rsidR="00267338" w:rsidRPr="00ED676A" w:rsidRDefault="001B7D2B" w:rsidP="00F05B9A">
      <w:pPr>
        <w:pStyle w:val="Nagwek3"/>
      </w:pPr>
      <w:bookmarkStart w:id="129" w:name="_Toc261729339"/>
      <w:r w:rsidRPr="00ED676A">
        <w:t>Zastosowania programu</w:t>
      </w:r>
      <w:bookmarkEnd w:id="129"/>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130" w:name="_Toc261729340"/>
      <w:r w:rsidRPr="00ED676A">
        <w:t>Diagramy:</w:t>
      </w:r>
      <w:bookmarkEnd w:id="130"/>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131" w:name="_Toc261729341"/>
      <w:r>
        <w:lastRenderedPageBreak/>
        <w:t>Diagram klas</w:t>
      </w:r>
      <w:bookmarkEnd w:id="131"/>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132" w:name="_Toc261555457"/>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13</w:t>
            </w:r>
            <w:r w:rsidR="00900659"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132"/>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133" w:name="_Toc261555458"/>
            <w:r w:rsidRPr="00706697">
              <w:rPr>
                <w:rFonts w:ascii="Verdana" w:hAnsi="Verdana"/>
              </w:rPr>
              <w:t xml:space="preserve">Rysunek </w:t>
            </w:r>
            <w:r w:rsidR="00900659" w:rsidRPr="00706697">
              <w:rPr>
                <w:rFonts w:ascii="Verdana" w:hAnsi="Verdana"/>
              </w:rPr>
              <w:fldChar w:fldCharType="begin"/>
            </w:r>
            <w:r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14</w:t>
            </w:r>
            <w:r w:rsidR="00900659"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133"/>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134" w:name="_Toc261729342"/>
      <w:r>
        <w:t>Diagram komponentów</w:t>
      </w:r>
      <w:bookmarkEnd w:id="13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135" w:name="_Toc261555459"/>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15</w:t>
            </w:r>
            <w:r w:rsidR="00900659" w:rsidRPr="00706697">
              <w:rPr>
                <w:rFonts w:ascii="Verdana" w:hAnsi="Verdana"/>
              </w:rPr>
              <w:fldChar w:fldCharType="end"/>
            </w:r>
            <w:r w:rsidRPr="00706697">
              <w:rPr>
                <w:rFonts w:ascii="Verdana" w:hAnsi="Verdana"/>
              </w:rPr>
              <w:t>. Diagram komponentów biblioteki CNL</w:t>
            </w:r>
            <w:bookmarkEnd w:id="135"/>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136" w:name="_Toc261729343"/>
      <w:r>
        <w:lastRenderedPageBreak/>
        <w:t>Diagram sekwencji</w:t>
      </w:r>
      <w:r w:rsidR="00652512">
        <w:t xml:space="preserve"> uczenia sieci</w:t>
      </w:r>
      <w:bookmarkEnd w:id="13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137" w:name="_Toc261555460"/>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16</w:t>
            </w:r>
            <w:r w:rsidR="00900659"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137"/>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138" w:name="_Toc261729344"/>
      <w:r w:rsidRPr="00ED676A">
        <w:t>Activity</w:t>
      </w:r>
      <w:bookmarkEnd w:id="138"/>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139" w:name="_Toc261729345"/>
      <w:r w:rsidRPr="00ED676A">
        <w:t>Struktura plików danych</w:t>
      </w:r>
      <w:bookmarkEnd w:id="139"/>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D33727">
                <w:rPr>
                  <w:noProof/>
                </w:rPr>
                <w:t>2</w:t>
              </w:r>
            </w:fldSimple>
            <w:r>
              <w:t xml:space="preserve">. </w:t>
            </w:r>
            <w:bookmarkStart w:id="140" w:name="_Toc261555514"/>
            <w:r>
              <w:t>Formaty plików danych obsługiwane przez bibliotekę CNL</w:t>
            </w:r>
            <w:bookmarkEnd w:id="140"/>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1B7D2B" w:rsidRPr="00ED676A" w:rsidRDefault="00E84C03" w:rsidP="00F05B9A">
      <w:pPr>
        <w:pStyle w:val="Nagwek3"/>
      </w:pPr>
      <w:bookmarkStart w:id="141" w:name="_Toc261729346"/>
      <w:r w:rsidRPr="00ED676A">
        <w:t>Katalogi</w:t>
      </w:r>
      <w:r w:rsidR="00DD25E4">
        <w:t xml:space="preserve"> i </w:t>
      </w:r>
      <w:r w:rsidRPr="00ED676A">
        <w:t>p</w:t>
      </w:r>
      <w:r w:rsidR="001B7D2B" w:rsidRPr="00ED676A">
        <w:t>liki</w:t>
      </w:r>
      <w:r w:rsidR="00DD25E4">
        <w:t xml:space="preserve"> w </w:t>
      </w:r>
      <w:r w:rsidR="001B7D2B" w:rsidRPr="00ED676A">
        <w:t>projekcie</w:t>
      </w:r>
      <w:bookmarkEnd w:id="141"/>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142" w:name="_Toc261729347"/>
      <w:r w:rsidRPr="00ED676A">
        <w:t>Logowanie</w:t>
      </w:r>
      <w:bookmarkEnd w:id="142"/>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143" w:name="_Toc261729348"/>
      <w:r w:rsidRPr="00ED676A">
        <w:t>Część CPU</w:t>
      </w:r>
      <w:bookmarkEnd w:id="143"/>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144" w:name="_Toc261729349"/>
      <w:r>
        <w:lastRenderedPageBreak/>
        <w:t xml:space="preserve">Kolejność operacji </w:t>
      </w:r>
      <w:r w:rsidR="00052978" w:rsidRPr="00ED676A">
        <w:t xml:space="preserve"> </w:t>
      </w:r>
      <w:r w:rsidR="003B58E7">
        <w:t>przy operacjach</w:t>
      </w:r>
      <w:r w:rsidR="00D42D61">
        <w:t xml:space="preserve"> na </w:t>
      </w:r>
      <w:r w:rsidR="003B58E7">
        <w:t>MLP</w:t>
      </w:r>
      <w:bookmarkEnd w:id="144"/>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145" w:name="_Toc261729350"/>
      <w:r w:rsidRPr="00ED676A">
        <w:t>Diagram sekwencji uruchamiania sieci</w:t>
      </w:r>
      <w:bookmarkEnd w:id="14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146" w:name="_Toc261555461"/>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17</w:t>
            </w:r>
            <w:r w:rsidR="00900659"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146"/>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147" w:name="_Toc261729351"/>
      <w:r w:rsidRPr="00ED676A">
        <w:lastRenderedPageBreak/>
        <w:t>Diagram sekwencji trenowania sieci</w:t>
      </w:r>
      <w:bookmarkEnd w:id="14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148" w:name="_Toc261555462"/>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18</w:t>
            </w:r>
            <w:r w:rsidR="00900659"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148"/>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149" w:name="_Toc261729352"/>
      <w:r w:rsidRPr="00ED676A">
        <w:t>Część GPU</w:t>
      </w:r>
      <w:bookmarkEnd w:id="149"/>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150" w:name="_Toc261729353"/>
      <w:r w:rsidRPr="00ED676A">
        <w:t xml:space="preserve">Implementacja </w:t>
      </w:r>
      <w:r w:rsidR="006C3F31" w:rsidRPr="00ED676A">
        <w:t>MLP</w:t>
      </w:r>
      <w:r w:rsidR="00D42D61">
        <w:t xml:space="preserve"> na </w:t>
      </w:r>
      <w:r w:rsidRPr="00ED676A">
        <w:t>GPU</w:t>
      </w:r>
      <w:bookmarkEnd w:id="150"/>
    </w:p>
    <w:p w:rsidR="001B7D2B" w:rsidRPr="00ED676A" w:rsidRDefault="001B7D2B" w:rsidP="004F3A28">
      <w:pPr>
        <w:pStyle w:val="Nagwek4"/>
      </w:pPr>
      <w:bookmarkStart w:id="151" w:name="_Toc261729354"/>
      <w:r w:rsidRPr="00ED676A">
        <w:t>Ogólny algorytm</w:t>
      </w:r>
      <w:bookmarkEnd w:id="151"/>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152" w:name="_Toc261729355"/>
      <w:r w:rsidRPr="00ED676A">
        <w:t>Diagram sekwencji uruchamiania sieci</w:t>
      </w:r>
      <w:bookmarkEnd w:id="152"/>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153" w:name="_Toc261555463"/>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19</w:t>
            </w:r>
            <w:r w:rsidR="00900659"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153"/>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154" w:name="_Toc261729356"/>
      <w:r w:rsidRPr="00ED676A">
        <w:t>Diagram sekwencji trenowania sieci</w:t>
      </w:r>
      <w:bookmarkEnd w:id="154"/>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155" w:name="_Toc261555464"/>
            <w:r w:rsidRPr="007260A7">
              <w:rPr>
                <w:rFonts w:ascii="Verdana" w:hAnsi="Verdana"/>
              </w:rPr>
              <w:t xml:space="preserve">Rysunek </w:t>
            </w:r>
            <w:r w:rsidR="00900659" w:rsidRPr="007260A7">
              <w:rPr>
                <w:rFonts w:ascii="Verdana" w:hAnsi="Verdana"/>
              </w:rPr>
              <w:fldChar w:fldCharType="begin"/>
            </w:r>
            <w:r w:rsidR="006C768F" w:rsidRPr="007260A7">
              <w:rPr>
                <w:rFonts w:ascii="Verdana" w:hAnsi="Verdana"/>
              </w:rPr>
              <w:instrText xml:space="preserve"> SEQ Rysunek \* ARABIC </w:instrText>
            </w:r>
            <w:r w:rsidR="00900659" w:rsidRPr="007260A7">
              <w:rPr>
                <w:rFonts w:ascii="Verdana" w:hAnsi="Verdana"/>
              </w:rPr>
              <w:fldChar w:fldCharType="separate"/>
            </w:r>
            <w:r w:rsidR="00D33727">
              <w:rPr>
                <w:rFonts w:ascii="Verdana" w:hAnsi="Verdana"/>
                <w:noProof/>
              </w:rPr>
              <w:t>20</w:t>
            </w:r>
            <w:r w:rsidR="00900659"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155"/>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156" w:name="_Toc261729357"/>
      <w:r w:rsidRPr="00ED676A">
        <w:t>Struktury danych</w:t>
      </w:r>
      <w:r w:rsidR="00DD25E4">
        <w:t xml:space="preserve"> w </w:t>
      </w:r>
      <w:r w:rsidRPr="00ED676A">
        <w:t>pamięci GPU</w:t>
      </w:r>
      <w:bookmarkEnd w:id="156"/>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157" w:name="_Toc261729358"/>
      <w:r w:rsidRPr="00ED676A">
        <w:lastRenderedPageBreak/>
        <w:t xml:space="preserve">Opis </w:t>
      </w:r>
      <w:r w:rsidRPr="00170876">
        <w:t>działania</w:t>
      </w:r>
      <w:r w:rsidRPr="00ED676A">
        <w:t xml:space="preserve"> kerneli</w:t>
      </w:r>
      <w:bookmarkEnd w:id="157"/>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D33727">
                <w:rPr>
                  <w:noProof/>
                </w:rPr>
                <w:t>3</w:t>
              </w:r>
            </w:fldSimple>
            <w:r>
              <w:t xml:space="preserve">. </w:t>
            </w:r>
            <w:bookmarkStart w:id="158" w:name="_Toc261555515"/>
            <w:r>
              <w:t>Opis użytych kerneli</w:t>
            </w:r>
            <w:bookmarkEnd w:id="158"/>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159" w:name="_Ref260312280"/>
      <w:bookmarkStart w:id="160" w:name="_Toc261729359"/>
      <w:r w:rsidRPr="00ED676A">
        <w:t>Analiza zależności danych</w:t>
      </w:r>
      <w:bookmarkEnd w:id="159"/>
      <w:bookmarkEnd w:id="160"/>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900659">
            <w:rPr>
              <w:color w:val="auto"/>
            </w:rPr>
            <w:fldChar w:fldCharType="begin"/>
          </w:r>
          <w:r w:rsidR="003B5DEA">
            <w:rPr>
              <w:color w:val="auto"/>
            </w:rPr>
            <w:instrText xml:space="preserve"> CITATION Joe05 \l 1045 </w:instrText>
          </w:r>
          <w:r w:rsidR="00900659">
            <w:rPr>
              <w:color w:val="auto"/>
            </w:rPr>
            <w:fldChar w:fldCharType="separate"/>
          </w:r>
          <w:r w:rsidR="00527F76" w:rsidRPr="00527F76">
            <w:rPr>
              <w:noProof/>
              <w:color w:val="auto"/>
            </w:rPr>
            <w:t>(Pfeiffer, 2005)</w:t>
          </w:r>
          <w:r w:rsidR="00900659">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4"/>
      </w:r>
      <w:r w:rsidR="003B5DEA">
        <w:rPr>
          <w:color w:val="auto"/>
        </w:rPr>
        <w:t>.</w:t>
      </w:r>
    </w:p>
    <w:p w:rsidR="001B7D2B" w:rsidRPr="00ED676A" w:rsidRDefault="001B7D2B" w:rsidP="00F05B9A">
      <w:pPr>
        <w:pStyle w:val="Nagwek3"/>
      </w:pPr>
      <w:bookmarkStart w:id="161" w:name="_Toc261729360"/>
      <w:r w:rsidRPr="00ED676A">
        <w:t>Ograniczenia wykonanego algorytmu</w:t>
      </w:r>
      <w:r w:rsidR="0018584D" w:rsidRPr="00ED676A">
        <w:t>.</w:t>
      </w:r>
      <w:bookmarkEnd w:id="161"/>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5"/>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62" w:name="_Toc261729361"/>
      <w:r w:rsidRPr="00ED676A">
        <w:t>Użyte optymalizacje kerneli</w:t>
      </w:r>
      <w:bookmarkEnd w:id="162"/>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6"/>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63" w:name="_Toc261729362"/>
      <w:r>
        <w:lastRenderedPageBreak/>
        <w:t>Dostępy</w:t>
      </w:r>
      <w:r w:rsidR="00D42D61">
        <w:t xml:space="preserve"> do </w:t>
      </w:r>
      <w:r>
        <w:t>danych globalnych</w:t>
      </w:r>
      <w:r w:rsidR="00DD25E4">
        <w:t xml:space="preserve"> o </w:t>
      </w:r>
      <w:r>
        <w:t>dużej przepustowości</w:t>
      </w:r>
      <w:bookmarkEnd w:id="163"/>
    </w:p>
    <w:p w:rsidR="00A952A0" w:rsidRPr="00ED676A" w:rsidRDefault="00735279" w:rsidP="00A952A0">
      <w:pPr>
        <w:rPr>
          <w:color w:val="auto"/>
        </w:rPr>
      </w:pPr>
      <w:r>
        <w:rPr>
          <w:color w:val="auto"/>
        </w:rPr>
        <w:t xml:space="preserve">W rozdziale </w:t>
      </w:r>
      <w:r w:rsidR="00900659">
        <w:rPr>
          <w:color w:val="auto"/>
        </w:rPr>
        <w:fldChar w:fldCharType="begin"/>
      </w:r>
      <w:r>
        <w:rPr>
          <w:color w:val="auto"/>
        </w:rPr>
        <w:instrText xml:space="preserve"> REF _Ref260261152 \h </w:instrText>
      </w:r>
      <w:r w:rsidR="00900659">
        <w:rPr>
          <w:color w:val="auto"/>
        </w:rPr>
      </w:r>
      <w:r w:rsidR="00900659">
        <w:rPr>
          <w:color w:val="auto"/>
        </w:rPr>
        <w:fldChar w:fldCharType="separate"/>
      </w:r>
      <w:r w:rsidR="00D33727" w:rsidRPr="00ED676A">
        <w:t>Struktura pamięci GPU</w:t>
      </w:r>
      <w:r w:rsidR="00900659">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64" w:name="_Toc261729363"/>
      <w:r w:rsidRPr="00ED676A">
        <w:t>Obsługa 2 testów</w:t>
      </w:r>
      <w:r w:rsidR="00D42D61">
        <w:t xml:space="preserve"> na </w:t>
      </w:r>
      <w:r w:rsidRPr="00ED676A">
        <w:t>raz</w:t>
      </w:r>
      <w:bookmarkEnd w:id="164"/>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65" w:name="_Toc261729364"/>
      <w:r>
        <w:t>Z</w:t>
      </w:r>
      <w:r w:rsidR="001B7D2B" w:rsidRPr="00ED676A">
        <w:t>apisywanie danych</w:t>
      </w:r>
      <w:r w:rsidR="00D42D61">
        <w:t xml:space="preserve"> do </w:t>
      </w:r>
      <w:r w:rsidR="00665820">
        <w:t>pamięci dzielonej</w:t>
      </w:r>
      <w:bookmarkEnd w:id="165"/>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900659">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900659">
        <w:rPr>
          <w:rFonts w:eastAsiaTheme="minorHAnsi"/>
          <w:color w:val="auto"/>
          <w:lang w:eastAsia="en-US"/>
        </w:rPr>
      </w:r>
      <w:r w:rsidR="00900659">
        <w:rPr>
          <w:rFonts w:eastAsiaTheme="minorHAnsi"/>
          <w:color w:val="auto"/>
          <w:lang w:eastAsia="en-US"/>
        </w:rPr>
        <w:fldChar w:fldCharType="separate"/>
      </w:r>
      <w:r w:rsidR="00D33727" w:rsidRPr="00ED676A">
        <w:t>Analiza zależności danych</w:t>
      </w:r>
      <w:r w:rsidR="00900659">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66" w:name="_Toc261729365"/>
      <w:r w:rsidR="00856A3B" w:rsidRPr="00ED676A">
        <w:t>Przewidywanie ilości uruchomionych bloków</w:t>
      </w:r>
      <w:bookmarkEnd w:id="166"/>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67" w:name="_Toc261729366"/>
      <w:r w:rsidRPr="00ED676A">
        <w:t>Użycie pamięci constant</w:t>
      </w:r>
      <w:bookmarkEnd w:id="167"/>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68" w:name="_Toc261729367"/>
      <w:r w:rsidRPr="00ED676A">
        <w:t>Testy implementacji sieci ML</w:t>
      </w:r>
      <w:r w:rsidR="005117FD" w:rsidRPr="00ED676A">
        <w:t>P</w:t>
      </w:r>
      <w:bookmarkEnd w:id="168"/>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69" w:name="_Toc261729368"/>
      <w:r w:rsidRPr="00ED676A">
        <w:lastRenderedPageBreak/>
        <w:t>Opis danych testowych</w:t>
      </w:r>
      <w:bookmarkEnd w:id="169"/>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900659">
            <w:rPr>
              <w:color w:val="auto"/>
            </w:rPr>
            <w:fldChar w:fldCharType="begin"/>
          </w:r>
          <w:r w:rsidR="00B4712D">
            <w:rPr>
              <w:color w:val="auto"/>
            </w:rPr>
            <w:instrText xml:space="preserve"> CITATION AAs10 \l 1045  </w:instrText>
          </w:r>
          <w:r w:rsidR="00900659">
            <w:rPr>
              <w:color w:val="auto"/>
            </w:rPr>
            <w:fldChar w:fldCharType="separate"/>
          </w:r>
          <w:r w:rsidR="00B4712D" w:rsidRPr="00B4712D">
            <w:rPr>
              <w:noProof/>
              <w:color w:val="auto"/>
            </w:rPr>
            <w:t>(Asuncion &amp; Newman, 2010)</w:t>
          </w:r>
          <w:r w:rsidR="00900659">
            <w:rPr>
              <w:color w:val="auto"/>
            </w:rPr>
            <w:fldChar w:fldCharType="end"/>
          </w:r>
        </w:sdtContent>
      </w:sdt>
      <w:r>
        <w:rPr>
          <w:color w:val="auto"/>
        </w:rPr>
        <w:t>.</w:t>
      </w:r>
    </w:p>
    <w:p w:rsidR="00B5248C" w:rsidRPr="00ED676A" w:rsidRDefault="00B5248C" w:rsidP="00B5248C">
      <w:pPr>
        <w:pStyle w:val="Nagwek3"/>
      </w:pPr>
      <w:bookmarkStart w:id="170" w:name="_Toc261729369"/>
      <w:r w:rsidRPr="00ED676A">
        <w:t>Środowisko testowe</w:t>
      </w:r>
      <w:bookmarkEnd w:id="170"/>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7"/>
      </w:r>
    </w:p>
    <w:p w:rsidR="00B5248C" w:rsidRPr="00B5248C" w:rsidRDefault="00B5248C" w:rsidP="00B5248C">
      <w:pPr>
        <w:pStyle w:val="Akapitzlist"/>
        <w:rPr>
          <w:color w:val="auto"/>
        </w:rPr>
      </w:pPr>
      <w:r w:rsidRPr="00ED676A">
        <w:t>CUDA Toolkit 2.3, CUDA SDK 2.3</w:t>
      </w:r>
      <w:r>
        <w:rPr>
          <w:rStyle w:val="Odwoanieprzypisudolnego"/>
        </w:rPr>
        <w:footnoteReference w:id="28"/>
      </w:r>
    </w:p>
    <w:p w:rsidR="00B87D7A" w:rsidRDefault="00B87D7A" w:rsidP="00B87D7A">
      <w:pPr>
        <w:pStyle w:val="Nagwek3"/>
      </w:pPr>
      <w:bookmarkStart w:id="171" w:name="_Toc261729370"/>
      <w:r>
        <w:t>Wpływ parametrów sieci</w:t>
      </w:r>
      <w:r w:rsidR="00D42D61">
        <w:t xml:space="preserve"> na </w:t>
      </w:r>
      <w:r>
        <w:t>jakość uczenia</w:t>
      </w:r>
      <w:bookmarkEnd w:id="171"/>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D33727">
                <w:rPr>
                  <w:noProof/>
                </w:rPr>
                <w:t>4</w:t>
              </w:r>
            </w:fldSimple>
            <w:r>
              <w:t xml:space="preserve">. </w:t>
            </w:r>
            <w:bookmarkStart w:id="172" w:name="_Toc261555516"/>
            <w:r>
              <w:t>Porównanie jakości uczenia sieci w zależności od różnych parametrów</w:t>
            </w:r>
            <w:bookmarkEnd w:id="172"/>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73" w:name="_Ref260609135"/>
      <w:bookmarkStart w:id="174" w:name="_Toc261729371"/>
      <w:r w:rsidRPr="00ED676A">
        <w:t>Wpływ optymalizacji</w:t>
      </w:r>
      <w:r w:rsidR="00D42D61">
        <w:t xml:space="preserve"> na </w:t>
      </w:r>
      <w:r w:rsidRPr="00ED676A">
        <w:t>wydajność kerneli</w:t>
      </w:r>
      <w:bookmarkEnd w:id="173"/>
      <w:bookmarkEnd w:id="174"/>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D33727">
                <w:rPr>
                  <w:noProof/>
                </w:rPr>
                <w:t>5</w:t>
              </w:r>
            </w:fldSimple>
            <w:r>
              <w:t xml:space="preserve">. </w:t>
            </w:r>
            <w:bookmarkStart w:id="175" w:name="_Toc261555517"/>
            <w:r>
              <w:t>Porównanie czasu uczenia sieci na CPU i GPU</w:t>
            </w:r>
            <w:bookmarkEnd w:id="175"/>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29"/>
      </w:r>
      <w:r>
        <w:rPr>
          <w:color w:val="auto"/>
        </w:rPr>
        <w:t>.</w:t>
      </w:r>
    </w:p>
    <w:p w:rsidR="001B7D2B" w:rsidRDefault="001B7D2B" w:rsidP="00F05B9A">
      <w:pPr>
        <w:pStyle w:val="Nagwek3"/>
      </w:pPr>
      <w:bookmarkStart w:id="176" w:name="_Toc261729372"/>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76"/>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900659">
        <w:fldChar w:fldCharType="begin"/>
      </w:r>
      <w:r>
        <w:instrText xml:space="preserve"> REF _Ref260609135 \h </w:instrText>
      </w:r>
      <w:r w:rsidR="00900659">
        <w:fldChar w:fldCharType="separate"/>
      </w:r>
      <w:r w:rsidR="00D33727" w:rsidRPr="00ED676A">
        <w:t>Wpływ optymalizacji</w:t>
      </w:r>
      <w:r w:rsidR="00D33727">
        <w:t xml:space="preserve"> na </w:t>
      </w:r>
      <w:r w:rsidR="00D33727" w:rsidRPr="00ED676A">
        <w:t>wydajność kerneli</w:t>
      </w:r>
      <w:r w:rsidR="00900659">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D33727">
                <w:rPr>
                  <w:noProof/>
                </w:rPr>
                <w:t>6</w:t>
              </w:r>
            </w:fldSimple>
            <w:r>
              <w:t xml:space="preserve">. </w:t>
            </w:r>
            <w:bookmarkStart w:id="177" w:name="_Toc261555518"/>
            <w:r>
              <w:t>Porównanie czasu uczenia sieci na platformach 32 i 64-bitowych</w:t>
            </w:r>
            <w:bookmarkEnd w:id="177"/>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0"/>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1"/>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78" w:name="_Toc261729373"/>
      <w:r w:rsidRPr="00ED676A">
        <w:t>Informacje końcowe</w:t>
      </w:r>
      <w:bookmarkEnd w:id="178"/>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79" w:name="_Toc261729374"/>
      <w:r w:rsidRPr="00ED676A">
        <w:t>Zewnętrzne biblioteki</w:t>
      </w:r>
      <w:bookmarkEnd w:id="179"/>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80" w:name="_Toc261729375"/>
      <w:r w:rsidRPr="00ED676A">
        <w:rPr>
          <w:rFonts w:eastAsiaTheme="minorHAnsi"/>
          <w:lang w:eastAsia="en-US"/>
        </w:rPr>
        <w:t>Mersenne Twister</w:t>
      </w:r>
      <w:bookmarkEnd w:id="18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900659">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900659">
            <w:rPr>
              <w:rFonts w:eastAsiaTheme="minorHAnsi"/>
              <w:color w:val="auto"/>
              <w:lang w:eastAsia="en-US"/>
            </w:rPr>
            <w:fldChar w:fldCharType="separate"/>
          </w:r>
          <w:r w:rsidR="00527F76" w:rsidRPr="00527F76">
            <w:rPr>
              <w:rFonts w:eastAsiaTheme="minorHAnsi"/>
              <w:noProof/>
              <w:color w:val="auto"/>
              <w:lang w:eastAsia="en-US"/>
            </w:rPr>
            <w:t>(Wagner, 2009)</w:t>
          </w:r>
          <w:r w:rsidR="00900659">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81" w:name="_Toc261729376"/>
      <w:r w:rsidRPr="00ED676A">
        <w:rPr>
          <w:rFonts w:eastAsiaTheme="minorHAnsi"/>
          <w:lang w:eastAsia="en-US"/>
        </w:rPr>
        <w:t>TinyXML</w:t>
      </w:r>
      <w:bookmarkEnd w:id="181"/>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900659">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900659">
            <w:rPr>
              <w:rFonts w:eastAsiaTheme="minorHAnsi"/>
              <w:color w:val="auto"/>
              <w:lang w:eastAsia="en-US"/>
            </w:rPr>
            <w:fldChar w:fldCharType="separate"/>
          </w:r>
          <w:r w:rsidR="008801B4" w:rsidRPr="008801B4">
            <w:rPr>
              <w:rFonts w:eastAsiaTheme="minorHAnsi"/>
              <w:noProof/>
              <w:color w:val="auto"/>
              <w:lang w:eastAsia="en-US"/>
            </w:rPr>
            <w:t>(W3C, 2009)</w:t>
          </w:r>
          <w:r w:rsidR="00900659">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900659">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900659">
            <w:rPr>
              <w:rFonts w:eastAsiaTheme="minorHAnsi"/>
              <w:color w:val="auto"/>
              <w:lang w:eastAsia="en-US"/>
            </w:rPr>
            <w:fldChar w:fldCharType="separate"/>
          </w:r>
          <w:r w:rsidR="00527F76" w:rsidRPr="00527F76">
            <w:rPr>
              <w:rFonts w:eastAsiaTheme="minorHAnsi"/>
              <w:noProof/>
              <w:color w:val="auto"/>
              <w:lang w:eastAsia="en-US"/>
            </w:rPr>
            <w:t>(Thomason)</w:t>
          </w:r>
          <w:r w:rsidR="00900659">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82" w:name="_Toc261729377"/>
      <w:r w:rsidRPr="00ED676A">
        <w:lastRenderedPageBreak/>
        <w:t>Narzędzia pomocnicze</w:t>
      </w:r>
      <w:bookmarkEnd w:id="182"/>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83" w:name="_Toc261555465"/>
            <w:r w:rsidRPr="00706697">
              <w:rPr>
                <w:rFonts w:ascii="Verdana" w:hAnsi="Verdana"/>
              </w:rPr>
              <w:t xml:space="preserve">Rysunek </w:t>
            </w:r>
            <w:r w:rsidR="00900659" w:rsidRPr="00706697">
              <w:rPr>
                <w:rFonts w:ascii="Verdana" w:hAnsi="Verdana"/>
              </w:rPr>
              <w:fldChar w:fldCharType="begin"/>
            </w:r>
            <w:r w:rsidR="00642DAE" w:rsidRPr="00706697">
              <w:rPr>
                <w:rFonts w:ascii="Verdana" w:hAnsi="Verdana"/>
              </w:rPr>
              <w:instrText xml:space="preserve"> SEQ Rysunek \* ARABIC </w:instrText>
            </w:r>
            <w:r w:rsidR="00900659" w:rsidRPr="00706697">
              <w:rPr>
                <w:rFonts w:ascii="Verdana" w:hAnsi="Verdana"/>
              </w:rPr>
              <w:fldChar w:fldCharType="separate"/>
            </w:r>
            <w:r w:rsidR="00D33727">
              <w:rPr>
                <w:rFonts w:ascii="Verdana" w:hAnsi="Verdana"/>
                <w:noProof/>
              </w:rPr>
              <w:t>21</w:t>
            </w:r>
            <w:r w:rsidR="00900659" w:rsidRPr="00706697">
              <w:rPr>
                <w:rFonts w:ascii="Verdana" w:hAnsi="Verdana"/>
              </w:rPr>
              <w:fldChar w:fldCharType="end"/>
            </w:r>
            <w:r w:rsidRPr="00706697">
              <w:rPr>
                <w:rFonts w:ascii="Verdana" w:hAnsi="Verdana"/>
              </w:rPr>
              <w:t>. Program CUDA Visual Profiler</w:t>
            </w:r>
            <w:bookmarkEnd w:id="183"/>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84" w:name="_Toc261729378"/>
      <w:r>
        <w:lastRenderedPageBreak/>
        <w:t>Możliwości rozwoju programu</w:t>
      </w:r>
      <w:bookmarkEnd w:id="184"/>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2"/>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85" w:name="_Wnioski"/>
      <w:bookmarkStart w:id="186" w:name="_Toc261729379"/>
      <w:bookmarkEnd w:id="185"/>
      <w:r w:rsidRPr="00ED676A">
        <w:t>Wnioski</w:t>
      </w:r>
      <w:bookmarkEnd w:id="186"/>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187" w:name="_Zakończenie"/>
      <w:bookmarkStart w:id="188" w:name="_Toc261729380"/>
      <w:bookmarkEnd w:id="187"/>
      <w:r w:rsidRPr="00ED676A">
        <w:t>Zakończenie</w:t>
      </w:r>
      <w:bookmarkEnd w:id="188"/>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89" w:name="_Toc261729381" w:displacedByCustomXml="prev"/>
        <w:p w:rsidR="00B87033" w:rsidRDefault="00B87033">
          <w:pPr>
            <w:pStyle w:val="Nagwek1"/>
          </w:pPr>
          <w:r>
            <w:t>Bibliografia</w:t>
          </w:r>
          <w:bookmarkEnd w:id="189"/>
        </w:p>
        <w:sdt>
          <w:sdtPr>
            <w:id w:val="111145805"/>
            <w:bibliography/>
          </w:sdtPr>
          <w:sdtContent>
            <w:p w:rsidR="00300319" w:rsidRDefault="00900659" w:rsidP="00300319">
              <w:pPr>
                <w:pStyle w:val="Bibliografia"/>
                <w:rPr>
                  <w:noProof/>
                </w:rPr>
              </w:pPr>
              <w:r>
                <w:fldChar w:fldCharType="begin"/>
              </w:r>
              <w:r w:rsidR="00B87033">
                <w:instrText xml:space="preserve"> BIBLIOGRAPHY </w:instrText>
              </w:r>
              <w:r>
                <w:fldChar w:fldCharType="separate"/>
              </w:r>
              <w:r w:rsidR="00300319">
                <w:rPr>
                  <w:noProof/>
                </w:rPr>
                <w:t xml:space="preserve">AMD. (brak daty). </w:t>
              </w:r>
              <w:r w:rsidR="00300319">
                <w:rPr>
                  <w:i/>
                  <w:iCs/>
                  <w:noProof/>
                </w:rPr>
                <w:t>ATI Stream Technology.</w:t>
              </w:r>
              <w:r w:rsidR="00300319">
                <w:rPr>
                  <w:noProof/>
                </w:rPr>
                <w:t xml:space="preserve"> Pobrano z lokalizacji AMD: http://www.amd.com/US/PRODUCTS/TECHNOLOGIES/STREAM-TECHNOLOGY/Pages/stream-technology.aspx</w:t>
              </w:r>
            </w:p>
            <w:p w:rsidR="005B1C5D" w:rsidRDefault="00300319">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5B1C5D" w:rsidRDefault="00300319">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5B1C5D" w:rsidRDefault="00300319">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5B1C5D" w:rsidRDefault="00300319">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5B1C5D" w:rsidRDefault="00300319">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5B1C5D" w:rsidRDefault="00300319">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5B1C5D" w:rsidRDefault="00300319">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B1C5D" w:rsidRDefault="00300319">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5B1C5D" w:rsidRDefault="00300319">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5B1C5D" w:rsidRDefault="00300319">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5B1C5D" w:rsidRDefault="00300319">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5B1C5D" w:rsidRDefault="00300319">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B1C5D" w:rsidRDefault="00300319">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5B1C5D" w:rsidRDefault="00300319">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5B1C5D" w:rsidRDefault="00300319">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5B1C5D" w:rsidRDefault="00300319">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5B1C5D" w:rsidRDefault="00300319">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5B1C5D" w:rsidRDefault="00300319">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5B1C5D" w:rsidRDefault="00300319">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5B1C5D" w:rsidRDefault="00300319">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B1C5D" w:rsidRDefault="00300319">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B1C5D" w:rsidRDefault="00300319">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5B1C5D" w:rsidRDefault="00300319">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B1C5D" w:rsidRDefault="00300319">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5B1C5D" w:rsidRDefault="00300319">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B1C5D" w:rsidRDefault="00300319">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5B1C5D" w:rsidRDefault="00300319">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B1C5D" w:rsidRDefault="00300319">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5B1C5D" w:rsidRDefault="00300319">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5B1C5D" w:rsidRDefault="00300319">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5B1C5D" w:rsidRDefault="00300319">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5B1C5D" w:rsidRDefault="00300319">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5B1C5D" w:rsidRDefault="00300319">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5B1C5D" w:rsidRDefault="00300319">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5B1C5D" w:rsidRDefault="00300319">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5B1C5D" w:rsidRDefault="00300319">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5B1C5D" w:rsidRDefault="00300319">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5B1C5D" w:rsidRDefault="00300319">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B1C5D" w:rsidRDefault="00300319">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5B1C5D" w:rsidRDefault="00300319">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5B1C5D" w:rsidRDefault="00300319">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5B1C5D" w:rsidRDefault="00300319">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5B1C5D" w:rsidRDefault="00300319">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B1C5D" w:rsidRDefault="00300319">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5B1C5D" w:rsidRDefault="00300319">
              <w:pPr>
                <w:pStyle w:val="Bibliografia"/>
                <w:rPr>
                  <w:noProof/>
                </w:rPr>
              </w:pPr>
              <w:r>
                <w:rPr>
                  <w:noProof/>
                </w:rPr>
                <w:lastRenderedPageBreak/>
                <w:t xml:space="preserve">Wikipedia. (2010, Styczeń 1). </w:t>
              </w:r>
              <w:r>
                <w:rPr>
                  <w:i/>
                  <w:iCs/>
                  <w:noProof/>
                </w:rPr>
                <w:t>Radialna funkcja bazowa.</w:t>
              </w:r>
              <w:r>
                <w:rPr>
                  <w:noProof/>
                </w:rPr>
                <w:t xml:space="preserve"> Pobrano z lokalizacji Wikipedia: http://pl.wikipedia.org/wiki/Radialna_funkcja_bazowa</w:t>
              </w:r>
            </w:p>
            <w:p w:rsidR="005B1C5D" w:rsidRDefault="00300319">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5B1C5D" w:rsidRDefault="00300319">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900659">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90" w:name="_Toc261729382"/>
      <w:r w:rsidRPr="00ED676A">
        <w:lastRenderedPageBreak/>
        <w:t>Załączniki</w:t>
      </w:r>
      <w:bookmarkEnd w:id="190"/>
    </w:p>
    <w:p w:rsidR="00AF67A5" w:rsidRDefault="00AF67A5" w:rsidP="00AF67A5">
      <w:pPr>
        <w:rPr>
          <w:color w:val="auto"/>
        </w:rPr>
      </w:pPr>
    </w:p>
    <w:p w:rsidR="009230F2" w:rsidRDefault="00AF67A5">
      <w:pPr>
        <w:pStyle w:val="Nagwek2"/>
      </w:pPr>
      <w:bookmarkStart w:id="191" w:name="_Toc261729383"/>
      <w:bookmarkStart w:id="192" w:name="_Ref261729608"/>
      <w:r w:rsidRPr="00ED676A">
        <w:t>Przykład</w:t>
      </w:r>
      <w:r>
        <w:t>y</w:t>
      </w:r>
      <w:r w:rsidRPr="00ED676A">
        <w:t xml:space="preserve"> kodu</w:t>
      </w:r>
      <w:r>
        <w:t xml:space="preserve"> CUDA</w:t>
      </w:r>
      <w:bookmarkEnd w:id="191"/>
      <w:bookmarkEnd w:id="192"/>
    </w:p>
    <w:p w:rsidR="00AF67A5" w:rsidRDefault="00AF67A5" w:rsidP="00AF67A5">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AF67A5" w:rsidRDefault="00AF67A5" w:rsidP="00AF67A5">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AF67A5" w:rsidRPr="00ED676A" w:rsidRDefault="00AF67A5" w:rsidP="00AF67A5">
      <w:pPr>
        <w:rPr>
          <w:rFonts w:eastAsiaTheme="majorEastAsia"/>
          <w:color w:val="auto"/>
        </w:rPr>
      </w:pPr>
      <w:r>
        <w:rPr>
          <w:rFonts w:eastAsiaTheme="majorEastAsia"/>
          <w:color w:val="auto"/>
        </w:rPr>
        <w:t>// przeklej kody vectorAdd.cu i vectorAddDrv.cu</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AF67A5" w:rsidRDefault="00AF67A5" w:rsidP="00AF67A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AF67A5" w:rsidRDefault="00AF67A5" w:rsidP="00AF67A5">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3907950"/>
          <w:citation/>
        </w:sdtPr>
        <w:sdtContent>
          <w:r w:rsidR="00900659">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900659">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900659">
            <w:rPr>
              <w:rFonts w:ascii="Courier New" w:eastAsiaTheme="minorHAnsi" w:hAnsi="Courier New" w:cs="Courier New"/>
              <w:noProof/>
              <w:color w:val="auto"/>
              <w:sz w:val="20"/>
              <w:szCs w:val="20"/>
              <w:lang w:eastAsia="en-US"/>
            </w:rPr>
            <w:fldChar w:fldCharType="end"/>
          </w:r>
        </w:sdtContent>
      </w:sdt>
    </w:p>
    <w:p w:rsidR="00AF67A5" w:rsidRDefault="00AF67A5" w:rsidP="00AF67A5">
      <w:pPr>
        <w:rPr>
          <w:rFonts w:ascii="Courier New" w:eastAsiaTheme="minorHAnsi" w:hAnsi="Courier New" w:cs="Courier New"/>
          <w:noProof/>
          <w:color w:val="auto"/>
          <w:sz w:val="20"/>
          <w:szCs w:val="20"/>
          <w:lang w:eastAsia="en-US"/>
        </w:rPr>
      </w:pPr>
    </w:p>
    <w:p w:rsidR="00AF67A5" w:rsidRDefault="00AF67A5" w:rsidP="00AF67A5">
      <w:pPr>
        <w:rPr>
          <w:rFonts w:ascii="Courier New" w:eastAsiaTheme="minorHAnsi" w:hAnsi="Courier New" w:cs="Courier New"/>
          <w:noProof/>
          <w:color w:val="auto"/>
          <w:sz w:val="20"/>
          <w:szCs w:val="20"/>
          <w:lang w:eastAsia="en-US"/>
        </w:rPr>
      </w:pPr>
    </w:p>
    <w:p w:rsidR="00AF67A5" w:rsidRDefault="00AF67A5" w:rsidP="00AF67A5">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Ati, opencl: </w:t>
      </w:r>
      <w:r>
        <w:rPr>
          <w:color w:val="auto"/>
        </w:rPr>
        <w:t>Do uruchomienia kernela lub skopiowania pamięci między hostem a pamięcią graficzną jest wymagane więcej instrukcji niż w przypadku CUDA</w:t>
      </w:r>
    </w:p>
    <w:p w:rsidR="00ED5D03" w:rsidRDefault="00ED5D03" w:rsidP="00ED5D03"/>
    <w:p w:rsidR="000F72EF" w:rsidRDefault="000F72EF" w:rsidP="00ED5D03"/>
    <w:p w:rsidR="009230F2" w:rsidRDefault="000F72EF">
      <w:pPr>
        <w:pStyle w:val="Nagwek2"/>
      </w:pPr>
      <w:bookmarkStart w:id="193" w:name="_Toc261729384"/>
      <w:r>
        <w:t>Formaty plików</w:t>
      </w:r>
      <w:bookmarkEnd w:id="193"/>
    </w:p>
    <w:p w:rsidR="009230F2" w:rsidRDefault="009230F2"/>
    <w:p w:rsidR="009230F2" w:rsidRDefault="009A0DC3">
      <w:pPr>
        <w:pStyle w:val="Nagwek3"/>
      </w:pPr>
      <w:bookmarkStart w:id="194" w:name="_Toc261729385"/>
      <w:r w:rsidRPr="00ED676A">
        <w:t>Plik zestawu testów CSV</w:t>
      </w:r>
      <w:bookmarkEnd w:id="194"/>
    </w:p>
    <w:p w:rsidR="009A0DC3" w:rsidRPr="00ED676A" w:rsidRDefault="009A0DC3" w:rsidP="009A0DC3">
      <w:pPr>
        <w:rPr>
          <w:color w:val="auto"/>
        </w:rPr>
      </w:pPr>
    </w:p>
    <w:p w:rsidR="009A0DC3" w:rsidRPr="00ED676A" w:rsidRDefault="009A0DC3" w:rsidP="009A0DC3">
      <w:pPr>
        <w:rPr>
          <w:color w:val="auto"/>
        </w:rPr>
      </w:pPr>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E5497C" w:rsidTr="00AF67A5">
        <w:tc>
          <w:tcPr>
            <w:tcW w:w="9232" w:type="dxa"/>
          </w:tcPr>
          <w:p w:rsidR="009A0DC3" w:rsidRPr="005B5D7A" w:rsidRDefault="009A0DC3" w:rsidP="00AF67A5">
            <w:pPr>
              <w:pStyle w:val="Kod"/>
              <w:rPr>
                <w:noProof w:val="0"/>
                <w:lang w:val="en-US"/>
              </w:rPr>
            </w:pPr>
            <w:r w:rsidRPr="005B5D7A">
              <w:rPr>
                <w:noProof w:val="0"/>
                <w:lang w:val="en-US"/>
              </w:rPr>
              <w:lastRenderedPageBreak/>
              <w:t>X,Y,month,day,FFMC,DMC,DC,ISI,temp,RH,wind,rain,area</w:t>
            </w:r>
          </w:p>
          <w:p w:rsidR="009A0DC3" w:rsidRPr="005B5D7A" w:rsidRDefault="009A0DC3" w:rsidP="00AF67A5">
            <w:pPr>
              <w:pStyle w:val="Kod"/>
              <w:rPr>
                <w:noProof w:val="0"/>
                <w:lang w:val="en-US"/>
              </w:rPr>
            </w:pPr>
            <w:r w:rsidRPr="005B5D7A">
              <w:rPr>
                <w:noProof w:val="0"/>
                <w:lang w:val="en-US"/>
              </w:rPr>
              <w:t>7,5,mar,fri,86.2,26.2,94.3,5.1,8.2,51,6.7,1,0</w:t>
            </w:r>
          </w:p>
          <w:p w:rsidR="009A0DC3" w:rsidRPr="005B5D7A" w:rsidRDefault="009A0DC3" w:rsidP="00AF67A5">
            <w:pPr>
              <w:pStyle w:val="Kod"/>
              <w:rPr>
                <w:noProof w:val="0"/>
                <w:lang w:val="en-US"/>
              </w:rPr>
            </w:pPr>
            <w:r w:rsidRPr="005B5D7A">
              <w:rPr>
                <w:noProof w:val="0"/>
                <w:lang w:val="en-US"/>
              </w:rPr>
              <w:t>7,4,oct,tue,90.6,35.4,669.1,6.7,18,33,0.9,0,0</w:t>
            </w:r>
          </w:p>
          <w:p w:rsidR="009A0DC3" w:rsidRPr="005B5D7A" w:rsidRDefault="009A0DC3" w:rsidP="00AF67A5">
            <w:pPr>
              <w:pStyle w:val="Kod"/>
              <w:rPr>
                <w:noProof w:val="0"/>
                <w:lang w:val="en-US"/>
              </w:rPr>
            </w:pPr>
            <w:r w:rsidRPr="005B5D7A">
              <w:rPr>
                <w:noProof w:val="0"/>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p>
    <w:p w:rsidR="009A0DC3" w:rsidRDefault="009A0DC3" w:rsidP="009A0DC3">
      <w:pPr>
        <w:pStyle w:val="Akapitzlist"/>
        <w:rPr>
          <w:rFonts w:eastAsiaTheme="minorHAnsi"/>
          <w:lang w:eastAsia="en-US"/>
        </w:rPr>
      </w:pPr>
      <w:r w:rsidRPr="00ED676A">
        <w:rPr>
          <w:rFonts w:eastAsiaTheme="minorHAnsi"/>
          <w:lang w:eastAsia="en-US"/>
        </w:rPr>
        <w:t>Minimalnie 3 testy</w:t>
      </w:r>
    </w:p>
    <w:p w:rsidR="009A0DC3" w:rsidRDefault="009A0DC3" w:rsidP="009A0DC3">
      <w:pPr>
        <w:pStyle w:val="Akapitzlist"/>
        <w:rPr>
          <w:rFonts w:eastAsiaTheme="minorHAnsi"/>
          <w:lang w:eastAsia="en-US"/>
        </w:rPr>
      </w:pPr>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p>
    <w:p w:rsidR="009A0DC3" w:rsidRDefault="009A0DC3" w:rsidP="009A0DC3">
      <w:pPr>
        <w:pStyle w:val="Akapitzlist"/>
        <w:rPr>
          <w:rFonts w:eastAsiaTheme="minorHAnsi"/>
          <w:lang w:eastAsia="en-US"/>
        </w:rPr>
      </w:pPr>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p>
    <w:p w:rsidR="009A0DC3" w:rsidRPr="00042652" w:rsidRDefault="009A0DC3" w:rsidP="009A0DC3">
      <w:pPr>
        <w:pStyle w:val="Akapitzlist"/>
        <w:rPr>
          <w:rFonts w:eastAsiaTheme="minorHAnsi"/>
          <w:color w:val="auto"/>
          <w:lang w:eastAsia="en-US"/>
        </w:rPr>
      </w:pPr>
      <w:r w:rsidRPr="00042652">
        <w:rPr>
          <w:rFonts w:eastAsiaTheme="minorHAnsi"/>
          <w:lang w:eastAsia="en-US"/>
        </w:rPr>
        <w:t>Każda kolumna ma przynajmniej 2 możliwe wartości</w:t>
      </w:r>
    </w:p>
    <w:p w:rsidR="009230F2" w:rsidRDefault="009A0DC3">
      <w:pPr>
        <w:pStyle w:val="Nagwek3"/>
      </w:pPr>
      <w:bookmarkStart w:id="195" w:name="_Toc261729386"/>
      <w:r w:rsidRPr="00ED676A">
        <w:t>Plik zestawu testów XML</w:t>
      </w:r>
      <w:bookmarkEnd w:id="195"/>
    </w:p>
    <w:p w:rsidR="009A0DC3" w:rsidRPr="00ED676A" w:rsidRDefault="009A0DC3" w:rsidP="009A0DC3">
      <w:pPr>
        <w:rPr>
          <w:rFonts w:eastAsiaTheme="minorHAnsi"/>
          <w:color w:val="auto"/>
          <w:lang w:eastAsia="en-US"/>
        </w:rPr>
      </w:pPr>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9A0DC3" w:rsidRPr="00ED676A" w:rsidTr="00AF67A5">
        <w:tc>
          <w:tcPr>
            <w:tcW w:w="9356" w:type="dxa"/>
          </w:tcPr>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SourceFileName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Resources\Test_data\forestfires2.csv</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X</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7</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month</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mar</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oct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day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fri</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tue</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sat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FFMC</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lastRenderedPageBreak/>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86.2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90.6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area</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7;5;[-1][mar];[1;-1;-1][fri];86.2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-2.3013e-005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-2.30074e-005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7;4;[1][oct];[-1;1;-1][tue];90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4.43972e-005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4.43459e-005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8;4;[1][oct];[-1;-1;1][sat];90.6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&gt;</w:t>
            </w:r>
          </w:p>
          <w:p w:rsidR="009A0DC3" w:rsidRPr="00ED676A" w:rsidRDefault="009A0DC3" w:rsidP="00AF67A5">
            <w:pPr>
              <w:pStyle w:val="Kod"/>
              <w:rPr>
                <w:noProof w:val="0"/>
              </w:rPr>
            </w:pPr>
            <w:r w:rsidRPr="00ED676A">
              <w:rPr>
                <w:noProof w:val="0"/>
              </w:rPr>
              <w:t xml:space="preserve"> </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Akapitzlist"/>
      </w:pPr>
      <w:r w:rsidRPr="00ED676A">
        <w:rPr>
          <w:rFonts w:eastAsiaTheme="minorHAnsi"/>
          <w:lang w:eastAsia="en-US"/>
        </w:rPr>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p>
    <w:p w:rsidR="009A0DC3" w:rsidRPr="00ED676A" w:rsidRDefault="009A0DC3" w:rsidP="009A0DC3">
      <w:pPr>
        <w:pStyle w:val="Akapitzlist"/>
      </w:pPr>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p>
    <w:p w:rsidR="009A0DC3" w:rsidRPr="00ED676A" w:rsidRDefault="009A0DC3" w:rsidP="009A0DC3">
      <w:pPr>
        <w:pStyle w:val="Akapitzlist"/>
      </w:pPr>
      <w:r w:rsidRPr="00ED676A">
        <w:rPr>
          <w:rFonts w:eastAsiaTheme="minorHAnsi"/>
          <w:lang w:eastAsia="en-US"/>
        </w:rPr>
        <w:lastRenderedPageBreak/>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9A0DC3" w:rsidRPr="00ED676A" w:rsidRDefault="009A0DC3" w:rsidP="009A0DC3">
      <w:pPr>
        <w:pStyle w:val="Akapitzlist"/>
      </w:pPr>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p>
    <w:p w:rsidR="009A0DC3" w:rsidRPr="00ED676A" w:rsidRDefault="009A0DC3" w:rsidP="009A0DC3">
      <w:pPr>
        <w:pStyle w:val="Akapitzlist"/>
      </w:pPr>
      <w:r w:rsidRPr="00ED676A">
        <w:rPr>
          <w:rFonts w:eastAsiaTheme="minorHAnsi"/>
          <w:lang w:eastAsia="en-US"/>
        </w:rPr>
        <w:t>IsLiteralAttribute – atrybut false/true określający, czy atrybut jest klasyfikacyjny.</w:t>
      </w:r>
    </w:p>
    <w:p w:rsidR="009A0DC3" w:rsidRPr="00ED676A" w:rsidRDefault="009A0DC3" w:rsidP="009A0DC3">
      <w:pPr>
        <w:pStyle w:val="Akapitzlist"/>
      </w:pPr>
      <w:r w:rsidRPr="00ED676A">
        <w:rPr>
          <w:rFonts w:eastAsiaTheme="minorHAnsi"/>
          <w:lang w:eastAsia="en-US"/>
        </w:rPr>
        <w:t>MinValue – atrybut występuje tylko przy atrybutach liczbowych (IsLiteralAttribute = false). Określa minimalną wartość danej kolumny.</w:t>
      </w:r>
    </w:p>
    <w:p w:rsidR="009A0DC3" w:rsidRPr="00ED676A" w:rsidRDefault="009A0DC3" w:rsidP="009A0DC3">
      <w:pPr>
        <w:pStyle w:val="Akapitzlist"/>
      </w:pPr>
      <w:r w:rsidRPr="00ED676A">
        <w:rPr>
          <w:rFonts w:eastAsiaTheme="minorHAnsi"/>
          <w:lang w:eastAsia="en-US"/>
        </w:rPr>
        <w:t>MaxValue - atrybut występuje tylko przy atrybutach liczbowych (IsLiteralAttribute = false). Określa mmaksymalną wartość danej kolumny.</w:t>
      </w:r>
    </w:p>
    <w:p w:rsidR="009A0DC3" w:rsidRPr="00ED676A" w:rsidRDefault="009A0DC3" w:rsidP="009A0DC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p>
    <w:p w:rsidR="009A0DC3" w:rsidRPr="00ED676A" w:rsidRDefault="009A0DC3" w:rsidP="009A0DC3">
      <w:pPr>
        <w:rPr>
          <w:color w:val="auto"/>
        </w:rPr>
      </w:pPr>
    </w:p>
    <w:p w:rsidR="009A0DC3" w:rsidRPr="00ED676A" w:rsidRDefault="009A0DC3" w:rsidP="009A0DC3">
      <w:pPr>
        <w:rPr>
          <w:color w:val="auto"/>
        </w:rPr>
      </w:pPr>
      <w:r w:rsidRPr="00ED676A">
        <w:rPr>
          <w:rFonts w:eastAsiaTheme="minorHAnsi"/>
          <w:color w:val="auto"/>
          <w:lang w:eastAsia="en-US"/>
        </w:rPr>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Akapitzlist"/>
      </w:pPr>
      <w:r w:rsidRPr="00832116">
        <w:rPr>
          <w:rStyle w:val="KlasametodafunkcjaZnak"/>
          <w:rFonts w:eastAsiaTheme="minorHAnsi"/>
        </w:rPr>
        <w:t>Inputs</w:t>
      </w:r>
      <w:r w:rsidRPr="00ED676A">
        <w:rPr>
          <w:rFonts w:eastAsiaTheme="minorHAnsi"/>
          <w:lang w:eastAsia="en-US"/>
        </w:rPr>
        <w:t xml:space="preserve"> – wejścia testu</w:t>
      </w:r>
    </w:p>
    <w:p w:rsidR="009A0DC3" w:rsidRPr="00ED676A" w:rsidRDefault="009A0DC3" w:rsidP="009A0DC3">
      <w:pPr>
        <w:pStyle w:val="Akapitzlist"/>
      </w:pPr>
      <w:r w:rsidRPr="00832116">
        <w:rPr>
          <w:rStyle w:val="NazwaplikuZnak"/>
          <w:rFonts w:eastAsiaTheme="minorHAnsi"/>
        </w:rPr>
        <w:t>CorrectOutputs</w:t>
      </w:r>
      <w:r w:rsidRPr="00ED676A">
        <w:rPr>
          <w:rFonts w:eastAsiaTheme="minorHAnsi"/>
          <w:lang w:eastAsia="en-US"/>
        </w:rPr>
        <w:t xml:space="preserve"> – wyjścia wzorcowe</w:t>
      </w:r>
    </w:p>
    <w:p w:rsidR="009A0DC3" w:rsidRPr="00ED676A" w:rsidRDefault="009A0DC3" w:rsidP="009A0DC3">
      <w:pPr>
        <w:pStyle w:val="Akapitzlist"/>
      </w:pPr>
      <w:r w:rsidRPr="00832116">
        <w:rPr>
          <w:rStyle w:val="NazwaplikuZnak"/>
          <w:rFonts w:eastAsiaTheme="minorHAnsi"/>
        </w:rPr>
        <w:lastRenderedPageBreak/>
        <w:t>NetworkOutputs</w:t>
      </w:r>
      <w:r w:rsidRPr="00ED676A">
        <w:rPr>
          <w:rFonts w:eastAsiaTheme="minorHAnsi"/>
          <w:lang w:eastAsia="en-US"/>
        </w:rPr>
        <w:t xml:space="preserve"> – wyjścia wygenerowane przez CPU. Nadpisywane przez metodę NeuralNetwork::executeNetwork() lub NeuralNetwork::trainNetwork().</w:t>
      </w:r>
    </w:p>
    <w:p w:rsidR="009A0DC3" w:rsidRPr="00ED676A" w:rsidRDefault="009A0DC3" w:rsidP="009A0DC3">
      <w:pPr>
        <w:pStyle w:val="Akapitzlist"/>
      </w:pPr>
      <w:r w:rsidRPr="00ED676A">
        <w:rPr>
          <w:rFonts w:eastAsiaTheme="minorHAnsi"/>
          <w:lang w:eastAsia="en-US"/>
        </w:rPr>
        <w:t>NetworkOutputsGPU - wyjścia wygenerowane przez GPU. Nadpisywane przez metodę NeuralNetwork::executeNetworkGPU() lub NeuralNetwork::trainNetworkGPU().</w:t>
      </w:r>
    </w:p>
    <w:p w:rsidR="009A0DC3" w:rsidRDefault="009A0DC3" w:rsidP="009A0DC3">
      <w:pPr>
        <w:rPr>
          <w:color w:val="auto"/>
        </w:rPr>
      </w:pPr>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p>
    <w:p w:rsidR="009230F2" w:rsidRDefault="009A0DC3">
      <w:pPr>
        <w:pStyle w:val="Nagwek3"/>
      </w:pPr>
      <w:bookmarkStart w:id="196" w:name="_Toc261729387"/>
      <w:r w:rsidRPr="00ED676A">
        <w:t>Format Sieci MLP</w:t>
      </w:r>
      <w:r>
        <w:t xml:space="preserve"> w </w:t>
      </w:r>
      <w:r w:rsidRPr="00ED676A">
        <w:t>XML</w:t>
      </w:r>
      <w:bookmarkEnd w:id="196"/>
    </w:p>
    <w:p w:rsidR="009A0DC3" w:rsidRPr="00ED676A" w:rsidRDefault="009A0DC3" w:rsidP="009A0DC3">
      <w:pPr>
        <w:rPr>
          <w:color w:val="auto"/>
        </w:rPr>
      </w:pPr>
      <w:r w:rsidRPr="00ED676A">
        <w:rPr>
          <w:color w:val="auto"/>
        </w:rPr>
        <w:t>Poniżej jest plik sieci MLP stworzony po poprzedniej sekwencji operacji</w:t>
      </w:r>
      <w:r>
        <w:rPr>
          <w:color w:val="auto"/>
        </w:rPr>
        <w:t xml:space="preserve"> w </w:t>
      </w:r>
      <w:r w:rsidRPr="00ED676A">
        <w:rPr>
          <w:color w:val="auto"/>
        </w:rPr>
        <w:t>pliku NetworkStruct.xml:</w:t>
      </w:r>
    </w:p>
    <w:p w:rsidR="009A0DC3" w:rsidRPr="00ED676A" w:rsidRDefault="009A0DC3" w:rsidP="009A0DC3">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ED676A" w:rsidTr="00AF67A5">
        <w:tc>
          <w:tcPr>
            <w:tcW w:w="8647" w:type="dxa"/>
          </w:tcPr>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MLP</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-0.678326;0.122323;-0.114991;0.121475;0.546221;-0.673357;-0.1967;0.0052644;</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-0.717653;0.112465;-0.123191;0.119085;0.573816;-0.718274;-0.206293;0.0280956;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-0.500953;0.119529;-0.113412;0.118167;0.418017;-0.500756;-0.167803;-0.0260106;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NT_LINEAR</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-1.04635;-1.14307;-0.653026;1.24682;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Pr="00ED676A" w:rsidRDefault="009A0DC3" w:rsidP="00AF67A5">
            <w:pPr>
              <w:autoSpaceDE w:val="0"/>
              <w:autoSpaceDN w:val="0"/>
              <w:adjustRightInd w:val="0"/>
              <w:spacing w:line="240" w:lineRule="auto"/>
              <w:ind w:firstLine="0"/>
              <w:jc w:val="left"/>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&gt;</w:t>
            </w:r>
          </w:p>
        </w:tc>
      </w:tr>
    </w:tbl>
    <w:p w:rsidR="009A0DC3" w:rsidRPr="00ED676A" w:rsidRDefault="009A0DC3" w:rsidP="009A0DC3">
      <w:pPr>
        <w:rPr>
          <w:color w:val="auto"/>
        </w:rPr>
      </w:pPr>
    </w:p>
    <w:p w:rsidR="009A0DC3" w:rsidRPr="00ED676A" w:rsidRDefault="009A0DC3" w:rsidP="009A0DC3">
      <w:pPr>
        <w:rPr>
          <w:rFonts w:eastAsiaTheme="minorHAnsi"/>
          <w:color w:val="auto"/>
          <w:lang w:eastAsia="en-US"/>
        </w:rPr>
      </w:pPr>
      <w:r>
        <w:rPr>
          <w:color w:val="auto"/>
        </w:rPr>
        <w:lastRenderedPageBreak/>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p>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D33727">
          <w:rPr>
            <w:noProof/>
            <w:webHidden/>
          </w:rPr>
          <w:t>9</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D33727">
          <w:rPr>
            <w:noProof/>
            <w:webHidden/>
          </w:rPr>
          <w:t>10</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D33727">
          <w:rPr>
            <w:noProof/>
            <w:webHidden/>
          </w:rPr>
          <w:t>12</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D33727">
          <w:rPr>
            <w:noProof/>
            <w:webHidden/>
          </w:rPr>
          <w:t>15</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D33727">
          <w:rPr>
            <w:noProof/>
            <w:webHidden/>
          </w:rPr>
          <w:t>16</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D33727">
          <w:rPr>
            <w:noProof/>
            <w:webHidden/>
          </w:rPr>
          <w:t>19</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D33727">
          <w:rPr>
            <w:noProof/>
            <w:webHidden/>
          </w:rPr>
          <w:t>25</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D33727">
          <w:rPr>
            <w:noProof/>
            <w:webHidden/>
          </w:rPr>
          <w:t>28</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D33727">
          <w:rPr>
            <w:noProof/>
            <w:webHidden/>
          </w:rPr>
          <w:t>36</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D33727">
          <w:rPr>
            <w:noProof/>
            <w:webHidden/>
          </w:rPr>
          <w:t>37</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D33727">
          <w:rPr>
            <w:noProof/>
            <w:webHidden/>
          </w:rPr>
          <w:t>39</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D33727">
          <w:rPr>
            <w:noProof/>
            <w:webHidden/>
          </w:rPr>
          <w:t>40</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D33727">
          <w:rPr>
            <w:noProof/>
            <w:webHidden/>
          </w:rPr>
          <w:t>51</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D33727">
          <w:rPr>
            <w:noProof/>
            <w:webHidden/>
          </w:rPr>
          <w:t>52</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D33727">
          <w:rPr>
            <w:noProof/>
            <w:webHidden/>
          </w:rPr>
          <w:t>54</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D33727">
          <w:rPr>
            <w:noProof/>
            <w:webHidden/>
          </w:rPr>
          <w:t>55</w:t>
        </w:r>
        <w:r>
          <w:rPr>
            <w:noProof/>
            <w:webHidden/>
          </w:rPr>
          <w:fldChar w:fldCharType="end"/>
        </w:r>
      </w:hyperlink>
    </w:p>
    <w:p w:rsidR="001E6E78" w:rsidRDefault="0090065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D33727">
          <w:rPr>
            <w:noProof/>
            <w:webHidden/>
          </w:rPr>
          <w:t>69</w:t>
        </w:r>
        <w:r>
          <w:rPr>
            <w:noProof/>
            <w:webHidden/>
          </w:rPr>
          <w:fldChar w:fldCharType="end"/>
        </w:r>
      </w:hyperlink>
    </w:p>
    <w:p w:rsidR="001E6E78" w:rsidRPr="00ED676A" w:rsidRDefault="00900659"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900659">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D33727">
          <w:rPr>
            <w:noProof/>
            <w:webHidden/>
          </w:rPr>
          <w:t>13</w:t>
        </w:r>
        <w:r>
          <w:rPr>
            <w:noProof/>
            <w:webHidden/>
          </w:rPr>
          <w:fldChar w:fldCharType="end"/>
        </w:r>
      </w:hyperlink>
    </w:p>
    <w:p w:rsidR="001E6E78" w:rsidRDefault="00900659">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D33727">
          <w:rPr>
            <w:noProof/>
            <w:webHidden/>
          </w:rPr>
          <w:t>41</w:t>
        </w:r>
        <w:r>
          <w:rPr>
            <w:noProof/>
            <w:webHidden/>
          </w:rPr>
          <w:fldChar w:fldCharType="end"/>
        </w:r>
      </w:hyperlink>
    </w:p>
    <w:p w:rsidR="001E6E78" w:rsidRDefault="00900659">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D33727">
          <w:rPr>
            <w:noProof/>
            <w:webHidden/>
          </w:rPr>
          <w:t>57</w:t>
        </w:r>
        <w:r>
          <w:rPr>
            <w:noProof/>
            <w:webHidden/>
          </w:rPr>
          <w:fldChar w:fldCharType="end"/>
        </w:r>
      </w:hyperlink>
    </w:p>
    <w:p w:rsidR="001E6E78" w:rsidRDefault="00900659">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D33727">
          <w:rPr>
            <w:noProof/>
            <w:webHidden/>
          </w:rPr>
          <w:t>64</w:t>
        </w:r>
        <w:r>
          <w:rPr>
            <w:noProof/>
            <w:webHidden/>
          </w:rPr>
          <w:fldChar w:fldCharType="end"/>
        </w:r>
      </w:hyperlink>
    </w:p>
    <w:p w:rsidR="001E6E78" w:rsidRDefault="00900659">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D33727">
          <w:rPr>
            <w:noProof/>
            <w:webHidden/>
          </w:rPr>
          <w:t>66</w:t>
        </w:r>
        <w:r>
          <w:rPr>
            <w:noProof/>
            <w:webHidden/>
          </w:rPr>
          <w:fldChar w:fldCharType="end"/>
        </w:r>
      </w:hyperlink>
    </w:p>
    <w:p w:rsidR="001E6E78" w:rsidRDefault="00900659">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D33727">
          <w:rPr>
            <w:noProof/>
            <w:webHidden/>
          </w:rPr>
          <w:t>67</w:t>
        </w:r>
        <w:r>
          <w:rPr>
            <w:noProof/>
            <w:webHidden/>
          </w:rPr>
          <w:fldChar w:fldCharType="end"/>
        </w:r>
      </w:hyperlink>
    </w:p>
    <w:p w:rsidR="00F25AEA" w:rsidRPr="00ED676A" w:rsidRDefault="00900659"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5394" w:rsidRDefault="00305394" w:rsidP="00BB2E40">
      <w:r>
        <w:separator/>
      </w:r>
    </w:p>
  </w:endnote>
  <w:endnote w:type="continuationSeparator" w:id="0">
    <w:p w:rsidR="00305394" w:rsidRDefault="00305394"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9D1756" w:rsidRDefault="009D1756">
        <w:pPr>
          <w:pStyle w:val="Stopka"/>
          <w:jc w:val="right"/>
        </w:pPr>
        <w:fldSimple w:instr=" PAGE   \* MERGEFORMAT ">
          <w:r w:rsidR="004F05DC">
            <w:rPr>
              <w:noProof/>
            </w:rPr>
            <w:t>18</w:t>
          </w:r>
        </w:fldSimple>
      </w:p>
    </w:sdtContent>
  </w:sdt>
  <w:p w:rsidR="009D1756" w:rsidRDefault="009D175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5394" w:rsidRDefault="00305394" w:rsidP="00BB2E40">
      <w:r>
        <w:separator/>
      </w:r>
    </w:p>
  </w:footnote>
  <w:footnote w:type="continuationSeparator" w:id="0">
    <w:p w:rsidR="00305394" w:rsidRDefault="00305394" w:rsidP="00BB2E40">
      <w:r>
        <w:continuationSeparator/>
      </w:r>
    </w:p>
  </w:footnote>
  <w:footnote w:id="1">
    <w:p w:rsidR="009D1756" w:rsidRPr="00FF09B2" w:rsidRDefault="009D1756">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9D1756" w:rsidRDefault="009D1756">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9D1756" w:rsidRPr="002B3A33" w:rsidRDefault="009D1756">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9D1756" w:rsidRPr="00646E85" w:rsidRDefault="009D1756">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9D1756" w:rsidRPr="00ED676A" w:rsidRDefault="009D1756">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9D1756" w:rsidRPr="00152459" w:rsidRDefault="009D1756">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9D1756" w:rsidRPr="00152459" w:rsidRDefault="009D1756" w:rsidP="0059477A">
      <w:pPr>
        <w:pStyle w:val="Tekstprzypisudolnego"/>
      </w:pPr>
      <w:r w:rsidRPr="00152459">
        <w:rPr>
          <w:rStyle w:val="Odwoanieprzypisudolnego"/>
        </w:rPr>
        <w:footnoteRef/>
      </w:r>
      <w:r w:rsidRPr="00152459">
        <w:t xml:space="preserve"> Porównuję prędkości GPU oraz CPU z 1999 roku z tymi z 2009 roku: wg. </w:t>
      </w:r>
      <w:sdt>
        <w:sdtPr>
          <w:id w:val="48338113"/>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48338114"/>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9D1756" w:rsidRPr="00152459" w:rsidRDefault="009D1756">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9D1756" w:rsidRDefault="009D1756">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9D1756" w:rsidRDefault="009D1756"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9D1756" w:rsidRDefault="009D1756">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9D1756" w:rsidRPr="005B5D7A" w:rsidRDefault="009D1756">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9D1756" w:rsidRPr="005B5D7A" w:rsidRDefault="009D1756">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9D1756" w:rsidRPr="005B5D7A" w:rsidRDefault="009D1756">
      <w:pPr>
        <w:pStyle w:val="Tekstprzypisudolnego"/>
        <w:rPr>
          <w:lang w:val="en-US"/>
        </w:rPr>
      </w:pPr>
      <w:r>
        <w:rPr>
          <w:rStyle w:val="Odwoanieprzypisudolnego"/>
        </w:rPr>
        <w:footnoteRef/>
      </w:r>
      <w:r w:rsidRPr="005B5D7A">
        <w:rPr>
          <w:lang w:val="en-US"/>
        </w:rPr>
        <w:t xml:space="preserve"> </w:t>
      </w:r>
      <w:r>
        <w:rPr>
          <w:lang w:val="en-US"/>
        </w:rPr>
        <w:t>C</w:t>
      </w:r>
      <w:r w:rsidRPr="00F05701">
        <w:rPr>
          <w:rStyle w:val="PodkrelenieZnak"/>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t>Wersje CUDA</w:t>
      </w:r>
      <w:r>
        <w:fldChar w:fldCharType="end"/>
      </w:r>
      <w:r>
        <w:t>.</w:t>
      </w:r>
    </w:p>
  </w:footnote>
  <w:footnote w:id="15">
    <w:p w:rsidR="009D1756" w:rsidRPr="005B5D7A" w:rsidRDefault="009D1756">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9D1756" w:rsidRPr="005B5D7A" w:rsidRDefault="009D1756">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9D1756" w:rsidRDefault="009D1756">
      <w:pPr>
        <w:pStyle w:val="Tekstprzypisudolnego"/>
      </w:pPr>
      <w:r>
        <w:rPr>
          <w:rStyle w:val="Odwoanieprzypisudolnego"/>
        </w:rPr>
        <w:footnoteRef/>
      </w:r>
      <w:r>
        <w:t xml:space="preserve"> Więcej informacji na temat składni programów CUDA jest w rozdziale </w:t>
      </w:r>
      <w:ins w:id="29" w:author="HP" w:date="2010-05-15T23:31:00Z">
        <w:r w:rsidR="00C134D2">
          <w:fldChar w:fldCharType="begin"/>
        </w:r>
        <w:r w:rsidR="00C134D2">
          <w:instrText xml:space="preserve"> REF _Ref261729608 \r \h </w:instrText>
        </w:r>
      </w:ins>
      <w:r w:rsidR="00C134D2">
        <w:fldChar w:fldCharType="separate"/>
      </w:r>
      <w:ins w:id="30" w:author="HP" w:date="2010-05-15T23:31:00Z">
        <w:r w:rsidR="00C134D2">
          <w:t>8.1</w:t>
        </w:r>
        <w:r w:rsidR="00C134D2">
          <w:fldChar w:fldCharType="end"/>
        </w:r>
      </w:ins>
      <w:del w:id="31" w:author="HP" w:date="2010-05-15T23:31:00Z">
        <w:r w:rsidDel="00C134D2">
          <w:delText>X.X</w:delText>
        </w:r>
      </w:del>
    </w:p>
  </w:footnote>
  <w:footnote w:id="18">
    <w:p w:rsidR="004F05DC" w:rsidRDefault="004F05DC">
      <w:pPr>
        <w:pStyle w:val="Tekstprzypisudolnego"/>
      </w:pPr>
      <w:ins w:id="85" w:author="HP" w:date="2010-05-15T23:51:00Z">
        <w:r>
          <w:rPr>
            <w:rStyle w:val="Odwoanieprzypisudolnego"/>
          </w:rPr>
          <w:footnoteRef/>
        </w:r>
        <w:r>
          <w:t xml:space="preserve"> Dokumentacja zaleca, by była przynajmniej dwa razy większa od ilości mult</w:t>
        </w:r>
      </w:ins>
      <w:ins w:id="86" w:author="HP" w:date="2010-05-15T23:52:00Z">
        <w:r>
          <w:t>iprocesorów.</w:t>
        </w:r>
      </w:ins>
    </w:p>
  </w:footnote>
  <w:footnote w:id="19">
    <w:p w:rsidR="009D1756" w:rsidRDefault="009D1756">
      <w:pPr>
        <w:pStyle w:val="Tekstprzypisudolnego"/>
      </w:pPr>
      <w:r>
        <w:rPr>
          <w:rStyle w:val="Odwoanieprzypisudolnego"/>
        </w:rPr>
        <w:footnoteRef/>
      </w:r>
      <w:r>
        <w:t xml:space="preserve"> w nowej architekturze Fermi nie ma już takich różnic</w:t>
      </w:r>
    </w:p>
  </w:footnote>
  <w:footnote w:id="20">
    <w:p w:rsidR="009D1756" w:rsidRDefault="009D1756">
      <w:pPr>
        <w:pStyle w:val="Tekstprzypisudolnego"/>
      </w:pPr>
      <w:r>
        <w:rPr>
          <w:rStyle w:val="Odwoanieprzypisudolnego"/>
        </w:rPr>
        <w:footnoteRef/>
      </w:r>
      <w:r>
        <w:t xml:space="preserve"> Dodaj link do bibliografii</w:t>
      </w:r>
    </w:p>
  </w:footnote>
  <w:footnote w:id="21">
    <w:p w:rsidR="009D1756" w:rsidRDefault="009D1756">
      <w:pPr>
        <w:pStyle w:val="Tekstprzypisudolnego"/>
      </w:pPr>
      <w:r>
        <w:rPr>
          <w:rStyle w:val="Odwoanieprzypisudolnego"/>
        </w:rPr>
        <w:footnoteRef/>
      </w:r>
      <w:r>
        <w:t xml:space="preserve"> Dodaj link do bibliografii</w:t>
      </w:r>
    </w:p>
  </w:footnote>
  <w:footnote w:id="22">
    <w:p w:rsidR="009D1756" w:rsidRDefault="009D1756">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3">
    <w:p w:rsidR="009D1756" w:rsidRPr="00141956" w:rsidRDefault="009D1756">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4">
    <w:p w:rsidR="009D1756" w:rsidRDefault="009D1756">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5">
    <w:p w:rsidR="009D1756" w:rsidRDefault="009D1756">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6">
    <w:p w:rsidR="009D1756" w:rsidRDefault="009D1756">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7">
    <w:p w:rsidR="009D1756" w:rsidRDefault="009D1756" w:rsidP="00B5248C">
      <w:pPr>
        <w:pStyle w:val="Tekstprzypisudolnego"/>
      </w:pPr>
      <w:r>
        <w:rPr>
          <w:rStyle w:val="Odwoanieprzypisudolnego"/>
        </w:rPr>
        <w:footnoteRef/>
      </w:r>
      <w:r>
        <w:t xml:space="preserve"> Wszystkie testy przy których nie zaznaczono inaczej, były uruchamiane w systemie Vista 32bit.</w:t>
      </w:r>
    </w:p>
  </w:footnote>
  <w:footnote w:id="28">
    <w:p w:rsidR="009D1756" w:rsidRDefault="009D1756"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21166515"/>
          <w:citation/>
        </w:sdtPr>
        <w:sdtContent>
          <w:fldSimple w:instr=" CITATION Fab10 \l 1045 ">
            <w:r>
              <w:rPr>
                <w:noProof/>
              </w:rPr>
              <w:t>(Lavignotte, 2010)</w:t>
            </w:r>
          </w:fldSimple>
        </w:sdtContent>
      </w:sdt>
      <w:r>
        <w:t xml:space="preserve"> i </w:t>
      </w:r>
      <w:sdt>
        <w:sdtPr>
          <w:id w:val="121166516"/>
          <w:citation/>
        </w:sdtPr>
        <w:sdtContent>
          <w:fldSimple w:instr=" CITATION Mat10 \l 1045 ">
            <w:r>
              <w:rPr>
                <w:noProof/>
              </w:rPr>
              <w:t>(Mattb3, 2010)</w:t>
            </w:r>
          </w:fldSimple>
        </w:sdtContent>
      </w:sdt>
    </w:p>
  </w:footnote>
  <w:footnote w:id="29">
    <w:p w:rsidR="009D1756" w:rsidRDefault="009D1756"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0">
    <w:p w:rsidR="009D1756" w:rsidRDefault="009D1756">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1">
    <w:p w:rsidR="009D1756" w:rsidRDefault="009D1756">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2">
    <w:p w:rsidR="009D1756" w:rsidRDefault="009D1756">
      <w:pPr>
        <w:pStyle w:val="Tekstprzypisudolnego"/>
      </w:pPr>
      <w:r>
        <w:rPr>
          <w:rStyle w:val="Odwoanieprzypisudolnego"/>
        </w:rPr>
        <w:footnoteRef/>
      </w:r>
      <w:r>
        <w:t xml:space="preserve"> Oprócz platform Fermi – tam byłoby to wolniejsze – zobacz </w:t>
      </w:r>
      <w:sdt>
        <w:sdtPr>
          <w:id w:val="121166517"/>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BD1"/>
    <w:rsid w:val="0003013E"/>
    <w:rsid w:val="00030B3F"/>
    <w:rsid w:val="0003115D"/>
    <w:rsid w:val="00034940"/>
    <w:rsid w:val="00035809"/>
    <w:rsid w:val="00036DAA"/>
    <w:rsid w:val="00040C14"/>
    <w:rsid w:val="00040CD8"/>
    <w:rsid w:val="0004245B"/>
    <w:rsid w:val="000424DE"/>
    <w:rsid w:val="00042652"/>
    <w:rsid w:val="00042BD4"/>
    <w:rsid w:val="00043092"/>
    <w:rsid w:val="0004484F"/>
    <w:rsid w:val="000456A5"/>
    <w:rsid w:val="00045FC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72EF"/>
    <w:rsid w:val="00104AD1"/>
    <w:rsid w:val="00104C2F"/>
    <w:rsid w:val="001063ED"/>
    <w:rsid w:val="00106EA9"/>
    <w:rsid w:val="00107097"/>
    <w:rsid w:val="0011282D"/>
    <w:rsid w:val="00114303"/>
    <w:rsid w:val="00114600"/>
    <w:rsid w:val="00114D68"/>
    <w:rsid w:val="00116255"/>
    <w:rsid w:val="00120983"/>
    <w:rsid w:val="001211DD"/>
    <w:rsid w:val="00123BEB"/>
    <w:rsid w:val="00123CC3"/>
    <w:rsid w:val="00124343"/>
    <w:rsid w:val="001321A4"/>
    <w:rsid w:val="00132AA3"/>
    <w:rsid w:val="001333DA"/>
    <w:rsid w:val="0013413C"/>
    <w:rsid w:val="0013460A"/>
    <w:rsid w:val="00134C73"/>
    <w:rsid w:val="00134F66"/>
    <w:rsid w:val="0014188D"/>
    <w:rsid w:val="00141956"/>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43"/>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4B36"/>
    <w:rsid w:val="001B59E8"/>
    <w:rsid w:val="001B5BA9"/>
    <w:rsid w:val="001B73BF"/>
    <w:rsid w:val="001B7D2B"/>
    <w:rsid w:val="001C0267"/>
    <w:rsid w:val="001C411E"/>
    <w:rsid w:val="001C4178"/>
    <w:rsid w:val="001D0061"/>
    <w:rsid w:val="001D10F8"/>
    <w:rsid w:val="001D2092"/>
    <w:rsid w:val="001D2548"/>
    <w:rsid w:val="001D38B2"/>
    <w:rsid w:val="001D5438"/>
    <w:rsid w:val="001D6405"/>
    <w:rsid w:val="001D7761"/>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4FE4"/>
    <w:rsid w:val="00236132"/>
    <w:rsid w:val="002431DE"/>
    <w:rsid w:val="0024467E"/>
    <w:rsid w:val="002451B5"/>
    <w:rsid w:val="002515D5"/>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76EC5"/>
    <w:rsid w:val="00280599"/>
    <w:rsid w:val="002817A4"/>
    <w:rsid w:val="00281A1F"/>
    <w:rsid w:val="00283BF4"/>
    <w:rsid w:val="00283F42"/>
    <w:rsid w:val="00284114"/>
    <w:rsid w:val="00284844"/>
    <w:rsid w:val="00287868"/>
    <w:rsid w:val="002879A1"/>
    <w:rsid w:val="002926E7"/>
    <w:rsid w:val="00293937"/>
    <w:rsid w:val="002952F1"/>
    <w:rsid w:val="00295696"/>
    <w:rsid w:val="00295915"/>
    <w:rsid w:val="002A048C"/>
    <w:rsid w:val="002A1FB8"/>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BA4"/>
    <w:rsid w:val="002C45FF"/>
    <w:rsid w:val="002C529F"/>
    <w:rsid w:val="002C5A68"/>
    <w:rsid w:val="002C6A1F"/>
    <w:rsid w:val="002C7029"/>
    <w:rsid w:val="002C76FE"/>
    <w:rsid w:val="002D0024"/>
    <w:rsid w:val="002D2560"/>
    <w:rsid w:val="002D36BE"/>
    <w:rsid w:val="002D4B88"/>
    <w:rsid w:val="002D5E41"/>
    <w:rsid w:val="002D645B"/>
    <w:rsid w:val="002D6CD6"/>
    <w:rsid w:val="002D6D66"/>
    <w:rsid w:val="002E2F36"/>
    <w:rsid w:val="002E45D2"/>
    <w:rsid w:val="002E6CFD"/>
    <w:rsid w:val="002F00D7"/>
    <w:rsid w:val="002F1518"/>
    <w:rsid w:val="002F2C89"/>
    <w:rsid w:val="002F45CE"/>
    <w:rsid w:val="002F75C6"/>
    <w:rsid w:val="00300319"/>
    <w:rsid w:val="0030070E"/>
    <w:rsid w:val="003015DC"/>
    <w:rsid w:val="00304577"/>
    <w:rsid w:val="003045FC"/>
    <w:rsid w:val="00304E69"/>
    <w:rsid w:val="00305394"/>
    <w:rsid w:val="00307382"/>
    <w:rsid w:val="00311DE4"/>
    <w:rsid w:val="0031286E"/>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649D"/>
    <w:rsid w:val="00377087"/>
    <w:rsid w:val="003818A5"/>
    <w:rsid w:val="00382A9B"/>
    <w:rsid w:val="003845B3"/>
    <w:rsid w:val="00385695"/>
    <w:rsid w:val="003867AD"/>
    <w:rsid w:val="0038695E"/>
    <w:rsid w:val="00387911"/>
    <w:rsid w:val="00391636"/>
    <w:rsid w:val="00392727"/>
    <w:rsid w:val="00393AED"/>
    <w:rsid w:val="00396FF3"/>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54C5"/>
    <w:rsid w:val="004E632F"/>
    <w:rsid w:val="004E6C2D"/>
    <w:rsid w:val="004E6F58"/>
    <w:rsid w:val="004F05DC"/>
    <w:rsid w:val="004F0C37"/>
    <w:rsid w:val="004F0FF0"/>
    <w:rsid w:val="004F104F"/>
    <w:rsid w:val="004F1204"/>
    <w:rsid w:val="004F2EDD"/>
    <w:rsid w:val="004F3A28"/>
    <w:rsid w:val="004F7D52"/>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63E0"/>
    <w:rsid w:val="00587BB0"/>
    <w:rsid w:val="005902A7"/>
    <w:rsid w:val="005924BD"/>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667F"/>
    <w:rsid w:val="005D1DB6"/>
    <w:rsid w:val="005D25DA"/>
    <w:rsid w:val="005D26B4"/>
    <w:rsid w:val="005D31F0"/>
    <w:rsid w:val="005D379E"/>
    <w:rsid w:val="005D5019"/>
    <w:rsid w:val="005D6945"/>
    <w:rsid w:val="005E1247"/>
    <w:rsid w:val="005E3BBB"/>
    <w:rsid w:val="005E79A1"/>
    <w:rsid w:val="005F2C6E"/>
    <w:rsid w:val="005F421D"/>
    <w:rsid w:val="005F5A6C"/>
    <w:rsid w:val="005F6B18"/>
    <w:rsid w:val="006003FF"/>
    <w:rsid w:val="00601DC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21F2"/>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6E85"/>
    <w:rsid w:val="00647AFB"/>
    <w:rsid w:val="00652512"/>
    <w:rsid w:val="006526E5"/>
    <w:rsid w:val="0066044A"/>
    <w:rsid w:val="00660713"/>
    <w:rsid w:val="00660E87"/>
    <w:rsid w:val="00661EC6"/>
    <w:rsid w:val="00662218"/>
    <w:rsid w:val="00662350"/>
    <w:rsid w:val="00663866"/>
    <w:rsid w:val="00663A53"/>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8779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57CF3"/>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659"/>
    <w:rsid w:val="00900822"/>
    <w:rsid w:val="00901203"/>
    <w:rsid w:val="00906F7F"/>
    <w:rsid w:val="00907A71"/>
    <w:rsid w:val="00912090"/>
    <w:rsid w:val="00912BDE"/>
    <w:rsid w:val="00914447"/>
    <w:rsid w:val="009166C7"/>
    <w:rsid w:val="00917939"/>
    <w:rsid w:val="00917DCF"/>
    <w:rsid w:val="00917FC5"/>
    <w:rsid w:val="009230F2"/>
    <w:rsid w:val="0092468A"/>
    <w:rsid w:val="00933468"/>
    <w:rsid w:val="00940842"/>
    <w:rsid w:val="009419D4"/>
    <w:rsid w:val="00941E10"/>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0DC3"/>
    <w:rsid w:val="009A1370"/>
    <w:rsid w:val="009A2EB9"/>
    <w:rsid w:val="009A372D"/>
    <w:rsid w:val="009A4D9D"/>
    <w:rsid w:val="009A5B0D"/>
    <w:rsid w:val="009A645A"/>
    <w:rsid w:val="009A6A31"/>
    <w:rsid w:val="009A6E7D"/>
    <w:rsid w:val="009B1F79"/>
    <w:rsid w:val="009B3731"/>
    <w:rsid w:val="009B3DE4"/>
    <w:rsid w:val="009B4CCC"/>
    <w:rsid w:val="009B5C74"/>
    <w:rsid w:val="009C214B"/>
    <w:rsid w:val="009C3630"/>
    <w:rsid w:val="009C5802"/>
    <w:rsid w:val="009C6444"/>
    <w:rsid w:val="009D0477"/>
    <w:rsid w:val="009D0DF0"/>
    <w:rsid w:val="009D1756"/>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8A6"/>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BE6"/>
    <w:rsid w:val="00B43119"/>
    <w:rsid w:val="00B44158"/>
    <w:rsid w:val="00B4426D"/>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A1E68"/>
    <w:rsid w:val="00BA3C99"/>
    <w:rsid w:val="00BA467A"/>
    <w:rsid w:val="00BA773C"/>
    <w:rsid w:val="00BA7DD9"/>
    <w:rsid w:val="00BB0286"/>
    <w:rsid w:val="00BB2E40"/>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34D2"/>
    <w:rsid w:val="00C14801"/>
    <w:rsid w:val="00C14B79"/>
    <w:rsid w:val="00C14E17"/>
    <w:rsid w:val="00C15690"/>
    <w:rsid w:val="00C169BF"/>
    <w:rsid w:val="00C1740C"/>
    <w:rsid w:val="00C174CA"/>
    <w:rsid w:val="00C2055A"/>
    <w:rsid w:val="00C20772"/>
    <w:rsid w:val="00C20FC4"/>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6CE"/>
    <w:rsid w:val="00C4678D"/>
    <w:rsid w:val="00C47740"/>
    <w:rsid w:val="00C5144B"/>
    <w:rsid w:val="00C52573"/>
    <w:rsid w:val="00C52DE2"/>
    <w:rsid w:val="00C60C1F"/>
    <w:rsid w:val="00C6366E"/>
    <w:rsid w:val="00C72DC6"/>
    <w:rsid w:val="00C74397"/>
    <w:rsid w:val="00C76806"/>
    <w:rsid w:val="00C7690D"/>
    <w:rsid w:val="00C76C2D"/>
    <w:rsid w:val="00C818C8"/>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666F"/>
    <w:rsid w:val="00DA6B35"/>
    <w:rsid w:val="00DA6DBA"/>
    <w:rsid w:val="00DA73CD"/>
    <w:rsid w:val="00DB2E29"/>
    <w:rsid w:val="00DB6139"/>
    <w:rsid w:val="00DB63D4"/>
    <w:rsid w:val="00DB6DD0"/>
    <w:rsid w:val="00DC0782"/>
    <w:rsid w:val="00DC0F90"/>
    <w:rsid w:val="00DC7517"/>
    <w:rsid w:val="00DC7DCB"/>
    <w:rsid w:val="00DC7F3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30CA"/>
    <w:rsid w:val="00E4369D"/>
    <w:rsid w:val="00E45FB2"/>
    <w:rsid w:val="00E46CFE"/>
    <w:rsid w:val="00E50488"/>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7B04"/>
    <w:rsid w:val="00F2026B"/>
    <w:rsid w:val="00F2140B"/>
    <w:rsid w:val="00F223BE"/>
    <w:rsid w:val="00F22D9D"/>
    <w:rsid w:val="00F248B0"/>
    <w:rsid w:val="00F25AEA"/>
    <w:rsid w:val="00F2654E"/>
    <w:rsid w:val="00F312D3"/>
    <w:rsid w:val="00F329CC"/>
    <w:rsid w:val="00F331E7"/>
    <w:rsid w:val="00F3717F"/>
    <w:rsid w:val="00F40D70"/>
    <w:rsid w:val="00F416A0"/>
    <w:rsid w:val="00F421A1"/>
    <w:rsid w:val="00F42713"/>
    <w:rsid w:val="00F435DA"/>
    <w:rsid w:val="00F43CD9"/>
    <w:rsid w:val="00F449A4"/>
    <w:rsid w:val="00F44EBB"/>
    <w:rsid w:val="00F45DCA"/>
    <w:rsid w:val="00F50F3E"/>
    <w:rsid w:val="00F51A17"/>
    <w:rsid w:val="00F5404B"/>
    <w:rsid w:val="00F541F8"/>
    <w:rsid w:val="00F549D5"/>
    <w:rsid w:val="00F57493"/>
    <w:rsid w:val="00F57567"/>
    <w:rsid w:val="00F57708"/>
    <w:rsid w:val="00F57F4E"/>
    <w:rsid w:val="00F60C09"/>
    <w:rsid w:val="00F610DB"/>
    <w:rsid w:val="00F61ABD"/>
    <w:rsid w:val="00F648AB"/>
    <w:rsid w:val="00F65DE9"/>
    <w:rsid w:val="00F66BA2"/>
    <w:rsid w:val="00F66BD7"/>
    <w:rsid w:val="00F66CCE"/>
    <w:rsid w:val="00F66DA7"/>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2602"/>
    <w:rsid w:val="00FA266B"/>
    <w:rsid w:val="00FA43CE"/>
    <w:rsid w:val="00FA48AB"/>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47</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48</b:RefOrder>
  </b:Source>
</b:Sources>
</file>

<file path=customXml/itemProps1.xml><?xml version="1.0" encoding="utf-8"?>
<ds:datastoreItem xmlns:ds="http://schemas.openxmlformats.org/officeDocument/2006/customXml" ds:itemID="{4AB1865B-62A8-4B05-A714-F442CBB03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6163</TotalTime>
  <Pages>1</Pages>
  <Words>15077</Words>
  <Characters>90465</Characters>
  <Application>Microsoft Office Word</Application>
  <DocSecurity>0</DocSecurity>
  <Lines>753</Lines>
  <Paragraphs>210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105332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43</cp:revision>
  <cp:lastPrinted>2010-05-15T16:40:00Z</cp:lastPrinted>
  <dcterms:created xsi:type="dcterms:W3CDTF">2010-05-04T20:47:00Z</dcterms:created>
  <dcterms:modified xsi:type="dcterms:W3CDTF">2010-05-15T21:52:00Z</dcterms:modified>
</cp:coreProperties>
</file>