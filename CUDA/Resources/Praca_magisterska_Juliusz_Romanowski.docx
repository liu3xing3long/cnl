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8C3886">
          <w:pPr>
            <w:rPr>
              <w:color w:val="auto"/>
            </w:rPr>
          </w:pPr>
          <w:r w:rsidRPr="008C3886">
            <w:rPr>
              <w:color w:val="auto"/>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DD2A69" w:rsidRPr="00C86675" w:rsidRDefault="00DD2A69" w:rsidP="00772602">
                      <w:pPr>
                        <w:jc w:val="center"/>
                        <w:rPr>
                          <w:smallCaps/>
                          <w:sz w:val="32"/>
                        </w:rPr>
                      </w:pPr>
                      <w:r w:rsidRPr="00C86675">
                        <w:rPr>
                          <w:smallCaps/>
                          <w:sz w:val="32"/>
                        </w:rPr>
                        <w:t>Zachodniopomorski Uniwersytet Technologiczny</w:t>
                      </w:r>
                    </w:p>
                    <w:p w:rsidR="00DD2A69" w:rsidRPr="00C86675" w:rsidRDefault="00DD2A69" w:rsidP="00772602">
                      <w:pPr>
                        <w:jc w:val="center"/>
                        <w:rPr>
                          <w:smallCaps/>
                          <w:sz w:val="32"/>
                        </w:rPr>
                      </w:pPr>
                      <w:r w:rsidRPr="00C86675">
                        <w:rPr>
                          <w:smallCaps/>
                          <w:sz w:val="32"/>
                        </w:rPr>
                        <w:t>w Szczecinie</w:t>
                      </w:r>
                    </w:p>
                    <w:p w:rsidR="00DD2A69" w:rsidRPr="00C86675" w:rsidRDefault="00DD2A69" w:rsidP="00772602">
                      <w:pPr>
                        <w:jc w:val="center"/>
                      </w:pPr>
                    </w:p>
                    <w:p w:rsidR="00DD2A69" w:rsidRPr="00C86675" w:rsidRDefault="00DD2A69" w:rsidP="00772602">
                      <w:pPr>
                        <w:jc w:val="center"/>
                        <w:rPr>
                          <w:b/>
                          <w:sz w:val="32"/>
                        </w:rPr>
                      </w:pPr>
                      <w:r w:rsidRPr="00C86675">
                        <w:rPr>
                          <w:b/>
                          <w:sz w:val="32"/>
                        </w:rPr>
                        <w:t>WYDZIAŁ INFORMATYKI</w:t>
                      </w:r>
                    </w:p>
                    <w:p w:rsidR="00DD2A69" w:rsidRPr="00C86675" w:rsidRDefault="00DD2A69" w:rsidP="00772602">
                      <w:pPr>
                        <w:jc w:val="center"/>
                        <w:rPr>
                          <w:sz w:val="32"/>
                        </w:rPr>
                      </w:pPr>
                    </w:p>
                    <w:p w:rsidR="00DD2A69" w:rsidRPr="00C86675" w:rsidRDefault="00DD2A69" w:rsidP="00772602">
                      <w:pPr>
                        <w:jc w:val="center"/>
                        <w:rPr>
                          <w:sz w:val="32"/>
                        </w:rPr>
                      </w:pPr>
                    </w:p>
                    <w:p w:rsidR="00DD2A69" w:rsidRPr="00C86675" w:rsidRDefault="00DD2A69" w:rsidP="00772602"/>
                    <w:p w:rsidR="00DD2A69" w:rsidRPr="00C86675" w:rsidRDefault="00DD2A69"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DD2A69" w:rsidRPr="00C86675" w:rsidRDefault="00DD2A69" w:rsidP="00772602"/>
                    <w:p w:rsidR="00DD2A69" w:rsidRPr="00C86675" w:rsidRDefault="00DD2A69" w:rsidP="00772602">
                      <w:pPr>
                        <w:jc w:val="center"/>
                      </w:pPr>
                    </w:p>
                    <w:p w:rsidR="00DD2A69" w:rsidRPr="00C86675" w:rsidRDefault="00DD2A69" w:rsidP="00772602">
                      <w:pPr>
                        <w:jc w:val="center"/>
                      </w:pPr>
                    </w:p>
                    <w:p w:rsidR="00DD2A69" w:rsidRPr="00C86675" w:rsidRDefault="00DD2A69" w:rsidP="00772602">
                      <w:pPr>
                        <w:jc w:val="center"/>
                      </w:pPr>
                    </w:p>
                    <w:p w:rsidR="00DD2A69" w:rsidRPr="00C86675" w:rsidRDefault="00DD2A69" w:rsidP="00772602">
                      <w:pPr>
                        <w:jc w:val="center"/>
                      </w:pPr>
                    </w:p>
                    <w:p w:rsidR="00DD2A69" w:rsidRPr="00C86675" w:rsidRDefault="00DD2A69" w:rsidP="00772602">
                      <w:pPr>
                        <w:jc w:val="center"/>
                      </w:pPr>
                    </w:p>
                    <w:p w:rsidR="00DD2A69" w:rsidRPr="00B61517" w:rsidRDefault="00DD2A69" w:rsidP="00772602">
                      <w:pPr>
                        <w:jc w:val="center"/>
                        <w:rPr>
                          <w:sz w:val="32"/>
                          <w:szCs w:val="32"/>
                        </w:rPr>
                      </w:pPr>
                      <w:r w:rsidRPr="00B61517">
                        <w:rPr>
                          <w:sz w:val="32"/>
                          <w:szCs w:val="32"/>
                        </w:rPr>
                        <w:t>Juliusz Romanowski</w:t>
                      </w:r>
                    </w:p>
                    <w:p w:rsidR="00DD2A69" w:rsidRDefault="00DD2A69" w:rsidP="00772602">
                      <w:pPr>
                        <w:spacing w:before="120"/>
                        <w:jc w:val="center"/>
                      </w:pPr>
                      <w:r w:rsidRPr="00C86675">
                        <w:t>Kierunek Informatyka</w:t>
                      </w:r>
                    </w:p>
                    <w:p w:rsidR="00DD2A69" w:rsidRPr="00C86675" w:rsidRDefault="00DD2A69" w:rsidP="00772602">
                      <w:pPr>
                        <w:spacing w:before="120"/>
                        <w:jc w:val="center"/>
                      </w:pPr>
                    </w:p>
                    <w:p w:rsidR="00DD2A69" w:rsidRPr="00C86675" w:rsidRDefault="00DD2A69" w:rsidP="00772602">
                      <w:pPr>
                        <w:jc w:val="center"/>
                      </w:pPr>
                      <w:bookmarkStart w:id="0" w:name="OLE_LINK1"/>
                      <w:bookmarkStart w:id="1" w:name="OLE_LINK2"/>
                      <w:r w:rsidRPr="00836D01">
                        <w:rPr>
                          <w:b/>
                          <w:sz w:val="36"/>
                        </w:rPr>
                        <w:t>Zastosowanie technologii CUDA w sztucznej inteligencji</w:t>
                      </w:r>
                    </w:p>
                    <w:bookmarkEnd w:id="0"/>
                    <w:bookmarkEnd w:id="1"/>
                    <w:p w:rsidR="00DD2A69" w:rsidRPr="00C86675" w:rsidRDefault="00DD2A69" w:rsidP="00772602">
                      <w:pPr>
                        <w:jc w:val="center"/>
                        <w:rPr>
                          <w:b/>
                          <w:sz w:val="32"/>
                        </w:rPr>
                      </w:pPr>
                    </w:p>
                    <w:p w:rsidR="00DD2A69" w:rsidRPr="00C86675" w:rsidRDefault="00DD2A69" w:rsidP="00772602">
                      <w:pPr>
                        <w:jc w:val="center"/>
                        <w:rPr>
                          <w:b/>
                          <w:sz w:val="32"/>
                        </w:rPr>
                      </w:pPr>
                    </w:p>
                    <w:p w:rsidR="00DD2A69" w:rsidRPr="00C86675" w:rsidRDefault="00DD2A69" w:rsidP="00772602">
                      <w:pPr>
                        <w:ind w:firstLine="0"/>
                      </w:pPr>
                    </w:p>
                    <w:p w:rsidR="00DD2A69" w:rsidRPr="00C86675" w:rsidRDefault="00DD2A69" w:rsidP="00772602">
                      <w:r w:rsidRPr="00C86675">
                        <w:tab/>
                      </w:r>
                      <w:r w:rsidRPr="00C86675">
                        <w:tab/>
                      </w:r>
                      <w:r w:rsidRPr="00C86675">
                        <w:tab/>
                      </w:r>
                      <w:r w:rsidRPr="00C86675">
                        <w:tab/>
                      </w:r>
                      <w:r w:rsidRPr="00C86675">
                        <w:tab/>
                      </w:r>
                      <w:r w:rsidRPr="00C86675">
                        <w:tab/>
                      </w:r>
                      <w:r w:rsidRPr="00C86675">
                        <w:tab/>
                        <w:t>Praca dyplomowa magisterska</w:t>
                      </w:r>
                    </w:p>
                    <w:p w:rsidR="00DD2A69" w:rsidRPr="00C86675" w:rsidRDefault="00DD2A69" w:rsidP="00772602">
                      <w:r w:rsidRPr="00C86675">
                        <w:tab/>
                      </w:r>
                      <w:r w:rsidRPr="00C86675">
                        <w:tab/>
                      </w:r>
                      <w:r w:rsidRPr="00C86675">
                        <w:tab/>
                      </w:r>
                      <w:r w:rsidRPr="00C86675">
                        <w:tab/>
                      </w:r>
                      <w:r w:rsidRPr="00C86675">
                        <w:tab/>
                      </w:r>
                      <w:r w:rsidRPr="00C86675">
                        <w:tab/>
                      </w:r>
                      <w:r w:rsidRPr="00C86675">
                        <w:tab/>
                        <w:t xml:space="preserve">napisana pod kierunkiem </w:t>
                      </w:r>
                    </w:p>
                    <w:p w:rsidR="00DD2A69" w:rsidRPr="00C86675" w:rsidRDefault="00DD2A69"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DD2A69" w:rsidRDefault="00DD2A69"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DD2A69" w:rsidRPr="00772602" w:rsidRDefault="00DD2A69"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jc w:val="both"/>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5D5019" w:rsidRDefault="008C3886">
      <w:pPr>
        <w:pStyle w:val="TOC1"/>
        <w:rPr>
          <w:rFonts w:asciiTheme="minorHAnsi" w:eastAsiaTheme="minorEastAsia" w:hAnsiTheme="minorHAnsi" w:cstheme="minorBidi"/>
          <w:b w:val="0"/>
          <w:noProof/>
          <w:color w:val="auto"/>
          <w:sz w:val="22"/>
          <w:szCs w:val="22"/>
          <w:lang w:val="en-US" w:eastAsia="en-US"/>
        </w:rPr>
      </w:pPr>
      <w:r w:rsidRPr="008C3886">
        <w:rPr>
          <w:color w:val="auto"/>
        </w:rPr>
        <w:fldChar w:fldCharType="begin"/>
      </w:r>
      <w:r w:rsidR="005D5019">
        <w:rPr>
          <w:color w:val="auto"/>
        </w:rPr>
        <w:instrText xml:space="preserve"> TOC \o "1-4" \h \z \u </w:instrText>
      </w:r>
      <w:r w:rsidRPr="008C3886">
        <w:rPr>
          <w:color w:val="auto"/>
        </w:rPr>
        <w:fldChar w:fldCharType="separate"/>
      </w:r>
      <w:hyperlink w:anchor="_Toc259090080" w:history="1">
        <w:r w:rsidR="005D5019" w:rsidRPr="009D3BBA">
          <w:rPr>
            <w:rStyle w:val="Hyperlink"/>
            <w:noProof/>
          </w:rPr>
          <w:t>1.</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Wstęp</w:t>
        </w:r>
        <w:r w:rsidR="005D5019">
          <w:rPr>
            <w:noProof/>
            <w:webHidden/>
          </w:rPr>
          <w:tab/>
        </w:r>
        <w:r>
          <w:rPr>
            <w:noProof/>
            <w:webHidden/>
          </w:rPr>
          <w:fldChar w:fldCharType="begin"/>
        </w:r>
        <w:r w:rsidR="005D5019">
          <w:rPr>
            <w:noProof/>
            <w:webHidden/>
          </w:rPr>
          <w:instrText xml:space="preserve"> PAGEREF _Toc259090080 \h </w:instrText>
        </w:r>
        <w:r>
          <w:rPr>
            <w:noProof/>
            <w:webHidden/>
          </w:rPr>
        </w:r>
        <w:r>
          <w:rPr>
            <w:noProof/>
            <w:webHidden/>
          </w:rPr>
          <w:fldChar w:fldCharType="separate"/>
        </w:r>
        <w:r w:rsidR="005D5019">
          <w:rPr>
            <w:noProof/>
            <w:webHidden/>
          </w:rPr>
          <w:t>7</w:t>
        </w:r>
        <w:r>
          <w:rPr>
            <w:noProof/>
            <w:webHidden/>
          </w:rPr>
          <w:fldChar w:fldCharType="end"/>
        </w:r>
      </w:hyperlink>
    </w:p>
    <w:p w:rsidR="005D5019" w:rsidRDefault="008C3886">
      <w:pPr>
        <w:pStyle w:val="TOC1"/>
        <w:rPr>
          <w:rFonts w:asciiTheme="minorHAnsi" w:eastAsiaTheme="minorEastAsia" w:hAnsiTheme="minorHAnsi" w:cstheme="minorBidi"/>
          <w:b w:val="0"/>
          <w:noProof/>
          <w:color w:val="auto"/>
          <w:sz w:val="22"/>
          <w:szCs w:val="22"/>
          <w:lang w:val="en-US" w:eastAsia="en-US"/>
        </w:rPr>
      </w:pPr>
      <w:hyperlink w:anchor="_Toc259090081" w:history="1">
        <w:r w:rsidR="005D5019" w:rsidRPr="009D3BBA">
          <w:rPr>
            <w:rStyle w:val="Hyperlink"/>
            <w:noProof/>
          </w:rPr>
          <w:t>2.</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Równoległe przetwarzanie z zastosowaniem GPU</w:t>
        </w:r>
        <w:r w:rsidR="005D5019">
          <w:rPr>
            <w:noProof/>
            <w:webHidden/>
          </w:rPr>
          <w:tab/>
        </w:r>
        <w:r>
          <w:rPr>
            <w:noProof/>
            <w:webHidden/>
          </w:rPr>
          <w:fldChar w:fldCharType="begin"/>
        </w:r>
        <w:r w:rsidR="005D5019">
          <w:rPr>
            <w:noProof/>
            <w:webHidden/>
          </w:rPr>
          <w:instrText xml:space="preserve"> PAGEREF _Toc259090081 \h </w:instrText>
        </w:r>
        <w:r>
          <w:rPr>
            <w:noProof/>
            <w:webHidden/>
          </w:rPr>
        </w:r>
        <w:r>
          <w:rPr>
            <w:noProof/>
            <w:webHidden/>
          </w:rPr>
          <w:fldChar w:fldCharType="separate"/>
        </w:r>
        <w:r w:rsidR="005D5019">
          <w:rPr>
            <w:noProof/>
            <w:webHidden/>
          </w:rPr>
          <w:t>10</w:t>
        </w:r>
        <w:r>
          <w:rPr>
            <w:noProof/>
            <w:webHidden/>
          </w:rPr>
          <w:fldChar w:fldCharType="end"/>
        </w:r>
      </w:hyperlink>
    </w:p>
    <w:p w:rsidR="005D5019" w:rsidRDefault="008C3886">
      <w:pPr>
        <w:pStyle w:val="TOC2"/>
        <w:rPr>
          <w:rFonts w:asciiTheme="minorHAnsi" w:eastAsiaTheme="minorEastAsia" w:hAnsiTheme="minorHAnsi" w:cstheme="minorBidi"/>
          <w:noProof/>
          <w:color w:val="auto"/>
          <w:sz w:val="22"/>
          <w:szCs w:val="22"/>
          <w:lang w:val="en-US" w:eastAsia="en-US"/>
        </w:rPr>
      </w:pPr>
      <w:hyperlink w:anchor="_Toc259090082" w:history="1">
        <w:r w:rsidR="005D5019" w:rsidRPr="009D3BBA">
          <w:rPr>
            <w:rStyle w:val="Hyperlink"/>
            <w:noProof/>
          </w:rPr>
          <w:t>2.1.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Jednostki obliczeniowe GPU</w:t>
        </w:r>
        <w:r w:rsidR="005D5019">
          <w:rPr>
            <w:noProof/>
            <w:webHidden/>
          </w:rPr>
          <w:tab/>
        </w:r>
        <w:r>
          <w:rPr>
            <w:noProof/>
            <w:webHidden/>
          </w:rPr>
          <w:fldChar w:fldCharType="begin"/>
        </w:r>
        <w:r w:rsidR="005D5019">
          <w:rPr>
            <w:noProof/>
            <w:webHidden/>
          </w:rPr>
          <w:instrText xml:space="preserve"> PAGEREF _Toc259090082 \h </w:instrText>
        </w:r>
        <w:r>
          <w:rPr>
            <w:noProof/>
            <w:webHidden/>
          </w:rPr>
        </w:r>
        <w:r>
          <w:rPr>
            <w:noProof/>
            <w:webHidden/>
          </w:rPr>
          <w:fldChar w:fldCharType="separate"/>
        </w:r>
        <w:r w:rsidR="005D5019">
          <w:rPr>
            <w:noProof/>
            <w:webHidden/>
          </w:rPr>
          <w:t>10</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083" w:history="1">
        <w:r w:rsidR="005D5019" w:rsidRPr="009D3BBA">
          <w:rPr>
            <w:rStyle w:val="Hyperlink"/>
            <w:noProof/>
          </w:rPr>
          <w:t>2.1.1.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Różnice między CPU a GPU</w:t>
        </w:r>
        <w:r w:rsidR="005D5019">
          <w:rPr>
            <w:noProof/>
            <w:webHidden/>
          </w:rPr>
          <w:tab/>
        </w:r>
        <w:r>
          <w:rPr>
            <w:noProof/>
            <w:webHidden/>
          </w:rPr>
          <w:fldChar w:fldCharType="begin"/>
        </w:r>
        <w:r w:rsidR="005D5019">
          <w:rPr>
            <w:noProof/>
            <w:webHidden/>
          </w:rPr>
          <w:instrText xml:space="preserve"> PAGEREF _Toc259090083 \h </w:instrText>
        </w:r>
        <w:r>
          <w:rPr>
            <w:noProof/>
            <w:webHidden/>
          </w:rPr>
        </w:r>
        <w:r>
          <w:rPr>
            <w:noProof/>
            <w:webHidden/>
          </w:rPr>
          <w:fldChar w:fldCharType="separate"/>
        </w:r>
        <w:r w:rsidR="005D5019">
          <w:rPr>
            <w:noProof/>
            <w:webHidden/>
          </w:rPr>
          <w:t>11</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084" w:history="1">
        <w:r w:rsidR="005D5019" w:rsidRPr="009D3BBA">
          <w:rPr>
            <w:rStyle w:val="Hyperlink"/>
            <w:noProof/>
          </w:rPr>
          <w:t>2.1.2.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Struktura pamięci GPU</w:t>
        </w:r>
        <w:r w:rsidR="005D5019">
          <w:rPr>
            <w:noProof/>
            <w:webHidden/>
          </w:rPr>
          <w:tab/>
        </w:r>
        <w:r>
          <w:rPr>
            <w:noProof/>
            <w:webHidden/>
          </w:rPr>
          <w:fldChar w:fldCharType="begin"/>
        </w:r>
        <w:r w:rsidR="005D5019">
          <w:rPr>
            <w:noProof/>
            <w:webHidden/>
          </w:rPr>
          <w:instrText xml:space="preserve"> PAGEREF _Toc259090084 \h </w:instrText>
        </w:r>
        <w:r>
          <w:rPr>
            <w:noProof/>
            <w:webHidden/>
          </w:rPr>
        </w:r>
        <w:r>
          <w:rPr>
            <w:noProof/>
            <w:webHidden/>
          </w:rPr>
          <w:fldChar w:fldCharType="separate"/>
        </w:r>
        <w:r w:rsidR="005D5019">
          <w:rPr>
            <w:noProof/>
            <w:webHidden/>
          </w:rPr>
          <w:t>12</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085" w:history="1">
        <w:r w:rsidR="005D5019" w:rsidRPr="009D3BBA">
          <w:rPr>
            <w:rStyle w:val="Hyperlink"/>
            <w:noProof/>
          </w:rPr>
          <w:t>2.1.3.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Technologie GPGPU</w:t>
        </w:r>
        <w:r w:rsidR="005D5019">
          <w:rPr>
            <w:noProof/>
            <w:webHidden/>
          </w:rPr>
          <w:tab/>
        </w:r>
        <w:r>
          <w:rPr>
            <w:noProof/>
            <w:webHidden/>
          </w:rPr>
          <w:fldChar w:fldCharType="begin"/>
        </w:r>
        <w:r w:rsidR="005D5019">
          <w:rPr>
            <w:noProof/>
            <w:webHidden/>
          </w:rPr>
          <w:instrText xml:space="preserve"> PAGEREF _Toc259090085 \h </w:instrText>
        </w:r>
        <w:r>
          <w:rPr>
            <w:noProof/>
            <w:webHidden/>
          </w:rPr>
        </w:r>
        <w:r>
          <w:rPr>
            <w:noProof/>
            <w:webHidden/>
          </w:rPr>
          <w:fldChar w:fldCharType="separate"/>
        </w:r>
        <w:r w:rsidR="005D5019">
          <w:rPr>
            <w:noProof/>
            <w:webHidden/>
          </w:rPr>
          <w:t>14</w:t>
        </w:r>
        <w:r>
          <w:rPr>
            <w:noProof/>
            <w:webHidden/>
          </w:rPr>
          <w:fldChar w:fldCharType="end"/>
        </w:r>
      </w:hyperlink>
    </w:p>
    <w:p w:rsidR="005D5019" w:rsidRDefault="008C3886">
      <w:pPr>
        <w:pStyle w:val="TOC2"/>
        <w:rPr>
          <w:rFonts w:asciiTheme="minorHAnsi" w:eastAsiaTheme="minorEastAsia" w:hAnsiTheme="minorHAnsi" w:cstheme="minorBidi"/>
          <w:noProof/>
          <w:color w:val="auto"/>
          <w:sz w:val="22"/>
          <w:szCs w:val="22"/>
          <w:lang w:val="en-US" w:eastAsia="en-US"/>
        </w:rPr>
      </w:pPr>
      <w:hyperlink w:anchor="_Toc259090086" w:history="1">
        <w:r w:rsidR="005D5019" w:rsidRPr="009D3BBA">
          <w:rPr>
            <w:rStyle w:val="Hyperlink"/>
            <w:noProof/>
          </w:rPr>
          <w:t>2.2.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CUDA</w:t>
        </w:r>
        <w:r w:rsidR="005D5019">
          <w:rPr>
            <w:noProof/>
            <w:webHidden/>
          </w:rPr>
          <w:tab/>
        </w:r>
        <w:r>
          <w:rPr>
            <w:noProof/>
            <w:webHidden/>
          </w:rPr>
          <w:fldChar w:fldCharType="begin"/>
        </w:r>
        <w:r w:rsidR="005D5019">
          <w:rPr>
            <w:noProof/>
            <w:webHidden/>
          </w:rPr>
          <w:instrText xml:space="preserve"> PAGEREF _Toc259090086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087" w:history="1">
        <w:r w:rsidR="005D5019" w:rsidRPr="009D3BBA">
          <w:rPr>
            <w:rStyle w:val="Hyperlink"/>
            <w:noProof/>
          </w:rPr>
          <w:t>2.2.1.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Wprowadzenie do technologii</w:t>
        </w:r>
        <w:r w:rsidR="005D5019">
          <w:rPr>
            <w:noProof/>
            <w:webHidden/>
          </w:rPr>
          <w:tab/>
        </w:r>
        <w:r>
          <w:rPr>
            <w:noProof/>
            <w:webHidden/>
          </w:rPr>
          <w:fldChar w:fldCharType="begin"/>
        </w:r>
        <w:r w:rsidR="005D5019">
          <w:rPr>
            <w:noProof/>
            <w:webHidden/>
          </w:rPr>
          <w:instrText xml:space="preserve"> PAGEREF _Toc259090087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088" w:history="1">
        <w:r w:rsidR="005D5019" w:rsidRPr="009D3BBA">
          <w:rPr>
            <w:rStyle w:val="Hyperlink"/>
            <w:noProof/>
          </w:rPr>
          <w:t>2.2.1.1.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Wersje CUDA</w:t>
        </w:r>
        <w:r w:rsidR="005D5019">
          <w:rPr>
            <w:noProof/>
            <w:webHidden/>
          </w:rPr>
          <w:tab/>
        </w:r>
        <w:r>
          <w:rPr>
            <w:noProof/>
            <w:webHidden/>
          </w:rPr>
          <w:fldChar w:fldCharType="begin"/>
        </w:r>
        <w:r w:rsidR="005D5019">
          <w:rPr>
            <w:noProof/>
            <w:webHidden/>
          </w:rPr>
          <w:instrText xml:space="preserve"> PAGEREF _Toc259090088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089" w:history="1">
        <w:r w:rsidR="005D5019" w:rsidRPr="009D3BBA">
          <w:rPr>
            <w:rStyle w:val="Hyperlink"/>
            <w:noProof/>
          </w:rPr>
          <w:t>2.2.1.2.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Ograniczenia</w:t>
        </w:r>
        <w:r w:rsidR="005D5019">
          <w:rPr>
            <w:noProof/>
            <w:webHidden/>
          </w:rPr>
          <w:tab/>
        </w:r>
        <w:r>
          <w:rPr>
            <w:noProof/>
            <w:webHidden/>
          </w:rPr>
          <w:fldChar w:fldCharType="begin"/>
        </w:r>
        <w:r w:rsidR="005D5019">
          <w:rPr>
            <w:noProof/>
            <w:webHidden/>
          </w:rPr>
          <w:instrText xml:space="preserve"> PAGEREF _Toc259090089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090" w:history="1">
        <w:r w:rsidR="005D5019" w:rsidRPr="009D3BBA">
          <w:rPr>
            <w:rStyle w:val="Hyperlink"/>
            <w:noProof/>
          </w:rPr>
          <w:t>2.2.2.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Model architektury CUDA</w:t>
        </w:r>
        <w:r w:rsidR="005D5019">
          <w:rPr>
            <w:noProof/>
            <w:webHidden/>
          </w:rPr>
          <w:tab/>
        </w:r>
        <w:r>
          <w:rPr>
            <w:noProof/>
            <w:webHidden/>
          </w:rPr>
          <w:fldChar w:fldCharType="begin"/>
        </w:r>
        <w:r w:rsidR="005D5019">
          <w:rPr>
            <w:noProof/>
            <w:webHidden/>
          </w:rPr>
          <w:instrText xml:space="preserve"> PAGEREF _Toc259090090 \h </w:instrText>
        </w:r>
        <w:r>
          <w:rPr>
            <w:noProof/>
            <w:webHidden/>
          </w:rPr>
        </w:r>
        <w:r>
          <w:rPr>
            <w:noProof/>
            <w:webHidden/>
          </w:rPr>
          <w:fldChar w:fldCharType="separate"/>
        </w:r>
        <w:r w:rsidR="005D5019">
          <w:rPr>
            <w:noProof/>
            <w:webHidden/>
          </w:rPr>
          <w:t>16</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091" w:history="1">
        <w:r w:rsidR="005D5019" w:rsidRPr="009D3BBA">
          <w:rPr>
            <w:rStyle w:val="Hyperlink"/>
            <w:noProof/>
          </w:rPr>
          <w:t>2.2.3.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Komunikacja między wątkami</w:t>
        </w:r>
        <w:r w:rsidR="005D5019">
          <w:rPr>
            <w:noProof/>
            <w:webHidden/>
          </w:rPr>
          <w:tab/>
        </w:r>
        <w:r>
          <w:rPr>
            <w:noProof/>
            <w:webHidden/>
          </w:rPr>
          <w:fldChar w:fldCharType="begin"/>
        </w:r>
        <w:r w:rsidR="005D5019">
          <w:rPr>
            <w:noProof/>
            <w:webHidden/>
          </w:rPr>
          <w:instrText xml:space="preserve"> PAGEREF _Toc259090091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092" w:history="1">
        <w:r w:rsidR="005D5019" w:rsidRPr="009D3BBA">
          <w:rPr>
            <w:rStyle w:val="Hyperlink"/>
            <w:noProof/>
          </w:rPr>
          <w:t>2.2.4.</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Proces wykonania programu CUDA</w:t>
        </w:r>
        <w:r w:rsidR="005D5019">
          <w:rPr>
            <w:noProof/>
            <w:webHidden/>
          </w:rPr>
          <w:tab/>
        </w:r>
        <w:r>
          <w:rPr>
            <w:noProof/>
            <w:webHidden/>
          </w:rPr>
          <w:fldChar w:fldCharType="begin"/>
        </w:r>
        <w:r w:rsidR="005D5019">
          <w:rPr>
            <w:noProof/>
            <w:webHidden/>
          </w:rPr>
          <w:instrText xml:space="preserve"> PAGEREF _Toc259090092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093" w:history="1">
        <w:r w:rsidR="005D5019" w:rsidRPr="009D3BBA">
          <w:rPr>
            <w:rStyle w:val="Hyperlink"/>
            <w:noProof/>
          </w:rPr>
          <w:t>2.2.5.</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Przykład kodu</w:t>
        </w:r>
        <w:r w:rsidR="005D5019">
          <w:rPr>
            <w:noProof/>
            <w:webHidden/>
          </w:rPr>
          <w:tab/>
        </w:r>
        <w:r>
          <w:rPr>
            <w:noProof/>
            <w:webHidden/>
          </w:rPr>
          <w:fldChar w:fldCharType="begin"/>
        </w:r>
        <w:r w:rsidR="005D5019">
          <w:rPr>
            <w:noProof/>
            <w:webHidden/>
          </w:rPr>
          <w:instrText xml:space="preserve"> PAGEREF _Toc259090093 \h </w:instrText>
        </w:r>
        <w:r>
          <w:rPr>
            <w:noProof/>
            <w:webHidden/>
          </w:rPr>
        </w:r>
        <w:r>
          <w:rPr>
            <w:noProof/>
            <w:webHidden/>
          </w:rPr>
          <w:fldChar w:fldCharType="separate"/>
        </w:r>
        <w:r w:rsidR="005D5019">
          <w:rPr>
            <w:noProof/>
            <w:webHidden/>
          </w:rPr>
          <w:t>17</w:t>
        </w:r>
        <w:r>
          <w:rPr>
            <w:noProof/>
            <w:webHidden/>
          </w:rPr>
          <w:fldChar w:fldCharType="end"/>
        </w:r>
      </w:hyperlink>
    </w:p>
    <w:p w:rsidR="005D5019" w:rsidRDefault="008C3886">
      <w:pPr>
        <w:pStyle w:val="TOC1"/>
        <w:rPr>
          <w:rFonts w:asciiTheme="minorHAnsi" w:eastAsiaTheme="minorEastAsia" w:hAnsiTheme="minorHAnsi" w:cstheme="minorBidi"/>
          <w:b w:val="0"/>
          <w:noProof/>
          <w:color w:val="auto"/>
          <w:sz w:val="22"/>
          <w:szCs w:val="22"/>
          <w:lang w:val="en-US" w:eastAsia="en-US"/>
        </w:rPr>
      </w:pPr>
      <w:hyperlink w:anchor="_Toc259090094" w:history="1">
        <w:r w:rsidR="005D5019" w:rsidRPr="009D3BBA">
          <w:rPr>
            <w:rStyle w:val="Hyperlink"/>
            <w:noProof/>
          </w:rPr>
          <w:t>3.</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Sztuczne sieci neuronowe</w:t>
        </w:r>
        <w:r w:rsidR="005D5019">
          <w:rPr>
            <w:noProof/>
            <w:webHidden/>
          </w:rPr>
          <w:tab/>
        </w:r>
        <w:r>
          <w:rPr>
            <w:noProof/>
            <w:webHidden/>
          </w:rPr>
          <w:fldChar w:fldCharType="begin"/>
        </w:r>
        <w:r w:rsidR="005D5019">
          <w:rPr>
            <w:noProof/>
            <w:webHidden/>
          </w:rPr>
          <w:instrText xml:space="preserve"> PAGEREF _Toc259090094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2"/>
        <w:rPr>
          <w:rFonts w:asciiTheme="minorHAnsi" w:eastAsiaTheme="minorEastAsia" w:hAnsiTheme="minorHAnsi" w:cstheme="minorBidi"/>
          <w:noProof/>
          <w:color w:val="auto"/>
          <w:sz w:val="22"/>
          <w:szCs w:val="22"/>
          <w:lang w:val="en-US" w:eastAsia="en-US"/>
        </w:rPr>
      </w:pPr>
      <w:hyperlink w:anchor="_Toc259090095" w:history="1">
        <w:r w:rsidR="005D5019" w:rsidRPr="009D3BBA">
          <w:rPr>
            <w:rStyle w:val="Hyperlink"/>
            <w:noProof/>
          </w:rPr>
          <w:t>3.1.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Wprowadzenie</w:t>
        </w:r>
        <w:r w:rsidR="005D5019">
          <w:rPr>
            <w:noProof/>
            <w:webHidden/>
          </w:rPr>
          <w:tab/>
        </w:r>
        <w:r>
          <w:rPr>
            <w:noProof/>
            <w:webHidden/>
          </w:rPr>
          <w:fldChar w:fldCharType="begin"/>
        </w:r>
        <w:r w:rsidR="005D5019">
          <w:rPr>
            <w:noProof/>
            <w:webHidden/>
          </w:rPr>
          <w:instrText xml:space="preserve"> PAGEREF _Toc259090095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2"/>
        <w:rPr>
          <w:rFonts w:asciiTheme="minorHAnsi" w:eastAsiaTheme="minorEastAsia" w:hAnsiTheme="minorHAnsi" w:cstheme="minorBidi"/>
          <w:noProof/>
          <w:color w:val="auto"/>
          <w:sz w:val="22"/>
          <w:szCs w:val="22"/>
          <w:lang w:val="en-US" w:eastAsia="en-US"/>
        </w:rPr>
      </w:pPr>
      <w:hyperlink w:anchor="_Toc259090096" w:history="1">
        <w:r w:rsidR="005D5019" w:rsidRPr="009D3BBA">
          <w:rPr>
            <w:rStyle w:val="Hyperlink"/>
            <w:noProof/>
          </w:rPr>
          <w:t>3.2.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Model neuronu</w:t>
        </w:r>
        <w:r w:rsidR="005D5019">
          <w:rPr>
            <w:noProof/>
            <w:webHidden/>
          </w:rPr>
          <w:tab/>
        </w:r>
        <w:r>
          <w:rPr>
            <w:noProof/>
            <w:webHidden/>
          </w:rPr>
          <w:fldChar w:fldCharType="begin"/>
        </w:r>
        <w:r w:rsidR="005D5019">
          <w:rPr>
            <w:noProof/>
            <w:webHidden/>
          </w:rPr>
          <w:instrText xml:space="preserve"> PAGEREF _Toc259090096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097" w:history="1">
        <w:r w:rsidR="005D5019" w:rsidRPr="009D3BBA">
          <w:rPr>
            <w:rStyle w:val="Hyperlink"/>
            <w:noProof/>
          </w:rPr>
          <w:t>3.2.1.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Neuron biologiczny</w:t>
        </w:r>
        <w:r w:rsidR="005D5019">
          <w:rPr>
            <w:noProof/>
            <w:webHidden/>
          </w:rPr>
          <w:tab/>
        </w:r>
        <w:r>
          <w:rPr>
            <w:noProof/>
            <w:webHidden/>
          </w:rPr>
          <w:fldChar w:fldCharType="begin"/>
        </w:r>
        <w:r w:rsidR="005D5019">
          <w:rPr>
            <w:noProof/>
            <w:webHidden/>
          </w:rPr>
          <w:instrText xml:space="preserve"> PAGEREF _Toc259090097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098" w:history="1">
        <w:r w:rsidR="005D5019" w:rsidRPr="009D3BBA">
          <w:rPr>
            <w:rStyle w:val="Hyperlink"/>
            <w:noProof/>
          </w:rPr>
          <w:t>3.2.2.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Sztuczny neuron</w:t>
        </w:r>
        <w:r w:rsidR="005D5019">
          <w:rPr>
            <w:noProof/>
            <w:webHidden/>
          </w:rPr>
          <w:tab/>
        </w:r>
        <w:r>
          <w:rPr>
            <w:noProof/>
            <w:webHidden/>
          </w:rPr>
          <w:fldChar w:fldCharType="begin"/>
        </w:r>
        <w:r w:rsidR="005D5019">
          <w:rPr>
            <w:noProof/>
            <w:webHidden/>
          </w:rPr>
          <w:instrText xml:space="preserve"> PAGEREF _Toc259090098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099" w:history="1">
        <w:r w:rsidR="005D5019" w:rsidRPr="009D3BBA">
          <w:rPr>
            <w:rStyle w:val="Hyperlink"/>
            <w:noProof/>
          </w:rPr>
          <w:t>3.2.3.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Funkcja aktywacji, neuron nieliniowy</w:t>
        </w:r>
        <w:r w:rsidR="005D5019">
          <w:rPr>
            <w:noProof/>
            <w:webHidden/>
          </w:rPr>
          <w:tab/>
        </w:r>
        <w:r>
          <w:rPr>
            <w:noProof/>
            <w:webHidden/>
          </w:rPr>
          <w:fldChar w:fldCharType="begin"/>
        </w:r>
        <w:r w:rsidR="005D5019">
          <w:rPr>
            <w:noProof/>
            <w:webHidden/>
          </w:rPr>
          <w:instrText xml:space="preserve"> PAGEREF _Toc259090099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2"/>
        <w:rPr>
          <w:rFonts w:asciiTheme="minorHAnsi" w:eastAsiaTheme="minorEastAsia" w:hAnsiTheme="minorHAnsi" w:cstheme="minorBidi"/>
          <w:noProof/>
          <w:color w:val="auto"/>
          <w:sz w:val="22"/>
          <w:szCs w:val="22"/>
          <w:lang w:val="en-US" w:eastAsia="en-US"/>
        </w:rPr>
      </w:pPr>
      <w:hyperlink w:anchor="_Toc259090100" w:history="1">
        <w:r w:rsidR="005D5019" w:rsidRPr="009D3BBA">
          <w:rPr>
            <w:rStyle w:val="Hyperlink"/>
            <w:noProof/>
          </w:rPr>
          <w:t>3.3.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Architektury sieci neuronowych</w:t>
        </w:r>
        <w:r w:rsidR="005D5019">
          <w:rPr>
            <w:noProof/>
            <w:webHidden/>
          </w:rPr>
          <w:tab/>
        </w:r>
        <w:r>
          <w:rPr>
            <w:noProof/>
            <w:webHidden/>
          </w:rPr>
          <w:fldChar w:fldCharType="begin"/>
        </w:r>
        <w:r w:rsidR="005D5019">
          <w:rPr>
            <w:noProof/>
            <w:webHidden/>
          </w:rPr>
          <w:instrText xml:space="preserve"> PAGEREF _Toc259090100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01" w:history="1">
        <w:r w:rsidR="005D5019" w:rsidRPr="009D3BBA">
          <w:rPr>
            <w:rStyle w:val="Hyperlink"/>
            <w:noProof/>
          </w:rPr>
          <w:t>3.3.1.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Jednokierunkowe</w:t>
        </w:r>
        <w:r w:rsidR="005D5019">
          <w:rPr>
            <w:noProof/>
            <w:webHidden/>
          </w:rPr>
          <w:tab/>
        </w:r>
        <w:r>
          <w:rPr>
            <w:noProof/>
            <w:webHidden/>
          </w:rPr>
          <w:fldChar w:fldCharType="begin"/>
        </w:r>
        <w:r w:rsidR="005D5019">
          <w:rPr>
            <w:noProof/>
            <w:webHidden/>
          </w:rPr>
          <w:instrText xml:space="preserve"> PAGEREF _Toc259090101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02" w:history="1">
        <w:r w:rsidR="005D5019" w:rsidRPr="009D3BBA">
          <w:rPr>
            <w:rStyle w:val="Hyperlink"/>
            <w:noProof/>
          </w:rPr>
          <w:t>3.3.2.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Rekurencyjne</w:t>
        </w:r>
        <w:r w:rsidR="005D5019">
          <w:rPr>
            <w:noProof/>
            <w:webHidden/>
          </w:rPr>
          <w:tab/>
        </w:r>
        <w:r>
          <w:rPr>
            <w:noProof/>
            <w:webHidden/>
          </w:rPr>
          <w:fldChar w:fldCharType="begin"/>
        </w:r>
        <w:r w:rsidR="005D5019">
          <w:rPr>
            <w:noProof/>
            <w:webHidden/>
          </w:rPr>
          <w:instrText xml:space="preserve"> PAGEREF _Toc259090102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03" w:history="1">
        <w:r w:rsidR="005D5019" w:rsidRPr="009D3BBA">
          <w:rPr>
            <w:rStyle w:val="Hyperlink"/>
            <w:noProof/>
          </w:rPr>
          <w:t>3.3.3.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Sieci komórkowe</w:t>
        </w:r>
        <w:r w:rsidR="005D5019">
          <w:rPr>
            <w:noProof/>
            <w:webHidden/>
          </w:rPr>
          <w:tab/>
        </w:r>
        <w:r>
          <w:rPr>
            <w:noProof/>
            <w:webHidden/>
          </w:rPr>
          <w:fldChar w:fldCharType="begin"/>
        </w:r>
        <w:r w:rsidR="005D5019">
          <w:rPr>
            <w:noProof/>
            <w:webHidden/>
          </w:rPr>
          <w:instrText xml:space="preserve"> PAGEREF _Toc259090103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2"/>
        <w:rPr>
          <w:rFonts w:asciiTheme="minorHAnsi" w:eastAsiaTheme="minorEastAsia" w:hAnsiTheme="minorHAnsi" w:cstheme="minorBidi"/>
          <w:noProof/>
          <w:color w:val="auto"/>
          <w:sz w:val="22"/>
          <w:szCs w:val="22"/>
          <w:lang w:val="en-US" w:eastAsia="en-US"/>
        </w:rPr>
      </w:pPr>
      <w:hyperlink w:anchor="_Toc259090104" w:history="1">
        <w:r w:rsidR="005D5019" w:rsidRPr="009D3BBA">
          <w:rPr>
            <w:rStyle w:val="Hyperlink"/>
            <w:noProof/>
          </w:rPr>
          <w:t>3.4.</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Zastosowanie sztucznych sieci neuronowych</w:t>
        </w:r>
        <w:r w:rsidR="005D5019">
          <w:rPr>
            <w:noProof/>
            <w:webHidden/>
          </w:rPr>
          <w:tab/>
        </w:r>
        <w:r>
          <w:rPr>
            <w:noProof/>
            <w:webHidden/>
          </w:rPr>
          <w:fldChar w:fldCharType="begin"/>
        </w:r>
        <w:r w:rsidR="005D5019">
          <w:rPr>
            <w:noProof/>
            <w:webHidden/>
          </w:rPr>
          <w:instrText xml:space="preserve"> PAGEREF _Toc259090104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2"/>
        <w:rPr>
          <w:rFonts w:asciiTheme="minorHAnsi" w:eastAsiaTheme="minorEastAsia" w:hAnsiTheme="minorHAnsi" w:cstheme="minorBidi"/>
          <w:noProof/>
          <w:color w:val="auto"/>
          <w:sz w:val="22"/>
          <w:szCs w:val="22"/>
          <w:lang w:val="en-US" w:eastAsia="en-US"/>
        </w:rPr>
      </w:pPr>
      <w:hyperlink w:anchor="_Toc259090105" w:history="1">
        <w:r w:rsidR="005D5019" w:rsidRPr="009D3BBA">
          <w:rPr>
            <w:rStyle w:val="Hyperlink"/>
            <w:noProof/>
          </w:rPr>
          <w:t>3.5.</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Metody uczenia</w:t>
        </w:r>
        <w:r w:rsidR="005D5019">
          <w:rPr>
            <w:noProof/>
            <w:webHidden/>
          </w:rPr>
          <w:tab/>
        </w:r>
        <w:r>
          <w:rPr>
            <w:noProof/>
            <w:webHidden/>
          </w:rPr>
          <w:fldChar w:fldCharType="begin"/>
        </w:r>
        <w:r w:rsidR="005D5019">
          <w:rPr>
            <w:noProof/>
            <w:webHidden/>
          </w:rPr>
          <w:instrText xml:space="preserve"> PAGEREF _Toc259090105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06" w:history="1">
        <w:r w:rsidR="005D5019" w:rsidRPr="009D3BBA">
          <w:rPr>
            <w:rStyle w:val="Hyperlink"/>
            <w:noProof/>
          </w:rPr>
          <w:t>3.5.1.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Uczenie nadzorowane</w:t>
        </w:r>
        <w:r w:rsidR="005D5019">
          <w:rPr>
            <w:noProof/>
            <w:webHidden/>
          </w:rPr>
          <w:tab/>
        </w:r>
        <w:r>
          <w:rPr>
            <w:noProof/>
            <w:webHidden/>
          </w:rPr>
          <w:fldChar w:fldCharType="begin"/>
        </w:r>
        <w:r w:rsidR="005D5019">
          <w:rPr>
            <w:noProof/>
            <w:webHidden/>
          </w:rPr>
          <w:instrText xml:space="preserve"> PAGEREF _Toc259090106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07" w:history="1">
        <w:r w:rsidR="005D5019" w:rsidRPr="009D3BBA">
          <w:rPr>
            <w:rStyle w:val="Hyperlink"/>
            <w:noProof/>
          </w:rPr>
          <w:t>3.5.1.1.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 nauczycielem</w:t>
        </w:r>
        <w:r w:rsidR="005D5019">
          <w:rPr>
            <w:noProof/>
            <w:webHidden/>
          </w:rPr>
          <w:tab/>
        </w:r>
        <w:r>
          <w:rPr>
            <w:noProof/>
            <w:webHidden/>
          </w:rPr>
          <w:fldChar w:fldCharType="begin"/>
        </w:r>
        <w:r w:rsidR="005D5019">
          <w:rPr>
            <w:noProof/>
            <w:webHidden/>
          </w:rPr>
          <w:instrText xml:space="preserve"> PAGEREF _Toc259090107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08" w:history="1">
        <w:r w:rsidR="005D5019" w:rsidRPr="009D3BBA">
          <w:rPr>
            <w:rStyle w:val="Hyperlink"/>
            <w:noProof/>
          </w:rPr>
          <w:t>3.5.1.2.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 krytykiem</w:t>
        </w:r>
        <w:r w:rsidR="005D5019">
          <w:rPr>
            <w:noProof/>
            <w:webHidden/>
          </w:rPr>
          <w:tab/>
        </w:r>
        <w:r>
          <w:rPr>
            <w:noProof/>
            <w:webHidden/>
          </w:rPr>
          <w:fldChar w:fldCharType="begin"/>
        </w:r>
        <w:r w:rsidR="005D5019">
          <w:rPr>
            <w:noProof/>
            <w:webHidden/>
          </w:rPr>
          <w:instrText xml:space="preserve"> PAGEREF _Toc259090108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09" w:history="1">
        <w:r w:rsidR="005D5019" w:rsidRPr="009D3BBA">
          <w:rPr>
            <w:rStyle w:val="Hyperlink"/>
            <w:noProof/>
          </w:rPr>
          <w:t>3.5.2.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Uczenie nienadzorowane</w:t>
        </w:r>
        <w:r w:rsidR="005D5019">
          <w:rPr>
            <w:noProof/>
            <w:webHidden/>
          </w:rPr>
          <w:tab/>
        </w:r>
        <w:r>
          <w:rPr>
            <w:noProof/>
            <w:webHidden/>
          </w:rPr>
          <w:fldChar w:fldCharType="begin"/>
        </w:r>
        <w:r w:rsidR="005D5019">
          <w:rPr>
            <w:noProof/>
            <w:webHidden/>
          </w:rPr>
          <w:instrText xml:space="preserve"> PAGEREF _Toc259090109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10" w:history="1">
        <w:r w:rsidR="005D5019" w:rsidRPr="009D3BBA">
          <w:rPr>
            <w:rStyle w:val="Hyperlink"/>
            <w:noProof/>
          </w:rPr>
          <w:t>3.5.2.1.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Samoorganizujące się mapy</w:t>
        </w:r>
        <w:r w:rsidR="005D5019">
          <w:rPr>
            <w:noProof/>
            <w:webHidden/>
          </w:rPr>
          <w:tab/>
        </w:r>
        <w:r>
          <w:rPr>
            <w:noProof/>
            <w:webHidden/>
          </w:rPr>
          <w:fldChar w:fldCharType="begin"/>
        </w:r>
        <w:r w:rsidR="005D5019">
          <w:rPr>
            <w:noProof/>
            <w:webHidden/>
          </w:rPr>
          <w:instrText xml:space="preserve"> PAGEREF _Toc259090110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11" w:history="1">
        <w:r w:rsidR="005D5019" w:rsidRPr="009D3BBA">
          <w:rPr>
            <w:rStyle w:val="Hyperlink"/>
            <w:noProof/>
          </w:rPr>
          <w:t>3.5.2.2.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Konkurencyjne</w:t>
        </w:r>
        <w:r w:rsidR="005D5019">
          <w:rPr>
            <w:noProof/>
            <w:webHidden/>
          </w:rPr>
          <w:tab/>
        </w:r>
        <w:r>
          <w:rPr>
            <w:noProof/>
            <w:webHidden/>
          </w:rPr>
          <w:fldChar w:fldCharType="begin"/>
        </w:r>
        <w:r w:rsidR="005D5019">
          <w:rPr>
            <w:noProof/>
            <w:webHidden/>
          </w:rPr>
          <w:instrText xml:space="preserve"> PAGEREF _Toc259090111 \h </w:instrText>
        </w:r>
        <w:r>
          <w:rPr>
            <w:noProof/>
            <w:webHidden/>
          </w:rPr>
        </w:r>
        <w:r>
          <w:rPr>
            <w:noProof/>
            <w:webHidden/>
          </w:rPr>
          <w:fldChar w:fldCharType="separate"/>
        </w:r>
        <w:r w:rsidR="005D5019">
          <w:rPr>
            <w:noProof/>
            <w:webHidden/>
          </w:rPr>
          <w:t>18</w:t>
        </w:r>
        <w:r>
          <w:rPr>
            <w:noProof/>
            <w:webHidden/>
          </w:rPr>
          <w:fldChar w:fldCharType="end"/>
        </w:r>
      </w:hyperlink>
    </w:p>
    <w:p w:rsidR="005D5019" w:rsidRDefault="008C3886">
      <w:pPr>
        <w:pStyle w:val="TOC1"/>
        <w:rPr>
          <w:rFonts w:asciiTheme="minorHAnsi" w:eastAsiaTheme="minorEastAsia" w:hAnsiTheme="minorHAnsi" w:cstheme="minorBidi"/>
          <w:b w:val="0"/>
          <w:noProof/>
          <w:color w:val="auto"/>
          <w:sz w:val="22"/>
          <w:szCs w:val="22"/>
          <w:lang w:val="en-US" w:eastAsia="en-US"/>
        </w:rPr>
      </w:pPr>
      <w:hyperlink w:anchor="_Toc259090112" w:history="1">
        <w:r w:rsidR="005D5019" w:rsidRPr="009D3BBA">
          <w:rPr>
            <w:rStyle w:val="Hyperlink"/>
            <w:noProof/>
          </w:rPr>
          <w:t>4.</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Implementacja sztucznych sieci neuronowych na GPU</w:t>
        </w:r>
        <w:r w:rsidR="005D5019">
          <w:rPr>
            <w:noProof/>
            <w:webHidden/>
          </w:rPr>
          <w:tab/>
        </w:r>
        <w:r>
          <w:rPr>
            <w:noProof/>
            <w:webHidden/>
          </w:rPr>
          <w:fldChar w:fldCharType="begin"/>
        </w:r>
        <w:r w:rsidR="005D5019">
          <w:rPr>
            <w:noProof/>
            <w:webHidden/>
          </w:rPr>
          <w:instrText xml:space="preserve"> PAGEREF _Toc259090112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8C3886">
      <w:pPr>
        <w:pStyle w:val="TOC2"/>
        <w:rPr>
          <w:rFonts w:asciiTheme="minorHAnsi" w:eastAsiaTheme="minorEastAsia" w:hAnsiTheme="minorHAnsi" w:cstheme="minorBidi"/>
          <w:noProof/>
          <w:color w:val="auto"/>
          <w:sz w:val="22"/>
          <w:szCs w:val="22"/>
          <w:lang w:val="en-US" w:eastAsia="en-US"/>
        </w:rPr>
      </w:pPr>
      <w:hyperlink w:anchor="_Toc259090113" w:history="1">
        <w:r w:rsidR="005D5019" w:rsidRPr="009D3BBA">
          <w:rPr>
            <w:rStyle w:val="Hyperlink"/>
            <w:noProof/>
          </w:rPr>
          <w:t>4.1.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Sieć neuronowa z punktu widzenia programisty</w:t>
        </w:r>
        <w:r w:rsidR="005D5019">
          <w:rPr>
            <w:noProof/>
            <w:webHidden/>
          </w:rPr>
          <w:tab/>
        </w:r>
        <w:r>
          <w:rPr>
            <w:noProof/>
            <w:webHidden/>
          </w:rPr>
          <w:fldChar w:fldCharType="begin"/>
        </w:r>
        <w:r w:rsidR="005D5019">
          <w:rPr>
            <w:noProof/>
            <w:webHidden/>
          </w:rPr>
          <w:instrText xml:space="preserve"> PAGEREF _Toc259090113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14" w:history="1">
        <w:r w:rsidR="005D5019" w:rsidRPr="009D3BBA">
          <w:rPr>
            <w:rStyle w:val="Hyperlink"/>
            <w:noProof/>
          </w:rPr>
          <w:t>4.1.1.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Struktury danych w sieciach neuronowych</w:t>
        </w:r>
        <w:r w:rsidR="005D5019">
          <w:rPr>
            <w:noProof/>
            <w:webHidden/>
          </w:rPr>
          <w:tab/>
        </w:r>
        <w:r>
          <w:rPr>
            <w:noProof/>
            <w:webHidden/>
          </w:rPr>
          <w:fldChar w:fldCharType="begin"/>
        </w:r>
        <w:r w:rsidR="005D5019">
          <w:rPr>
            <w:noProof/>
            <w:webHidden/>
          </w:rPr>
          <w:instrText xml:space="preserve"> PAGEREF _Toc259090114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15" w:history="1">
        <w:r w:rsidR="005D5019" w:rsidRPr="009D3BBA">
          <w:rPr>
            <w:rStyle w:val="Hyperlink"/>
            <w:noProof/>
          </w:rPr>
          <w:t>4.1.2.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Użyte algorytmy</w:t>
        </w:r>
        <w:r w:rsidR="005D5019">
          <w:rPr>
            <w:noProof/>
            <w:webHidden/>
          </w:rPr>
          <w:tab/>
        </w:r>
        <w:r>
          <w:rPr>
            <w:noProof/>
            <w:webHidden/>
          </w:rPr>
          <w:fldChar w:fldCharType="begin"/>
        </w:r>
        <w:r w:rsidR="005D5019">
          <w:rPr>
            <w:noProof/>
            <w:webHidden/>
          </w:rPr>
          <w:instrText xml:space="preserve"> PAGEREF _Toc259090115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8C3886">
      <w:pPr>
        <w:pStyle w:val="TOC2"/>
        <w:rPr>
          <w:rFonts w:asciiTheme="minorHAnsi" w:eastAsiaTheme="minorEastAsia" w:hAnsiTheme="minorHAnsi" w:cstheme="minorBidi"/>
          <w:noProof/>
          <w:color w:val="auto"/>
          <w:sz w:val="22"/>
          <w:szCs w:val="22"/>
          <w:lang w:val="en-US" w:eastAsia="en-US"/>
        </w:rPr>
      </w:pPr>
      <w:hyperlink w:anchor="_Toc259090116" w:history="1">
        <w:r w:rsidR="005D5019" w:rsidRPr="009D3BBA">
          <w:rPr>
            <w:rStyle w:val="Hyperlink"/>
            <w:noProof/>
          </w:rPr>
          <w:t>4.2.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Zastosowanie GPU w sztucznych sieciach neuronowych</w:t>
        </w:r>
        <w:r w:rsidR="005D5019">
          <w:rPr>
            <w:noProof/>
            <w:webHidden/>
          </w:rPr>
          <w:tab/>
        </w:r>
        <w:r>
          <w:rPr>
            <w:noProof/>
            <w:webHidden/>
          </w:rPr>
          <w:fldChar w:fldCharType="begin"/>
        </w:r>
        <w:r w:rsidR="005D5019">
          <w:rPr>
            <w:noProof/>
            <w:webHidden/>
          </w:rPr>
          <w:instrText xml:space="preserve"> PAGEREF _Toc259090116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17" w:history="1">
        <w:r w:rsidR="005D5019" w:rsidRPr="009D3BBA">
          <w:rPr>
            <w:rStyle w:val="Hyperlink"/>
            <w:noProof/>
          </w:rPr>
          <w:t>4.2.1.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Zrównoleglenie operacji na sieciach neuronowych</w:t>
        </w:r>
        <w:r w:rsidR="005D5019">
          <w:rPr>
            <w:noProof/>
            <w:webHidden/>
          </w:rPr>
          <w:tab/>
        </w:r>
        <w:r>
          <w:rPr>
            <w:noProof/>
            <w:webHidden/>
          </w:rPr>
          <w:fldChar w:fldCharType="begin"/>
        </w:r>
        <w:r w:rsidR="005D5019">
          <w:rPr>
            <w:noProof/>
            <w:webHidden/>
          </w:rPr>
          <w:instrText xml:space="preserve"> PAGEREF _Toc259090117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18" w:history="1">
        <w:r w:rsidR="005D5019" w:rsidRPr="009D3BBA">
          <w:rPr>
            <w:rStyle w:val="Hyperlink"/>
            <w:noProof/>
          </w:rPr>
          <w:t>4.2.2.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Wewnętrzne  struktury danych GPU</w:t>
        </w:r>
        <w:r w:rsidR="005D5019">
          <w:rPr>
            <w:noProof/>
            <w:webHidden/>
          </w:rPr>
          <w:tab/>
        </w:r>
        <w:r>
          <w:rPr>
            <w:noProof/>
            <w:webHidden/>
          </w:rPr>
          <w:fldChar w:fldCharType="begin"/>
        </w:r>
        <w:r w:rsidR="005D5019">
          <w:rPr>
            <w:noProof/>
            <w:webHidden/>
          </w:rPr>
          <w:instrText xml:space="preserve"> PAGEREF _Toc259090118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19" w:history="1">
        <w:r w:rsidR="005D5019" w:rsidRPr="009D3BBA">
          <w:rPr>
            <w:rStyle w:val="Hyperlink"/>
            <w:noProof/>
          </w:rPr>
          <w:t>4.2.3.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Istniejące rozwiązania software’owe</w:t>
        </w:r>
        <w:r w:rsidR="005D5019">
          <w:rPr>
            <w:noProof/>
            <w:webHidden/>
          </w:rPr>
          <w:tab/>
        </w:r>
        <w:r>
          <w:rPr>
            <w:noProof/>
            <w:webHidden/>
          </w:rPr>
          <w:fldChar w:fldCharType="begin"/>
        </w:r>
        <w:r w:rsidR="005D5019">
          <w:rPr>
            <w:noProof/>
            <w:webHidden/>
          </w:rPr>
          <w:instrText xml:space="preserve"> PAGEREF _Toc259090119 \h </w:instrText>
        </w:r>
        <w:r>
          <w:rPr>
            <w:noProof/>
            <w:webHidden/>
          </w:rPr>
        </w:r>
        <w:r>
          <w:rPr>
            <w:noProof/>
            <w:webHidden/>
          </w:rPr>
          <w:fldChar w:fldCharType="separate"/>
        </w:r>
        <w:r w:rsidR="005D5019">
          <w:rPr>
            <w:noProof/>
            <w:webHidden/>
          </w:rPr>
          <w:t>19</w:t>
        </w:r>
        <w:r>
          <w:rPr>
            <w:noProof/>
            <w:webHidden/>
          </w:rPr>
          <w:fldChar w:fldCharType="end"/>
        </w:r>
      </w:hyperlink>
    </w:p>
    <w:p w:rsidR="005D5019" w:rsidRDefault="008C3886">
      <w:pPr>
        <w:pStyle w:val="TOC1"/>
        <w:rPr>
          <w:rFonts w:asciiTheme="minorHAnsi" w:eastAsiaTheme="minorEastAsia" w:hAnsiTheme="minorHAnsi" w:cstheme="minorBidi"/>
          <w:b w:val="0"/>
          <w:noProof/>
          <w:color w:val="auto"/>
          <w:sz w:val="22"/>
          <w:szCs w:val="22"/>
          <w:lang w:val="en-US" w:eastAsia="en-US"/>
        </w:rPr>
      </w:pPr>
      <w:hyperlink w:anchor="_Toc259090120" w:history="1">
        <w:r w:rsidR="005D5019" w:rsidRPr="009D3BBA">
          <w:rPr>
            <w:rStyle w:val="Hyperlink"/>
            <w:noProof/>
          </w:rPr>
          <w:t>5.</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Biblioteka CNL</w:t>
        </w:r>
        <w:r w:rsidR="005D5019">
          <w:rPr>
            <w:noProof/>
            <w:webHidden/>
          </w:rPr>
          <w:tab/>
        </w:r>
        <w:r>
          <w:rPr>
            <w:noProof/>
            <w:webHidden/>
          </w:rPr>
          <w:fldChar w:fldCharType="begin"/>
        </w:r>
        <w:r w:rsidR="005D5019">
          <w:rPr>
            <w:noProof/>
            <w:webHidden/>
          </w:rPr>
          <w:instrText xml:space="preserve"> PAGEREF _Toc259090120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8C3886">
      <w:pPr>
        <w:pStyle w:val="TOC2"/>
        <w:rPr>
          <w:rFonts w:asciiTheme="minorHAnsi" w:eastAsiaTheme="minorEastAsia" w:hAnsiTheme="minorHAnsi" w:cstheme="minorBidi"/>
          <w:noProof/>
          <w:color w:val="auto"/>
          <w:sz w:val="22"/>
          <w:szCs w:val="22"/>
          <w:lang w:val="en-US" w:eastAsia="en-US"/>
        </w:rPr>
      </w:pPr>
      <w:hyperlink w:anchor="_Toc259090121" w:history="1">
        <w:r w:rsidR="005D5019" w:rsidRPr="009D3BBA">
          <w:rPr>
            <w:rStyle w:val="Hyperlink"/>
            <w:noProof/>
          </w:rPr>
          <w:t>5.1.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Zakres programu</w:t>
        </w:r>
        <w:r w:rsidR="005D5019">
          <w:rPr>
            <w:noProof/>
            <w:webHidden/>
          </w:rPr>
          <w:tab/>
        </w:r>
        <w:r>
          <w:rPr>
            <w:noProof/>
            <w:webHidden/>
          </w:rPr>
          <w:fldChar w:fldCharType="begin"/>
        </w:r>
        <w:r w:rsidR="005D5019">
          <w:rPr>
            <w:noProof/>
            <w:webHidden/>
          </w:rPr>
          <w:instrText xml:space="preserve"> PAGEREF _Toc259090121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22" w:history="1">
        <w:r w:rsidR="005D5019" w:rsidRPr="009D3BBA">
          <w:rPr>
            <w:rStyle w:val="Hyperlink"/>
            <w:noProof/>
          </w:rPr>
          <w:t>5.1.1.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Ogólny projekt aplikacji</w:t>
        </w:r>
        <w:r w:rsidR="005D5019">
          <w:rPr>
            <w:noProof/>
            <w:webHidden/>
          </w:rPr>
          <w:tab/>
        </w:r>
        <w:r>
          <w:rPr>
            <w:noProof/>
            <w:webHidden/>
          </w:rPr>
          <w:fldChar w:fldCharType="begin"/>
        </w:r>
        <w:r w:rsidR="005D5019">
          <w:rPr>
            <w:noProof/>
            <w:webHidden/>
          </w:rPr>
          <w:instrText xml:space="preserve"> PAGEREF _Toc259090122 \h </w:instrText>
        </w:r>
        <w:r>
          <w:rPr>
            <w:noProof/>
            <w:webHidden/>
          </w:rPr>
        </w:r>
        <w:r>
          <w:rPr>
            <w:noProof/>
            <w:webHidden/>
          </w:rPr>
          <w:fldChar w:fldCharType="separate"/>
        </w:r>
        <w:r w:rsidR="005D5019">
          <w:rPr>
            <w:noProof/>
            <w:webHidden/>
          </w:rPr>
          <w:t>20</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23" w:history="1">
        <w:r w:rsidR="005D5019" w:rsidRPr="009D3BBA">
          <w:rPr>
            <w:rStyle w:val="Hyperlink"/>
            <w:noProof/>
          </w:rPr>
          <w:t>5.1.2.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Zastosowania programu.</w:t>
        </w:r>
        <w:r w:rsidR="005D5019">
          <w:rPr>
            <w:noProof/>
            <w:webHidden/>
          </w:rPr>
          <w:tab/>
        </w:r>
        <w:r>
          <w:rPr>
            <w:noProof/>
            <w:webHidden/>
          </w:rPr>
          <w:fldChar w:fldCharType="begin"/>
        </w:r>
        <w:r w:rsidR="005D5019">
          <w:rPr>
            <w:noProof/>
            <w:webHidden/>
          </w:rPr>
          <w:instrText xml:space="preserve"> PAGEREF _Toc259090123 \h </w:instrText>
        </w:r>
        <w:r>
          <w:rPr>
            <w:noProof/>
            <w:webHidden/>
          </w:rPr>
        </w:r>
        <w:r>
          <w:rPr>
            <w:noProof/>
            <w:webHidden/>
          </w:rPr>
          <w:fldChar w:fldCharType="separate"/>
        </w:r>
        <w:r w:rsidR="005D5019">
          <w:rPr>
            <w:noProof/>
            <w:webHidden/>
          </w:rPr>
          <w:t>22</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24" w:history="1">
        <w:r w:rsidR="005D5019" w:rsidRPr="009D3BBA">
          <w:rPr>
            <w:rStyle w:val="Hyperlink"/>
            <w:noProof/>
          </w:rPr>
          <w:t>5.1.3.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Diagramy:</w:t>
        </w:r>
        <w:r w:rsidR="005D5019">
          <w:rPr>
            <w:noProof/>
            <w:webHidden/>
          </w:rPr>
          <w:tab/>
        </w:r>
        <w:r>
          <w:rPr>
            <w:noProof/>
            <w:webHidden/>
          </w:rPr>
          <w:fldChar w:fldCharType="begin"/>
        </w:r>
        <w:r w:rsidR="005D5019">
          <w:rPr>
            <w:noProof/>
            <w:webHidden/>
          </w:rPr>
          <w:instrText xml:space="preserve"> PAGEREF _Toc259090124 \h </w:instrText>
        </w:r>
        <w:r>
          <w:rPr>
            <w:noProof/>
            <w:webHidden/>
          </w:rPr>
        </w:r>
        <w:r>
          <w:rPr>
            <w:noProof/>
            <w:webHidden/>
          </w:rPr>
          <w:fldChar w:fldCharType="separate"/>
        </w:r>
        <w:r w:rsidR="005D5019">
          <w:rPr>
            <w:noProof/>
            <w:webHidden/>
          </w:rPr>
          <w:t>23</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5" w:history="1">
        <w:r w:rsidR="005D5019" w:rsidRPr="009D3BBA">
          <w:rPr>
            <w:rStyle w:val="Hyperlink"/>
            <w:noProof/>
          </w:rPr>
          <w:t>5.1.3.1.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Class</w:t>
        </w:r>
        <w:r w:rsidR="005D5019">
          <w:rPr>
            <w:noProof/>
            <w:webHidden/>
          </w:rPr>
          <w:tab/>
        </w:r>
        <w:r>
          <w:rPr>
            <w:noProof/>
            <w:webHidden/>
          </w:rPr>
          <w:fldChar w:fldCharType="begin"/>
        </w:r>
        <w:r w:rsidR="005D5019">
          <w:rPr>
            <w:noProof/>
            <w:webHidden/>
          </w:rPr>
          <w:instrText xml:space="preserve"> PAGEREF _Toc259090125 \h </w:instrText>
        </w:r>
        <w:r>
          <w:rPr>
            <w:noProof/>
            <w:webHidden/>
          </w:rPr>
        </w:r>
        <w:r>
          <w:rPr>
            <w:noProof/>
            <w:webHidden/>
          </w:rPr>
          <w:fldChar w:fldCharType="separate"/>
        </w:r>
        <w:r w:rsidR="005D5019">
          <w:rPr>
            <w:noProof/>
            <w:webHidden/>
          </w:rPr>
          <w:t>24</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6" w:history="1">
        <w:r w:rsidR="005D5019" w:rsidRPr="009D3BBA">
          <w:rPr>
            <w:rStyle w:val="Hyperlink"/>
            <w:noProof/>
          </w:rPr>
          <w:t>5.1.3.2.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Component</w:t>
        </w:r>
        <w:r w:rsidR="005D5019">
          <w:rPr>
            <w:noProof/>
            <w:webHidden/>
          </w:rPr>
          <w:tab/>
        </w:r>
        <w:r>
          <w:rPr>
            <w:noProof/>
            <w:webHidden/>
          </w:rPr>
          <w:fldChar w:fldCharType="begin"/>
        </w:r>
        <w:r w:rsidR="005D5019">
          <w:rPr>
            <w:noProof/>
            <w:webHidden/>
          </w:rPr>
          <w:instrText xml:space="preserve"> PAGEREF _Toc259090126 \h </w:instrText>
        </w:r>
        <w:r>
          <w:rPr>
            <w:noProof/>
            <w:webHidden/>
          </w:rPr>
        </w:r>
        <w:r>
          <w:rPr>
            <w:noProof/>
            <w:webHidden/>
          </w:rPr>
          <w:fldChar w:fldCharType="separate"/>
        </w:r>
        <w:r w:rsidR="005D5019">
          <w:rPr>
            <w:noProof/>
            <w:webHidden/>
          </w:rPr>
          <w:t>25</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7" w:history="1">
        <w:r w:rsidR="005D5019" w:rsidRPr="009D3BBA">
          <w:rPr>
            <w:rStyle w:val="Hyperlink"/>
            <w:noProof/>
          </w:rPr>
          <w:t>5.1.3.3.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Component</w:t>
        </w:r>
        <w:r w:rsidR="005D5019">
          <w:rPr>
            <w:noProof/>
            <w:webHidden/>
          </w:rPr>
          <w:tab/>
        </w:r>
        <w:r>
          <w:rPr>
            <w:noProof/>
            <w:webHidden/>
          </w:rPr>
          <w:fldChar w:fldCharType="begin"/>
        </w:r>
        <w:r w:rsidR="005D5019">
          <w:rPr>
            <w:noProof/>
            <w:webHidden/>
          </w:rPr>
          <w:instrText xml:space="preserve"> PAGEREF _Toc259090127 \h </w:instrText>
        </w:r>
        <w:r>
          <w:rPr>
            <w:noProof/>
            <w:webHidden/>
          </w:rPr>
        </w:r>
        <w:r>
          <w:rPr>
            <w:noProof/>
            <w:webHidden/>
          </w:rPr>
          <w:fldChar w:fldCharType="separate"/>
        </w:r>
        <w:r w:rsidR="005D5019">
          <w:rPr>
            <w:noProof/>
            <w:webHidden/>
          </w:rPr>
          <w:t>25</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28" w:history="1">
        <w:r w:rsidR="005D5019" w:rsidRPr="009D3BBA">
          <w:rPr>
            <w:rStyle w:val="Hyperlink"/>
            <w:noProof/>
          </w:rPr>
          <w:t>5.1.3.4.</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Activity</w:t>
        </w:r>
        <w:r w:rsidR="005D5019">
          <w:rPr>
            <w:noProof/>
            <w:webHidden/>
          </w:rPr>
          <w:tab/>
        </w:r>
        <w:r>
          <w:rPr>
            <w:noProof/>
            <w:webHidden/>
          </w:rPr>
          <w:fldChar w:fldCharType="begin"/>
        </w:r>
        <w:r w:rsidR="005D5019">
          <w:rPr>
            <w:noProof/>
            <w:webHidden/>
          </w:rPr>
          <w:instrText xml:space="preserve"> PAGEREF _Toc259090128 \h </w:instrText>
        </w:r>
        <w:r>
          <w:rPr>
            <w:noProof/>
            <w:webHidden/>
          </w:rPr>
        </w:r>
        <w:r>
          <w:rPr>
            <w:noProof/>
            <w:webHidden/>
          </w:rPr>
          <w:fldChar w:fldCharType="separate"/>
        </w:r>
        <w:r w:rsidR="005D5019">
          <w:rPr>
            <w:noProof/>
            <w:webHidden/>
          </w:rPr>
          <w:t>26</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29" w:history="1">
        <w:r w:rsidR="005D5019" w:rsidRPr="009D3BBA">
          <w:rPr>
            <w:rStyle w:val="Hyperlink"/>
            <w:noProof/>
          </w:rPr>
          <w:t>5.1.4.</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Struktura plików danych</w:t>
        </w:r>
        <w:r w:rsidR="005D5019">
          <w:rPr>
            <w:noProof/>
            <w:webHidden/>
          </w:rPr>
          <w:tab/>
        </w:r>
        <w:r>
          <w:rPr>
            <w:noProof/>
            <w:webHidden/>
          </w:rPr>
          <w:fldChar w:fldCharType="begin"/>
        </w:r>
        <w:r w:rsidR="005D5019">
          <w:rPr>
            <w:noProof/>
            <w:webHidden/>
          </w:rPr>
          <w:instrText xml:space="preserve"> PAGEREF _Toc259090129 \h </w:instrText>
        </w:r>
        <w:r>
          <w:rPr>
            <w:noProof/>
            <w:webHidden/>
          </w:rPr>
        </w:r>
        <w:r>
          <w:rPr>
            <w:noProof/>
            <w:webHidden/>
          </w:rPr>
          <w:fldChar w:fldCharType="separate"/>
        </w:r>
        <w:r w:rsidR="005D5019">
          <w:rPr>
            <w:noProof/>
            <w:webHidden/>
          </w:rPr>
          <w:t>27</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0" w:history="1">
        <w:r w:rsidR="005D5019" w:rsidRPr="009D3BBA">
          <w:rPr>
            <w:rStyle w:val="Hyperlink"/>
            <w:noProof/>
          </w:rPr>
          <w:t>5.1.4.1.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Plik zestawu testów CSV</w:t>
        </w:r>
        <w:r w:rsidR="005D5019">
          <w:rPr>
            <w:noProof/>
            <w:webHidden/>
          </w:rPr>
          <w:tab/>
        </w:r>
        <w:r>
          <w:rPr>
            <w:noProof/>
            <w:webHidden/>
          </w:rPr>
          <w:fldChar w:fldCharType="begin"/>
        </w:r>
        <w:r w:rsidR="005D5019">
          <w:rPr>
            <w:noProof/>
            <w:webHidden/>
          </w:rPr>
          <w:instrText xml:space="preserve"> PAGEREF _Toc259090130 \h </w:instrText>
        </w:r>
        <w:r>
          <w:rPr>
            <w:noProof/>
            <w:webHidden/>
          </w:rPr>
        </w:r>
        <w:r>
          <w:rPr>
            <w:noProof/>
            <w:webHidden/>
          </w:rPr>
          <w:fldChar w:fldCharType="separate"/>
        </w:r>
        <w:r w:rsidR="005D5019">
          <w:rPr>
            <w:noProof/>
            <w:webHidden/>
          </w:rPr>
          <w:t>28</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1" w:history="1">
        <w:r w:rsidR="005D5019" w:rsidRPr="009D3BBA">
          <w:rPr>
            <w:rStyle w:val="Hyperlink"/>
            <w:noProof/>
          </w:rPr>
          <w:t>5.1.4.2.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Plik zestawu testów XML</w:t>
        </w:r>
        <w:r w:rsidR="005D5019">
          <w:rPr>
            <w:noProof/>
            <w:webHidden/>
          </w:rPr>
          <w:tab/>
        </w:r>
        <w:r>
          <w:rPr>
            <w:noProof/>
            <w:webHidden/>
          </w:rPr>
          <w:fldChar w:fldCharType="begin"/>
        </w:r>
        <w:r w:rsidR="005D5019">
          <w:rPr>
            <w:noProof/>
            <w:webHidden/>
          </w:rPr>
          <w:instrText xml:space="preserve"> PAGEREF _Toc259090131 \h </w:instrText>
        </w:r>
        <w:r>
          <w:rPr>
            <w:noProof/>
            <w:webHidden/>
          </w:rPr>
        </w:r>
        <w:r>
          <w:rPr>
            <w:noProof/>
            <w:webHidden/>
          </w:rPr>
          <w:fldChar w:fldCharType="separate"/>
        </w:r>
        <w:r w:rsidR="005D5019">
          <w:rPr>
            <w:noProof/>
            <w:webHidden/>
          </w:rPr>
          <w:t>29</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2" w:history="1">
        <w:r w:rsidR="005D5019" w:rsidRPr="009D3BBA">
          <w:rPr>
            <w:rStyle w:val="Hyperlink"/>
            <w:noProof/>
          </w:rPr>
          <w:t>5.1.4.3.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Format Sieci MLP w XML</w:t>
        </w:r>
        <w:r w:rsidR="005D5019">
          <w:rPr>
            <w:noProof/>
            <w:webHidden/>
          </w:rPr>
          <w:tab/>
        </w:r>
        <w:r>
          <w:rPr>
            <w:noProof/>
            <w:webHidden/>
          </w:rPr>
          <w:fldChar w:fldCharType="begin"/>
        </w:r>
        <w:r w:rsidR="005D5019">
          <w:rPr>
            <w:noProof/>
            <w:webHidden/>
          </w:rPr>
          <w:instrText xml:space="preserve"> PAGEREF _Toc259090132 \h </w:instrText>
        </w:r>
        <w:r>
          <w:rPr>
            <w:noProof/>
            <w:webHidden/>
          </w:rPr>
        </w:r>
        <w:r>
          <w:rPr>
            <w:noProof/>
            <w:webHidden/>
          </w:rPr>
          <w:fldChar w:fldCharType="separate"/>
        </w:r>
        <w:r w:rsidR="005D5019">
          <w:rPr>
            <w:noProof/>
            <w:webHidden/>
          </w:rPr>
          <w:t>32</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33" w:history="1">
        <w:r w:rsidR="005D5019" w:rsidRPr="009D3BBA">
          <w:rPr>
            <w:rStyle w:val="Hyperlink"/>
            <w:noProof/>
          </w:rPr>
          <w:t>5.1.5.</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Katalogi i pliki w projekcie</w:t>
        </w:r>
        <w:r w:rsidR="005D5019">
          <w:rPr>
            <w:noProof/>
            <w:webHidden/>
          </w:rPr>
          <w:tab/>
        </w:r>
        <w:r>
          <w:rPr>
            <w:noProof/>
            <w:webHidden/>
          </w:rPr>
          <w:fldChar w:fldCharType="begin"/>
        </w:r>
        <w:r w:rsidR="005D5019">
          <w:rPr>
            <w:noProof/>
            <w:webHidden/>
          </w:rPr>
          <w:instrText xml:space="preserve"> PAGEREF _Toc259090133 \h </w:instrText>
        </w:r>
        <w:r>
          <w:rPr>
            <w:noProof/>
            <w:webHidden/>
          </w:rPr>
        </w:r>
        <w:r>
          <w:rPr>
            <w:noProof/>
            <w:webHidden/>
          </w:rPr>
          <w:fldChar w:fldCharType="separate"/>
        </w:r>
        <w:r w:rsidR="005D5019">
          <w:rPr>
            <w:noProof/>
            <w:webHidden/>
          </w:rPr>
          <w:t>34</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34" w:history="1">
        <w:r w:rsidR="005D5019" w:rsidRPr="009D3BBA">
          <w:rPr>
            <w:rStyle w:val="Hyperlink"/>
            <w:noProof/>
          </w:rPr>
          <w:t>5.1.6.</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Logowanie</w:t>
        </w:r>
        <w:r w:rsidR="005D5019">
          <w:rPr>
            <w:noProof/>
            <w:webHidden/>
          </w:rPr>
          <w:tab/>
        </w:r>
        <w:r>
          <w:rPr>
            <w:noProof/>
            <w:webHidden/>
          </w:rPr>
          <w:fldChar w:fldCharType="begin"/>
        </w:r>
        <w:r w:rsidR="005D5019">
          <w:rPr>
            <w:noProof/>
            <w:webHidden/>
          </w:rPr>
          <w:instrText xml:space="preserve"> PAGEREF _Toc259090134 \h </w:instrText>
        </w:r>
        <w:r>
          <w:rPr>
            <w:noProof/>
            <w:webHidden/>
          </w:rPr>
        </w:r>
        <w:r>
          <w:rPr>
            <w:noProof/>
            <w:webHidden/>
          </w:rPr>
          <w:fldChar w:fldCharType="separate"/>
        </w:r>
        <w:r w:rsidR="005D5019">
          <w:rPr>
            <w:noProof/>
            <w:webHidden/>
          </w:rPr>
          <w:t>35</w:t>
        </w:r>
        <w:r>
          <w:rPr>
            <w:noProof/>
            <w:webHidden/>
          </w:rPr>
          <w:fldChar w:fldCharType="end"/>
        </w:r>
      </w:hyperlink>
    </w:p>
    <w:p w:rsidR="005D5019" w:rsidRDefault="008C3886">
      <w:pPr>
        <w:pStyle w:val="TOC2"/>
        <w:rPr>
          <w:rFonts w:asciiTheme="minorHAnsi" w:eastAsiaTheme="minorEastAsia" w:hAnsiTheme="minorHAnsi" w:cstheme="minorBidi"/>
          <w:noProof/>
          <w:color w:val="auto"/>
          <w:sz w:val="22"/>
          <w:szCs w:val="22"/>
          <w:lang w:val="en-US" w:eastAsia="en-US"/>
        </w:rPr>
      </w:pPr>
      <w:hyperlink w:anchor="_Toc259090135" w:history="1">
        <w:r w:rsidR="005D5019" w:rsidRPr="009D3BBA">
          <w:rPr>
            <w:rStyle w:val="Hyperlink"/>
            <w:noProof/>
          </w:rPr>
          <w:t>5.2.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Część CPU</w:t>
        </w:r>
        <w:r w:rsidR="005D5019">
          <w:rPr>
            <w:noProof/>
            <w:webHidden/>
          </w:rPr>
          <w:tab/>
        </w:r>
        <w:r>
          <w:rPr>
            <w:noProof/>
            <w:webHidden/>
          </w:rPr>
          <w:fldChar w:fldCharType="begin"/>
        </w:r>
        <w:r w:rsidR="005D5019">
          <w:rPr>
            <w:noProof/>
            <w:webHidden/>
          </w:rPr>
          <w:instrText xml:space="preserve"> PAGEREF _Toc259090135 \h </w:instrText>
        </w:r>
        <w:r>
          <w:rPr>
            <w:noProof/>
            <w:webHidden/>
          </w:rPr>
        </w:r>
        <w:r>
          <w:rPr>
            <w:noProof/>
            <w:webHidden/>
          </w:rPr>
          <w:fldChar w:fldCharType="separate"/>
        </w:r>
        <w:r w:rsidR="005D5019">
          <w:rPr>
            <w:noProof/>
            <w:webHidden/>
          </w:rPr>
          <w:t>36</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36" w:history="1">
        <w:r w:rsidR="005D5019" w:rsidRPr="009D3BBA">
          <w:rPr>
            <w:rStyle w:val="Hyperlink"/>
            <w:noProof/>
          </w:rPr>
          <w:t>5.2.1.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Podejście CPU do aplikacji wykonującej MLP</w:t>
        </w:r>
        <w:r w:rsidR="005D5019">
          <w:rPr>
            <w:noProof/>
            <w:webHidden/>
          </w:rPr>
          <w:tab/>
        </w:r>
        <w:r>
          <w:rPr>
            <w:noProof/>
            <w:webHidden/>
          </w:rPr>
          <w:fldChar w:fldCharType="begin"/>
        </w:r>
        <w:r w:rsidR="005D5019">
          <w:rPr>
            <w:noProof/>
            <w:webHidden/>
          </w:rPr>
          <w:instrText xml:space="preserve"> PAGEREF _Toc259090136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7" w:history="1">
        <w:r w:rsidR="005D5019" w:rsidRPr="009D3BBA">
          <w:rPr>
            <w:rStyle w:val="Hyperlink"/>
            <w:noProof/>
          </w:rPr>
          <w:t>5.2.1.1.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Diagram sekwencji uruchamiania sieci</w:t>
        </w:r>
        <w:r w:rsidR="005D5019">
          <w:rPr>
            <w:noProof/>
            <w:webHidden/>
          </w:rPr>
          <w:tab/>
        </w:r>
        <w:r>
          <w:rPr>
            <w:noProof/>
            <w:webHidden/>
          </w:rPr>
          <w:fldChar w:fldCharType="begin"/>
        </w:r>
        <w:r w:rsidR="005D5019">
          <w:rPr>
            <w:noProof/>
            <w:webHidden/>
          </w:rPr>
          <w:instrText xml:space="preserve"> PAGEREF _Toc259090137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38" w:history="1">
        <w:r w:rsidR="005D5019" w:rsidRPr="009D3BBA">
          <w:rPr>
            <w:rStyle w:val="Hyperlink"/>
            <w:noProof/>
          </w:rPr>
          <w:t>5.2.1.2.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Diagram sekwencji trenowania sieci</w:t>
        </w:r>
        <w:r w:rsidR="005D5019">
          <w:rPr>
            <w:noProof/>
            <w:webHidden/>
          </w:rPr>
          <w:tab/>
        </w:r>
        <w:r>
          <w:rPr>
            <w:noProof/>
            <w:webHidden/>
          </w:rPr>
          <w:fldChar w:fldCharType="begin"/>
        </w:r>
        <w:r w:rsidR="005D5019">
          <w:rPr>
            <w:noProof/>
            <w:webHidden/>
          </w:rPr>
          <w:instrText xml:space="preserve"> PAGEREF _Toc259090138 \h </w:instrText>
        </w:r>
        <w:r>
          <w:rPr>
            <w:noProof/>
            <w:webHidden/>
          </w:rPr>
        </w:r>
        <w:r>
          <w:rPr>
            <w:noProof/>
            <w:webHidden/>
          </w:rPr>
          <w:fldChar w:fldCharType="separate"/>
        </w:r>
        <w:r w:rsidR="005D5019">
          <w:rPr>
            <w:noProof/>
            <w:webHidden/>
          </w:rPr>
          <w:t>37</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39" w:history="1">
        <w:r w:rsidR="005D5019" w:rsidRPr="009D3BBA">
          <w:rPr>
            <w:rStyle w:val="Hyperlink"/>
            <w:noProof/>
          </w:rPr>
          <w:t>5.2.2.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Zewnętrzne biblioteki</w:t>
        </w:r>
        <w:r w:rsidR="005D5019">
          <w:rPr>
            <w:noProof/>
            <w:webHidden/>
          </w:rPr>
          <w:tab/>
        </w:r>
        <w:r>
          <w:rPr>
            <w:noProof/>
            <w:webHidden/>
          </w:rPr>
          <w:fldChar w:fldCharType="begin"/>
        </w:r>
        <w:r w:rsidR="005D5019">
          <w:rPr>
            <w:noProof/>
            <w:webHidden/>
          </w:rPr>
          <w:instrText xml:space="preserve"> PAGEREF _Toc259090139 \h </w:instrText>
        </w:r>
        <w:r>
          <w:rPr>
            <w:noProof/>
            <w:webHidden/>
          </w:rPr>
        </w:r>
        <w:r>
          <w:rPr>
            <w:noProof/>
            <w:webHidden/>
          </w:rPr>
          <w:fldChar w:fldCharType="separate"/>
        </w:r>
        <w:r w:rsidR="005D5019">
          <w:rPr>
            <w:noProof/>
            <w:webHidden/>
          </w:rPr>
          <w:t>38</w:t>
        </w:r>
        <w:r>
          <w:rPr>
            <w:noProof/>
            <w:webHidden/>
          </w:rPr>
          <w:fldChar w:fldCharType="end"/>
        </w:r>
      </w:hyperlink>
    </w:p>
    <w:p w:rsidR="005D5019" w:rsidRDefault="008C3886">
      <w:pPr>
        <w:pStyle w:val="TOC2"/>
        <w:rPr>
          <w:rFonts w:asciiTheme="minorHAnsi" w:eastAsiaTheme="minorEastAsia" w:hAnsiTheme="minorHAnsi" w:cstheme="minorBidi"/>
          <w:noProof/>
          <w:color w:val="auto"/>
          <w:sz w:val="22"/>
          <w:szCs w:val="22"/>
          <w:lang w:val="en-US" w:eastAsia="en-US"/>
        </w:rPr>
      </w:pPr>
      <w:hyperlink w:anchor="_Toc259090140" w:history="1">
        <w:r w:rsidR="005D5019" w:rsidRPr="009D3BBA">
          <w:rPr>
            <w:rStyle w:val="Hyperlink"/>
            <w:noProof/>
          </w:rPr>
          <w:t>5.3.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Część GPU</w:t>
        </w:r>
        <w:r w:rsidR="005D5019">
          <w:rPr>
            <w:noProof/>
            <w:webHidden/>
          </w:rPr>
          <w:tab/>
        </w:r>
        <w:r>
          <w:rPr>
            <w:noProof/>
            <w:webHidden/>
          </w:rPr>
          <w:fldChar w:fldCharType="begin"/>
        </w:r>
        <w:r w:rsidR="005D5019">
          <w:rPr>
            <w:noProof/>
            <w:webHidden/>
          </w:rPr>
          <w:instrText xml:space="preserve"> PAGEREF _Toc259090140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41" w:history="1">
        <w:r w:rsidR="005D5019" w:rsidRPr="009D3BBA">
          <w:rPr>
            <w:rStyle w:val="Hyperlink"/>
            <w:noProof/>
          </w:rPr>
          <w:t>5.3.1.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Implementacja MLP na GPU</w:t>
        </w:r>
        <w:r w:rsidR="005D5019">
          <w:rPr>
            <w:noProof/>
            <w:webHidden/>
          </w:rPr>
          <w:tab/>
        </w:r>
        <w:r>
          <w:rPr>
            <w:noProof/>
            <w:webHidden/>
          </w:rPr>
          <w:fldChar w:fldCharType="begin"/>
        </w:r>
        <w:r w:rsidR="005D5019">
          <w:rPr>
            <w:noProof/>
            <w:webHidden/>
          </w:rPr>
          <w:instrText xml:space="preserve"> PAGEREF _Toc259090141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2" w:history="1">
        <w:r w:rsidR="005D5019" w:rsidRPr="009D3BBA">
          <w:rPr>
            <w:rStyle w:val="Hyperlink"/>
            <w:noProof/>
          </w:rPr>
          <w:t>5.3.1.1.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Ogólny algorytm</w:t>
        </w:r>
        <w:r w:rsidR="005D5019">
          <w:rPr>
            <w:noProof/>
            <w:webHidden/>
          </w:rPr>
          <w:tab/>
        </w:r>
        <w:r>
          <w:rPr>
            <w:noProof/>
            <w:webHidden/>
          </w:rPr>
          <w:fldChar w:fldCharType="begin"/>
        </w:r>
        <w:r w:rsidR="005D5019">
          <w:rPr>
            <w:noProof/>
            <w:webHidden/>
          </w:rPr>
          <w:instrText xml:space="preserve"> PAGEREF _Toc259090142 \h </w:instrText>
        </w:r>
        <w:r>
          <w:rPr>
            <w:noProof/>
            <w:webHidden/>
          </w:rPr>
        </w:r>
        <w:r>
          <w:rPr>
            <w:noProof/>
            <w:webHidden/>
          </w:rPr>
          <w:fldChar w:fldCharType="separate"/>
        </w:r>
        <w:r w:rsidR="005D5019">
          <w:rPr>
            <w:noProof/>
            <w:webHidden/>
          </w:rPr>
          <w:t>39</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3" w:history="1">
        <w:r w:rsidR="005D5019" w:rsidRPr="009D3BBA">
          <w:rPr>
            <w:rStyle w:val="Hyperlink"/>
            <w:noProof/>
          </w:rPr>
          <w:t>5.3.1.2.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Diagram sekwencji uruchamiania sieci</w:t>
        </w:r>
        <w:r w:rsidR="005D5019">
          <w:rPr>
            <w:noProof/>
            <w:webHidden/>
          </w:rPr>
          <w:tab/>
        </w:r>
        <w:r>
          <w:rPr>
            <w:noProof/>
            <w:webHidden/>
          </w:rPr>
          <w:fldChar w:fldCharType="begin"/>
        </w:r>
        <w:r w:rsidR="005D5019">
          <w:rPr>
            <w:noProof/>
            <w:webHidden/>
          </w:rPr>
          <w:instrText xml:space="preserve"> PAGEREF _Toc259090143 \h </w:instrText>
        </w:r>
        <w:r>
          <w:rPr>
            <w:noProof/>
            <w:webHidden/>
          </w:rPr>
        </w:r>
        <w:r>
          <w:rPr>
            <w:noProof/>
            <w:webHidden/>
          </w:rPr>
          <w:fldChar w:fldCharType="separate"/>
        </w:r>
        <w:r w:rsidR="005D5019">
          <w:rPr>
            <w:noProof/>
            <w:webHidden/>
          </w:rPr>
          <w:t>40</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4" w:history="1">
        <w:r w:rsidR="005D5019" w:rsidRPr="009D3BBA">
          <w:rPr>
            <w:rStyle w:val="Hyperlink"/>
            <w:noProof/>
          </w:rPr>
          <w:t>5.3.1.3.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Diagram sekwencji trenowania sieci</w:t>
        </w:r>
        <w:r w:rsidR="005D5019">
          <w:rPr>
            <w:noProof/>
            <w:webHidden/>
          </w:rPr>
          <w:tab/>
        </w:r>
        <w:r>
          <w:rPr>
            <w:noProof/>
            <w:webHidden/>
          </w:rPr>
          <w:fldChar w:fldCharType="begin"/>
        </w:r>
        <w:r w:rsidR="005D5019">
          <w:rPr>
            <w:noProof/>
            <w:webHidden/>
          </w:rPr>
          <w:instrText xml:space="preserve"> PAGEREF _Toc259090144 \h </w:instrText>
        </w:r>
        <w:r>
          <w:rPr>
            <w:noProof/>
            <w:webHidden/>
          </w:rPr>
        </w:r>
        <w:r>
          <w:rPr>
            <w:noProof/>
            <w:webHidden/>
          </w:rPr>
          <w:fldChar w:fldCharType="separate"/>
        </w:r>
        <w:r w:rsidR="005D5019">
          <w:rPr>
            <w:noProof/>
            <w:webHidden/>
          </w:rPr>
          <w:t>41</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5" w:history="1">
        <w:r w:rsidR="005D5019" w:rsidRPr="009D3BBA">
          <w:rPr>
            <w:rStyle w:val="Hyperlink"/>
            <w:noProof/>
          </w:rPr>
          <w:t>5.3.1.4.</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Struktury danych w pamięci GPU</w:t>
        </w:r>
        <w:r w:rsidR="005D5019">
          <w:rPr>
            <w:noProof/>
            <w:webHidden/>
          </w:rPr>
          <w:tab/>
        </w:r>
        <w:r>
          <w:rPr>
            <w:noProof/>
            <w:webHidden/>
          </w:rPr>
          <w:fldChar w:fldCharType="begin"/>
        </w:r>
        <w:r w:rsidR="005D5019">
          <w:rPr>
            <w:noProof/>
            <w:webHidden/>
          </w:rPr>
          <w:instrText xml:space="preserve"> PAGEREF _Toc259090145 \h </w:instrText>
        </w:r>
        <w:r>
          <w:rPr>
            <w:noProof/>
            <w:webHidden/>
          </w:rPr>
        </w:r>
        <w:r>
          <w:rPr>
            <w:noProof/>
            <w:webHidden/>
          </w:rPr>
          <w:fldChar w:fldCharType="separate"/>
        </w:r>
        <w:r w:rsidR="005D5019">
          <w:rPr>
            <w:noProof/>
            <w:webHidden/>
          </w:rPr>
          <w:t>43</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6" w:history="1">
        <w:r w:rsidR="005D5019" w:rsidRPr="009D3BBA">
          <w:rPr>
            <w:rStyle w:val="Hyperlink"/>
            <w:noProof/>
          </w:rPr>
          <w:t>5.3.1.5.</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Opis działania kerneli</w:t>
        </w:r>
        <w:r w:rsidR="005D5019">
          <w:rPr>
            <w:noProof/>
            <w:webHidden/>
          </w:rPr>
          <w:tab/>
        </w:r>
        <w:r>
          <w:rPr>
            <w:noProof/>
            <w:webHidden/>
          </w:rPr>
          <w:fldChar w:fldCharType="begin"/>
        </w:r>
        <w:r w:rsidR="005D5019">
          <w:rPr>
            <w:noProof/>
            <w:webHidden/>
          </w:rPr>
          <w:instrText xml:space="preserve"> PAGEREF _Toc259090146 \h </w:instrText>
        </w:r>
        <w:r>
          <w:rPr>
            <w:noProof/>
            <w:webHidden/>
          </w:rPr>
        </w:r>
        <w:r>
          <w:rPr>
            <w:noProof/>
            <w:webHidden/>
          </w:rPr>
          <w:fldChar w:fldCharType="separate"/>
        </w:r>
        <w:r w:rsidR="005D5019">
          <w:rPr>
            <w:noProof/>
            <w:webHidden/>
          </w:rPr>
          <w:t>44</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47" w:history="1">
        <w:r w:rsidR="005D5019" w:rsidRPr="009D3BBA">
          <w:rPr>
            <w:rStyle w:val="Hyperlink"/>
            <w:noProof/>
          </w:rPr>
          <w:t>5.3.1.6.</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Analiza zależności danych</w:t>
        </w:r>
        <w:r w:rsidR="005D5019">
          <w:rPr>
            <w:noProof/>
            <w:webHidden/>
          </w:rPr>
          <w:tab/>
        </w:r>
        <w:r>
          <w:rPr>
            <w:noProof/>
            <w:webHidden/>
          </w:rPr>
          <w:fldChar w:fldCharType="begin"/>
        </w:r>
        <w:r w:rsidR="005D5019">
          <w:rPr>
            <w:noProof/>
            <w:webHidden/>
          </w:rPr>
          <w:instrText xml:space="preserve"> PAGEREF _Toc259090147 \h </w:instrText>
        </w:r>
        <w:r>
          <w:rPr>
            <w:noProof/>
            <w:webHidden/>
          </w:rPr>
        </w:r>
        <w:r>
          <w:rPr>
            <w:noProof/>
            <w:webHidden/>
          </w:rPr>
          <w:fldChar w:fldCharType="separate"/>
        </w:r>
        <w:r w:rsidR="005D5019">
          <w:rPr>
            <w:noProof/>
            <w:webHidden/>
          </w:rPr>
          <w:t>45</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48" w:history="1">
        <w:r w:rsidR="005D5019" w:rsidRPr="009D3BBA">
          <w:rPr>
            <w:rStyle w:val="Hyperlink"/>
            <w:noProof/>
          </w:rPr>
          <w:t>5.3.2.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Ograniczenia wykonanego algorytmu.</w:t>
        </w:r>
        <w:r w:rsidR="005D5019">
          <w:rPr>
            <w:noProof/>
            <w:webHidden/>
          </w:rPr>
          <w:tab/>
        </w:r>
        <w:r>
          <w:rPr>
            <w:noProof/>
            <w:webHidden/>
          </w:rPr>
          <w:fldChar w:fldCharType="begin"/>
        </w:r>
        <w:r w:rsidR="005D5019">
          <w:rPr>
            <w:noProof/>
            <w:webHidden/>
          </w:rPr>
          <w:instrText xml:space="preserve"> PAGEREF _Toc259090148 \h </w:instrText>
        </w:r>
        <w:r>
          <w:rPr>
            <w:noProof/>
            <w:webHidden/>
          </w:rPr>
        </w:r>
        <w:r>
          <w:rPr>
            <w:noProof/>
            <w:webHidden/>
          </w:rPr>
          <w:fldChar w:fldCharType="separate"/>
        </w:r>
        <w:r w:rsidR="005D5019">
          <w:rPr>
            <w:noProof/>
            <w:webHidden/>
          </w:rPr>
          <w:t>45</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49" w:history="1">
        <w:r w:rsidR="005D5019" w:rsidRPr="009D3BBA">
          <w:rPr>
            <w:rStyle w:val="Hyperlink"/>
            <w:noProof/>
          </w:rPr>
          <w:t>5.3.3.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Użyte optymalizacje kerneli</w:t>
        </w:r>
        <w:r w:rsidR="005D5019">
          <w:rPr>
            <w:noProof/>
            <w:webHidden/>
          </w:rPr>
          <w:tab/>
        </w:r>
        <w:r>
          <w:rPr>
            <w:noProof/>
            <w:webHidden/>
          </w:rPr>
          <w:fldChar w:fldCharType="begin"/>
        </w:r>
        <w:r w:rsidR="005D5019">
          <w:rPr>
            <w:noProof/>
            <w:webHidden/>
          </w:rPr>
          <w:instrText xml:space="preserve"> PAGEREF _Toc259090149 \h </w:instrText>
        </w:r>
        <w:r>
          <w:rPr>
            <w:noProof/>
            <w:webHidden/>
          </w:rPr>
        </w:r>
        <w:r>
          <w:rPr>
            <w:noProof/>
            <w:webHidden/>
          </w:rPr>
          <w:fldChar w:fldCharType="separate"/>
        </w:r>
        <w:r w:rsidR="005D5019">
          <w:rPr>
            <w:noProof/>
            <w:webHidden/>
          </w:rPr>
          <w:t>46</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0" w:history="1">
        <w:r w:rsidR="005D5019" w:rsidRPr="009D3BBA">
          <w:rPr>
            <w:rStyle w:val="Hyperlink"/>
            <w:noProof/>
          </w:rPr>
          <w:t>5.3.3.1.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Zrobienie coalesced reads/writes</w:t>
        </w:r>
        <w:r w:rsidR="005D5019">
          <w:rPr>
            <w:noProof/>
            <w:webHidden/>
          </w:rPr>
          <w:tab/>
        </w:r>
        <w:r>
          <w:rPr>
            <w:noProof/>
            <w:webHidden/>
          </w:rPr>
          <w:fldChar w:fldCharType="begin"/>
        </w:r>
        <w:r w:rsidR="005D5019">
          <w:rPr>
            <w:noProof/>
            <w:webHidden/>
          </w:rPr>
          <w:instrText xml:space="preserve"> PAGEREF _Toc259090150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1" w:history="1">
        <w:r w:rsidR="005D5019" w:rsidRPr="009D3BBA">
          <w:rPr>
            <w:rStyle w:val="Hyperlink"/>
            <w:noProof/>
          </w:rPr>
          <w:t>5.3.3.2.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Obsługa 2 testów na raz</w:t>
        </w:r>
        <w:r w:rsidR="005D5019">
          <w:rPr>
            <w:noProof/>
            <w:webHidden/>
          </w:rPr>
          <w:tab/>
        </w:r>
        <w:r>
          <w:rPr>
            <w:noProof/>
            <w:webHidden/>
          </w:rPr>
          <w:fldChar w:fldCharType="begin"/>
        </w:r>
        <w:r w:rsidR="005D5019">
          <w:rPr>
            <w:noProof/>
            <w:webHidden/>
          </w:rPr>
          <w:instrText xml:space="preserve"> PAGEREF _Toc259090151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2" w:history="1">
        <w:r w:rsidR="005D5019" w:rsidRPr="009D3BBA">
          <w:rPr>
            <w:rStyle w:val="Hyperlink"/>
            <w:noProof/>
          </w:rPr>
          <w:t>5.3.3.3.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zapisywanie danych do shared memory.</w:t>
        </w:r>
        <w:r w:rsidR="005D5019">
          <w:rPr>
            <w:noProof/>
            <w:webHidden/>
          </w:rPr>
          <w:tab/>
        </w:r>
        <w:r>
          <w:rPr>
            <w:noProof/>
            <w:webHidden/>
          </w:rPr>
          <w:fldChar w:fldCharType="begin"/>
        </w:r>
        <w:r w:rsidR="005D5019">
          <w:rPr>
            <w:noProof/>
            <w:webHidden/>
          </w:rPr>
          <w:instrText xml:space="preserve"> PAGEREF _Toc259090152 \h </w:instrText>
        </w:r>
        <w:r>
          <w:rPr>
            <w:noProof/>
            <w:webHidden/>
          </w:rPr>
        </w:r>
        <w:r>
          <w:rPr>
            <w:noProof/>
            <w:webHidden/>
          </w:rPr>
          <w:fldChar w:fldCharType="separate"/>
        </w:r>
        <w:r w:rsidR="005D5019">
          <w:rPr>
            <w:noProof/>
            <w:webHidden/>
          </w:rPr>
          <w:t>47</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3" w:history="1">
        <w:r w:rsidR="005D5019" w:rsidRPr="009D3BBA">
          <w:rPr>
            <w:rStyle w:val="Hyperlink"/>
            <w:noProof/>
          </w:rPr>
          <w:t>5.3.3.4.</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Przewidywanie ilości uruchomionych bloków</w:t>
        </w:r>
        <w:r w:rsidR="005D5019">
          <w:rPr>
            <w:noProof/>
            <w:webHidden/>
          </w:rPr>
          <w:tab/>
        </w:r>
        <w:r>
          <w:rPr>
            <w:noProof/>
            <w:webHidden/>
          </w:rPr>
          <w:fldChar w:fldCharType="begin"/>
        </w:r>
        <w:r w:rsidR="005D5019">
          <w:rPr>
            <w:noProof/>
            <w:webHidden/>
          </w:rPr>
          <w:instrText xml:space="preserve"> PAGEREF _Toc259090153 \h </w:instrText>
        </w:r>
        <w:r>
          <w:rPr>
            <w:noProof/>
            <w:webHidden/>
          </w:rPr>
        </w:r>
        <w:r>
          <w:rPr>
            <w:noProof/>
            <w:webHidden/>
          </w:rPr>
          <w:fldChar w:fldCharType="separate"/>
        </w:r>
        <w:r w:rsidR="005D5019">
          <w:rPr>
            <w:noProof/>
            <w:webHidden/>
          </w:rPr>
          <w:t>48</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54" w:history="1">
        <w:r w:rsidR="005D5019" w:rsidRPr="009D3BBA">
          <w:rPr>
            <w:rStyle w:val="Hyperlink"/>
            <w:noProof/>
          </w:rPr>
          <w:t>5.3.3.5.</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Użycie pamięci constant</w:t>
        </w:r>
        <w:r w:rsidR="005D5019">
          <w:rPr>
            <w:noProof/>
            <w:webHidden/>
          </w:rPr>
          <w:tab/>
        </w:r>
        <w:r>
          <w:rPr>
            <w:noProof/>
            <w:webHidden/>
          </w:rPr>
          <w:fldChar w:fldCharType="begin"/>
        </w:r>
        <w:r w:rsidR="005D5019">
          <w:rPr>
            <w:noProof/>
            <w:webHidden/>
          </w:rPr>
          <w:instrText xml:space="preserve"> PAGEREF _Toc259090154 \h </w:instrText>
        </w:r>
        <w:r>
          <w:rPr>
            <w:noProof/>
            <w:webHidden/>
          </w:rPr>
        </w:r>
        <w:r>
          <w:rPr>
            <w:noProof/>
            <w:webHidden/>
          </w:rPr>
          <w:fldChar w:fldCharType="separate"/>
        </w:r>
        <w:r w:rsidR="005D5019">
          <w:rPr>
            <w:noProof/>
            <w:webHidden/>
          </w:rPr>
          <w:t>49</w:t>
        </w:r>
        <w:r>
          <w:rPr>
            <w:noProof/>
            <w:webHidden/>
          </w:rPr>
          <w:fldChar w:fldCharType="end"/>
        </w:r>
      </w:hyperlink>
    </w:p>
    <w:p w:rsidR="005D5019" w:rsidRDefault="008C3886">
      <w:pPr>
        <w:pStyle w:val="TOC2"/>
        <w:rPr>
          <w:rFonts w:asciiTheme="minorHAnsi" w:eastAsiaTheme="minorEastAsia" w:hAnsiTheme="minorHAnsi" w:cstheme="minorBidi"/>
          <w:noProof/>
          <w:color w:val="auto"/>
          <w:sz w:val="22"/>
          <w:szCs w:val="22"/>
          <w:lang w:val="en-US" w:eastAsia="en-US"/>
        </w:rPr>
      </w:pPr>
      <w:hyperlink w:anchor="_Toc259090155" w:history="1">
        <w:r w:rsidR="005D5019" w:rsidRPr="009D3BBA">
          <w:rPr>
            <w:rStyle w:val="Hyperlink"/>
            <w:noProof/>
          </w:rPr>
          <w:t>5.4.</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Testy implementacji sieci MLP</w:t>
        </w:r>
        <w:r w:rsidR="005D5019">
          <w:rPr>
            <w:noProof/>
            <w:webHidden/>
          </w:rPr>
          <w:tab/>
        </w:r>
        <w:r>
          <w:rPr>
            <w:noProof/>
            <w:webHidden/>
          </w:rPr>
          <w:fldChar w:fldCharType="begin"/>
        </w:r>
        <w:r w:rsidR="005D5019">
          <w:rPr>
            <w:noProof/>
            <w:webHidden/>
          </w:rPr>
          <w:instrText xml:space="preserve"> PAGEREF _Toc259090155 \h </w:instrText>
        </w:r>
        <w:r>
          <w:rPr>
            <w:noProof/>
            <w:webHidden/>
          </w:rPr>
        </w:r>
        <w:r>
          <w:rPr>
            <w:noProof/>
            <w:webHidden/>
          </w:rPr>
          <w:fldChar w:fldCharType="separate"/>
        </w:r>
        <w:r w:rsidR="005D5019">
          <w:rPr>
            <w:noProof/>
            <w:webHidden/>
          </w:rPr>
          <w:t>49</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56" w:history="1">
        <w:r w:rsidR="005D5019" w:rsidRPr="009D3BBA">
          <w:rPr>
            <w:rStyle w:val="Hyperlink"/>
            <w:noProof/>
          </w:rPr>
          <w:t>5.4.1.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Opis danych testowych</w:t>
        </w:r>
        <w:r w:rsidR="005D5019">
          <w:rPr>
            <w:noProof/>
            <w:webHidden/>
          </w:rPr>
          <w:tab/>
        </w:r>
        <w:r>
          <w:rPr>
            <w:noProof/>
            <w:webHidden/>
          </w:rPr>
          <w:fldChar w:fldCharType="begin"/>
        </w:r>
        <w:r w:rsidR="005D5019">
          <w:rPr>
            <w:noProof/>
            <w:webHidden/>
          </w:rPr>
          <w:instrText xml:space="preserve"> PAGEREF _Toc259090156 \h </w:instrText>
        </w:r>
        <w:r>
          <w:rPr>
            <w:noProof/>
            <w:webHidden/>
          </w:rPr>
        </w:r>
        <w:r>
          <w:rPr>
            <w:noProof/>
            <w:webHidden/>
          </w:rPr>
          <w:fldChar w:fldCharType="separate"/>
        </w:r>
        <w:r w:rsidR="005D5019">
          <w:rPr>
            <w:noProof/>
            <w:webHidden/>
          </w:rPr>
          <w:t>50</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57" w:history="1">
        <w:r w:rsidR="005D5019" w:rsidRPr="009D3BBA">
          <w:rPr>
            <w:rStyle w:val="Hyperlink"/>
            <w:noProof/>
          </w:rPr>
          <w:t>5.4.2.</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Porównanie wydajności wersji CPU i GPU</w:t>
        </w:r>
        <w:r w:rsidR="005D5019">
          <w:rPr>
            <w:noProof/>
            <w:webHidden/>
          </w:rPr>
          <w:tab/>
        </w:r>
        <w:r>
          <w:rPr>
            <w:noProof/>
            <w:webHidden/>
          </w:rPr>
          <w:fldChar w:fldCharType="begin"/>
        </w:r>
        <w:r w:rsidR="005D5019">
          <w:rPr>
            <w:noProof/>
            <w:webHidden/>
          </w:rPr>
          <w:instrText xml:space="preserve"> PAGEREF _Toc259090157 \h </w:instrText>
        </w:r>
        <w:r>
          <w:rPr>
            <w:noProof/>
            <w:webHidden/>
          </w:rPr>
        </w:r>
        <w:r>
          <w:rPr>
            <w:noProof/>
            <w:webHidden/>
          </w:rPr>
          <w:fldChar w:fldCharType="separate"/>
        </w:r>
        <w:r w:rsidR="005D5019">
          <w:rPr>
            <w:noProof/>
            <w:webHidden/>
          </w:rPr>
          <w:t>50</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58" w:history="1">
        <w:r w:rsidR="005D5019" w:rsidRPr="009D3BBA">
          <w:rPr>
            <w:rStyle w:val="Hyperlink"/>
            <w:noProof/>
          </w:rPr>
          <w:t>5.4.3.</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Wpływ optymalizacji na wydajność kerneli</w:t>
        </w:r>
        <w:r w:rsidR="005D5019">
          <w:rPr>
            <w:noProof/>
            <w:webHidden/>
          </w:rPr>
          <w:tab/>
        </w:r>
        <w:r>
          <w:rPr>
            <w:noProof/>
            <w:webHidden/>
          </w:rPr>
          <w:fldChar w:fldCharType="begin"/>
        </w:r>
        <w:r w:rsidR="005D5019">
          <w:rPr>
            <w:noProof/>
            <w:webHidden/>
          </w:rPr>
          <w:instrText xml:space="preserve"> PAGEREF _Toc259090158 \h </w:instrText>
        </w:r>
        <w:r>
          <w:rPr>
            <w:noProof/>
            <w:webHidden/>
          </w:rPr>
        </w:r>
        <w:r>
          <w:rPr>
            <w:noProof/>
            <w:webHidden/>
          </w:rPr>
          <w:fldChar w:fldCharType="separate"/>
        </w:r>
        <w:r w:rsidR="005D5019">
          <w:rPr>
            <w:noProof/>
            <w:webHidden/>
          </w:rPr>
          <w:t>51</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59" w:history="1">
        <w:r w:rsidR="005D5019" w:rsidRPr="009D3BBA">
          <w:rPr>
            <w:rStyle w:val="Hyperlink"/>
            <w:noProof/>
          </w:rPr>
          <w:t>5.4.4.</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Środowisko testowe</w:t>
        </w:r>
        <w:r w:rsidR="005D5019">
          <w:rPr>
            <w:noProof/>
            <w:webHidden/>
          </w:rPr>
          <w:tab/>
        </w:r>
        <w:r>
          <w:rPr>
            <w:noProof/>
            <w:webHidden/>
          </w:rPr>
          <w:fldChar w:fldCharType="begin"/>
        </w:r>
        <w:r w:rsidR="005D5019">
          <w:rPr>
            <w:noProof/>
            <w:webHidden/>
          </w:rPr>
          <w:instrText xml:space="preserve"> PAGEREF _Toc259090159 \h </w:instrText>
        </w:r>
        <w:r>
          <w:rPr>
            <w:noProof/>
            <w:webHidden/>
          </w:rPr>
        </w:r>
        <w:r>
          <w:rPr>
            <w:noProof/>
            <w:webHidden/>
          </w:rPr>
          <w:fldChar w:fldCharType="separate"/>
        </w:r>
        <w:r w:rsidR="005D5019">
          <w:rPr>
            <w:noProof/>
            <w:webHidden/>
          </w:rPr>
          <w:t>51</w:t>
        </w:r>
        <w:r>
          <w:rPr>
            <w:noProof/>
            <w:webHidden/>
          </w:rPr>
          <w:fldChar w:fldCharType="end"/>
        </w:r>
      </w:hyperlink>
    </w:p>
    <w:p w:rsidR="005D5019" w:rsidRDefault="008C3886">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59090160" w:history="1">
        <w:r w:rsidR="005D5019" w:rsidRPr="009D3BBA">
          <w:rPr>
            <w:rStyle w:val="Hyperlink"/>
            <w:noProof/>
          </w:rPr>
          <w:t>5.4.4.1.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Porównanie działania w różnych systemach operacyjnych</w:t>
        </w:r>
        <w:r w:rsidR="005D5019">
          <w:rPr>
            <w:noProof/>
            <w:webHidden/>
          </w:rPr>
          <w:tab/>
        </w:r>
        <w:r>
          <w:rPr>
            <w:noProof/>
            <w:webHidden/>
          </w:rPr>
          <w:fldChar w:fldCharType="begin"/>
        </w:r>
        <w:r w:rsidR="005D5019">
          <w:rPr>
            <w:noProof/>
            <w:webHidden/>
          </w:rPr>
          <w:instrText xml:space="preserve"> PAGEREF _Toc259090160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8C3886">
      <w:pPr>
        <w:pStyle w:val="TOC3"/>
        <w:rPr>
          <w:rFonts w:asciiTheme="minorHAnsi" w:eastAsiaTheme="minorEastAsia" w:hAnsiTheme="minorHAnsi" w:cstheme="minorBidi"/>
          <w:noProof/>
          <w:color w:val="auto"/>
          <w:sz w:val="22"/>
          <w:szCs w:val="22"/>
          <w:lang w:val="en-US" w:eastAsia="en-US"/>
        </w:rPr>
      </w:pPr>
      <w:hyperlink w:anchor="_Toc259090161" w:history="1">
        <w:r w:rsidR="005D5019" w:rsidRPr="009D3BBA">
          <w:rPr>
            <w:rStyle w:val="Hyperlink"/>
            <w:noProof/>
          </w:rPr>
          <w:t>5.4.5.</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Informacje końcowe</w:t>
        </w:r>
        <w:r w:rsidR="005D5019">
          <w:rPr>
            <w:noProof/>
            <w:webHidden/>
          </w:rPr>
          <w:tab/>
        </w:r>
        <w:r>
          <w:rPr>
            <w:noProof/>
            <w:webHidden/>
          </w:rPr>
          <w:fldChar w:fldCharType="begin"/>
        </w:r>
        <w:r w:rsidR="005D5019">
          <w:rPr>
            <w:noProof/>
            <w:webHidden/>
          </w:rPr>
          <w:instrText xml:space="preserve"> PAGEREF _Toc259090161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8C3886">
      <w:pPr>
        <w:pStyle w:val="TOC2"/>
        <w:rPr>
          <w:rFonts w:asciiTheme="minorHAnsi" w:eastAsiaTheme="minorEastAsia" w:hAnsiTheme="minorHAnsi" w:cstheme="minorBidi"/>
          <w:noProof/>
          <w:color w:val="auto"/>
          <w:sz w:val="22"/>
          <w:szCs w:val="22"/>
          <w:lang w:val="en-US" w:eastAsia="en-US"/>
        </w:rPr>
      </w:pPr>
      <w:hyperlink w:anchor="_Toc259090162" w:history="1">
        <w:r w:rsidR="005D5019" w:rsidRPr="009D3BBA">
          <w:rPr>
            <w:rStyle w:val="Hyperlink"/>
            <w:noProof/>
          </w:rPr>
          <w:t>5.5.</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Narzędzia pomocnicze</w:t>
        </w:r>
        <w:r w:rsidR="005D5019">
          <w:rPr>
            <w:noProof/>
            <w:webHidden/>
          </w:rPr>
          <w:tab/>
        </w:r>
        <w:r>
          <w:rPr>
            <w:noProof/>
            <w:webHidden/>
          </w:rPr>
          <w:fldChar w:fldCharType="begin"/>
        </w:r>
        <w:r w:rsidR="005D5019">
          <w:rPr>
            <w:noProof/>
            <w:webHidden/>
          </w:rPr>
          <w:instrText xml:space="preserve"> PAGEREF _Toc259090162 \h </w:instrText>
        </w:r>
        <w:r>
          <w:rPr>
            <w:noProof/>
            <w:webHidden/>
          </w:rPr>
        </w:r>
        <w:r>
          <w:rPr>
            <w:noProof/>
            <w:webHidden/>
          </w:rPr>
          <w:fldChar w:fldCharType="separate"/>
        </w:r>
        <w:r w:rsidR="005D5019">
          <w:rPr>
            <w:noProof/>
            <w:webHidden/>
          </w:rPr>
          <w:t>52</w:t>
        </w:r>
        <w:r>
          <w:rPr>
            <w:noProof/>
            <w:webHidden/>
          </w:rPr>
          <w:fldChar w:fldCharType="end"/>
        </w:r>
      </w:hyperlink>
    </w:p>
    <w:p w:rsidR="005D5019" w:rsidRDefault="008C3886">
      <w:pPr>
        <w:pStyle w:val="TOC1"/>
        <w:rPr>
          <w:rFonts w:asciiTheme="minorHAnsi" w:eastAsiaTheme="minorEastAsia" w:hAnsiTheme="minorHAnsi" w:cstheme="minorBidi"/>
          <w:b w:val="0"/>
          <w:noProof/>
          <w:color w:val="auto"/>
          <w:sz w:val="22"/>
          <w:szCs w:val="22"/>
          <w:lang w:val="en-US" w:eastAsia="en-US"/>
        </w:rPr>
      </w:pPr>
      <w:hyperlink w:anchor="_Toc259090163" w:history="1">
        <w:r w:rsidR="005D5019" w:rsidRPr="009D3BBA">
          <w:rPr>
            <w:rStyle w:val="Hyperlink"/>
            <w:noProof/>
          </w:rPr>
          <w:t>6.</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Wnioski/spostrzeżenia</w:t>
        </w:r>
        <w:r w:rsidR="005D5019">
          <w:rPr>
            <w:noProof/>
            <w:webHidden/>
          </w:rPr>
          <w:tab/>
        </w:r>
        <w:r>
          <w:rPr>
            <w:noProof/>
            <w:webHidden/>
          </w:rPr>
          <w:fldChar w:fldCharType="begin"/>
        </w:r>
        <w:r w:rsidR="005D5019">
          <w:rPr>
            <w:noProof/>
            <w:webHidden/>
          </w:rPr>
          <w:instrText xml:space="preserve"> PAGEREF _Toc259090163 \h </w:instrText>
        </w:r>
        <w:r>
          <w:rPr>
            <w:noProof/>
            <w:webHidden/>
          </w:rPr>
        </w:r>
        <w:r>
          <w:rPr>
            <w:noProof/>
            <w:webHidden/>
          </w:rPr>
          <w:fldChar w:fldCharType="separate"/>
        </w:r>
        <w:r w:rsidR="005D5019">
          <w:rPr>
            <w:noProof/>
            <w:webHidden/>
          </w:rPr>
          <w:t>54</w:t>
        </w:r>
        <w:r>
          <w:rPr>
            <w:noProof/>
            <w:webHidden/>
          </w:rPr>
          <w:fldChar w:fldCharType="end"/>
        </w:r>
      </w:hyperlink>
    </w:p>
    <w:p w:rsidR="005D5019" w:rsidRDefault="008C3886">
      <w:pPr>
        <w:pStyle w:val="TOC2"/>
        <w:rPr>
          <w:rFonts w:asciiTheme="minorHAnsi" w:eastAsiaTheme="minorEastAsia" w:hAnsiTheme="minorHAnsi" w:cstheme="minorBidi"/>
          <w:noProof/>
          <w:color w:val="auto"/>
          <w:sz w:val="22"/>
          <w:szCs w:val="22"/>
          <w:lang w:val="en-US" w:eastAsia="en-US"/>
        </w:rPr>
      </w:pPr>
      <w:hyperlink w:anchor="_Toc259090164" w:history="1">
        <w:r w:rsidR="005D5019" w:rsidRPr="009D3BBA">
          <w:rPr>
            <w:rStyle w:val="Hyperlink"/>
            <w:noProof/>
          </w:rPr>
          <w:t>6.1.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Mozliwosc rozwoju programu</w:t>
        </w:r>
        <w:r w:rsidR="005D5019">
          <w:rPr>
            <w:noProof/>
            <w:webHidden/>
          </w:rPr>
          <w:tab/>
        </w:r>
        <w:r>
          <w:rPr>
            <w:noProof/>
            <w:webHidden/>
          </w:rPr>
          <w:fldChar w:fldCharType="begin"/>
        </w:r>
        <w:r w:rsidR="005D5019">
          <w:rPr>
            <w:noProof/>
            <w:webHidden/>
          </w:rPr>
          <w:instrText xml:space="preserve"> PAGEREF _Toc259090164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8C3886">
      <w:pPr>
        <w:pStyle w:val="TOC1"/>
        <w:rPr>
          <w:rFonts w:asciiTheme="minorHAnsi" w:eastAsiaTheme="minorEastAsia" w:hAnsiTheme="minorHAnsi" w:cstheme="minorBidi"/>
          <w:b w:val="0"/>
          <w:noProof/>
          <w:color w:val="auto"/>
          <w:sz w:val="22"/>
          <w:szCs w:val="22"/>
          <w:lang w:val="en-US" w:eastAsia="en-US"/>
        </w:rPr>
      </w:pPr>
      <w:hyperlink w:anchor="_Toc259090165" w:history="1">
        <w:r w:rsidR="005D5019" w:rsidRPr="009D3BBA">
          <w:rPr>
            <w:rStyle w:val="Hyperlink"/>
            <w:noProof/>
          </w:rPr>
          <w:t>7.</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Zakończenie</w:t>
        </w:r>
        <w:r w:rsidR="005D5019">
          <w:rPr>
            <w:noProof/>
            <w:webHidden/>
          </w:rPr>
          <w:tab/>
        </w:r>
        <w:r>
          <w:rPr>
            <w:noProof/>
            <w:webHidden/>
          </w:rPr>
          <w:fldChar w:fldCharType="begin"/>
        </w:r>
        <w:r w:rsidR="005D5019">
          <w:rPr>
            <w:noProof/>
            <w:webHidden/>
          </w:rPr>
          <w:instrText xml:space="preserve"> PAGEREF _Toc259090165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8C3886">
      <w:pPr>
        <w:pStyle w:val="TOC1"/>
        <w:rPr>
          <w:rFonts w:asciiTheme="minorHAnsi" w:eastAsiaTheme="minorEastAsia" w:hAnsiTheme="minorHAnsi" w:cstheme="minorBidi"/>
          <w:b w:val="0"/>
          <w:noProof/>
          <w:color w:val="auto"/>
          <w:sz w:val="22"/>
          <w:szCs w:val="22"/>
          <w:lang w:val="en-US" w:eastAsia="en-US"/>
        </w:rPr>
      </w:pPr>
      <w:hyperlink w:anchor="_Toc259090166" w:history="1">
        <w:r w:rsidR="005D5019" w:rsidRPr="009D3BBA">
          <w:rPr>
            <w:rStyle w:val="Hyperlink"/>
            <w:noProof/>
          </w:rPr>
          <w:t>8.</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Bibliografia</w:t>
        </w:r>
        <w:r w:rsidR="005D5019">
          <w:rPr>
            <w:noProof/>
            <w:webHidden/>
          </w:rPr>
          <w:tab/>
        </w:r>
        <w:r>
          <w:rPr>
            <w:noProof/>
            <w:webHidden/>
          </w:rPr>
          <w:fldChar w:fldCharType="begin"/>
        </w:r>
        <w:r w:rsidR="005D5019">
          <w:rPr>
            <w:noProof/>
            <w:webHidden/>
          </w:rPr>
          <w:instrText xml:space="preserve"> PAGEREF _Toc259090166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8C3886">
      <w:pPr>
        <w:pStyle w:val="TOC1"/>
        <w:rPr>
          <w:rFonts w:asciiTheme="minorHAnsi" w:eastAsiaTheme="minorEastAsia" w:hAnsiTheme="minorHAnsi" w:cstheme="minorBidi"/>
          <w:b w:val="0"/>
          <w:noProof/>
          <w:color w:val="auto"/>
          <w:sz w:val="22"/>
          <w:szCs w:val="22"/>
          <w:lang w:val="en-US" w:eastAsia="en-US"/>
        </w:rPr>
      </w:pPr>
      <w:hyperlink w:anchor="_Toc259090167" w:history="1">
        <w:r w:rsidR="005D5019" w:rsidRPr="009D3BBA">
          <w:rPr>
            <w:rStyle w:val="Hyperlink"/>
            <w:noProof/>
          </w:rPr>
          <w:t>9.</w:t>
        </w:r>
        <w:r w:rsidR="005D5019">
          <w:rPr>
            <w:rFonts w:asciiTheme="minorHAnsi" w:eastAsiaTheme="minorEastAsia" w:hAnsiTheme="minorHAnsi" w:cstheme="minorBidi"/>
            <w:b w:val="0"/>
            <w:noProof/>
            <w:color w:val="auto"/>
            <w:sz w:val="22"/>
            <w:szCs w:val="22"/>
            <w:lang w:val="en-US" w:eastAsia="en-US"/>
          </w:rPr>
          <w:tab/>
        </w:r>
        <w:r w:rsidR="005D5019" w:rsidRPr="009D3BBA">
          <w:rPr>
            <w:rStyle w:val="Hyperlink"/>
            <w:noProof/>
          </w:rPr>
          <w:t>Załączniki</w:t>
        </w:r>
        <w:r w:rsidR="005D5019">
          <w:rPr>
            <w:noProof/>
            <w:webHidden/>
          </w:rPr>
          <w:tab/>
        </w:r>
        <w:r>
          <w:rPr>
            <w:noProof/>
            <w:webHidden/>
          </w:rPr>
          <w:fldChar w:fldCharType="begin"/>
        </w:r>
        <w:r w:rsidR="005D5019">
          <w:rPr>
            <w:noProof/>
            <w:webHidden/>
          </w:rPr>
          <w:instrText xml:space="preserve"> PAGEREF _Toc259090167 \h </w:instrText>
        </w:r>
        <w:r>
          <w:rPr>
            <w:noProof/>
            <w:webHidden/>
          </w:rPr>
        </w:r>
        <w:r>
          <w:rPr>
            <w:noProof/>
            <w:webHidden/>
          </w:rPr>
          <w:fldChar w:fldCharType="separate"/>
        </w:r>
        <w:r w:rsidR="005D5019">
          <w:rPr>
            <w:noProof/>
            <w:webHidden/>
          </w:rPr>
          <w:t>55</w:t>
        </w:r>
        <w:r>
          <w:rPr>
            <w:noProof/>
            <w:webHidden/>
          </w:rPr>
          <w:fldChar w:fldCharType="end"/>
        </w:r>
      </w:hyperlink>
    </w:p>
    <w:p w:rsidR="005D5019" w:rsidRDefault="008C3886">
      <w:pPr>
        <w:pStyle w:val="TOC2"/>
        <w:rPr>
          <w:rFonts w:asciiTheme="minorHAnsi" w:eastAsiaTheme="minorEastAsia" w:hAnsiTheme="minorHAnsi" w:cstheme="minorBidi"/>
          <w:noProof/>
          <w:color w:val="auto"/>
          <w:sz w:val="22"/>
          <w:szCs w:val="22"/>
          <w:lang w:val="en-US" w:eastAsia="en-US"/>
        </w:rPr>
      </w:pPr>
      <w:hyperlink w:anchor="_Toc259090168" w:history="1">
        <w:r w:rsidR="005D5019" w:rsidRPr="009D3BBA">
          <w:rPr>
            <w:rStyle w:val="Hyperlink"/>
            <w:noProof/>
          </w:rPr>
          <w:t>9.1.</w:t>
        </w:r>
        <w:r w:rsidR="005D5019">
          <w:rPr>
            <w:rFonts w:asciiTheme="minorHAnsi" w:eastAsiaTheme="minorEastAsia" w:hAnsiTheme="minorHAnsi" w:cstheme="minorBidi"/>
            <w:noProof/>
            <w:color w:val="auto"/>
            <w:sz w:val="22"/>
            <w:szCs w:val="22"/>
            <w:lang w:val="en-US" w:eastAsia="en-US"/>
          </w:rPr>
          <w:tab/>
        </w:r>
        <w:r w:rsidR="005D5019" w:rsidRPr="009D3BBA">
          <w:rPr>
            <w:rStyle w:val="Hyperlink"/>
            <w:noProof/>
          </w:rPr>
          <w:t>Kod CPU i GPU?</w:t>
        </w:r>
        <w:r w:rsidR="005D5019">
          <w:rPr>
            <w:noProof/>
            <w:webHidden/>
          </w:rPr>
          <w:tab/>
        </w:r>
        <w:r>
          <w:rPr>
            <w:noProof/>
            <w:webHidden/>
          </w:rPr>
          <w:fldChar w:fldCharType="begin"/>
        </w:r>
        <w:r w:rsidR="005D5019">
          <w:rPr>
            <w:noProof/>
            <w:webHidden/>
          </w:rPr>
          <w:instrText xml:space="preserve"> PAGEREF _Toc259090168 \h </w:instrText>
        </w:r>
        <w:r>
          <w:rPr>
            <w:noProof/>
            <w:webHidden/>
          </w:rPr>
        </w:r>
        <w:r>
          <w:rPr>
            <w:noProof/>
            <w:webHidden/>
          </w:rPr>
          <w:fldChar w:fldCharType="separate"/>
        </w:r>
        <w:r w:rsidR="005D5019">
          <w:rPr>
            <w:noProof/>
            <w:webHidden/>
          </w:rPr>
          <w:t>55</w:t>
        </w:r>
        <w:r>
          <w:rPr>
            <w:noProof/>
            <w:webHidden/>
          </w:rPr>
          <w:fldChar w:fldCharType="end"/>
        </w:r>
      </w:hyperlink>
    </w:p>
    <w:p w:rsidR="00FE168F" w:rsidRPr="00ED676A" w:rsidRDefault="008C3886"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br w:type="page"/>
      </w:r>
      <w:r w:rsidR="00836D01" w:rsidRPr="00ED676A">
        <w:rPr>
          <w:color w:val="auto"/>
        </w:rPr>
        <w:lastRenderedPageBreak/>
        <w:t>Spis ilustracji</w:t>
      </w:r>
    </w:p>
    <w:p w:rsidR="005D5019" w:rsidRDefault="008C3886">
      <w:pPr>
        <w:pStyle w:val="TableofFigures"/>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5D5019">
        <w:rPr>
          <w:color w:val="auto"/>
        </w:rPr>
        <w:instrText xml:space="preserve"> TOC \h \z \c "Figure" </w:instrText>
      </w:r>
      <w:r>
        <w:rPr>
          <w:color w:val="auto"/>
        </w:rPr>
        <w:fldChar w:fldCharType="separate"/>
      </w:r>
      <w:hyperlink w:anchor="_Toc259089979" w:history="1">
        <w:r w:rsidR="005D5019" w:rsidRPr="006D4805">
          <w:rPr>
            <w:rStyle w:val="Hyperlink"/>
            <w:noProof/>
          </w:rPr>
          <w:t>Figure 1 - Model fizyczny CPU i GPU</w:t>
        </w:r>
        <w:r w:rsidR="005D5019">
          <w:rPr>
            <w:noProof/>
            <w:webHidden/>
          </w:rPr>
          <w:tab/>
        </w:r>
        <w:r>
          <w:rPr>
            <w:noProof/>
            <w:webHidden/>
          </w:rPr>
          <w:fldChar w:fldCharType="begin"/>
        </w:r>
        <w:r w:rsidR="005D5019">
          <w:rPr>
            <w:noProof/>
            <w:webHidden/>
          </w:rPr>
          <w:instrText xml:space="preserve"> PAGEREF _Toc259089979 \h </w:instrText>
        </w:r>
        <w:r>
          <w:rPr>
            <w:noProof/>
            <w:webHidden/>
          </w:rPr>
        </w:r>
        <w:r>
          <w:rPr>
            <w:noProof/>
            <w:webHidden/>
          </w:rPr>
          <w:fldChar w:fldCharType="separate"/>
        </w:r>
        <w:r w:rsidR="005D5019">
          <w:rPr>
            <w:noProof/>
            <w:webHidden/>
          </w:rPr>
          <w:t>11</w:t>
        </w:r>
        <w:r>
          <w:rPr>
            <w:noProof/>
            <w:webHidden/>
          </w:rPr>
          <w:fldChar w:fldCharType="end"/>
        </w:r>
      </w:hyperlink>
    </w:p>
    <w:p w:rsidR="00836D01" w:rsidRPr="00ED676A" w:rsidRDefault="008C3886">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8C3886"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5D5019">
        <w:rPr>
          <w:b/>
          <w:bCs/>
          <w:noProof/>
          <w:color w:val="auto"/>
          <w:lang w:val="en-US"/>
        </w:rPr>
        <w:t>No table of figures entries found.</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Heading1"/>
      </w:pPr>
      <w:bookmarkStart w:id="2" w:name="_Wstęp"/>
      <w:bookmarkStart w:id="3" w:name="_Toc259090080"/>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FootnoteReference"/>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2-3 lata temu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FootnoteReference"/>
          <w:color w:val="auto"/>
        </w:rPr>
        <w:footnoteReference w:id="2"/>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badawczych </w:t>
      </w:r>
      <w:r w:rsidR="009A0841" w:rsidRPr="00ED676A">
        <w:rPr>
          <w:color w:val="auto"/>
        </w:rPr>
        <w:t xml:space="preserve"> </w:t>
      </w:r>
      <w:r w:rsidR="007C5C3A" w:rsidRPr="00ED676A">
        <w:rPr>
          <w:color w:val="auto"/>
        </w:rPr>
        <w:t xml:space="preserve">porównujących </w:t>
      </w:r>
      <w:r w:rsidR="00360302" w:rsidRPr="00ED676A">
        <w:rPr>
          <w:color w:val="auto"/>
        </w:rPr>
        <w:t>prędkość programów wykonywanych na CPU</w:t>
      </w:r>
      <w:r w:rsidR="00DB63D4">
        <w:rPr>
          <w:rStyle w:val="FootnoteReference"/>
          <w:color w:val="auto"/>
        </w:rPr>
        <w:footnoteReference w:id="3"/>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xml:space="preserve">), przy użyciu biblioteki NVIDIA </w:t>
      </w:r>
      <w:r w:rsidR="00A966B4" w:rsidRPr="00ED676A">
        <w:rPr>
          <w:color w:val="auto"/>
        </w:rPr>
        <w:lastRenderedPageBreak/>
        <w:t>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FootnoteReference"/>
          <w:color w:val="auto"/>
        </w:rPr>
        <w:footnoteReference w:id="4"/>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yperlink"/>
          </w:rPr>
          <w:t>r</w:t>
        </w:r>
        <w:r w:rsidR="006526E5" w:rsidRPr="00DB63D4">
          <w:rPr>
            <w:rStyle w:val="Hyperlink"/>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FootnoteReference"/>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8C3886" w:rsidP="00D6346F">
      <w:pPr>
        <w:rPr>
          <w:color w:val="auto"/>
        </w:rPr>
      </w:pPr>
      <w:hyperlink w:anchor="_Równoległe_przetwarzanie_z" w:history="1">
        <w:r w:rsidR="00D1253A" w:rsidRPr="00DB63D4">
          <w:rPr>
            <w:rStyle w:val="Hyperlink"/>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yperlink"/>
          </w:rPr>
          <w:t>rozdziale 3</w:t>
        </w:r>
      </w:hyperlink>
      <w:r w:rsidRPr="00ED676A">
        <w:rPr>
          <w:color w:val="auto"/>
        </w:rPr>
        <w:t>.</w:t>
      </w:r>
    </w:p>
    <w:p w:rsidR="00A33744" w:rsidRPr="00ED676A" w:rsidRDefault="008C3886" w:rsidP="00D6346F">
      <w:pPr>
        <w:rPr>
          <w:color w:val="auto"/>
        </w:rPr>
      </w:pPr>
      <w:hyperlink w:anchor="_Implementacja_sztucznych_sieci" w:history="1">
        <w:r w:rsidR="003845B3" w:rsidRPr="00DB63D4">
          <w:rPr>
            <w:rStyle w:val="Hyperlink"/>
          </w:rPr>
          <w:t>Rozdział 4</w:t>
        </w:r>
      </w:hyperlink>
      <w:r w:rsidR="003845B3" w:rsidRPr="00ED676A">
        <w:rPr>
          <w:color w:val="auto"/>
        </w:rPr>
        <w:t xml:space="preserve"> jest swoistym powiązaniem między rozdziałami 2 i 3. </w:t>
      </w:r>
      <w:r w:rsidR="00735B97" w:rsidRPr="00ED676A">
        <w:rPr>
          <w:color w:val="auto"/>
        </w:rPr>
        <w:t xml:space="preserve">Pokazuje, że z 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yperlink"/>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yperlink"/>
          </w:rPr>
          <w:t>rozdzia</w:t>
        </w:r>
        <w:r w:rsidR="00DB63D4">
          <w:rPr>
            <w:rStyle w:val="Hyperlink"/>
          </w:rPr>
          <w:t>le</w:t>
        </w:r>
        <w:r w:rsidRPr="00DB63D4">
          <w:rPr>
            <w:rStyle w:val="Hyperlink"/>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8C3886" w:rsidP="009B1F79">
      <w:pPr>
        <w:spacing w:after="200" w:line="276" w:lineRule="auto"/>
        <w:rPr>
          <w:color w:val="auto"/>
        </w:rPr>
      </w:pPr>
      <w:hyperlink w:anchor="_Zakończenie" w:history="1">
        <w:r w:rsidR="00B41834" w:rsidRPr="00DB63D4">
          <w:rPr>
            <w:rStyle w:val="Hyperlink"/>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Pr="00ED676A" w:rsidRDefault="00B1719E" w:rsidP="00B1719E">
      <w:pPr>
        <w:rPr>
          <w:color w:val="auto"/>
        </w:rPr>
      </w:pPr>
      <w:r w:rsidRPr="00ED676A">
        <w:rPr>
          <w:color w:val="auto"/>
        </w:rPr>
        <w:t>Słowniczek pojęć?</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Heading1"/>
      </w:pPr>
      <w:bookmarkStart w:id="4" w:name="_Równoległe_przetwarzanie_z"/>
      <w:bookmarkStart w:id="5" w:name="_Toc259090081"/>
      <w:bookmarkEnd w:id="4"/>
      <w:r w:rsidRPr="00ED676A">
        <w:lastRenderedPageBreak/>
        <w:t>Równoległe przetwarzanie z zastosowaniem GPU</w:t>
      </w:r>
      <w:bookmarkEnd w:id="5"/>
    </w:p>
    <w:p w:rsidR="00B06BB3" w:rsidRPr="00ED676A" w:rsidRDefault="004D1D16" w:rsidP="00B06BB3">
      <w:pPr>
        <w:rPr>
          <w:color w:val="auto"/>
        </w:rPr>
      </w:pPr>
      <w:r w:rsidRPr="00ED676A">
        <w:rPr>
          <w:color w:val="auto"/>
        </w:rPr>
        <w:t xml:space="preserve">Możliwość użycia kart graficznych do zastosowań zarezerwowanych dotychczas dla </w:t>
      </w:r>
      <w:r w:rsidR="00B06BB3" w:rsidRPr="00ED676A">
        <w:rPr>
          <w:color w:val="auto"/>
        </w:rPr>
        <w:t xml:space="preserve">procesorów CPU pojawiła się </w:t>
      </w:r>
      <w:r w:rsidR="00283F42" w:rsidRPr="00ED676A">
        <w:rPr>
          <w:color w:val="auto"/>
        </w:rPr>
        <w:t>stosunkowo</w:t>
      </w:r>
      <w:r w:rsidR="00B06BB3" w:rsidRPr="00ED676A">
        <w:rPr>
          <w:color w:val="auto"/>
        </w:rPr>
        <w:t xml:space="preserve"> niedawno – około 2</w:t>
      </w:r>
      <w:r w:rsidR="00D271F9" w:rsidRPr="00ED676A">
        <w:rPr>
          <w:color w:val="auto"/>
        </w:rPr>
        <w:t>-3</w:t>
      </w:r>
      <w:r w:rsidR="00B06BB3" w:rsidRPr="00ED676A">
        <w:rPr>
          <w:color w:val="auto"/>
        </w:rPr>
        <w:t xml:space="preserve"> lata temu, kiedy NVIDIA zaprezentowała technologię CUDA</w:t>
      </w:r>
      <w:r w:rsidR="004456A1">
        <w:rPr>
          <w:rStyle w:val="FootnoteReference"/>
          <w:color w:val="auto"/>
        </w:rPr>
        <w:footnoteReference w:id="6"/>
      </w:r>
      <w:r w:rsidR="00B06BB3" w:rsidRPr="00ED676A">
        <w:rPr>
          <w:color w:val="auto"/>
        </w:rPr>
        <w:t xml:space="preserve">, a ATI stworzyło technologię Stream. </w:t>
      </w:r>
      <w:r w:rsidR="002E2F36" w:rsidRPr="00ED676A">
        <w:rPr>
          <w:color w:val="auto"/>
        </w:rPr>
        <w:t>Stało się to możliwe,</w:t>
      </w:r>
      <w:r w:rsidR="00637749" w:rsidRPr="00ED676A">
        <w:rPr>
          <w:color w:val="auto"/>
        </w:rPr>
        <w:t xml:space="preserve"> gdy w kartach tych producentów do potoku renderującego</w:t>
      </w:r>
      <w:r w:rsidR="00AE3D5B" w:rsidRPr="00ED676A">
        <w:rPr>
          <w:rStyle w:val="FootnoteReference"/>
          <w:color w:val="auto"/>
        </w:rPr>
        <w:footnoteReference w:id="7"/>
      </w:r>
      <w:r w:rsidR="00506452" w:rsidRPr="00ED676A">
        <w:rPr>
          <w:color w:val="auto"/>
        </w:rPr>
        <w:t xml:space="preserve"> dodano programowaln</w:t>
      </w:r>
      <w:r w:rsidR="008264A6" w:rsidRPr="00ED676A">
        <w:rPr>
          <w:color w:val="auto"/>
        </w:rPr>
        <w:t>e etapy, które mogą zostać wykorzystane do wykonywania funkcji niezwiązanych z przetwarzaniem grafiki.</w:t>
      </w:r>
    </w:p>
    <w:p w:rsidR="00637749" w:rsidRPr="00ED676A" w:rsidRDefault="00637749" w:rsidP="00B06BB3">
      <w:pPr>
        <w:rPr>
          <w:color w:val="auto"/>
        </w:rPr>
      </w:pPr>
    </w:p>
    <w:p w:rsidR="00637749" w:rsidRPr="00ED676A" w:rsidRDefault="00637749" w:rsidP="00B06BB3">
      <w:pPr>
        <w:rPr>
          <w:color w:val="auto"/>
        </w:rPr>
      </w:pPr>
    </w:p>
    <w:p w:rsidR="000B705B" w:rsidRPr="00ED676A" w:rsidRDefault="00322C7C" w:rsidP="000B705B">
      <w:pPr>
        <w:rPr>
          <w:color w:val="auto"/>
        </w:rPr>
      </w:pPr>
      <w:r w:rsidRPr="00ED676A">
        <w:rPr>
          <w:color w:val="auto"/>
        </w:rPr>
        <w:t xml:space="preserve">// </w:t>
      </w:r>
      <w:r w:rsidR="002301E2" w:rsidRPr="00ED676A">
        <w:rPr>
          <w:color w:val="auto"/>
        </w:rPr>
        <w:t>Jakaś bibliografia o kartach graficznych…</w:t>
      </w:r>
    </w:p>
    <w:p w:rsidR="00B05F3E" w:rsidRPr="00ED676A" w:rsidRDefault="00B05F3E" w:rsidP="00B05F3E">
      <w:pPr>
        <w:rPr>
          <w:color w:val="auto"/>
        </w:rPr>
      </w:pPr>
    </w:p>
    <w:p w:rsidR="00B05F3E" w:rsidRPr="00ED676A" w:rsidRDefault="00B05F3E" w:rsidP="00B05F3E">
      <w:pPr>
        <w:rPr>
          <w:color w:val="auto"/>
        </w:rPr>
      </w:pPr>
    </w:p>
    <w:p w:rsidR="00B05F3E" w:rsidRPr="00ED676A" w:rsidRDefault="00B05F3E" w:rsidP="00B05F3E">
      <w:pPr>
        <w:rPr>
          <w:color w:val="auto"/>
        </w:rPr>
      </w:pPr>
    </w:p>
    <w:p w:rsidR="009B1F79" w:rsidRPr="00ED676A" w:rsidRDefault="009B1F79" w:rsidP="009B1F79">
      <w:pPr>
        <w:pStyle w:val="Heading2"/>
      </w:pPr>
      <w:bookmarkStart w:id="6" w:name="_Toc259090082"/>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r w:rsidRPr="00ED676A">
        <w:rPr>
          <w:rStyle w:val="FootnoteReference"/>
        </w:rPr>
        <w:footnoteReference w:id="8"/>
      </w:r>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FootnoteReference"/>
        </w:rPr>
        <w:footnoteReference w:id="9"/>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FootnoteReference"/>
        </w:rPr>
        <w:footnoteReference w:id="10"/>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B10B5D" w:rsidRPr="00ED676A" w:rsidDel="0087136F" w:rsidRDefault="00196FEF" w:rsidP="009419D4">
      <w:moveFromRangeStart w:id="7" w:author="romanjul" w:date="2010-04-16T14:05:00Z" w:name="move259190062"/>
      <w:moveFrom w:id="8" w:author="romanjul" w:date="2010-04-16T14:05:00Z">
        <w:r w:rsidDel="0087136F">
          <w:lastRenderedPageBreak/>
          <w:t xml:space="preserve">Oprócz </w:t>
        </w:r>
        <w:r w:rsidR="00A82589" w:rsidDel="0087136F">
          <w:t xml:space="preserve">wzrostu wydajności, w kartach graficznych pojawiła się możliwość programowania pewnych etapów </w:t>
        </w:r>
        <w:r w:rsidR="00264720" w:rsidDel="0087136F">
          <w:t>renderowania - shadery</w:t>
        </w:r>
        <w:r w:rsidR="00264720" w:rsidDel="0087136F">
          <w:rPr>
            <w:rStyle w:val="FootnoteReference"/>
          </w:rPr>
          <w:footnoteReference w:id="11"/>
        </w:r>
        <w:r w:rsidR="00264720" w:rsidDel="0087136F">
          <w:t xml:space="preserve">. które umożliwiają </w:t>
        </w:r>
        <w:r w:rsidR="00F57567" w:rsidDel="0087136F">
          <w:t xml:space="preserve">m.in. </w:t>
        </w:r>
        <w:r w:rsidR="00264720" w:rsidDel="0087136F">
          <w:t>programową m</w:t>
        </w:r>
        <w:r w:rsidR="00F57567" w:rsidDel="0087136F">
          <w:t>odyfikację sposobów cieniowania lub</w:t>
        </w:r>
        <w:r w:rsidR="00264720" w:rsidDel="0087136F">
          <w:t xml:space="preserve"> </w:t>
        </w:r>
        <w:r w:rsidR="00F57567" w:rsidDel="0087136F">
          <w:t xml:space="preserve">określania kolorów pikseli. </w:t>
        </w:r>
        <w:r w:rsidR="00075498" w:rsidDel="0087136F">
          <w:t xml:space="preserve">Wkrótce potem pojawiły się technologie umożliwiające wykonywanie obliczeń nie-graficznych </w:t>
        </w:r>
        <w:r w:rsidR="004456A1" w:rsidDel="0087136F">
          <w:t>na GPU</w:t>
        </w:r>
        <w:r w:rsidR="004B16FA" w:rsidDel="0087136F">
          <w:t xml:space="preserve">, opisane w rozdziale </w:t>
        </w:r>
        <w:r w:rsidR="008C3886" w:rsidDel="0087136F">
          <w:fldChar w:fldCharType="begin"/>
        </w:r>
        <w:r w:rsidR="00073D3C" w:rsidDel="0087136F">
          <w:instrText>HYPERLINK \l "_Technologie_GPGPU"</w:instrText>
        </w:r>
        <w:r w:rsidR="008C3886" w:rsidDel="0087136F">
          <w:fldChar w:fldCharType="separate"/>
        </w:r>
        <w:r w:rsidR="004B16FA" w:rsidRPr="004B16FA" w:rsidDel="0087136F">
          <w:rPr>
            <w:rStyle w:val="Hyperlink"/>
          </w:rPr>
          <w:t>Technologie GPGPU</w:t>
        </w:r>
        <w:r w:rsidR="008C3886" w:rsidDel="0087136F">
          <w:fldChar w:fldCharType="end"/>
        </w:r>
        <w:r w:rsidR="004B16FA" w:rsidDel="0087136F">
          <w:t>.</w:t>
        </w:r>
      </w:moveFrom>
    </w:p>
    <w:p w:rsidR="0072218F" w:rsidRPr="00ED676A" w:rsidRDefault="009B1F79" w:rsidP="009B1F79">
      <w:pPr>
        <w:pStyle w:val="Heading3"/>
      </w:pPr>
      <w:bookmarkStart w:id="11" w:name="_Toc259090083"/>
      <w:moveFromRangeEnd w:id="7"/>
      <w:r w:rsidRPr="00ED676A">
        <w:t>Różnice między CPU a GPU</w:t>
      </w:r>
      <w:bookmarkEnd w:id="11"/>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D5019">
      <w:pPr>
        <w:keepNext/>
      </w:pPr>
      <w:r>
        <w:rPr>
          <w:noProof/>
          <w:color w:val="auto"/>
          <w:lang w:val="en-US" w:eastAsia="en-US"/>
        </w:rPr>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Caption"/>
        <w:rPr>
          <w:color w:val="auto"/>
        </w:rPr>
      </w:pPr>
      <w:bookmarkStart w:id="12" w:name="_Toc259089979"/>
      <w:r>
        <w:t xml:space="preserve">Figure </w:t>
      </w:r>
      <w:fldSimple w:instr=" SEQ Figure \* ARABIC ">
        <w:r>
          <w:rPr>
            <w:noProof/>
          </w:rPr>
          <w:t>1</w:t>
        </w:r>
      </w:fldSimple>
      <w:r>
        <w:t xml:space="preserve"> - Model fizyczny CPU i GPU</w:t>
      </w:r>
      <w:r>
        <w:rPr>
          <w:rStyle w:val="FootnoteReference"/>
          <w:color w:val="auto"/>
        </w:rPr>
        <w:footnoteReference w:id="12"/>
      </w:r>
      <w:bookmarkEnd w:id="12"/>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FootnoteReference"/>
          <w:color w:val="auto"/>
        </w:rPr>
        <w:footnoteReference w:id="13"/>
      </w:r>
      <w:r>
        <w:rPr>
          <w:color w:val="auto"/>
        </w:rPr>
        <w:t xml:space="preserve"> oraz FPU</w:t>
      </w:r>
      <w:r>
        <w:rPr>
          <w:rStyle w:val="FootnoteReference"/>
          <w:color w:val="auto"/>
        </w:rPr>
        <w:footnoteReference w:id="14"/>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FootnoteReference"/>
          <w:color w:val="auto"/>
        </w:rPr>
        <w:footnoteReference w:id="15"/>
      </w:r>
      <w:r w:rsidR="0043571C">
        <w:rPr>
          <w:color w:val="auto"/>
        </w:rPr>
        <w:t xml:space="preserve">, a ilość pamięci cache jest ograniczona </w:t>
      </w:r>
      <w:r w:rsidR="0043571C">
        <w:rPr>
          <w:color w:val="auto"/>
        </w:rPr>
        <w:lastRenderedPageBreak/>
        <w:t>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Heading3"/>
      </w:pPr>
      <w:bookmarkStart w:id="13" w:name="_Toc259090084"/>
      <w:r w:rsidRPr="00ED676A">
        <w:t>Struktura pamięci GPU</w:t>
      </w:r>
      <w:bookmarkEnd w:id="13"/>
    </w:p>
    <w:p w:rsidR="00377087" w:rsidRPr="00377087" w:rsidRDefault="005D5019" w:rsidP="00377087">
      <w:pPr>
        <w:spacing w:line="240" w:lineRule="auto"/>
        <w:ind w:firstLine="0"/>
        <w:jc w:val="center"/>
        <w:rPr>
          <w:color w:val="auto"/>
          <w:lang w:val="en-US" w:eastAsia="en-US"/>
        </w:rPr>
      </w:pPr>
      <w:r>
        <w:rPr>
          <w:noProof/>
          <w:color w:val="auto"/>
          <w:lang w:val="en-US" w:eastAsia="en-US"/>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hyperlink r:id="rId11" w:history="1">
        <w:r w:rsidRPr="00681963">
          <w:rPr>
            <w:rStyle w:val="Hyperlink"/>
          </w:rPr>
          <w:t>http://ixbtlabs.com/articles3/video/cuda-1-p5.html</w:t>
        </w:r>
      </w:hyperlink>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ficzycznej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FootnoteReference"/>
          <w:color w:val="auto"/>
        </w:rPr>
        <w:footnoteReference w:id="16"/>
      </w:r>
      <w:r w:rsidR="00FC0181">
        <w:rPr>
          <w:color w:val="auto"/>
        </w:rPr>
        <w:t>, pamięć globalną oraz niewielką pamięć constant. W każdym multiprocesorze znajduje się 8 procesorów skalarnych</w:t>
      </w:r>
      <w:r w:rsidR="00FC0181">
        <w:rPr>
          <w:rStyle w:val="FootnoteReference"/>
          <w:color w:val="auto"/>
        </w:rPr>
        <w:footnoteReference w:id="17"/>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5D5019" w:rsidRDefault="00946811">
      <w:pPr>
        <w:pStyle w:val="ListParagraph"/>
        <w:numPr>
          <w:ilvl w:val="0"/>
          <w:numId w:val="17"/>
        </w:numPr>
        <w:rPr>
          <w:color w:val="auto"/>
        </w:rPr>
      </w:pPr>
      <w:r w:rsidRPr="0055471F">
        <w:rPr>
          <w:rStyle w:val="PodkrelenieZnak"/>
        </w:rPr>
        <w:t>Pamięć globalna</w:t>
      </w:r>
      <w:r>
        <w:rPr>
          <w:color w:val="auto"/>
        </w:rPr>
        <w:t xml:space="preserve"> – ma ona wielkość od kilkuset MB do 4 GB, jest dostępna dla wszystkich wątków. Jej przepustowość wynosi do 100GB/s, </w:t>
      </w:r>
      <w:r>
        <w:rPr>
          <w:color w:val="auto"/>
        </w:rPr>
        <w:lastRenderedPageBreak/>
        <w:t>ale opóźnienie przy dostępie wynosi kilkaset cykli zegara, więc zaleca się minimalizowanie używania tej pamięci w programach.</w:t>
      </w:r>
    </w:p>
    <w:p w:rsidR="005D5019" w:rsidRDefault="006003FF">
      <w:pPr>
        <w:pStyle w:val="ListParagraph"/>
        <w:numPr>
          <w:ilvl w:val="0"/>
          <w:numId w:val="17"/>
        </w:numPr>
        <w:rPr>
          <w:color w:val="auto"/>
        </w:rPr>
      </w:pPr>
      <w:r w:rsidRPr="0055471F">
        <w:rPr>
          <w:rStyle w:val="PodkrelenieZnak"/>
        </w:rPr>
        <w:t>Pamięć constant</w:t>
      </w:r>
      <w:r>
        <w:rPr>
          <w:color w:val="auto"/>
        </w:rPr>
        <w:t xml:space="preserve"> – niewielka (64 KB) pamięć zapisywana przed uruchomieniem wszystkich operacji na GPU, zapis do niej nie jest później możliwy. Każdy multiprocesor zawiera 8KB cache pamięci constant. Ten rodzaj pamięci jest używany, jeśli są pewne często używane dane, które nie są zmieniane w trakcie działania operacji na GPU.</w:t>
      </w:r>
    </w:p>
    <w:p w:rsidR="005D5019" w:rsidRDefault="00DC7DCB">
      <w:pPr>
        <w:pStyle w:val="ListParagraph"/>
        <w:numPr>
          <w:ilvl w:val="0"/>
          <w:numId w:val="17"/>
        </w:numPr>
        <w:rPr>
          <w:color w:val="auto"/>
        </w:rPr>
      </w:pPr>
      <w:r w:rsidRPr="0055471F">
        <w:rPr>
          <w:rStyle w:val="PodkrelenieZnak"/>
        </w:rPr>
        <w:t>Pamięć lokalna</w:t>
      </w:r>
      <w:r>
        <w:rPr>
          <w:color w:val="auto"/>
        </w:rPr>
        <w:t xml:space="preserve"> – w tej pamięci znajdują się parametry wywołania funkcji GPU</w:t>
      </w:r>
      <w:r w:rsidR="00801814">
        <w:rPr>
          <w:color w:val="auto"/>
        </w:rPr>
        <w:t>, lub zmienne lokalne (jeśli brakuje rejestrów)</w:t>
      </w:r>
      <w:r>
        <w:rPr>
          <w:color w:val="auto"/>
        </w:rPr>
        <w:t>.</w:t>
      </w:r>
    </w:p>
    <w:p w:rsidR="005D5019" w:rsidRDefault="00946811">
      <w:pPr>
        <w:pStyle w:val="ListParagraph"/>
        <w:numPr>
          <w:ilvl w:val="0"/>
          <w:numId w:val="17"/>
        </w:numPr>
        <w:rPr>
          <w:color w:val="auto"/>
        </w:rPr>
      </w:pPr>
      <w:r w:rsidRPr="0055471F">
        <w:rPr>
          <w:rStyle w:val="PodkrelenieZnak"/>
        </w:rPr>
        <w:t>Pamięć dzielona</w:t>
      </w:r>
      <w:r>
        <w:rPr>
          <w:color w:val="auto"/>
        </w:rPr>
        <w:t xml:space="preserve"> </w:t>
      </w:r>
      <w:r w:rsidR="006003FF">
        <w:rPr>
          <w:color w:val="auto"/>
        </w:rPr>
        <w:t>–</w:t>
      </w:r>
      <w:r>
        <w:rPr>
          <w:color w:val="auto"/>
        </w:rPr>
        <w:t xml:space="preserve"> </w:t>
      </w:r>
      <w:r w:rsidR="006003FF">
        <w:rPr>
          <w:color w:val="auto"/>
        </w:rPr>
        <w:t>znajduje się na każdym multiprocesorze, ma wielkość 16-48 KB. Może być używana jako cache pamięci globalnej, lub jako sposób komunikacji między wątkami w danym multiprocesorze.</w:t>
      </w:r>
    </w:p>
    <w:p w:rsidR="005D5019" w:rsidRDefault="006003FF">
      <w:pPr>
        <w:pStyle w:val="ListParagraph"/>
        <w:numPr>
          <w:ilvl w:val="0"/>
          <w:numId w:val="17"/>
        </w:numPr>
        <w:rPr>
          <w:color w:val="auto"/>
        </w:rPr>
      </w:pPr>
      <w:r>
        <w:rPr>
          <w:color w:val="auto"/>
        </w:rPr>
        <w:t xml:space="preserve"> </w:t>
      </w:r>
      <w:r w:rsidR="00DC7DCB" w:rsidRPr="0055471F">
        <w:rPr>
          <w:rStyle w:val="PodkrelenieZnak"/>
        </w:rPr>
        <w:t>Pamięć teksturowa</w:t>
      </w:r>
      <w:r w:rsidR="00DC7DCB">
        <w:rPr>
          <w:color w:val="auto"/>
        </w:rPr>
        <w:t xml:space="preserve"> – jest to pamięć cache (w każdym multiprocesorze), specjalny rodzaj pamięci mapowany na pamięć globalną.</w:t>
      </w:r>
    </w:p>
    <w:p w:rsidR="005D5019" w:rsidRDefault="00DC7DCB">
      <w:pPr>
        <w:pStyle w:val="ListParagraph"/>
        <w:numPr>
          <w:ilvl w:val="0"/>
          <w:numId w:val="17"/>
        </w:numPr>
        <w:rPr>
          <w:color w:val="auto"/>
        </w:rPr>
      </w:pPr>
      <w:r w:rsidRPr="0055471F">
        <w:rPr>
          <w:rStyle w:val="PodkrelenieZnak"/>
        </w:rPr>
        <w:t>Rejestry</w:t>
      </w:r>
      <w:r>
        <w:rPr>
          <w:color w:val="auto"/>
        </w:rPr>
        <w:t xml:space="preserve"> – </w:t>
      </w:r>
      <w:r w:rsidR="00801814">
        <w:rPr>
          <w:color w:val="auto"/>
        </w:rPr>
        <w:t xml:space="preserve">bardzo szybki rodzaj pamięci, są </w:t>
      </w:r>
      <w:r>
        <w:rPr>
          <w:color w:val="auto"/>
        </w:rPr>
        <w:t>przypisane do każdego uruchomionego wątku</w:t>
      </w:r>
      <w:r w:rsidR="00801814">
        <w:rPr>
          <w:color w:val="auto"/>
        </w:rPr>
        <w:t>. W jednym multiprocesorze znajduje się 8-32 tys. 4-bajtowych rejestrów i są one rozdzielane na uruchomione wątki.</w:t>
      </w:r>
    </w:p>
    <w:p w:rsidR="00801814" w:rsidRDefault="00801814" w:rsidP="00801814">
      <w:pPr>
        <w:rPr>
          <w:color w:val="auto"/>
        </w:rPr>
      </w:pPr>
    </w:p>
    <w:p w:rsidR="00377087" w:rsidRDefault="00801814" w:rsidP="009419D4">
      <w:pPr>
        <w:rPr>
          <w:color w:val="auto"/>
        </w:rPr>
      </w:pPr>
      <w:r>
        <w:rPr>
          <w:color w:val="auto"/>
        </w:rPr>
        <w:t xml:space="preserve">Jak widać, </w:t>
      </w:r>
      <w:r w:rsidR="00EE575B">
        <w:rPr>
          <w:color w:val="auto"/>
        </w:rPr>
        <w:t>na kartach graficznych jest możlwiość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FootnoteReference"/>
          <w:color w:val="auto"/>
        </w:rPr>
        <w:footnoteReference w:id="18"/>
      </w:r>
      <w:r w:rsidR="00040CD8">
        <w:rPr>
          <w:color w:val="auto"/>
        </w:rPr>
        <w:t>.</w:t>
      </w:r>
    </w:p>
    <w:p w:rsidR="009B1F79" w:rsidRDefault="009B1F79" w:rsidP="009B1F79">
      <w:pPr>
        <w:pStyle w:val="Heading3"/>
        <w:rPr>
          <w:ins w:id="14" w:author="romanjul" w:date="2010-04-16T14:15:00Z"/>
        </w:rPr>
      </w:pPr>
      <w:bookmarkStart w:id="15" w:name="_Technologie_GPGPU"/>
      <w:bookmarkStart w:id="16" w:name="_Toc259090085"/>
      <w:bookmarkEnd w:id="15"/>
      <w:r w:rsidRPr="00ED676A">
        <w:t>Technologie GPGPU</w:t>
      </w:r>
      <w:bookmarkEnd w:id="16"/>
    </w:p>
    <w:p w:rsidR="0024467E" w:rsidRDefault="0024467E" w:rsidP="0024467E">
      <w:pPr>
        <w:rPr>
          <w:ins w:id="17" w:author="romanjul" w:date="2010-04-16T14:15:00Z"/>
        </w:rPr>
        <w:pPrChange w:id="18" w:author="romanjul" w:date="2010-04-16T14:15:00Z">
          <w:pPr>
            <w:pStyle w:val="Heading3"/>
          </w:pPr>
        </w:pPrChange>
      </w:pPr>
    </w:p>
    <w:p w:rsidR="0024467E" w:rsidRDefault="0024467E" w:rsidP="0024467E">
      <w:pPr>
        <w:rPr>
          <w:ins w:id="19" w:author="romanjul" w:date="2010-04-16T14:15:00Z"/>
        </w:rPr>
        <w:pPrChange w:id="20" w:author="romanjul" w:date="2010-04-16T14:15:00Z">
          <w:pPr>
            <w:pStyle w:val="Heading3"/>
          </w:pPr>
        </w:pPrChange>
      </w:pPr>
    </w:p>
    <w:p w:rsidR="0024467E" w:rsidRPr="0024467E" w:rsidRDefault="0024467E" w:rsidP="0024467E">
      <w:pPr>
        <w:rPr>
          <w:sz w:val="56"/>
          <w:szCs w:val="56"/>
          <w:rPrChange w:id="21" w:author="romanjul" w:date="2010-04-16T14:15:00Z">
            <w:rPr/>
          </w:rPrChange>
        </w:rPr>
        <w:pPrChange w:id="22" w:author="romanjul" w:date="2010-04-16T14:15:00Z">
          <w:pPr>
            <w:pStyle w:val="Heading3"/>
          </w:pPr>
        </w:pPrChange>
      </w:pPr>
      <w:ins w:id="23" w:author="romanjul" w:date="2010-04-16T14:15:00Z">
        <w:r>
          <w:rPr>
            <w:sz w:val="56"/>
            <w:szCs w:val="56"/>
          </w:rPr>
          <w:lastRenderedPageBreak/>
          <w:t xml:space="preserve">UWAGA </w:t>
        </w:r>
        <w:r>
          <w:rPr>
            <w:sz w:val="56"/>
            <w:szCs w:val="56"/>
          </w:rPr>
          <w:t>–</w:t>
        </w:r>
        <w:r>
          <w:rPr>
            <w:sz w:val="56"/>
            <w:szCs w:val="56"/>
          </w:rPr>
          <w:t xml:space="preserve"> cuda byla stworzona w 2006! A ja pisalem, ze 2-3 lata temu</w:t>
        </w:r>
      </w:ins>
    </w:p>
    <w:p w:rsidR="00DD2A69" w:rsidRDefault="008C3886">
      <w:pPr>
        <w:pStyle w:val="ListParagraph"/>
        <w:numPr>
          <w:ilvl w:val="0"/>
          <w:numId w:val="29"/>
        </w:numPr>
        <w:rPr>
          <w:ins w:id="24" w:author="romanjul" w:date="2010-04-16T13:56:00Z"/>
          <w:b/>
        </w:rPr>
      </w:pPr>
      <w:r w:rsidRPr="008C3886">
        <w:rPr>
          <w:b/>
          <w:rPrChange w:id="25" w:author="romanjul" w:date="2010-04-16T13:38:00Z">
            <w:rPr/>
          </w:rPrChange>
        </w:rPr>
        <w:t>Co to znaczy</w:t>
      </w:r>
    </w:p>
    <w:p w:rsidR="00000000" w:rsidRDefault="0087136F">
      <w:pPr>
        <w:ind w:firstLine="0"/>
        <w:rPr>
          <w:ins w:id="26" w:author="romanjul" w:date="2010-04-16T14:05:00Z"/>
          <w:rStyle w:val="Emphasis"/>
          <w:rFonts w:eastAsiaTheme="majorEastAsia"/>
        </w:rPr>
        <w:pPrChange w:id="27" w:author="romanjul" w:date="2010-04-16T13:56:00Z">
          <w:pPr>
            <w:pStyle w:val="ListParagraph"/>
            <w:numPr>
              <w:numId w:val="29"/>
            </w:numPr>
            <w:ind w:left="1069" w:hanging="360"/>
          </w:pPr>
        </w:pPrChange>
      </w:pPr>
      <w:ins w:id="28" w:author="romanjul" w:date="2010-04-16T13:56:00Z">
        <w:r>
          <w:rPr>
            <w:b/>
          </w:rPr>
          <w:t>GPGPU (</w:t>
        </w:r>
        <w:r>
          <w:rPr>
            <w:rStyle w:val="Emphasis"/>
            <w:rFonts w:eastAsiaTheme="majorEastAsia"/>
          </w:rPr>
          <w:t>General-Purpose computation on Graphics Processing Units</w:t>
        </w:r>
        <w:r>
          <w:rPr>
            <w:rStyle w:val="FootnoteReference"/>
            <w:rFonts w:eastAsiaTheme="majorEastAsia"/>
            <w:i/>
            <w:iCs/>
          </w:rPr>
          <w:footnoteReference w:id="19"/>
        </w:r>
        <w:r>
          <w:rPr>
            <w:rStyle w:val="Emphasis"/>
            <w:rFonts w:eastAsiaTheme="majorEastAsia"/>
          </w:rPr>
          <w:t>)</w:t>
        </w:r>
      </w:ins>
      <w:ins w:id="30" w:author="romanjul" w:date="2010-04-16T13:57:00Z">
        <w:r>
          <w:rPr>
            <w:rStyle w:val="Emphasis"/>
            <w:rFonts w:eastAsiaTheme="majorEastAsia"/>
          </w:rPr>
          <w:t xml:space="preserve"> jest techniką użycia GPU do z</w:t>
        </w:r>
      </w:ins>
      <w:ins w:id="31" w:author="romanjul" w:date="2010-04-16T13:58:00Z">
        <w:r>
          <w:rPr>
            <w:rStyle w:val="Emphasis"/>
            <w:rFonts w:eastAsiaTheme="majorEastAsia"/>
          </w:rPr>
          <w:t xml:space="preserve">adań zwykle wykonywanych na procesorwach CPU. </w:t>
        </w:r>
      </w:ins>
    </w:p>
    <w:p w:rsidR="00000000" w:rsidRDefault="00F42713">
      <w:pPr>
        <w:ind w:firstLine="0"/>
        <w:rPr>
          <w:ins w:id="32" w:author="romanjul" w:date="2010-04-16T14:05:00Z"/>
          <w:rStyle w:val="Emphasis"/>
          <w:rFonts w:eastAsiaTheme="majorEastAsia"/>
        </w:rPr>
        <w:pPrChange w:id="33" w:author="romanjul" w:date="2010-04-16T13:56:00Z">
          <w:pPr>
            <w:pStyle w:val="ListParagraph"/>
            <w:numPr>
              <w:numId w:val="29"/>
            </w:numPr>
            <w:ind w:left="1069" w:hanging="360"/>
          </w:pPr>
        </w:pPrChange>
      </w:pPr>
    </w:p>
    <w:p w:rsidR="0087136F" w:rsidRPr="00ED676A" w:rsidRDefault="0087136F" w:rsidP="0087136F">
      <w:moveToRangeStart w:id="34" w:author="romanjul" w:date="2010-04-16T14:05:00Z" w:name="move259190062"/>
      <w:moveTo w:id="35" w:author="romanjul" w:date="2010-04-16T14:05:00Z">
        <w:r>
          <w:t>Oprócz wzrostu wydajności, w kartach graficznych pojawiła się możliwość programowania pewnych etapów renderowania - shadery</w:t>
        </w:r>
        <w:r>
          <w:rPr>
            <w:rStyle w:val="FootnoteReference"/>
          </w:rPr>
          <w:footnoteReference w:id="20"/>
        </w:r>
        <w:r>
          <w:t xml:space="preserve">. które umożliwiają m.in. programową modyfikację sposobów cieniowania lub określania kolorów pikseli. Wkrótce potem pojawiły się technologie umożliwiające wykonywanie obliczeń nie-graficznych na GPU, opisane w rozdziale </w:t>
        </w:r>
        <w:r w:rsidR="008C3886">
          <w:fldChar w:fldCharType="begin"/>
        </w:r>
        <w:r>
          <w:instrText>HYPERLINK \l "_Technologie_GPGPU"</w:instrText>
        </w:r>
        <w:r w:rsidR="008C3886">
          <w:fldChar w:fldCharType="separate"/>
        </w:r>
        <w:r w:rsidRPr="004B16FA">
          <w:rPr>
            <w:rStyle w:val="Hyperlink"/>
          </w:rPr>
          <w:t>Technologie GPGPU</w:t>
        </w:r>
        <w:r w:rsidR="008C3886">
          <w:fldChar w:fldCharType="end"/>
        </w:r>
        <w:r>
          <w:t>.</w:t>
        </w:r>
      </w:moveTo>
    </w:p>
    <w:moveToRangeEnd w:id="34"/>
    <w:p w:rsidR="00000000" w:rsidRDefault="00F42713">
      <w:pPr>
        <w:ind w:firstLine="0"/>
        <w:rPr>
          <w:ins w:id="38" w:author="romanjul" w:date="2010-04-16T14:05:00Z"/>
          <w:b/>
        </w:rPr>
        <w:pPrChange w:id="39" w:author="romanjul" w:date="2010-04-16T13:56:00Z">
          <w:pPr>
            <w:pStyle w:val="ListParagraph"/>
            <w:numPr>
              <w:numId w:val="29"/>
            </w:numPr>
            <w:ind w:left="1069" w:hanging="360"/>
          </w:pPr>
        </w:pPrChange>
      </w:pPr>
    </w:p>
    <w:p w:rsidR="00000000" w:rsidRDefault="00F42713">
      <w:pPr>
        <w:ind w:firstLine="0"/>
        <w:rPr>
          <w:b/>
          <w:rPrChange w:id="40" w:author="romanjul" w:date="2010-04-16T13:56:00Z">
            <w:rPr/>
          </w:rPrChange>
        </w:rPr>
        <w:pPrChange w:id="41" w:author="romanjul" w:date="2010-04-16T13:56:00Z">
          <w:pPr>
            <w:pStyle w:val="ListParagraph"/>
            <w:numPr>
              <w:numId w:val="29"/>
            </w:numPr>
            <w:ind w:left="1069" w:hanging="360"/>
          </w:pPr>
        </w:pPrChange>
      </w:pPr>
    </w:p>
    <w:p w:rsidR="00DD2A69" w:rsidRPr="00420FF8" w:rsidRDefault="008C3886">
      <w:pPr>
        <w:pStyle w:val="ListParagraph"/>
        <w:numPr>
          <w:ilvl w:val="0"/>
          <w:numId w:val="29"/>
        </w:numPr>
        <w:rPr>
          <w:b/>
          <w:rPrChange w:id="42" w:author="romanjul" w:date="2010-04-16T13:38:00Z">
            <w:rPr/>
          </w:rPrChange>
        </w:rPr>
      </w:pPr>
      <w:r w:rsidRPr="008C3886">
        <w:rPr>
          <w:b/>
          <w:rPrChange w:id="43" w:author="romanjul" w:date="2010-04-16T13:38:00Z">
            <w:rPr/>
          </w:rPrChange>
        </w:rPr>
        <w:t>Co pozwoliło na powstanie GPGPU</w:t>
      </w:r>
    </w:p>
    <w:p w:rsidR="00DD2A69" w:rsidRDefault="00DD2A69" w:rsidP="00DD2A69">
      <w:pPr>
        <w:ind w:left="709" w:firstLine="0"/>
      </w:pPr>
      <w:r w:rsidRPr="00DD2A69">
        <w:rPr>
          <w:b/>
          <w:bCs/>
        </w:rPr>
        <w:t>Transform and Lighting</w:t>
      </w:r>
      <w:r>
        <w:t xml:space="preserve">, </w:t>
      </w:r>
      <w:r w:rsidRPr="00DD2A69">
        <w:rPr>
          <w:b/>
          <w:bCs/>
        </w:rPr>
        <w:t>T&amp;L</w:t>
      </w:r>
      <w:r>
        <w:rPr>
          <w:b/>
          <w:bCs/>
        </w:rPr>
        <w:t xml:space="preserve"> (pozwala odciążyć CPU)</w:t>
      </w:r>
    </w:p>
    <w:p w:rsidR="00DD2A69" w:rsidRDefault="00DD2A69" w:rsidP="00DD2A69">
      <w:pPr>
        <w:pStyle w:val="ListParagraph"/>
        <w:ind w:left="1069" w:firstLine="0"/>
      </w:pPr>
      <w:r>
        <w:t>Najpierw były technologie programowania shaderów</w:t>
      </w:r>
    </w:p>
    <w:p w:rsidR="00DD2A69" w:rsidRDefault="008C3886" w:rsidP="00DD2A69">
      <w:pPr>
        <w:pStyle w:val="NormalWeb"/>
      </w:pPr>
      <w:hyperlink r:id="rId12" w:tooltip="OpenGL" w:history="1">
        <w:r w:rsidR="00DD2A69">
          <w:rPr>
            <w:rStyle w:val="Hyperlink"/>
            <w:rFonts w:eastAsiaTheme="majorEastAsia"/>
          </w:rPr>
          <w:t>OpenGL</w:t>
        </w:r>
      </w:hyperlink>
      <w:r w:rsidR="00DD2A69">
        <w:t xml:space="preserve"> (version 1.5 and newer) provides a </w:t>
      </w:r>
      <w:hyperlink r:id="rId13" w:tooltip="C (Programming Language)" w:history="1">
        <w:r w:rsidR="00DD2A69">
          <w:rPr>
            <w:rStyle w:val="Hyperlink"/>
            <w:rFonts w:eastAsiaTheme="majorEastAsia"/>
          </w:rPr>
          <w:t>C</w:t>
        </w:r>
      </w:hyperlink>
      <w:r w:rsidR="00DD2A69">
        <w:t xml:space="preserve">-like Shader language called </w:t>
      </w:r>
      <w:hyperlink r:id="rId14" w:tooltip="OpenGL Shading Language" w:history="1">
        <w:r w:rsidR="00DD2A69">
          <w:rPr>
            <w:rStyle w:val="Hyperlink"/>
            <w:rFonts w:eastAsiaTheme="majorEastAsia"/>
          </w:rPr>
          <w:t>OpenGL Shading Language</w:t>
        </w:r>
      </w:hyperlink>
      <w:r w:rsidR="00DD2A69">
        <w:t>, or GLSL.</w:t>
      </w:r>
    </w:p>
    <w:p w:rsidR="00DD2A69" w:rsidRDefault="00DD2A69" w:rsidP="00DD2A69">
      <w:pPr>
        <w:pStyle w:val="NormalWeb"/>
      </w:pPr>
      <w:r>
        <w:t xml:space="preserve">In the Microsoft </w:t>
      </w:r>
      <w:hyperlink r:id="rId15" w:tooltip="Direct3D" w:history="1">
        <w:r>
          <w:rPr>
            <w:rStyle w:val="Hyperlink"/>
            <w:rFonts w:eastAsiaTheme="majorEastAsia"/>
          </w:rPr>
          <w:t>Direct3D</w:t>
        </w:r>
      </w:hyperlink>
      <w:r>
        <w:t xml:space="preserve"> API (Direct3D 9 and newer), shaders are programmed with </w:t>
      </w:r>
      <w:hyperlink r:id="rId16" w:tooltip="HLSL" w:history="1">
        <w:r>
          <w:rPr>
            <w:rStyle w:val="Hyperlink"/>
            <w:rFonts w:eastAsiaTheme="majorEastAsia"/>
          </w:rPr>
          <w:t>High Level Shader Language</w:t>
        </w:r>
      </w:hyperlink>
      <w:r>
        <w:t>, or HLSL.</w:t>
      </w:r>
    </w:p>
    <w:p w:rsidR="00DD2A69" w:rsidRDefault="008C3886" w:rsidP="00DD2A69">
      <w:pPr>
        <w:pStyle w:val="NormalWeb"/>
      </w:pPr>
      <w:hyperlink r:id="rId17" w:tooltip="Cg (programming language)" w:history="1">
        <w:r w:rsidR="00DD2A69">
          <w:rPr>
            <w:rStyle w:val="Hyperlink"/>
            <w:rFonts w:eastAsiaTheme="majorEastAsia"/>
          </w:rPr>
          <w:t>Cg</w:t>
        </w:r>
      </w:hyperlink>
      <w:r w:rsidR="00DD2A69">
        <w:t xml:space="preserve"> or C for Graphics is a high-level shading language developed by Nvidia in close collaboration with Microsoft for programming vertex and pixel shaders. It is very similar to Microsoft's HLSL.</w:t>
      </w:r>
    </w:p>
    <w:p w:rsidR="00DD2A69" w:rsidRDefault="00DD2A69" w:rsidP="00DD2A69">
      <w:pPr>
        <w:pStyle w:val="ListParagraph"/>
        <w:ind w:left="1069" w:firstLine="0"/>
      </w:pPr>
      <w:r>
        <w:lastRenderedPageBreak/>
        <w:t>(</w:t>
      </w:r>
      <w:hyperlink r:id="rId18" w:history="1">
        <w:r w:rsidRPr="008514F0">
          <w:rPr>
            <w:rStyle w:val="Hyperlink"/>
          </w:rPr>
          <w:t>http://en.wikipedia.org/wiki/Shader</w:t>
        </w:r>
      </w:hyperlink>
      <w:r>
        <w:t>)</w:t>
      </w:r>
    </w:p>
    <w:p w:rsidR="00420FF8" w:rsidRDefault="00420FF8" w:rsidP="00DD2A69">
      <w:pPr>
        <w:pStyle w:val="ListParagraph"/>
        <w:ind w:left="1069" w:firstLine="0"/>
      </w:pPr>
    </w:p>
    <w:p w:rsidR="00420FF8" w:rsidRDefault="00420FF8" w:rsidP="00DD2A69">
      <w:pPr>
        <w:pStyle w:val="ListParagraph"/>
        <w:ind w:left="1069" w:firstLine="0"/>
      </w:pPr>
    </w:p>
    <w:p w:rsidR="00420FF8" w:rsidRPr="00ED676A" w:rsidRDefault="00420FF8" w:rsidP="00420FF8">
      <w:pPr>
        <w:rPr>
          <w:color w:val="auto"/>
        </w:rPr>
      </w:pPr>
      <w:r w:rsidRPr="00ED676A">
        <w:rPr>
          <w:color w:val="auto"/>
        </w:rPr>
        <w:t>GPU są używane do wykonywania programów ogólnego użytku najczęściej, ponieważ oczekuje się od nich większej prędkości niż na CPU</w:t>
      </w:r>
    </w:p>
    <w:p w:rsidR="00420FF8" w:rsidRPr="00ED676A" w:rsidRDefault="00420FF8" w:rsidP="00420FF8">
      <w:pPr>
        <w:rPr>
          <w:color w:val="auto"/>
        </w:rPr>
      </w:pPr>
      <w:r w:rsidRPr="00ED676A">
        <w:rPr>
          <w:color w:val="auto"/>
        </w:rPr>
        <w:t>Minusy – większy pobór prądu</w:t>
      </w:r>
    </w:p>
    <w:p w:rsidR="00420FF8" w:rsidRDefault="00420FF8" w:rsidP="00DD2A69">
      <w:pPr>
        <w:pStyle w:val="ListParagraph"/>
        <w:ind w:left="1069" w:firstLine="0"/>
      </w:pPr>
    </w:p>
    <w:p w:rsidR="00DD2A69" w:rsidRDefault="00DD2A69" w:rsidP="00DD2A69">
      <w:pPr>
        <w:pStyle w:val="ListParagraph"/>
        <w:ind w:left="1069" w:firstLine="0"/>
      </w:pPr>
    </w:p>
    <w:p w:rsidR="00DD2A69" w:rsidRPr="00420FF8" w:rsidRDefault="008C3886">
      <w:pPr>
        <w:pStyle w:val="ListParagraph"/>
        <w:numPr>
          <w:ilvl w:val="0"/>
          <w:numId w:val="29"/>
        </w:numPr>
        <w:rPr>
          <w:b/>
          <w:rPrChange w:id="44" w:author="romanjul" w:date="2010-04-16T13:38:00Z">
            <w:rPr/>
          </w:rPrChange>
        </w:rPr>
      </w:pPr>
      <w:r w:rsidRPr="008C3886">
        <w:rPr>
          <w:b/>
          <w:rPrChange w:id="45" w:author="romanjul" w:date="2010-04-16T13:38:00Z">
            <w:rPr/>
          </w:rPrChange>
        </w:rPr>
        <w:t>Jakie są typy (cuda, stream, opencl)</w:t>
      </w:r>
    </w:p>
    <w:p w:rsidR="00DD2A69" w:rsidRDefault="00073D3C">
      <w:pPr>
        <w:rPr>
          <w:color w:val="auto"/>
        </w:rPr>
      </w:pPr>
      <w:r w:rsidRPr="00073D3C">
        <w:rPr>
          <w:color w:val="auto"/>
        </w:rPr>
        <w:t>Napisz, ze aktualnie popularne są nvidia, ati, Intel, VIA. Te 2 pierwsze mogą być używane do GPGPU.</w:t>
      </w:r>
    </w:p>
    <w:p w:rsidR="00DD2A69" w:rsidRPr="00ED676A" w:rsidRDefault="00DD2A69" w:rsidP="00DD2A69">
      <w:pPr>
        <w:rPr>
          <w:rFonts w:eastAsiaTheme="majorEastAsia"/>
          <w:color w:val="auto"/>
        </w:rPr>
      </w:pPr>
      <w:r w:rsidRPr="00ED676A">
        <w:rPr>
          <w:rFonts w:eastAsiaTheme="majorEastAsia"/>
          <w:color w:val="auto"/>
        </w:rPr>
        <w:t>OpenCL jest heterogeniczny , może być użyty na CPU, gpu, dsp</w:t>
      </w:r>
    </w:p>
    <w:p w:rsidR="00DD2A69" w:rsidRDefault="00DD2A69">
      <w:pPr>
        <w:rPr>
          <w:color w:val="auto"/>
        </w:rPr>
      </w:pPr>
    </w:p>
    <w:p w:rsidR="00DD2A69" w:rsidRDefault="00DD2A69">
      <w:pPr>
        <w:rPr>
          <w:color w:val="auto"/>
        </w:rPr>
      </w:pPr>
    </w:p>
    <w:p w:rsidR="00DD2A69" w:rsidRDefault="00DD2A69">
      <w:pPr>
        <w:ind w:left="709" w:firstLine="0"/>
      </w:pPr>
    </w:p>
    <w:p w:rsidR="00DD2A69" w:rsidRPr="00420FF8" w:rsidRDefault="008C3886">
      <w:pPr>
        <w:pStyle w:val="ListParagraph"/>
        <w:numPr>
          <w:ilvl w:val="0"/>
          <w:numId w:val="29"/>
        </w:numPr>
        <w:rPr>
          <w:b/>
          <w:rPrChange w:id="46" w:author="romanjul" w:date="2010-04-16T13:38:00Z">
            <w:rPr/>
          </w:rPrChange>
        </w:rPr>
      </w:pPr>
      <w:r w:rsidRPr="008C3886">
        <w:rPr>
          <w:b/>
          <w:rPrChange w:id="47" w:author="romanjul" w:date="2010-04-16T13:38:00Z">
            <w:rPr/>
          </w:rPrChange>
        </w:rPr>
        <w:t>Użycie tych technologii w bibliotekach, programach (w tym punkcie dodaj jakies odnosniki)</w:t>
      </w:r>
    </w:p>
    <w:p w:rsidR="00CB0ABF" w:rsidRDefault="00CB0ABF" w:rsidP="00CB0ABF"/>
    <w:p w:rsidR="00DD2A69" w:rsidRPr="00ED676A" w:rsidRDefault="00DD2A69" w:rsidP="00DD2A69">
      <w:pPr>
        <w:rPr>
          <w:color w:val="auto"/>
        </w:rPr>
      </w:pPr>
      <w:r w:rsidRPr="00ED676A">
        <w:rPr>
          <w:color w:val="auto"/>
        </w:rPr>
        <w:t>// Opisz tez, ze są używane w wielu programach  - np. rendering 3dsmax, photoshop, itp</w:t>
      </w:r>
      <w:r>
        <w:rPr>
          <w:color w:val="auto"/>
        </w:rPr>
        <w:t xml:space="preserve"> </w:t>
      </w:r>
    </w:p>
    <w:p w:rsidR="00DD2A69" w:rsidRDefault="00DD2A69" w:rsidP="00CB0ABF"/>
    <w:p w:rsidR="00420FF8" w:rsidRPr="00ED676A" w:rsidRDefault="00420FF8" w:rsidP="00420FF8">
      <w:pPr>
        <w:pStyle w:val="NormalWeb"/>
      </w:pPr>
      <w:r w:rsidRPr="00ED676A">
        <w:t xml:space="preserve">Dwa projekty umożliwiają już wykorzystanie CUDA, a są to wspomniane SETI@home oraz GPUgrid.net. Wedle informacji zawartych na stronie BOINC, aplikacje te mogą działać </w:t>
      </w:r>
      <w:r w:rsidRPr="00ED676A">
        <w:rPr>
          <w:b/>
          <w:bCs/>
        </w:rPr>
        <w:t>od 2 do 10 razy szybciej, niż te wykorzystujące wyłącznie moc CPU</w:t>
      </w:r>
      <w:r w:rsidRPr="00ED676A">
        <w:t>.</w:t>
      </w:r>
    </w:p>
    <w:p w:rsidR="00420FF8" w:rsidRDefault="00420FF8" w:rsidP="00CB0ABF"/>
    <w:p w:rsidR="00420FF8" w:rsidRPr="00ED676A" w:rsidRDefault="00420FF8" w:rsidP="00420FF8">
      <w:pPr>
        <w:pStyle w:val="NormalWeb"/>
      </w:pPr>
      <w:r w:rsidRPr="00ED676A">
        <w:t xml:space="preserve">Warto wspomnieć, że znajdują się tam też </w:t>
      </w:r>
      <w:hyperlink r:id="rId19" w:tgtFrame="_blank" w:history="1">
        <w:r w:rsidRPr="00ED676A">
          <w:rPr>
            <w:rStyle w:val="Hyperlink"/>
          </w:rPr>
          <w:t>dokumentacje dotyczące tworzenia wtyczek</w:t>
        </w:r>
      </w:hyperlink>
      <w:r w:rsidRPr="00ED676A">
        <w:t xml:space="preserve"> do</w:t>
      </w:r>
      <w:r w:rsidRPr="00ED676A">
        <w:rPr>
          <w:b/>
          <w:bCs/>
        </w:rPr>
        <w:t xml:space="preserve"> Photoshopa</w:t>
      </w:r>
      <w:r w:rsidRPr="00ED676A">
        <w:t xml:space="preserve"> oraz programu </w:t>
      </w:r>
      <w:r w:rsidRPr="00ED676A">
        <w:rPr>
          <w:b/>
          <w:bCs/>
        </w:rPr>
        <w:t>MATLAB</w:t>
      </w:r>
      <w:r w:rsidRPr="00ED676A">
        <w:t xml:space="preserve"> wykorzystujących tą technologię.</w:t>
      </w:r>
    </w:p>
    <w:p w:rsidR="00420FF8" w:rsidRPr="00ED676A" w:rsidRDefault="00420FF8" w:rsidP="00420FF8">
      <w:pPr>
        <w:spacing w:after="200" w:line="276" w:lineRule="auto"/>
        <w:ind w:firstLine="0"/>
        <w:rPr>
          <w:color w:val="auto"/>
        </w:rPr>
      </w:pPr>
    </w:p>
    <w:p w:rsidR="00420FF8" w:rsidRPr="00ED676A" w:rsidRDefault="00420FF8" w:rsidP="00420FF8">
      <w:pPr>
        <w:spacing w:after="200" w:line="276" w:lineRule="auto"/>
        <w:ind w:firstLine="0"/>
        <w:rPr>
          <w:color w:val="auto"/>
        </w:rPr>
      </w:pPr>
    </w:p>
    <w:p w:rsidR="00420FF8" w:rsidRPr="00ED676A" w:rsidRDefault="00420FF8" w:rsidP="00420FF8">
      <w:pPr>
        <w:spacing w:after="200" w:line="276" w:lineRule="auto"/>
        <w:ind w:firstLine="0"/>
        <w:rPr>
          <w:color w:val="auto"/>
        </w:rPr>
      </w:pPr>
      <w:r w:rsidRPr="00ED676A">
        <w:rPr>
          <w:color w:val="auto"/>
        </w:rPr>
        <w:t>Napisz tez pracach badawczych, w których została użyta CUDA i inne (nie tylko praktyczne programy).</w:t>
      </w:r>
    </w:p>
    <w:p w:rsidR="00420FF8" w:rsidRPr="00ED676A" w:rsidRDefault="00420FF8" w:rsidP="00420FF8">
      <w:pPr>
        <w:spacing w:after="200" w:line="276" w:lineRule="auto"/>
        <w:ind w:firstLine="0"/>
        <w:rPr>
          <w:color w:val="auto"/>
        </w:rPr>
      </w:pPr>
    </w:p>
    <w:p w:rsidR="00420FF8" w:rsidRPr="00ED676A" w:rsidRDefault="00420FF8" w:rsidP="00420FF8">
      <w:pPr>
        <w:rPr>
          <w:rFonts w:eastAsiaTheme="majorEastAsia"/>
          <w:color w:val="auto"/>
        </w:rPr>
      </w:pPr>
      <w:r w:rsidRPr="00ED676A">
        <w:rPr>
          <w:rFonts w:eastAsiaTheme="majorEastAsia"/>
          <w:color w:val="auto"/>
        </w:rPr>
        <w:t>Daj odnośniki do dokumentów, w których porownuje się performance CPU i GPU</w:t>
      </w:r>
    </w:p>
    <w:p w:rsidR="00AB6274" w:rsidRPr="00ED676A" w:rsidRDefault="00AB6274" w:rsidP="00AB6274">
      <w:pPr>
        <w:rPr>
          <w:rFonts w:eastAsiaTheme="majorEastAsia"/>
          <w:color w:val="auto"/>
        </w:rPr>
      </w:pPr>
    </w:p>
    <w:p w:rsidR="005D31F0" w:rsidRPr="00ED676A" w:rsidRDefault="005D31F0">
      <w:pPr>
        <w:spacing w:after="200" w:line="276" w:lineRule="auto"/>
        <w:ind w:firstLine="0"/>
        <w:rPr>
          <w:color w:val="auto"/>
        </w:rPr>
      </w:pPr>
    </w:p>
    <w:p w:rsidR="006D1236" w:rsidRPr="00ED676A" w:rsidRDefault="006D1236" w:rsidP="006D1236">
      <w:pPr>
        <w:pStyle w:val="Heading2"/>
      </w:pPr>
      <w:bookmarkStart w:id="48" w:name="_Toc259090086"/>
      <w:r w:rsidRPr="00ED676A">
        <w:t>CUDA</w:t>
      </w:r>
      <w:bookmarkEnd w:id="48"/>
    </w:p>
    <w:p w:rsidR="00420FF8" w:rsidRPr="00A13DDA" w:rsidRDefault="00420FF8" w:rsidP="00420FF8">
      <w:pPr>
        <w:spacing w:line="240" w:lineRule="auto"/>
        <w:ind w:firstLine="0"/>
        <w:rPr>
          <w:color w:val="auto"/>
          <w:lang w:val="en-US" w:eastAsia="en-US"/>
        </w:rPr>
      </w:pPr>
      <w:r w:rsidRPr="00A13DDA">
        <w:rPr>
          <w:rFonts w:hAnsi="Symbol"/>
          <w:color w:val="auto"/>
          <w:lang w:val="en-US" w:eastAsia="en-US"/>
        </w:rPr>
        <w:t></w:t>
      </w:r>
      <w:r w:rsidRPr="00A13DDA">
        <w:rPr>
          <w:color w:val="auto"/>
          <w:lang w:val="en-US" w:eastAsia="en-US"/>
        </w:rPr>
        <w:t xml:space="preserve"> </w:t>
      </w:r>
      <w:r>
        <w:rPr>
          <w:color w:val="auto"/>
          <w:lang w:val="en-US" w:eastAsia="en-US"/>
        </w:rPr>
        <w:t xml:space="preserve">NOWA CUDA - </w:t>
      </w:r>
      <w:r w:rsidRPr="00A13DDA">
        <w:rPr>
          <w:color w:val="auto"/>
          <w:lang w:val="en-US" w:eastAsia="en-US"/>
        </w:rPr>
        <w:t xml:space="preserve"> </w:t>
      </w:r>
      <w:r>
        <w:rPr>
          <w:color w:val="auto"/>
          <w:lang w:val="en-US" w:eastAsia="en-US"/>
        </w:rPr>
        <w:t xml:space="preserve">( </w:t>
      </w:r>
      <w:hyperlink r:id="rId20" w:history="1">
        <w:r w:rsidRPr="00681963">
          <w:rPr>
            <w:rStyle w:val="Hyperlink"/>
            <w:lang w:val="en-US" w:eastAsia="en-US"/>
          </w:rPr>
          <w:t>http://developer.nvidia.com/object/cuda_3_0_downloads.html</w:t>
        </w:r>
      </w:hyperlink>
      <w:r>
        <w:rPr>
          <w:color w:val="auto"/>
          <w:lang w:val="en-US" w:eastAsia="en-US"/>
        </w:rPr>
        <w:t xml:space="preserve"> ) </w:t>
      </w:r>
      <w:r w:rsidRPr="00A13DDA">
        <w:rPr>
          <w:color w:val="auto"/>
          <w:lang w:val="en-US" w:eastAsia="en-US"/>
        </w:rPr>
        <w:t xml:space="preserve">Support for the new Fermi architecture, with: </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Native 64-bit GPU support</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Multiple Copy Engine support</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ECC reporting</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Concurrent Kernel Execution</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Fermi HW debugging support in cuda-gdb</w:t>
      </w:r>
    </w:p>
    <w:p w:rsidR="00420FF8" w:rsidRPr="00A13DDA" w:rsidRDefault="00420FF8" w:rsidP="00420FF8">
      <w:pPr>
        <w:numPr>
          <w:ilvl w:val="0"/>
          <w:numId w:val="16"/>
        </w:numPr>
        <w:spacing w:before="100" w:beforeAutospacing="1" w:after="100" w:afterAutospacing="1" w:line="240" w:lineRule="auto"/>
        <w:rPr>
          <w:color w:val="auto"/>
          <w:lang w:val="en-US" w:eastAsia="en-US"/>
        </w:rPr>
      </w:pPr>
      <w:r w:rsidRPr="00A13DDA">
        <w:rPr>
          <w:color w:val="auto"/>
          <w:lang w:val="en-US" w:eastAsia="en-US"/>
        </w:rPr>
        <w:t>Fermi HW profiling support for CUDA C and OpenCL in Visual Profiler</w:t>
      </w:r>
    </w:p>
    <w:p w:rsidR="00420FF8" w:rsidRDefault="00420FF8" w:rsidP="00420FF8">
      <w:pPr>
        <w:pStyle w:val="ListParagraph"/>
        <w:ind w:firstLine="0"/>
        <w:rPr>
          <w:rFonts w:eastAsiaTheme="majorEastAsia"/>
          <w:color w:val="auto"/>
        </w:rPr>
      </w:pPr>
    </w:p>
    <w:p w:rsidR="00420FF8" w:rsidRPr="00DD2A69" w:rsidRDefault="00420FF8" w:rsidP="00420FF8">
      <w:pPr>
        <w:ind w:firstLine="0"/>
        <w:rPr>
          <w:rFonts w:eastAsiaTheme="majorEastAsia"/>
          <w:color w:val="auto"/>
        </w:rPr>
      </w:pPr>
      <w:r w:rsidRPr="00DD2A69">
        <w:rPr>
          <w:rFonts w:eastAsiaTheme="majorEastAsia"/>
          <w:color w:val="auto"/>
        </w:rPr>
        <w:t>Napisz tez o NVidia tesla</w:t>
      </w:r>
    </w:p>
    <w:p w:rsidR="00420FF8" w:rsidRDefault="00420FF8" w:rsidP="00420FF8">
      <w:pPr>
        <w:rPr>
          <w:rFonts w:eastAsiaTheme="majorEastAsia"/>
          <w:color w:val="auto"/>
        </w:rPr>
      </w:pPr>
      <w:r w:rsidRPr="00ED676A">
        <w:rPr>
          <w:rFonts w:eastAsiaTheme="majorEastAsia"/>
          <w:color w:val="auto"/>
        </w:rPr>
        <w:t>Napisz o physx</w:t>
      </w:r>
      <w:r>
        <w:rPr>
          <w:rFonts w:eastAsiaTheme="majorEastAsia"/>
          <w:color w:val="auto"/>
        </w:rPr>
        <w:t>:</w:t>
      </w:r>
    </w:p>
    <w:p w:rsidR="00420FF8" w:rsidRPr="00ED676A" w:rsidRDefault="00420FF8" w:rsidP="00420FF8">
      <w:pPr>
        <w:rPr>
          <w:rFonts w:eastAsiaTheme="majorEastAsia"/>
          <w:color w:val="auto"/>
        </w:rPr>
      </w:pPr>
      <w:r>
        <w:rPr>
          <w:b/>
          <w:bCs/>
        </w:rPr>
        <w:t>PhysX</w:t>
      </w:r>
      <w:r>
        <w:t xml:space="preserve"> is a </w:t>
      </w:r>
      <w:hyperlink r:id="rId21" w:tooltip="Proprietary software" w:history="1">
        <w:r>
          <w:rPr>
            <w:rStyle w:val="Hyperlink"/>
            <w:rFonts w:eastAsiaTheme="majorEastAsia"/>
          </w:rPr>
          <w:t>proprietary</w:t>
        </w:r>
      </w:hyperlink>
      <w:r>
        <w:t xml:space="preserve"> </w:t>
      </w:r>
      <w:hyperlink r:id="rId22" w:tooltip="Real-time computer graphics" w:history="1">
        <w:r>
          <w:rPr>
            <w:rStyle w:val="Hyperlink"/>
            <w:rFonts w:eastAsiaTheme="majorEastAsia"/>
          </w:rPr>
          <w:t>realtime</w:t>
        </w:r>
      </w:hyperlink>
      <w:r>
        <w:t xml:space="preserve"> </w:t>
      </w:r>
      <w:hyperlink r:id="rId23" w:tooltip="Physics &#10; engine" w:history="1">
        <w:r>
          <w:rPr>
            <w:rStyle w:val="Hyperlink"/>
            <w:rFonts w:eastAsiaTheme="majorEastAsia"/>
          </w:rPr>
          <w:t>physics engine</w:t>
        </w:r>
      </w:hyperlink>
      <w:r>
        <w:t xml:space="preserve"> </w:t>
      </w:r>
      <w:hyperlink r:id="rId24" w:tooltip="Middleware" w:history="1">
        <w:r>
          <w:rPr>
            <w:rStyle w:val="Hyperlink"/>
            <w:rFonts w:eastAsiaTheme="majorEastAsia"/>
          </w:rPr>
          <w:t>middleware</w:t>
        </w:r>
      </w:hyperlink>
      <w:r>
        <w:t xml:space="preserve"> </w:t>
      </w:r>
      <w:hyperlink r:id="rId25" w:tooltip="Software development kit" w:history="1">
        <w:r>
          <w:rPr>
            <w:rStyle w:val="Hyperlink"/>
            <w:rFonts w:eastAsiaTheme="majorEastAsia"/>
          </w:rPr>
          <w:t>SDK</w:t>
        </w:r>
      </w:hyperlink>
      <w:r>
        <w:t xml:space="preserve"> acquired by </w:t>
      </w:r>
      <w:hyperlink r:id="rId26" w:tooltip="Ageia" w:history="1">
        <w:r>
          <w:rPr>
            <w:rStyle w:val="Hyperlink"/>
            <w:rFonts w:eastAsiaTheme="majorEastAsia"/>
          </w:rPr>
          <w:t>Ageia</w:t>
        </w:r>
      </w:hyperlink>
      <w:r>
        <w:t xml:space="preserve"> (which itself was acquired by </w:t>
      </w:r>
      <w:hyperlink r:id="rId27" w:tooltip="Nvidia" w:history="1">
        <w:r>
          <w:rPr>
            <w:rStyle w:val="Hyperlink"/>
            <w:rFonts w:eastAsiaTheme="majorEastAsia"/>
          </w:rPr>
          <w:t>Nvidia</w:t>
        </w:r>
      </w:hyperlink>
      <w:r>
        <w:t xml:space="preserve"> in February 2008</w:t>
      </w:r>
      <w:hyperlink r:id="rId28" w:anchor="cite_note-0" w:history="1">
        <w:r>
          <w:rPr>
            <w:rStyle w:val="Hyperlink"/>
            <w:rFonts w:eastAsiaTheme="majorEastAsia"/>
            <w:vertAlign w:val="superscript"/>
          </w:rPr>
          <w:t>[1]</w:t>
        </w:r>
      </w:hyperlink>
      <w:r>
        <w:t xml:space="preserve">) with the purchase of </w:t>
      </w:r>
      <w:hyperlink r:id="rId29" w:tooltip="ETH Zurich" w:history="1">
        <w:r>
          <w:rPr>
            <w:rStyle w:val="Hyperlink"/>
            <w:rFonts w:eastAsiaTheme="majorEastAsia"/>
          </w:rPr>
          <w:t>ETH Zurich</w:t>
        </w:r>
      </w:hyperlink>
      <w:r>
        <w:t xml:space="preserve"> spin-off NovodeX in 2004. The term PhysX can also refer to the </w:t>
      </w:r>
      <w:hyperlink r:id="rId30" w:tooltip="Physics processing unit" w:history="1">
        <w:r>
          <w:rPr>
            <w:rStyle w:val="Hyperlink"/>
            <w:rFonts w:eastAsiaTheme="majorEastAsia"/>
          </w:rPr>
          <w:t>PPU</w:t>
        </w:r>
      </w:hyperlink>
      <w:r>
        <w:t xml:space="preserve"> </w:t>
      </w:r>
      <w:hyperlink r:id="rId31" w:tooltip="Add-in card" w:history="1">
        <w:r>
          <w:rPr>
            <w:rStyle w:val="Hyperlink"/>
            <w:rFonts w:eastAsiaTheme="majorEastAsia"/>
          </w:rPr>
          <w:t>add-in card</w:t>
        </w:r>
      </w:hyperlink>
      <w:r>
        <w:t xml:space="preserve"> designed by Ageia to accelerate PhysX-enabled </w:t>
      </w:r>
      <w:hyperlink r:id="rId32" w:tooltip="Video game" w:history="1">
        <w:r>
          <w:rPr>
            <w:rStyle w:val="Hyperlink"/>
            <w:rFonts w:eastAsiaTheme="majorEastAsia"/>
          </w:rPr>
          <w:t>video games</w:t>
        </w:r>
      </w:hyperlink>
      <w:r>
        <w:t xml:space="preserve">. Video games supporting </w:t>
      </w:r>
      <w:hyperlink r:id="rId33" w:tooltip="Hardware acceleration" w:history="1">
        <w:r>
          <w:rPr>
            <w:rStyle w:val="Hyperlink"/>
            <w:rFonts w:eastAsiaTheme="majorEastAsia"/>
          </w:rPr>
          <w:t>hardware acceleration</w:t>
        </w:r>
      </w:hyperlink>
      <w:r>
        <w:t xml:space="preserve"> by PhysX can be accelerated by either a PhysX PPU or a </w:t>
      </w:r>
      <w:hyperlink r:id="rId34" w:tooltip="CUDA" w:history="1">
        <w:r>
          <w:rPr>
            <w:rStyle w:val="Hyperlink"/>
            <w:rFonts w:eastAsiaTheme="majorEastAsia"/>
          </w:rPr>
          <w:t>CUDA</w:t>
        </w:r>
      </w:hyperlink>
      <w:r>
        <w:t xml:space="preserve">-enabled </w:t>
      </w:r>
      <w:hyperlink r:id="rId35" w:tooltip="GeForce" w:history="1">
        <w:r>
          <w:rPr>
            <w:rStyle w:val="Hyperlink"/>
            <w:rFonts w:eastAsiaTheme="majorEastAsia"/>
          </w:rPr>
          <w:t>GeForce</w:t>
        </w:r>
      </w:hyperlink>
      <w:r>
        <w:t xml:space="preserve"> </w:t>
      </w:r>
      <w:hyperlink r:id="rId36" w:tooltip="Graphics processing unit" w:history="1">
        <w:r>
          <w:rPr>
            <w:rStyle w:val="Hyperlink"/>
            <w:rFonts w:eastAsiaTheme="majorEastAsia"/>
          </w:rPr>
          <w:t>GPU</w:t>
        </w:r>
      </w:hyperlink>
      <w:r>
        <w:t xml:space="preserve"> (which has at least 32 CUDA cores), thus offloading physics calculations from the </w:t>
      </w:r>
      <w:hyperlink r:id="rId37" w:tooltip="Central processing unit" w:history="1">
        <w:r>
          <w:rPr>
            <w:rStyle w:val="Hyperlink"/>
            <w:rFonts w:eastAsiaTheme="majorEastAsia"/>
          </w:rPr>
          <w:t>CPU</w:t>
        </w:r>
      </w:hyperlink>
      <w:r>
        <w:t>, allowing it to perform other tasks instead — resulting in a smoother gaming experience and additional visual effects.</w:t>
      </w:r>
    </w:p>
    <w:p w:rsidR="00420FF8" w:rsidRDefault="00420FF8" w:rsidP="00040CD8"/>
    <w:p w:rsidR="00420FF8" w:rsidRDefault="00420FF8" w:rsidP="00040CD8"/>
    <w:p w:rsidR="00420FF8" w:rsidRDefault="00420FF8" w:rsidP="00040CD8"/>
    <w:p w:rsidR="00040CD8" w:rsidRPr="00ED676A" w:rsidRDefault="008C3886" w:rsidP="00040CD8">
      <w:hyperlink r:id="rId38" w:history="1">
        <w:r w:rsidR="00040CD8" w:rsidRPr="00ED676A">
          <w:rPr>
            <w:rStyle w:val="Hyperlink"/>
          </w:rPr>
          <w:t>http://www.behardware.com/articles/659-2/nvidia-cuda-preview.html</w:t>
        </w:r>
      </w:hyperlink>
      <w:r w:rsidR="00040CD8" w:rsidRPr="00ED676A">
        <w:t xml:space="preserve"> (obrazek)</w:t>
      </w:r>
    </w:p>
    <w:p w:rsidR="00040CD8" w:rsidRDefault="00040CD8" w:rsidP="00C31437">
      <w:pPr>
        <w:rPr>
          <w:color w:val="auto"/>
        </w:rPr>
      </w:pPr>
    </w:p>
    <w:p w:rsidR="00040CD8" w:rsidRDefault="00040CD8" w:rsidP="00C31437">
      <w:pPr>
        <w:rPr>
          <w:color w:val="auto"/>
        </w:rPr>
      </w:pPr>
    </w:p>
    <w:p w:rsidR="00C31437" w:rsidRPr="00ED676A" w:rsidRDefault="007F264D" w:rsidP="00C31437">
      <w:pPr>
        <w:rPr>
          <w:color w:val="auto"/>
        </w:rPr>
      </w:pPr>
      <w:r w:rsidRPr="00ED676A">
        <w:rPr>
          <w:color w:val="auto"/>
        </w:rPr>
        <w:t xml:space="preserve">// </w:t>
      </w:r>
      <w:r w:rsidR="002D36BE" w:rsidRPr="00ED676A">
        <w:rPr>
          <w:color w:val="auto"/>
        </w:rPr>
        <w:t>Różne</w:t>
      </w:r>
      <w:r w:rsidR="00C31437" w:rsidRPr="00ED676A">
        <w:rPr>
          <w:color w:val="auto"/>
        </w:rPr>
        <w:t xml:space="preserve"> obrazki z cuda programming guide</w:t>
      </w:r>
    </w:p>
    <w:p w:rsidR="004A38E5" w:rsidRPr="00ED676A" w:rsidRDefault="004A38E5" w:rsidP="008B5404">
      <w:pPr>
        <w:rPr>
          <w:rFonts w:eastAsiaTheme="majorEastAsia"/>
          <w:color w:val="auto"/>
        </w:rPr>
      </w:pPr>
      <w:r w:rsidRPr="00ED676A">
        <w:rPr>
          <w:rFonts w:eastAsiaTheme="majorEastAsia"/>
          <w:color w:val="auto"/>
        </w:rPr>
        <w:t xml:space="preserve">Cuda ma tryb driver i ten inny, który </w:t>
      </w:r>
      <w:r w:rsidR="008B5404" w:rsidRPr="00ED676A">
        <w:rPr>
          <w:rFonts w:eastAsiaTheme="majorEastAsia"/>
          <w:color w:val="auto"/>
        </w:rPr>
        <w:t>używam</w:t>
      </w:r>
    </w:p>
    <w:p w:rsidR="00B10B5D" w:rsidRPr="00ED676A" w:rsidRDefault="00B10B5D" w:rsidP="008B5404">
      <w:pPr>
        <w:rPr>
          <w:rFonts w:eastAsiaTheme="majorEastAsia"/>
          <w:color w:val="auto"/>
        </w:rPr>
      </w:pPr>
    </w:p>
    <w:p w:rsidR="00B10B5D" w:rsidRPr="00ED676A" w:rsidRDefault="00B10B5D" w:rsidP="008B5404">
      <w:pPr>
        <w:rPr>
          <w:rFonts w:eastAsiaTheme="majorEastAsia"/>
          <w:color w:val="auto"/>
        </w:rPr>
      </w:pPr>
    </w:p>
    <w:p w:rsidR="00B10B5D" w:rsidRPr="00ED676A" w:rsidRDefault="00B10B5D" w:rsidP="00B10B5D">
      <w:pPr>
        <w:rPr>
          <w:rFonts w:eastAsiaTheme="majorEastAsia"/>
          <w:color w:val="auto"/>
        </w:rPr>
      </w:pPr>
      <w:r w:rsidRPr="00ED676A">
        <w:rPr>
          <w:rFonts w:eastAsiaTheme="majorEastAsia"/>
          <w:color w:val="auto"/>
        </w:rPr>
        <w:t>Obliczenia int są wolniejsze niż float</w:t>
      </w:r>
    </w:p>
    <w:p w:rsidR="00B10B5D" w:rsidRPr="00ED676A" w:rsidRDefault="00B10B5D" w:rsidP="00B10B5D">
      <w:pPr>
        <w:rPr>
          <w:rFonts w:eastAsiaTheme="majorEastAsia"/>
          <w:color w:val="auto"/>
        </w:rPr>
      </w:pPr>
      <w:r w:rsidRPr="00ED676A">
        <w:rPr>
          <w:rFonts w:hAnsi="Symbol"/>
        </w:rPr>
        <w:t></w:t>
      </w:r>
      <w:r w:rsidRPr="00ED676A">
        <w:t xml:space="preserve">  What is a kernel? A kernel is a function callable from the host and executed on the CUDA device -- simultaneously by many threads in parallel.</w:t>
      </w:r>
    </w:p>
    <w:p w:rsidR="00B10B5D" w:rsidRPr="00ED676A" w:rsidRDefault="00B10B5D" w:rsidP="008B5404">
      <w:pPr>
        <w:rPr>
          <w:rFonts w:eastAsiaTheme="majorEastAsia"/>
          <w:color w:val="auto"/>
        </w:rPr>
      </w:pPr>
    </w:p>
    <w:p w:rsidR="00C31437" w:rsidRPr="00ED676A" w:rsidRDefault="00C31437" w:rsidP="00C31437">
      <w:pPr>
        <w:rPr>
          <w:color w:val="auto"/>
        </w:rPr>
      </w:pPr>
    </w:p>
    <w:p w:rsidR="006D1236" w:rsidRPr="00ED676A" w:rsidRDefault="006D1236" w:rsidP="006D1236">
      <w:pPr>
        <w:pStyle w:val="Heading3"/>
      </w:pPr>
      <w:bookmarkStart w:id="49" w:name="_Toc259090087"/>
      <w:r w:rsidRPr="00ED676A">
        <w:t>Wprowadzenie do technologii</w:t>
      </w:r>
      <w:bookmarkEnd w:id="49"/>
    </w:p>
    <w:p w:rsidR="007F264D" w:rsidRPr="00ED676A" w:rsidRDefault="007F264D" w:rsidP="007F264D">
      <w:pPr>
        <w:rPr>
          <w:color w:val="auto"/>
        </w:rPr>
      </w:pPr>
      <w:r w:rsidRPr="00ED676A">
        <w:rPr>
          <w:color w:val="auto"/>
        </w:rPr>
        <w:t>// (Kernele, hierarchia wątków, opis języka)</w:t>
      </w:r>
    </w:p>
    <w:p w:rsidR="006D1236" w:rsidRPr="00ED676A" w:rsidRDefault="006D1236" w:rsidP="006D1236">
      <w:pPr>
        <w:pStyle w:val="Heading4"/>
      </w:pPr>
      <w:bookmarkStart w:id="50" w:name="_Toc259090088"/>
      <w:r w:rsidRPr="00ED676A">
        <w:t>Wersje CUDA</w:t>
      </w:r>
      <w:bookmarkEnd w:id="50"/>
    </w:p>
    <w:p w:rsidR="007F264D" w:rsidRPr="00ED676A" w:rsidRDefault="007F264D" w:rsidP="007F264D">
      <w:pPr>
        <w:rPr>
          <w:color w:val="auto"/>
        </w:rPr>
      </w:pPr>
      <w:r w:rsidRPr="00ED676A">
        <w:rPr>
          <w:color w:val="auto"/>
        </w:rPr>
        <w:t>// (Compute capability)</w:t>
      </w:r>
    </w:p>
    <w:p w:rsidR="008B5404" w:rsidRPr="00ED676A" w:rsidRDefault="008B5404" w:rsidP="008B5404">
      <w:pPr>
        <w:rPr>
          <w:rFonts w:eastAsiaTheme="majorEastAsia"/>
          <w:color w:val="auto"/>
        </w:rPr>
      </w:pPr>
      <w:r w:rsidRPr="00ED676A">
        <w:rPr>
          <w:rFonts w:eastAsiaTheme="majorEastAsia"/>
          <w:color w:val="auto"/>
        </w:rPr>
        <w:t>Napisz o aktualnych NVIDIA i nowych Fermi</w:t>
      </w:r>
    </w:p>
    <w:p w:rsidR="008B5404" w:rsidRPr="00ED676A" w:rsidRDefault="008B5404" w:rsidP="008B5404">
      <w:pPr>
        <w:rPr>
          <w:color w:val="auto"/>
        </w:rPr>
      </w:pPr>
    </w:p>
    <w:p w:rsidR="00BC2198" w:rsidRPr="00ED676A" w:rsidRDefault="006D1236" w:rsidP="00BC2198">
      <w:pPr>
        <w:pStyle w:val="Heading4"/>
      </w:pPr>
      <w:bookmarkStart w:id="51" w:name="_Toc259090089"/>
      <w:r w:rsidRPr="00ED676A">
        <w:t>Ograniczenia</w:t>
      </w:r>
      <w:bookmarkEnd w:id="51"/>
      <w:r w:rsidRPr="00ED676A">
        <w:t xml:space="preserve"> </w:t>
      </w:r>
    </w:p>
    <w:p w:rsidR="00BC2198" w:rsidRPr="00ED676A" w:rsidRDefault="00BC2198" w:rsidP="00BC2198">
      <w:pPr>
        <w:rPr>
          <w:color w:val="auto"/>
        </w:rPr>
      </w:pPr>
      <w:r w:rsidRPr="00ED676A">
        <w:rPr>
          <w:color w:val="auto"/>
        </w:rPr>
        <w:t xml:space="preserve">// </w:t>
      </w:r>
      <w:r w:rsidR="006D1236" w:rsidRPr="00ED676A">
        <w:rPr>
          <w:color w:val="auto"/>
        </w:rPr>
        <w:t xml:space="preserve">tylko float </w:t>
      </w:r>
      <w:r w:rsidR="00A940E2" w:rsidRPr="00ED676A">
        <w:rPr>
          <w:color w:val="auto"/>
        </w:rPr>
        <w:t>(dla niższych Compute capability)</w:t>
      </w:r>
    </w:p>
    <w:p w:rsidR="00BC2198" w:rsidRPr="00ED676A" w:rsidRDefault="00BC2198" w:rsidP="00BC2198">
      <w:pPr>
        <w:rPr>
          <w:color w:val="auto"/>
        </w:rPr>
      </w:pPr>
      <w:r w:rsidRPr="00ED676A">
        <w:rPr>
          <w:color w:val="auto"/>
        </w:rPr>
        <w:t xml:space="preserve">// </w:t>
      </w:r>
      <w:r w:rsidR="006D1236" w:rsidRPr="00ED676A">
        <w:rPr>
          <w:color w:val="auto"/>
        </w:rPr>
        <w:t>nie można używać struktur</w:t>
      </w:r>
      <w:r w:rsidRPr="00ED676A">
        <w:rPr>
          <w:color w:val="auto"/>
        </w:rPr>
        <w:t xml:space="preserve"> C++ w kernelach, nawet w emu</w:t>
      </w:r>
    </w:p>
    <w:p w:rsidR="006D1236" w:rsidRDefault="00BC2198" w:rsidP="00BC2198">
      <w:pPr>
        <w:rPr>
          <w:color w:val="auto"/>
        </w:rPr>
      </w:pPr>
      <w:r w:rsidRPr="00ED676A">
        <w:rPr>
          <w:color w:val="auto"/>
        </w:rPr>
        <w:t>//</w:t>
      </w:r>
      <w:r w:rsidR="006D1236" w:rsidRPr="00ED676A">
        <w:rPr>
          <w:color w:val="auto"/>
        </w:rPr>
        <w:t>Przy małych kernelach jest duży narzut czasowy CPU</w:t>
      </w:r>
    </w:p>
    <w:p w:rsidR="005F5A6C" w:rsidRDefault="005F5A6C" w:rsidP="00BC2198">
      <w:pPr>
        <w:rPr>
          <w:color w:val="auto"/>
        </w:rPr>
      </w:pPr>
    </w:p>
    <w:p w:rsidR="005F5A6C" w:rsidRPr="00ED676A" w:rsidRDefault="005F5A6C" w:rsidP="005F5A6C">
      <w:pPr>
        <w:pStyle w:val="Heading3"/>
      </w:pPr>
      <w:bookmarkStart w:id="52" w:name="_Toc259090090"/>
      <w:r w:rsidRPr="00ED676A">
        <w:t xml:space="preserve">Model architektury </w:t>
      </w:r>
      <w:r>
        <w:t>CUDA</w:t>
      </w:r>
      <w:bookmarkEnd w:id="52"/>
    </w:p>
    <w:p w:rsidR="005F5A6C" w:rsidRPr="00ED676A" w:rsidRDefault="005F5A6C" w:rsidP="005F5A6C">
      <w:pPr>
        <w:rPr>
          <w:color w:val="auto"/>
        </w:rPr>
      </w:pPr>
      <w:r w:rsidRPr="00ED676A">
        <w:rPr>
          <w:color w:val="auto"/>
        </w:rPr>
        <w:t>// (czy SIMD czy PRAM</w:t>
      </w:r>
      <w:r>
        <w:rPr>
          <w:color w:val="auto"/>
        </w:rPr>
        <w:t xml:space="preserve"> czy SIMT</w:t>
      </w:r>
      <w:r w:rsidRPr="00ED676A">
        <w:rPr>
          <w:color w:val="auto"/>
        </w:rPr>
        <w:t>).</w:t>
      </w:r>
    </w:p>
    <w:p w:rsidR="005F5A6C" w:rsidRPr="00ED676A" w:rsidRDefault="005F5A6C" w:rsidP="00BC2198">
      <w:pPr>
        <w:rPr>
          <w:color w:val="auto"/>
        </w:rPr>
      </w:pPr>
    </w:p>
    <w:p w:rsidR="00A940E2" w:rsidRPr="00ED676A" w:rsidRDefault="006D1236" w:rsidP="006D1236">
      <w:pPr>
        <w:pStyle w:val="Heading3"/>
      </w:pPr>
      <w:bookmarkStart w:id="53" w:name="_Toc259090091"/>
      <w:r w:rsidRPr="00ED676A">
        <w:t>Komunikacja między wątkami</w:t>
      </w:r>
      <w:bookmarkEnd w:id="53"/>
    </w:p>
    <w:p w:rsidR="006D1236" w:rsidRPr="00ED676A" w:rsidRDefault="00A940E2" w:rsidP="00A940E2">
      <w:pPr>
        <w:rPr>
          <w:color w:val="auto"/>
        </w:rPr>
      </w:pPr>
      <w:r w:rsidRPr="00ED676A">
        <w:rPr>
          <w:color w:val="auto"/>
        </w:rPr>
        <w:t xml:space="preserve">// </w:t>
      </w:r>
      <w:r w:rsidR="006D1236" w:rsidRPr="00ED676A">
        <w:rPr>
          <w:color w:val="auto"/>
        </w:rPr>
        <w:t xml:space="preserve">Synchronizacja wątków, zabezpieczenie przed racing conditions - </w:t>
      </w:r>
      <w:r w:rsidR="006D1236" w:rsidRPr="00ED676A">
        <w:rPr>
          <w:i/>
          <w:color w:val="auto"/>
        </w:rPr>
        <w:t>__syncthreads()</w:t>
      </w:r>
    </w:p>
    <w:p w:rsidR="00A940E2" w:rsidRPr="00ED676A" w:rsidRDefault="00A940E2" w:rsidP="00A940E2">
      <w:pPr>
        <w:rPr>
          <w:color w:val="auto"/>
        </w:rPr>
      </w:pPr>
      <w:r w:rsidRPr="00ED676A">
        <w:rPr>
          <w:color w:val="auto"/>
        </w:rPr>
        <w:t xml:space="preserve">// nie ma komunikacji miedzy watkami w innych blokach </w:t>
      </w:r>
    </w:p>
    <w:p w:rsidR="00A940E2" w:rsidRPr="00ED676A" w:rsidRDefault="006D1236" w:rsidP="006D1236">
      <w:pPr>
        <w:pStyle w:val="Heading3"/>
      </w:pPr>
      <w:bookmarkStart w:id="54" w:name="_Toc259090092"/>
      <w:r w:rsidRPr="00ED676A">
        <w:t>Proces wykonania programu CUDA</w:t>
      </w:r>
      <w:bookmarkEnd w:id="54"/>
      <w:r w:rsidRPr="00ED676A">
        <w:t xml:space="preserve"> </w:t>
      </w:r>
    </w:p>
    <w:p w:rsidR="006D1236" w:rsidRPr="00ED676A" w:rsidRDefault="00A940E2" w:rsidP="00A940E2">
      <w:pPr>
        <w:rPr>
          <w:color w:val="auto"/>
        </w:rPr>
      </w:pPr>
      <w:r w:rsidRPr="00ED676A">
        <w:rPr>
          <w:color w:val="auto"/>
        </w:rPr>
        <w:t xml:space="preserve">// kolejne etapy, </w:t>
      </w:r>
      <w:r w:rsidR="006D1236" w:rsidRPr="00ED676A">
        <w:rPr>
          <w:color w:val="auto"/>
        </w:rPr>
        <w:t>czyli alokowanie pamięci, załadowanie danych do pamięci GPU, wykonanie, odczytanie danych</w:t>
      </w:r>
    </w:p>
    <w:p w:rsidR="006D1236" w:rsidRPr="00ED676A" w:rsidRDefault="006D1236" w:rsidP="006D1236">
      <w:pPr>
        <w:pStyle w:val="Heading3"/>
      </w:pPr>
      <w:bookmarkStart w:id="55" w:name="_Toc259090093"/>
      <w:r w:rsidRPr="00ED676A">
        <w:lastRenderedPageBreak/>
        <w:t>Przykład kodu</w:t>
      </w:r>
      <w:bookmarkEnd w:id="55"/>
    </w:p>
    <w:p w:rsidR="00A940E2" w:rsidRPr="00ED676A" w:rsidRDefault="00A940E2" w:rsidP="00A940E2">
      <w:pPr>
        <w:rPr>
          <w:color w:val="auto"/>
        </w:rPr>
      </w:pPr>
      <w:r w:rsidRPr="00ED676A">
        <w:rPr>
          <w:color w:val="auto"/>
        </w:rPr>
        <w:t>Przykładowy kernel i wywolanie go.</w:t>
      </w:r>
    </w:p>
    <w:p w:rsidR="008C4DDE" w:rsidRPr="00ED676A" w:rsidRDefault="008C4DDE">
      <w:pPr>
        <w:spacing w:after="200" w:line="276" w:lineRule="auto"/>
        <w:ind w:firstLine="0"/>
        <w:rPr>
          <w:rFonts w:eastAsiaTheme="majorEastAsia"/>
          <w:b/>
          <w:bCs/>
          <w:color w:val="auto"/>
        </w:rPr>
      </w:pPr>
      <w:r w:rsidRPr="00ED676A">
        <w:rPr>
          <w:color w:val="auto"/>
        </w:rPr>
        <w:br w:type="page"/>
      </w:r>
    </w:p>
    <w:p w:rsidR="00C04371" w:rsidRPr="00ED676A" w:rsidRDefault="00836D01" w:rsidP="002F45CE">
      <w:pPr>
        <w:pStyle w:val="Heading1"/>
      </w:pPr>
      <w:bookmarkStart w:id="56" w:name="_Sztuczne_sieci_neuronowe"/>
      <w:bookmarkStart w:id="57" w:name="_Toc259090094"/>
      <w:bookmarkEnd w:id="56"/>
      <w:r w:rsidRPr="00ED676A">
        <w:lastRenderedPageBreak/>
        <w:t>Sztuczne sieci neuronowe</w:t>
      </w:r>
      <w:bookmarkEnd w:id="57"/>
    </w:p>
    <w:p w:rsidR="006D1236" w:rsidRPr="00ED676A" w:rsidRDefault="006D1236" w:rsidP="006D1236">
      <w:pPr>
        <w:pStyle w:val="Heading2"/>
      </w:pPr>
      <w:bookmarkStart w:id="58" w:name="_Toc259090095"/>
      <w:r w:rsidRPr="00ED676A">
        <w:t>Wprowadzenie</w:t>
      </w:r>
      <w:bookmarkEnd w:id="58"/>
    </w:p>
    <w:p w:rsidR="006D1236" w:rsidRPr="00ED676A" w:rsidRDefault="006D1236" w:rsidP="006D1236">
      <w:pPr>
        <w:pStyle w:val="Heading2"/>
      </w:pPr>
      <w:bookmarkStart w:id="59" w:name="_Toc259090096"/>
      <w:r w:rsidRPr="00ED676A">
        <w:t>Model neuronu</w:t>
      </w:r>
      <w:bookmarkEnd w:id="59"/>
    </w:p>
    <w:p w:rsidR="006D1236" w:rsidRPr="00ED676A" w:rsidRDefault="006D1236" w:rsidP="006D1236">
      <w:pPr>
        <w:pStyle w:val="Heading3"/>
      </w:pPr>
      <w:bookmarkStart w:id="60" w:name="_Toc259090097"/>
      <w:r w:rsidRPr="00ED676A">
        <w:t>Neuron biologiczny</w:t>
      </w:r>
      <w:bookmarkEnd w:id="60"/>
    </w:p>
    <w:p w:rsidR="006D1236" w:rsidRPr="00ED676A" w:rsidRDefault="006D1236" w:rsidP="006D1236">
      <w:pPr>
        <w:pStyle w:val="Heading3"/>
      </w:pPr>
      <w:bookmarkStart w:id="61" w:name="_Toc259090098"/>
      <w:r w:rsidRPr="00ED676A">
        <w:t>Sztuczny neuron</w:t>
      </w:r>
      <w:bookmarkEnd w:id="61"/>
    </w:p>
    <w:p w:rsidR="006D1236" w:rsidRPr="00ED676A" w:rsidRDefault="006D1236" w:rsidP="006D1236">
      <w:pPr>
        <w:pStyle w:val="Heading3"/>
      </w:pPr>
      <w:bookmarkStart w:id="62" w:name="_Toc259090099"/>
      <w:r w:rsidRPr="00ED676A">
        <w:t>Funkcja aktywacji, neuron nieliniowy</w:t>
      </w:r>
      <w:bookmarkEnd w:id="62"/>
    </w:p>
    <w:p w:rsidR="006D1236" w:rsidRPr="00ED676A" w:rsidRDefault="006D1236" w:rsidP="006D1236">
      <w:pPr>
        <w:pStyle w:val="Heading2"/>
      </w:pPr>
      <w:bookmarkStart w:id="63" w:name="_Toc259090100"/>
      <w:r w:rsidRPr="00ED676A">
        <w:t>Architektury sieci neuronowych</w:t>
      </w:r>
      <w:bookmarkEnd w:id="63"/>
    </w:p>
    <w:p w:rsidR="006D1236" w:rsidRPr="00ED676A" w:rsidRDefault="006D1236" w:rsidP="006D1236">
      <w:pPr>
        <w:pStyle w:val="Heading3"/>
      </w:pPr>
      <w:bookmarkStart w:id="64" w:name="_Toc259090101"/>
      <w:r w:rsidRPr="00ED676A">
        <w:t>Jednokierunkowe</w:t>
      </w:r>
      <w:bookmarkEnd w:id="64"/>
    </w:p>
    <w:p w:rsidR="006D1236" w:rsidRPr="00ED676A" w:rsidRDefault="006D1236" w:rsidP="006D1236">
      <w:pPr>
        <w:pStyle w:val="Heading3"/>
      </w:pPr>
      <w:bookmarkStart w:id="65" w:name="_Toc259090102"/>
      <w:r w:rsidRPr="00ED676A">
        <w:t>Rekurencyjne</w:t>
      </w:r>
      <w:bookmarkEnd w:id="65"/>
    </w:p>
    <w:p w:rsidR="006D1236" w:rsidRPr="00ED676A" w:rsidRDefault="006D1236" w:rsidP="006D1236">
      <w:pPr>
        <w:pStyle w:val="Heading3"/>
      </w:pPr>
      <w:bookmarkStart w:id="66" w:name="_Toc259090103"/>
      <w:r w:rsidRPr="00ED676A">
        <w:t>Sieci komórkowe</w:t>
      </w:r>
      <w:bookmarkEnd w:id="66"/>
    </w:p>
    <w:p w:rsidR="006D1236" w:rsidRPr="00ED676A" w:rsidRDefault="006D1236" w:rsidP="006D1236">
      <w:pPr>
        <w:pStyle w:val="Heading2"/>
      </w:pPr>
      <w:bookmarkStart w:id="67" w:name="_Toc259090104"/>
      <w:r w:rsidRPr="00ED676A">
        <w:t>Zastosowanie sztucznych sieci neuronowych</w:t>
      </w:r>
      <w:bookmarkEnd w:id="67"/>
    </w:p>
    <w:p w:rsidR="007F264D" w:rsidRPr="00ED676A" w:rsidRDefault="007F264D" w:rsidP="007F264D">
      <w:pPr>
        <w:rPr>
          <w:color w:val="auto"/>
        </w:rPr>
      </w:pPr>
      <w:r w:rsidRPr="00ED676A">
        <w:rPr>
          <w:color w:val="auto"/>
        </w:rPr>
        <w:t>//  (Różne zadania - optymalizacja i klasyfikacja)</w:t>
      </w:r>
    </w:p>
    <w:p w:rsidR="006D1236" w:rsidRPr="00ED676A" w:rsidRDefault="006D1236" w:rsidP="006D1236">
      <w:pPr>
        <w:pStyle w:val="Heading2"/>
      </w:pPr>
      <w:bookmarkStart w:id="68" w:name="_Toc259090105"/>
      <w:r w:rsidRPr="00ED676A">
        <w:t>Metody uczenia</w:t>
      </w:r>
      <w:bookmarkEnd w:id="68"/>
    </w:p>
    <w:p w:rsidR="006D1236" w:rsidRPr="00ED676A" w:rsidRDefault="007F264D" w:rsidP="006D1236">
      <w:pPr>
        <w:pStyle w:val="Heading3"/>
      </w:pPr>
      <w:bookmarkStart w:id="69" w:name="_Toc259090106"/>
      <w:r w:rsidRPr="00ED676A">
        <w:t>U</w:t>
      </w:r>
      <w:r w:rsidR="006D1236" w:rsidRPr="00ED676A">
        <w:t>czenie nadzorowane</w:t>
      </w:r>
      <w:bookmarkEnd w:id="69"/>
    </w:p>
    <w:p w:rsidR="006D1236" w:rsidRPr="00ED676A" w:rsidRDefault="007F264D" w:rsidP="006D1236">
      <w:pPr>
        <w:pStyle w:val="Heading4"/>
      </w:pPr>
      <w:bookmarkStart w:id="70" w:name="_Toc259090107"/>
      <w:r w:rsidRPr="00ED676A">
        <w:t>Z</w:t>
      </w:r>
      <w:r w:rsidR="006D1236" w:rsidRPr="00ED676A">
        <w:t xml:space="preserve"> nauczycielem</w:t>
      </w:r>
      <w:bookmarkEnd w:id="70"/>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Heading4"/>
      </w:pPr>
      <w:bookmarkStart w:id="71" w:name="_Toc259090108"/>
      <w:r w:rsidRPr="00ED676A">
        <w:t>Z</w:t>
      </w:r>
      <w:r w:rsidR="006D1236" w:rsidRPr="00ED676A">
        <w:t xml:space="preserve"> krytykiem</w:t>
      </w:r>
      <w:bookmarkEnd w:id="71"/>
    </w:p>
    <w:p w:rsidR="006D1236" w:rsidRPr="00ED676A" w:rsidRDefault="007F264D" w:rsidP="006D1236">
      <w:pPr>
        <w:pStyle w:val="Heading3"/>
      </w:pPr>
      <w:bookmarkStart w:id="72" w:name="_Toc259090109"/>
      <w:r w:rsidRPr="00ED676A">
        <w:t>U</w:t>
      </w:r>
      <w:r w:rsidR="006D1236" w:rsidRPr="00ED676A">
        <w:t>czenie nienadzorowane</w:t>
      </w:r>
      <w:bookmarkEnd w:id="72"/>
    </w:p>
    <w:p w:rsidR="006D1236" w:rsidRPr="00ED676A" w:rsidRDefault="007F264D" w:rsidP="006D1236">
      <w:pPr>
        <w:pStyle w:val="Heading4"/>
      </w:pPr>
      <w:bookmarkStart w:id="73" w:name="_Toc259090110"/>
      <w:r w:rsidRPr="00ED676A">
        <w:t>S</w:t>
      </w:r>
      <w:r w:rsidR="006D1236" w:rsidRPr="00ED676A">
        <w:t>amoorganizujące się mapy</w:t>
      </w:r>
      <w:bookmarkEnd w:id="73"/>
    </w:p>
    <w:p w:rsidR="006D1236" w:rsidRPr="00ED676A" w:rsidRDefault="007F264D" w:rsidP="006D1236">
      <w:pPr>
        <w:pStyle w:val="Heading4"/>
      </w:pPr>
      <w:bookmarkStart w:id="74" w:name="_Toc259090111"/>
      <w:r w:rsidRPr="00ED676A">
        <w:t>K</w:t>
      </w:r>
      <w:r w:rsidR="006D1236" w:rsidRPr="00ED676A">
        <w:t>onkurencyjne</w:t>
      </w:r>
      <w:bookmarkEnd w:id="74"/>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75" w:name="_Implementacja_sztucznych_sieci"/>
      <w:bookmarkStart w:id="76" w:name="_Toc259090112"/>
      <w:bookmarkEnd w:id="75"/>
      <w:r w:rsidRPr="00ED676A">
        <w:lastRenderedPageBreak/>
        <w:t>Implementacja sztucznych sieci neuronowych na GPU</w:t>
      </w:r>
      <w:bookmarkEnd w:id="76"/>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Heading2"/>
      </w:pPr>
      <w:bookmarkStart w:id="77" w:name="_Toc259090113"/>
      <w:r w:rsidRPr="00ED676A">
        <w:t>Sieć neuronowa z punktu widzenia programisty</w:t>
      </w:r>
      <w:bookmarkEnd w:id="77"/>
    </w:p>
    <w:p w:rsidR="00447DFA" w:rsidRPr="00ED676A" w:rsidRDefault="006F17B5" w:rsidP="00552F6C">
      <w:pPr>
        <w:pStyle w:val="Heading3"/>
      </w:pPr>
      <w:bookmarkStart w:id="78" w:name="_Toc259090114"/>
      <w:r w:rsidRPr="00ED676A">
        <w:t>Struktury danych w sieciach neuronowych</w:t>
      </w:r>
      <w:bookmarkEnd w:id="78"/>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Heading3"/>
      </w:pPr>
      <w:bookmarkStart w:id="79" w:name="_Toc259090115"/>
      <w:r w:rsidRPr="00ED676A">
        <w:t>Użyte algorytmy</w:t>
      </w:r>
      <w:bookmarkEnd w:id="79"/>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Heading2"/>
      </w:pPr>
      <w:bookmarkStart w:id="80" w:name="_Toc259090116"/>
      <w:r w:rsidRPr="00ED676A">
        <w:t>Zastosowanie GPU w sztucznych sieciach neuronowych</w:t>
      </w:r>
      <w:bookmarkEnd w:id="80"/>
    </w:p>
    <w:p w:rsidR="006F17B5" w:rsidRPr="00ED676A" w:rsidRDefault="006F17B5" w:rsidP="00552F6C">
      <w:pPr>
        <w:pStyle w:val="Heading3"/>
      </w:pPr>
      <w:bookmarkStart w:id="81" w:name="_Toc259090117"/>
      <w:r w:rsidRPr="00ED676A">
        <w:t>Zrównoleglenie operacji na sieciach neuronowych</w:t>
      </w:r>
      <w:bookmarkEnd w:id="81"/>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Heading3"/>
        <w:rPr>
          <w:color w:val="auto"/>
        </w:rPr>
      </w:pPr>
      <w:bookmarkStart w:id="82" w:name="_Toc259090118"/>
      <w:r w:rsidRPr="00ED676A">
        <w:t>Wewnętrzne  struktury danych GPU</w:t>
      </w:r>
      <w:bookmarkEnd w:id="82"/>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Heading3"/>
      </w:pPr>
      <w:bookmarkStart w:id="83" w:name="_Toc259090119"/>
      <w:r w:rsidRPr="00ED676A">
        <w:t>Istniejące rozwiązania software’owe</w:t>
      </w:r>
      <w:bookmarkEnd w:id="83"/>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84" w:name="_Biblioteka_CNL"/>
      <w:bookmarkStart w:id="85" w:name="_Toc259090120"/>
      <w:bookmarkEnd w:id="84"/>
      <w:r w:rsidRPr="00ED676A">
        <w:lastRenderedPageBreak/>
        <w:t>Biblioteka CNL</w:t>
      </w:r>
      <w:bookmarkEnd w:id="85"/>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 obsługującej sieci neuronowe z wykorzystaniem CPU </w:t>
      </w:r>
      <w:r w:rsidR="00020F08" w:rsidRPr="00ED676A">
        <w:rPr>
          <w:color w:val="auto"/>
        </w:rPr>
        <w:t>oraz GPU.</w:t>
      </w:r>
      <w:r w:rsidR="00DA028C" w:rsidRPr="00ED676A">
        <w:rPr>
          <w:color w:val="auto"/>
        </w:rPr>
        <w:t xml:space="preserve"> Biblioteka miała umożliwić dodawanie obsługi</w:t>
      </w:r>
      <w:r w:rsidR="007E03D8" w:rsidRPr="00ED676A">
        <w:rPr>
          <w:color w:val="auto"/>
        </w:rPr>
        <w:t xml:space="preserve"> różnych typów sieci neuronowych, oraz mieć zaimplementowany jeden z jej typów. Ja zaimplementowałem sieć MLP.</w:t>
      </w:r>
    </w:p>
    <w:p w:rsidR="00D973D2" w:rsidRPr="00ED676A" w:rsidRDefault="00CD1C8C" w:rsidP="004B0917">
      <w:pPr>
        <w:rPr>
          <w:color w:val="auto"/>
        </w:rPr>
      </w:pPr>
      <w:r w:rsidRPr="00ED676A">
        <w:rPr>
          <w:color w:val="auto"/>
        </w:rPr>
        <w:t xml:space="preserve">Biblioteka została stworzona w języku C++, zostały stworzone wersje do kompilacji pod Visual Studio 2008 (wersja 32bit i 64bit) oraz G++ (wersja 32bit). </w:t>
      </w:r>
      <w:r w:rsidR="00B3645C" w:rsidRPr="00ED676A">
        <w:rPr>
          <w:color w:val="auto"/>
        </w:rPr>
        <w:t>Podczas pisania, głównie zwracałem uwagę na prędkość działania części GPU oraz na przenośność programu.</w:t>
      </w:r>
    </w:p>
    <w:p w:rsidR="004B0917" w:rsidRPr="00ED676A" w:rsidRDefault="004B0917" w:rsidP="004B0917">
      <w:pPr>
        <w:rPr>
          <w:color w:val="auto"/>
        </w:rPr>
      </w:pPr>
    </w:p>
    <w:p w:rsidR="00D973D2" w:rsidRPr="00ED676A" w:rsidRDefault="00D973D2" w:rsidP="00F05B9A">
      <w:pPr>
        <w:pStyle w:val="Heading2"/>
      </w:pPr>
      <w:bookmarkStart w:id="86" w:name="_Toc259090121"/>
      <w:r w:rsidRPr="00ED676A">
        <w:t>Zakres programu</w:t>
      </w:r>
      <w:bookmarkEnd w:id="86"/>
    </w:p>
    <w:p w:rsidR="00107097" w:rsidRPr="00ED676A" w:rsidRDefault="00CD1C8C" w:rsidP="004B0917">
      <w:pPr>
        <w:rPr>
          <w:color w:val="auto"/>
        </w:rPr>
      </w:pPr>
      <w:r w:rsidRPr="00ED676A">
        <w:rPr>
          <w:color w:val="auto"/>
        </w:rPr>
        <w:t>Implementacja zawiera bibliotekę</w:t>
      </w:r>
      <w:r w:rsidR="007B381A" w:rsidRPr="00ED676A">
        <w:rPr>
          <w:color w:val="auto"/>
        </w:rPr>
        <w:t xml:space="preserve"> razem z plikiem CUDA.cpp, który </w:t>
      </w:r>
      <w:r w:rsidRPr="00ED676A">
        <w:rPr>
          <w:color w:val="auto"/>
        </w:rPr>
        <w:t xml:space="preserve">wykorzystuje tę bibliotekę i w którym są zawarte najczęstsze przypadki użycia biblioteki (m.in. wczytywanie, zapisywanie, uruchamianie sieci na danych testach) </w:t>
      </w:r>
      <w:r w:rsidR="00107097" w:rsidRPr="00ED676A">
        <w:rPr>
          <w:color w:val="auto"/>
        </w:rPr>
        <w:t>.</w:t>
      </w:r>
    </w:p>
    <w:p w:rsidR="004B0917" w:rsidRPr="00ED676A" w:rsidRDefault="004B0917" w:rsidP="004B0917">
      <w:pPr>
        <w:rPr>
          <w:color w:val="auto"/>
        </w:rPr>
      </w:pPr>
    </w:p>
    <w:p w:rsidR="001B7D2B" w:rsidRPr="00ED676A" w:rsidRDefault="001B7D2B" w:rsidP="00F05B9A">
      <w:pPr>
        <w:pStyle w:val="Heading3"/>
      </w:pPr>
      <w:bookmarkStart w:id="87" w:name="_Toc259090122"/>
      <w:r w:rsidRPr="00ED676A">
        <w:t>Ogólny projekt aplikacji</w:t>
      </w:r>
      <w:bookmarkEnd w:id="87"/>
      <w:r w:rsidRPr="00ED676A">
        <w:t xml:space="preserve"> </w:t>
      </w:r>
    </w:p>
    <w:p w:rsidR="00B16AEB" w:rsidRPr="00ED676A" w:rsidRDefault="00CD1C8C" w:rsidP="00625DC5">
      <w:pPr>
        <w:rPr>
          <w:color w:val="auto"/>
        </w:rPr>
      </w:pPr>
      <w:r w:rsidRPr="00ED676A">
        <w:rPr>
          <w:color w:val="auto"/>
        </w:rPr>
        <w:t xml:space="preserve">Obliczenia na GPU są wykonywane w bibliotece CUDA, stworzonej przez firmę </w:t>
      </w:r>
      <w:r w:rsidR="00EE69E3" w:rsidRPr="00ED676A">
        <w:rPr>
          <w:color w:val="auto"/>
        </w:rPr>
        <w:t>NVIDIA</w:t>
      </w:r>
      <w:r w:rsidRPr="00ED676A">
        <w:rPr>
          <w:color w:val="auto"/>
        </w:rPr>
        <w:t xml:space="preserve"> i działającej tylko na kartach graficznych tej firmy, serii 8000 i wyższych. W momencie decyzji o rodzaju biblioteki GPU, na rynku były dostępne 3 biblioteki tego typu: OpenCL, </w:t>
      </w:r>
      <w:r w:rsidR="00472078" w:rsidRPr="00ED676A">
        <w:rPr>
          <w:color w:val="auto"/>
        </w:rPr>
        <w:t xml:space="preserve">NVIDIA </w:t>
      </w:r>
      <w:r w:rsidRPr="00ED676A">
        <w:rPr>
          <w:color w:val="auto"/>
        </w:rPr>
        <w:t>CUDA, ATI</w:t>
      </w:r>
      <w:r w:rsidR="00B16AEB" w:rsidRPr="00ED676A">
        <w:rPr>
          <w:color w:val="auto"/>
        </w:rPr>
        <w:t xml:space="preserve"> </w:t>
      </w:r>
      <w:r w:rsidRPr="00ED676A">
        <w:rPr>
          <w:color w:val="auto"/>
        </w:rPr>
        <w:t>Stream</w:t>
      </w:r>
      <w:r w:rsidR="00B16AEB" w:rsidRPr="00ED676A">
        <w:rPr>
          <w:color w:val="auto"/>
        </w:rPr>
        <w:t xml:space="preserve">. </w:t>
      </w:r>
      <w:r w:rsidR="00625DC5" w:rsidRPr="00ED676A">
        <w:rPr>
          <w:color w:val="auto"/>
        </w:rPr>
        <w:t xml:space="preserve">Poniżej jest tabela wyszczególniająca różne aspekty tych trzech </w:t>
      </w:r>
      <w:r w:rsidR="002B3236" w:rsidRPr="00ED676A">
        <w:rPr>
          <w:color w:val="auto"/>
        </w:rPr>
        <w:t>bibliotek.</w:t>
      </w:r>
    </w:p>
    <w:p w:rsidR="00B16AEB" w:rsidRPr="00ED676A" w:rsidRDefault="00B16AEB" w:rsidP="00B16AE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B16AEB" w:rsidRPr="00ED676A" w:rsidTr="009419D4">
        <w:tc>
          <w:tcPr>
            <w:tcW w:w="2185" w:type="dxa"/>
          </w:tcPr>
          <w:p w:rsidR="00B16AEB" w:rsidRPr="00ED676A" w:rsidRDefault="00B16AEB" w:rsidP="00B16AEB">
            <w:pPr>
              <w:ind w:firstLine="0"/>
              <w:rPr>
                <w:color w:val="auto"/>
              </w:rPr>
            </w:pPr>
            <w:r w:rsidRPr="00ED676A">
              <w:rPr>
                <w:color w:val="auto"/>
              </w:rPr>
              <w:t>Technologia / Aspekt</w:t>
            </w:r>
          </w:p>
        </w:tc>
        <w:tc>
          <w:tcPr>
            <w:tcW w:w="2185" w:type="dxa"/>
          </w:tcPr>
          <w:p w:rsidR="00B16AEB" w:rsidRPr="00ED676A" w:rsidRDefault="00B16AEB" w:rsidP="00B16AEB">
            <w:pPr>
              <w:ind w:firstLine="0"/>
              <w:rPr>
                <w:color w:val="auto"/>
              </w:rPr>
            </w:pPr>
            <w:r w:rsidRPr="00ED676A">
              <w:rPr>
                <w:color w:val="auto"/>
              </w:rPr>
              <w:t>NVidia CUDA</w:t>
            </w:r>
          </w:p>
        </w:tc>
        <w:tc>
          <w:tcPr>
            <w:tcW w:w="2185" w:type="dxa"/>
          </w:tcPr>
          <w:p w:rsidR="00B16AEB" w:rsidRPr="00ED676A" w:rsidRDefault="00B16AEB" w:rsidP="00B16AEB">
            <w:pPr>
              <w:ind w:firstLine="0"/>
              <w:rPr>
                <w:color w:val="auto"/>
              </w:rPr>
            </w:pPr>
            <w:r w:rsidRPr="00ED676A">
              <w:rPr>
                <w:color w:val="auto"/>
              </w:rPr>
              <w:t>OpenCL</w:t>
            </w:r>
          </w:p>
        </w:tc>
        <w:tc>
          <w:tcPr>
            <w:tcW w:w="2186" w:type="dxa"/>
          </w:tcPr>
          <w:p w:rsidR="00B16AEB" w:rsidRPr="00ED676A" w:rsidRDefault="00B16AEB" w:rsidP="00B16AEB">
            <w:pPr>
              <w:ind w:firstLine="0"/>
              <w:rPr>
                <w:color w:val="auto"/>
              </w:rPr>
            </w:pPr>
            <w:r w:rsidRPr="00ED676A">
              <w:rPr>
                <w:color w:val="auto"/>
              </w:rPr>
              <w:t>ATI Stream</w:t>
            </w:r>
          </w:p>
        </w:tc>
      </w:tr>
      <w:tr w:rsidR="00B16AEB" w:rsidRPr="00ED676A" w:rsidTr="009419D4">
        <w:tc>
          <w:tcPr>
            <w:tcW w:w="2185" w:type="dxa"/>
          </w:tcPr>
          <w:p w:rsidR="00B16AEB" w:rsidRPr="00ED676A" w:rsidRDefault="00B16AEB" w:rsidP="00B16AEB">
            <w:pPr>
              <w:ind w:firstLine="0"/>
              <w:rPr>
                <w:color w:val="auto"/>
              </w:rPr>
            </w:pPr>
            <w:r w:rsidRPr="00ED676A">
              <w:rPr>
                <w:color w:val="auto"/>
              </w:rPr>
              <w:t>Obsługiwane chipsety</w:t>
            </w:r>
          </w:p>
        </w:tc>
        <w:tc>
          <w:tcPr>
            <w:tcW w:w="2185" w:type="dxa"/>
          </w:tcPr>
          <w:p w:rsidR="00B16AEB" w:rsidRPr="00ED676A" w:rsidRDefault="00B16AEB" w:rsidP="00B16AEB">
            <w:pPr>
              <w:ind w:firstLine="0"/>
              <w:rPr>
                <w:color w:val="auto"/>
              </w:rPr>
            </w:pPr>
            <w:r w:rsidRPr="00ED676A">
              <w:rPr>
                <w:color w:val="auto"/>
              </w:rPr>
              <w:t>NVidia GeForce &gt;= 8000, inne nVidia</w:t>
            </w:r>
          </w:p>
        </w:tc>
        <w:tc>
          <w:tcPr>
            <w:tcW w:w="2185" w:type="dxa"/>
          </w:tcPr>
          <w:p w:rsidR="00B16AEB" w:rsidRPr="00ED676A" w:rsidRDefault="00B16AEB" w:rsidP="00B16AEB">
            <w:pPr>
              <w:ind w:firstLine="0"/>
              <w:rPr>
                <w:color w:val="auto"/>
              </w:rPr>
            </w:pPr>
            <w:r w:rsidRPr="00ED676A">
              <w:rPr>
                <w:color w:val="auto"/>
              </w:rPr>
              <w:t xml:space="preserve">NVidia GeForce ??? </w:t>
            </w:r>
          </w:p>
        </w:tc>
        <w:tc>
          <w:tcPr>
            <w:tcW w:w="2186" w:type="dxa"/>
          </w:tcPr>
          <w:p w:rsidR="00B16AEB" w:rsidRPr="00ED676A" w:rsidRDefault="00B16AEB" w:rsidP="00B16AEB">
            <w:pPr>
              <w:ind w:firstLine="0"/>
              <w:rPr>
                <w:color w:val="auto"/>
              </w:rPr>
            </w:pPr>
            <w:r w:rsidRPr="00ED676A">
              <w:rPr>
                <w:color w:val="auto"/>
              </w:rPr>
              <w:t>ATI ???</w:t>
            </w:r>
          </w:p>
        </w:tc>
      </w:tr>
      <w:tr w:rsidR="00B16AEB" w:rsidRPr="00ED676A" w:rsidTr="009419D4">
        <w:tc>
          <w:tcPr>
            <w:tcW w:w="2185" w:type="dxa"/>
          </w:tcPr>
          <w:p w:rsidR="00B16AEB" w:rsidRPr="00ED676A" w:rsidRDefault="00B16AEB" w:rsidP="00B16AEB">
            <w:pPr>
              <w:ind w:firstLine="0"/>
              <w:rPr>
                <w:color w:val="auto"/>
              </w:rPr>
            </w:pPr>
            <w:r w:rsidRPr="00ED676A">
              <w:rPr>
                <w:color w:val="auto"/>
              </w:rPr>
              <w:t>Popularność</w:t>
            </w:r>
          </w:p>
        </w:tc>
        <w:tc>
          <w:tcPr>
            <w:tcW w:w="2185" w:type="dxa"/>
          </w:tcPr>
          <w:p w:rsidR="00B16AEB" w:rsidRPr="00ED676A" w:rsidRDefault="00B16AEB" w:rsidP="00B16AEB">
            <w:pPr>
              <w:ind w:firstLine="0"/>
              <w:rPr>
                <w:color w:val="auto"/>
              </w:rPr>
            </w:pPr>
            <w:r w:rsidRPr="00ED676A">
              <w:rPr>
                <w:color w:val="auto"/>
              </w:rPr>
              <w:t>Duża. Popularne</w:t>
            </w:r>
            <w:r w:rsidR="00625DC5" w:rsidRPr="00ED676A">
              <w:rPr>
                <w:color w:val="auto"/>
              </w:rPr>
              <w:t xml:space="preserve"> forum </w:t>
            </w:r>
            <w:r w:rsidR="007E03D8" w:rsidRPr="00ED676A">
              <w:rPr>
                <w:color w:val="auto"/>
              </w:rPr>
              <w:t>NVidia</w:t>
            </w:r>
          </w:p>
        </w:tc>
        <w:tc>
          <w:tcPr>
            <w:tcW w:w="2185" w:type="dxa"/>
          </w:tcPr>
          <w:p w:rsidR="00B16AEB" w:rsidRPr="00ED676A" w:rsidRDefault="00625DC5" w:rsidP="00B16AEB">
            <w:pPr>
              <w:ind w:firstLine="0"/>
              <w:rPr>
                <w:color w:val="auto"/>
              </w:rPr>
            </w:pPr>
            <w:r w:rsidRPr="00ED676A">
              <w:rPr>
                <w:color w:val="auto"/>
              </w:rPr>
              <w:t>Średnia</w:t>
            </w:r>
          </w:p>
        </w:tc>
        <w:tc>
          <w:tcPr>
            <w:tcW w:w="2186" w:type="dxa"/>
          </w:tcPr>
          <w:p w:rsidR="00B16AEB" w:rsidRPr="00ED676A" w:rsidRDefault="00625DC5" w:rsidP="00B16AEB">
            <w:pPr>
              <w:ind w:firstLine="0"/>
              <w:rPr>
                <w:color w:val="auto"/>
              </w:rPr>
            </w:pPr>
            <w:r w:rsidRPr="00ED676A">
              <w:rPr>
                <w:color w:val="auto"/>
              </w:rPr>
              <w:t>Niewielka</w:t>
            </w:r>
          </w:p>
        </w:tc>
      </w:tr>
      <w:tr w:rsidR="00B16AEB" w:rsidRPr="00ED676A" w:rsidTr="009419D4">
        <w:tc>
          <w:tcPr>
            <w:tcW w:w="2185" w:type="dxa"/>
          </w:tcPr>
          <w:p w:rsidR="00B16AEB" w:rsidRPr="00ED676A" w:rsidRDefault="00B16AEB" w:rsidP="00B16AEB">
            <w:pPr>
              <w:ind w:firstLine="0"/>
              <w:rPr>
                <w:color w:val="auto"/>
              </w:rPr>
            </w:pPr>
            <w:r w:rsidRPr="00ED676A">
              <w:rPr>
                <w:color w:val="auto"/>
              </w:rPr>
              <w:t>Częstość uaktualniania</w:t>
            </w:r>
            <w:r w:rsidR="00625DC5" w:rsidRPr="00ED676A">
              <w:rPr>
                <w:color w:val="auto"/>
              </w:rPr>
              <w:t xml:space="preserve"> </w:t>
            </w:r>
            <w:r w:rsidR="00625DC5" w:rsidRPr="00ED676A">
              <w:rPr>
                <w:color w:val="auto"/>
              </w:rPr>
              <w:lastRenderedPageBreak/>
              <w:t>biblioteki</w:t>
            </w:r>
          </w:p>
        </w:tc>
        <w:tc>
          <w:tcPr>
            <w:tcW w:w="2185" w:type="dxa"/>
          </w:tcPr>
          <w:p w:rsidR="00B16AEB" w:rsidRPr="00ED676A" w:rsidRDefault="00625DC5" w:rsidP="00B16AEB">
            <w:pPr>
              <w:ind w:firstLine="0"/>
              <w:rPr>
                <w:color w:val="auto"/>
              </w:rPr>
            </w:pPr>
            <w:r w:rsidRPr="00ED676A">
              <w:rPr>
                <w:color w:val="auto"/>
              </w:rPr>
              <w:lastRenderedPageBreak/>
              <w:t>Dosyć duża</w:t>
            </w:r>
          </w:p>
        </w:tc>
        <w:tc>
          <w:tcPr>
            <w:tcW w:w="2185" w:type="dxa"/>
          </w:tcPr>
          <w:p w:rsidR="00B16AEB" w:rsidRPr="00ED676A" w:rsidRDefault="00625DC5" w:rsidP="00B16AEB">
            <w:pPr>
              <w:ind w:firstLine="0"/>
              <w:rPr>
                <w:color w:val="auto"/>
              </w:rPr>
            </w:pPr>
            <w:r w:rsidRPr="00ED676A">
              <w:rPr>
                <w:color w:val="auto"/>
              </w:rPr>
              <w:t>Średnia</w:t>
            </w:r>
          </w:p>
        </w:tc>
        <w:tc>
          <w:tcPr>
            <w:tcW w:w="2186" w:type="dxa"/>
          </w:tcPr>
          <w:p w:rsidR="00B16AEB" w:rsidRPr="00ED676A" w:rsidRDefault="00625DC5" w:rsidP="00B16AEB">
            <w:pPr>
              <w:ind w:firstLine="0"/>
              <w:rPr>
                <w:color w:val="auto"/>
              </w:rPr>
            </w:pPr>
            <w:r w:rsidRPr="00ED676A">
              <w:rPr>
                <w:color w:val="auto"/>
              </w:rPr>
              <w:t>Średnia</w:t>
            </w:r>
          </w:p>
        </w:tc>
      </w:tr>
      <w:tr w:rsidR="00B16AEB" w:rsidRPr="00ED676A" w:rsidTr="009419D4">
        <w:tc>
          <w:tcPr>
            <w:tcW w:w="2185" w:type="dxa"/>
          </w:tcPr>
          <w:p w:rsidR="00B16AEB" w:rsidRPr="00ED676A" w:rsidRDefault="00B16AEB" w:rsidP="00B16AEB">
            <w:pPr>
              <w:ind w:firstLine="0"/>
              <w:rPr>
                <w:color w:val="auto"/>
              </w:rPr>
            </w:pPr>
            <w:r w:rsidRPr="00ED676A">
              <w:rPr>
                <w:color w:val="auto"/>
              </w:rPr>
              <w:lastRenderedPageBreak/>
              <w:t>Prędkość działania aplikacji</w:t>
            </w:r>
          </w:p>
        </w:tc>
        <w:tc>
          <w:tcPr>
            <w:tcW w:w="2185" w:type="dxa"/>
          </w:tcPr>
          <w:p w:rsidR="00B16AEB" w:rsidRPr="00ED676A" w:rsidRDefault="00625DC5" w:rsidP="00B16AEB">
            <w:pPr>
              <w:ind w:firstLine="0"/>
              <w:rPr>
                <w:color w:val="auto"/>
              </w:rPr>
            </w:pPr>
            <w:r w:rsidRPr="00ED676A">
              <w:rPr>
                <w:color w:val="auto"/>
              </w:rPr>
              <w:t>Duża</w:t>
            </w:r>
          </w:p>
        </w:tc>
        <w:tc>
          <w:tcPr>
            <w:tcW w:w="2185" w:type="dxa"/>
          </w:tcPr>
          <w:p w:rsidR="00B16AEB" w:rsidRPr="00ED676A" w:rsidRDefault="00625DC5" w:rsidP="00B16AEB">
            <w:pPr>
              <w:ind w:firstLine="0"/>
              <w:rPr>
                <w:color w:val="auto"/>
              </w:rPr>
            </w:pPr>
            <w:r w:rsidRPr="00ED676A">
              <w:rPr>
                <w:color w:val="auto"/>
              </w:rPr>
              <w:t>Średnia (w związku z tym, że jest to biblioteka uniwersalna, trudno jest zoptymalizować do konkretnej karty).</w:t>
            </w:r>
          </w:p>
        </w:tc>
        <w:tc>
          <w:tcPr>
            <w:tcW w:w="2186" w:type="dxa"/>
          </w:tcPr>
          <w:p w:rsidR="00B16AEB" w:rsidRPr="00ED676A" w:rsidRDefault="00625DC5" w:rsidP="00B16AEB">
            <w:pPr>
              <w:ind w:firstLine="0"/>
              <w:rPr>
                <w:color w:val="auto"/>
              </w:rPr>
            </w:pPr>
            <w:r w:rsidRPr="00ED676A">
              <w:rPr>
                <w:color w:val="auto"/>
              </w:rPr>
              <w:t>Duża</w:t>
            </w:r>
          </w:p>
        </w:tc>
      </w:tr>
      <w:tr w:rsidR="00B16AEB" w:rsidRPr="00ED676A" w:rsidTr="009419D4">
        <w:tc>
          <w:tcPr>
            <w:tcW w:w="2185" w:type="dxa"/>
          </w:tcPr>
          <w:p w:rsidR="00B16AEB" w:rsidRPr="00ED676A" w:rsidRDefault="00B16AEB" w:rsidP="00B16AEB">
            <w:pPr>
              <w:ind w:firstLine="0"/>
              <w:rPr>
                <w:color w:val="auto"/>
              </w:rPr>
            </w:pPr>
            <w:r w:rsidRPr="00ED676A">
              <w:rPr>
                <w:color w:val="auto"/>
              </w:rPr>
              <w:t>Styl programowania</w:t>
            </w:r>
          </w:p>
        </w:tc>
        <w:tc>
          <w:tcPr>
            <w:tcW w:w="2185" w:type="dxa"/>
          </w:tcPr>
          <w:p w:rsidR="00B16AEB" w:rsidRPr="00ED676A" w:rsidRDefault="00625DC5" w:rsidP="00B16AEB">
            <w:pPr>
              <w:ind w:firstLine="0"/>
              <w:rPr>
                <w:color w:val="auto"/>
              </w:rPr>
            </w:pPr>
            <w:r w:rsidRPr="00ED676A">
              <w:rPr>
                <w:color w:val="auto"/>
              </w:rPr>
              <w:t>Wysokopoziomowy</w:t>
            </w:r>
          </w:p>
        </w:tc>
        <w:tc>
          <w:tcPr>
            <w:tcW w:w="2185" w:type="dxa"/>
          </w:tcPr>
          <w:p w:rsidR="00B16AEB" w:rsidRPr="00ED676A" w:rsidRDefault="00625DC5" w:rsidP="00B16AEB">
            <w:pPr>
              <w:ind w:firstLine="0"/>
              <w:rPr>
                <w:color w:val="auto"/>
              </w:rPr>
            </w:pPr>
            <w:r w:rsidRPr="00ED676A">
              <w:rPr>
                <w:color w:val="auto"/>
              </w:rPr>
              <w:t>Niskopoziomowy, wymaga często więcej linii kodu</w:t>
            </w:r>
          </w:p>
        </w:tc>
        <w:tc>
          <w:tcPr>
            <w:tcW w:w="2186" w:type="dxa"/>
          </w:tcPr>
          <w:p w:rsidR="00B16AEB" w:rsidRPr="00ED676A" w:rsidRDefault="00625DC5" w:rsidP="00B16AEB">
            <w:pPr>
              <w:ind w:firstLine="0"/>
              <w:rPr>
                <w:color w:val="auto"/>
              </w:rPr>
            </w:pPr>
            <w:r w:rsidRPr="00ED676A">
              <w:rPr>
                <w:color w:val="auto"/>
              </w:rPr>
              <w:t>Niskopoziomowy, wymaga często więcej linii kodu</w:t>
            </w:r>
          </w:p>
        </w:tc>
      </w:tr>
      <w:tr w:rsidR="007552EA" w:rsidRPr="00ED676A" w:rsidTr="009419D4">
        <w:tc>
          <w:tcPr>
            <w:tcW w:w="2185" w:type="dxa"/>
          </w:tcPr>
          <w:p w:rsidR="007552EA" w:rsidRPr="00ED676A" w:rsidRDefault="005E79A1" w:rsidP="007552EA">
            <w:pPr>
              <w:ind w:firstLine="0"/>
              <w:rPr>
                <w:color w:val="auto"/>
              </w:rPr>
            </w:pPr>
            <w:r w:rsidRPr="00ED676A">
              <w:rPr>
                <w:color w:val="auto"/>
              </w:rPr>
              <w:t>Różnice w obsłudze róż</w:t>
            </w:r>
            <w:r w:rsidR="007552EA" w:rsidRPr="00ED676A">
              <w:rPr>
                <w:color w:val="auto"/>
              </w:rPr>
              <w:t xml:space="preserve">nych </w:t>
            </w:r>
            <w:r w:rsidRPr="00ED676A">
              <w:rPr>
                <w:color w:val="auto"/>
              </w:rPr>
              <w:t>(</w:t>
            </w:r>
            <w:r w:rsidR="007552EA" w:rsidRPr="00ED676A">
              <w:rPr>
                <w:color w:val="auto"/>
              </w:rPr>
              <w:t>chipsetów</w:t>
            </w:r>
            <w:r w:rsidRPr="00ED676A">
              <w:rPr>
                <w:color w:val="auto"/>
              </w:rPr>
              <w:t>?)</w:t>
            </w:r>
          </w:p>
        </w:tc>
        <w:tc>
          <w:tcPr>
            <w:tcW w:w="2185" w:type="dxa"/>
          </w:tcPr>
          <w:p w:rsidR="007552EA" w:rsidRPr="00ED676A" w:rsidRDefault="007552EA" w:rsidP="00B16AEB">
            <w:pPr>
              <w:ind w:firstLine="0"/>
              <w:rPr>
                <w:color w:val="auto"/>
              </w:rPr>
            </w:pPr>
            <w:r w:rsidRPr="00ED676A">
              <w:rPr>
                <w:color w:val="auto"/>
              </w:rPr>
              <w:t>Tak – CUDA 1.0, 1.1, 1.3, różnice w możliwościach.</w:t>
            </w:r>
          </w:p>
        </w:tc>
        <w:tc>
          <w:tcPr>
            <w:tcW w:w="2185" w:type="dxa"/>
          </w:tcPr>
          <w:p w:rsidR="007552EA" w:rsidRPr="00ED676A" w:rsidRDefault="007552EA" w:rsidP="00B16AEB">
            <w:pPr>
              <w:ind w:firstLine="0"/>
              <w:rPr>
                <w:color w:val="auto"/>
              </w:rPr>
            </w:pPr>
            <w:r w:rsidRPr="00ED676A">
              <w:rPr>
                <w:color w:val="auto"/>
              </w:rPr>
              <w:t>?</w:t>
            </w:r>
          </w:p>
        </w:tc>
        <w:tc>
          <w:tcPr>
            <w:tcW w:w="2186" w:type="dxa"/>
          </w:tcPr>
          <w:p w:rsidR="007552EA" w:rsidRPr="00ED676A" w:rsidRDefault="007552EA" w:rsidP="00B16AEB">
            <w:pPr>
              <w:ind w:firstLine="0"/>
              <w:rPr>
                <w:color w:val="auto"/>
              </w:rPr>
            </w:pPr>
            <w:r w:rsidRPr="00ED676A">
              <w:rPr>
                <w:color w:val="auto"/>
              </w:rPr>
              <w:t>?</w:t>
            </w:r>
          </w:p>
        </w:tc>
      </w:tr>
    </w:tbl>
    <w:p w:rsidR="00B16AEB" w:rsidRPr="00ED676A" w:rsidRDefault="00C31437" w:rsidP="00B16AEB">
      <w:pPr>
        <w:rPr>
          <w:color w:val="auto"/>
        </w:rPr>
      </w:pPr>
      <w:r w:rsidRPr="00ED676A">
        <w:rPr>
          <w:color w:val="auto"/>
        </w:rPr>
        <w:t>(</w:t>
      </w:r>
      <w:r w:rsidR="002D36BE" w:rsidRPr="00ED676A">
        <w:rPr>
          <w:color w:val="auto"/>
        </w:rPr>
        <w:t>Źródła</w:t>
      </w:r>
      <w:r w:rsidRPr="00ED676A">
        <w:rPr>
          <w:color w:val="auto"/>
        </w:rPr>
        <w:t xml:space="preserve"> tabeli – linki do stron NVidia, OpenCL, Stream)</w:t>
      </w:r>
    </w:p>
    <w:p w:rsidR="00B16AEB" w:rsidRPr="00ED676A" w:rsidRDefault="00E84A74" w:rsidP="0052657A">
      <w:pPr>
        <w:rPr>
          <w:color w:val="auto"/>
        </w:rPr>
      </w:pPr>
      <w:r w:rsidRPr="00ED676A">
        <w:rPr>
          <w:color w:val="auto"/>
        </w:rPr>
        <w:t xml:space="preserve">Najważniejszymi aspektami dla mnie przy wyborze biblioteki </w:t>
      </w:r>
      <w:r w:rsidR="00684021" w:rsidRPr="00ED676A">
        <w:rPr>
          <w:color w:val="auto"/>
        </w:rPr>
        <w:t>była łatwość tworzenia kodu, przenośność oraz wsparcie ze strony twórców i osób korzystających z danej biblioteki. W związku z tym wybrałem technologię N</w:t>
      </w:r>
      <w:r w:rsidR="00C31437" w:rsidRPr="00ED676A">
        <w:rPr>
          <w:color w:val="auto"/>
        </w:rPr>
        <w:t>VIDIA</w:t>
      </w:r>
      <w:r w:rsidR="00FE75E6" w:rsidRPr="00ED676A">
        <w:rPr>
          <w:color w:val="auto"/>
        </w:rPr>
        <w:t xml:space="preserve">. Uważam, że był to dobry wybór – ani razu nie miałem problemu </w:t>
      </w:r>
      <w:r w:rsidR="007552EA" w:rsidRPr="00ED676A">
        <w:rPr>
          <w:color w:val="auto"/>
        </w:rPr>
        <w:t>z rozwiązaniem żadnego problemu</w:t>
      </w:r>
      <w:r w:rsidR="000A58DA" w:rsidRPr="00ED676A">
        <w:rPr>
          <w:color w:val="auto"/>
        </w:rPr>
        <w:t xml:space="preserve"> z tą biblioteką. Pomagała dokumentacja lub forum NVidia.</w:t>
      </w:r>
    </w:p>
    <w:p w:rsidR="00C262A5" w:rsidRPr="00ED676A" w:rsidRDefault="00C262A5" w:rsidP="00B16AEB">
      <w:pPr>
        <w:rPr>
          <w:color w:val="auto"/>
        </w:rPr>
      </w:pPr>
      <w:r w:rsidRPr="00ED676A">
        <w:rPr>
          <w:color w:val="auto"/>
        </w:rPr>
        <w:t xml:space="preserve">W założeniu program miał umożliwić obliczanie wyników sieci tylko za pomocą GPU, ale wolałem dodać możliwość wykonywania tych samych operacji na CPU. Zdecydowałem się na to, ponieważ </w:t>
      </w:r>
      <w:r w:rsidR="006C19E7" w:rsidRPr="00ED676A">
        <w:rPr>
          <w:color w:val="auto"/>
        </w:rPr>
        <w:t xml:space="preserve">wg. mnie to jest najlepszy sposób na określenie, czy część GPU działa poprawnie. Inny możliwy sposób sprawdzania poprawności </w:t>
      </w:r>
      <w:r w:rsidR="001A1393" w:rsidRPr="00ED676A">
        <w:rPr>
          <w:color w:val="auto"/>
        </w:rPr>
        <w:t xml:space="preserve">obliczeń na GPU </w:t>
      </w:r>
      <w:r w:rsidR="006C19E7" w:rsidRPr="00ED676A">
        <w:rPr>
          <w:color w:val="auto"/>
        </w:rPr>
        <w:t xml:space="preserve">to np. stworzenie sieci </w:t>
      </w:r>
      <w:r w:rsidR="001A1393" w:rsidRPr="00ED676A">
        <w:rPr>
          <w:color w:val="auto"/>
        </w:rPr>
        <w:t xml:space="preserve">o tej samej strukturze w jakimś znanym programie do obsługi sieci neuronowych. Jednak </w:t>
      </w:r>
      <w:r w:rsidR="00CC2836" w:rsidRPr="00ED676A">
        <w:rPr>
          <w:color w:val="auto"/>
        </w:rPr>
        <w:t>jak dla mnie dużo łatwiejsze debugowanie jest w przypadku, kiedy sam napiszę część CPU. Można wtedy wstawić punkty logowania w podobnych miejscach, co pomaga zauważać błędy.</w:t>
      </w:r>
    </w:p>
    <w:p w:rsidR="00B16AEB" w:rsidRPr="00ED676A" w:rsidRDefault="00276167" w:rsidP="009A6E7D">
      <w:pPr>
        <w:rPr>
          <w:color w:val="auto"/>
        </w:rPr>
      </w:pPr>
      <w:r w:rsidRPr="00ED676A">
        <w:rPr>
          <w:color w:val="auto"/>
        </w:rPr>
        <w:t xml:space="preserve">Innym z założeń </w:t>
      </w:r>
      <w:r w:rsidR="00DA028C" w:rsidRPr="00ED676A">
        <w:rPr>
          <w:color w:val="auto"/>
        </w:rPr>
        <w:t>było to, żeby biblioteka była łatwo rozszerzalna o obsługę nowych rodzajów sieci neuronowych</w:t>
      </w:r>
      <w:r w:rsidR="007B51B9" w:rsidRPr="00ED676A">
        <w:rPr>
          <w:color w:val="auto"/>
        </w:rPr>
        <w:t xml:space="preserve"> ( innych niż MLP, którą już zaimplementowałem). Wiele implementacji sieci neuronowych posiada </w:t>
      </w:r>
      <w:r w:rsidR="00DA3D8C" w:rsidRPr="00ED676A">
        <w:rPr>
          <w:color w:val="auto"/>
        </w:rPr>
        <w:t xml:space="preserve">połączone implementacje sieci neuronowej oraz zestawu testów wykonywanego na tej sieci. Ja oddzieliłem te 2 części – dodanie nowego rodzaju sieci nie będzie ingerować w część </w:t>
      </w:r>
      <w:r w:rsidR="005E79A1" w:rsidRPr="00ED676A">
        <w:rPr>
          <w:color w:val="auto"/>
        </w:rPr>
        <w:t>obsługującą</w:t>
      </w:r>
      <w:r w:rsidR="00DA3D8C" w:rsidRPr="00ED676A">
        <w:rPr>
          <w:color w:val="auto"/>
        </w:rPr>
        <w:t xml:space="preserve"> same testy.</w:t>
      </w:r>
    </w:p>
    <w:p w:rsidR="00DA050B" w:rsidRPr="00ED676A" w:rsidRDefault="00DA050B" w:rsidP="009A6E7D">
      <w:pPr>
        <w:rPr>
          <w:color w:val="auto"/>
        </w:rPr>
      </w:pPr>
      <w:r w:rsidRPr="00ED676A">
        <w:rPr>
          <w:color w:val="auto"/>
        </w:rPr>
        <w:lastRenderedPageBreak/>
        <w:t xml:space="preserve">// JRTODO – rozdzielono tez obiekty sieci od </w:t>
      </w:r>
      <w:r w:rsidR="002D36BE" w:rsidRPr="00ED676A">
        <w:rPr>
          <w:color w:val="auto"/>
        </w:rPr>
        <w:t>obiektów</w:t>
      </w:r>
      <w:r w:rsidRPr="00ED676A">
        <w:rPr>
          <w:color w:val="auto"/>
        </w:rPr>
        <w:t xml:space="preserve"> </w:t>
      </w:r>
      <w:r w:rsidR="002D36BE" w:rsidRPr="00ED676A">
        <w:rPr>
          <w:color w:val="auto"/>
        </w:rPr>
        <w:t>playera</w:t>
      </w:r>
      <w:r w:rsidRPr="00ED676A">
        <w:rPr>
          <w:color w:val="auto"/>
        </w:rPr>
        <w:t xml:space="preserve"> i </w:t>
      </w:r>
      <w:r w:rsidR="002D36BE" w:rsidRPr="00ED676A">
        <w:rPr>
          <w:color w:val="auto"/>
        </w:rPr>
        <w:t>obiektów</w:t>
      </w:r>
      <w:r w:rsidRPr="00ED676A">
        <w:rPr>
          <w:color w:val="auto"/>
        </w:rPr>
        <w:t xml:space="preserve"> neuronow. W przypadku obliczen na GPU</w:t>
      </w:r>
      <w:r w:rsidR="00181F13" w:rsidRPr="00ED676A">
        <w:rPr>
          <w:color w:val="auto"/>
        </w:rPr>
        <w:t xml:space="preserve"> nie ma obiektu Neuron, ponieważ na GPU dane neuronu </w:t>
      </w:r>
      <w:r w:rsidR="002431DE" w:rsidRPr="00ED676A">
        <w:rPr>
          <w:color w:val="auto"/>
        </w:rPr>
        <w:t>są</w:t>
      </w:r>
      <w:r w:rsidR="00181F13" w:rsidRPr="00ED676A">
        <w:rPr>
          <w:color w:val="auto"/>
        </w:rPr>
        <w:t xml:space="preserve"> ułożone w specjalny sposób, żeby osiągnąć duza szybkość.</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wejścowej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ponieważ wejście testu zawsze ma ten sam typ funkcji aktywacji (funkcja linearna). Oprócz tego nie jest konieczne kopiowanie wartości wejściowych testu do </w:t>
      </w:r>
      <w:r w:rsidR="00E414A4" w:rsidRPr="00ED676A">
        <w:rPr>
          <w:rFonts w:eastAsiaTheme="minorHAnsi"/>
          <w:color w:val="auto"/>
          <w:lang w:eastAsia="en-US"/>
        </w:rPr>
        <w:t>danych warstwy wejściowej.</w:t>
      </w:r>
    </w:p>
    <w:p w:rsidR="002431DE" w:rsidRPr="00ED676A" w:rsidRDefault="003B641A" w:rsidP="002431DE">
      <w:pPr>
        <w:rPr>
          <w:rFonts w:eastAsiaTheme="minorHAnsi"/>
          <w:color w:val="auto"/>
          <w:lang w:eastAsia="en-US"/>
        </w:rPr>
      </w:pPr>
      <w:r w:rsidRPr="00ED676A">
        <w:rPr>
          <w:rFonts w:eastAsiaTheme="minorHAnsi"/>
          <w:color w:val="auto"/>
          <w:lang w:eastAsia="en-US"/>
        </w:rPr>
        <w:t>//JRTODO – napisz, czemu wybralem notacje wegierska</w:t>
      </w:r>
    </w:p>
    <w:p w:rsidR="00675E72" w:rsidRPr="00ED676A" w:rsidRDefault="00675E72" w:rsidP="002431DE">
      <w:pPr>
        <w:rPr>
          <w:rFonts w:eastAsiaTheme="minorHAnsi"/>
          <w:color w:val="auto"/>
          <w:lang w:eastAsia="en-US"/>
        </w:rPr>
      </w:pPr>
      <w:r w:rsidRPr="00ED676A">
        <w:rPr>
          <w:rFonts w:eastAsiaTheme="minorHAnsi"/>
          <w:color w:val="auto"/>
          <w:lang w:eastAsia="en-US"/>
        </w:rPr>
        <w:t>// JRTODO – napisz o generycznosci w sensie tego, ze można zaladowac plik XML sieci dynamicznie nie znajac typu sieci.</w:t>
      </w:r>
    </w:p>
    <w:p w:rsidR="006B0FCD" w:rsidRPr="00ED676A" w:rsidRDefault="006B0FCD" w:rsidP="002431DE">
      <w:pPr>
        <w:rPr>
          <w:rFonts w:eastAsiaTheme="minorHAnsi"/>
          <w:color w:val="auto"/>
          <w:lang w:eastAsia="en-US"/>
        </w:rPr>
      </w:pPr>
    </w:p>
    <w:p w:rsidR="006B0FCD" w:rsidRPr="00ED676A" w:rsidRDefault="002D36BE" w:rsidP="006B0FCD">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52657A" w:rsidRPr="00ED676A" w:rsidRDefault="0052657A" w:rsidP="006B0FCD">
      <w:pPr>
        <w:rPr>
          <w:color w:val="auto"/>
        </w:rPr>
      </w:pPr>
      <w:r w:rsidRPr="00ED676A">
        <w:rPr>
          <w:color w:val="auto"/>
        </w:rPr>
        <w:t>// napisz, co zrobiles, żeby program był latwo rozbudowywalny</w:t>
      </w:r>
    </w:p>
    <w:p w:rsidR="006B0FCD" w:rsidRPr="00ED676A" w:rsidRDefault="006B0FCD" w:rsidP="002431DE">
      <w:pPr>
        <w:rPr>
          <w:rFonts w:eastAsiaTheme="minorHAnsi"/>
          <w:color w:val="auto"/>
          <w:lang w:eastAsia="en-US"/>
        </w:rPr>
      </w:pPr>
    </w:p>
    <w:p w:rsidR="00267338" w:rsidRPr="00ED676A" w:rsidRDefault="001B7D2B" w:rsidP="00F05B9A">
      <w:pPr>
        <w:pStyle w:val="Heading3"/>
      </w:pPr>
      <w:bookmarkStart w:id="88" w:name="_Toc259090123"/>
      <w:r w:rsidRPr="00ED676A">
        <w:t>Zastosowania programu.</w:t>
      </w:r>
      <w:bookmarkEnd w:id="88"/>
    </w:p>
    <w:p w:rsidR="00267338" w:rsidRPr="00ED676A" w:rsidRDefault="00FE47F1" w:rsidP="00267338">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optymalizacji oraz klasyfikacji. </w:t>
      </w:r>
      <w:r w:rsidR="00853FB1" w:rsidRPr="00ED676A">
        <w:rPr>
          <w:color w:val="auto"/>
        </w:rPr>
        <w:t>Każde zadanie 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 z pewnego zakresu, lub atrybutem literalnym</w:t>
      </w:r>
    </w:p>
    <w:p w:rsidR="00267338" w:rsidRPr="00ED676A" w:rsidRDefault="00267338" w:rsidP="00267338">
      <w:pPr>
        <w:rPr>
          <w:color w:val="auto"/>
        </w:rPr>
      </w:pPr>
      <w:r w:rsidRPr="00ED676A">
        <w:rPr>
          <w:color w:val="auto"/>
        </w:rPr>
        <w:t>// JRTODO – jak zadanie klasyfikacji jest sprowadzane do zadania optymalizacji.</w:t>
      </w:r>
    </w:p>
    <w:p w:rsidR="00267338" w:rsidRPr="00ED676A" w:rsidRDefault="00267338" w:rsidP="00267338">
      <w:pPr>
        <w:rPr>
          <w:color w:val="auto"/>
        </w:rPr>
      </w:pPr>
    </w:p>
    <w:p w:rsidR="00267338" w:rsidRPr="00ED676A" w:rsidRDefault="00A34E8F" w:rsidP="002D6CD6">
      <w:pPr>
        <w:rPr>
          <w:color w:val="auto"/>
        </w:rPr>
      </w:pPr>
      <w:r w:rsidRPr="00ED676A">
        <w:rPr>
          <w:color w:val="auto"/>
        </w:rPr>
        <w:t>W programie jest zawarta baza</w:t>
      </w:r>
      <w:r w:rsidR="004A25E2" w:rsidRPr="00ED676A">
        <w:rPr>
          <w:color w:val="auto"/>
        </w:rPr>
        <w:t xml:space="preserve"> do rozwiązywania zadań klasyfikacji oraz optymalizacji za pomocą sieci neuronowych oraz zaimplementowana </w:t>
      </w:r>
      <w:r w:rsidR="00EC627A" w:rsidRPr="00ED676A">
        <w:rPr>
          <w:color w:val="auto"/>
        </w:rPr>
        <w:t>sieć MLP, korzystająca z tej bazy. W bibliotece jest możliwość stworzenia</w:t>
      </w:r>
      <w:r w:rsidR="006F38B2" w:rsidRPr="00ED676A">
        <w:rPr>
          <w:color w:val="auto"/>
        </w:rPr>
        <w:t xml:space="preserve"> sieci MLP, o dowolnej strukturze. </w:t>
      </w:r>
      <w:r w:rsidR="0063254C" w:rsidRPr="00ED676A">
        <w:rPr>
          <w:color w:val="auto"/>
        </w:rPr>
        <w:t>Program obsługuje prostą oraz sigmoidalną funkcję aktywacji. Program obsługuje tylko sieci gęste – w których neuron w warstwie N jest połączony ze wszystkimi neuronami w warstwie N+1.</w:t>
      </w:r>
    </w:p>
    <w:p w:rsidR="003C7196" w:rsidRPr="00ED676A" w:rsidRDefault="003C7196" w:rsidP="002D6CD6">
      <w:pPr>
        <w:rPr>
          <w:color w:val="auto"/>
        </w:rPr>
      </w:pPr>
    </w:p>
    <w:p w:rsidR="003C7196" w:rsidRPr="00ED676A" w:rsidRDefault="003C7196" w:rsidP="002D6CD6">
      <w:pPr>
        <w:rPr>
          <w:color w:val="auto"/>
        </w:rPr>
      </w:pPr>
      <w:r w:rsidRPr="00ED676A">
        <w:rPr>
          <w:color w:val="auto"/>
        </w:rPr>
        <w:t>// napisz, co zrobic, jeśli chciałoby się dodac jeszcze jeden rodzaj sieci</w:t>
      </w:r>
    </w:p>
    <w:p w:rsidR="001B7D2B" w:rsidRPr="00ED676A" w:rsidRDefault="001B7D2B" w:rsidP="00F05B9A">
      <w:pPr>
        <w:pStyle w:val="Heading3"/>
      </w:pPr>
      <w:bookmarkStart w:id="89" w:name="_Toc259090124"/>
      <w:r w:rsidRPr="00ED676A">
        <w:lastRenderedPageBreak/>
        <w:t>Diagramy:</w:t>
      </w:r>
      <w:bookmarkEnd w:id="89"/>
    </w:p>
    <w:p w:rsidR="00E414A4" w:rsidRPr="00ED676A" w:rsidRDefault="00E414A4" w:rsidP="00E414A4">
      <w:pPr>
        <w:rPr>
          <w:color w:val="auto"/>
        </w:rPr>
      </w:pPr>
      <w:r w:rsidRPr="00ED676A">
        <w:rPr>
          <w:color w:val="auto"/>
        </w:rPr>
        <w:t xml:space="preserve">Poniżej zamieszczone są diagramy UML </w:t>
      </w:r>
      <w:r w:rsidR="00882078" w:rsidRPr="00ED676A">
        <w:rPr>
          <w:color w:val="auto"/>
        </w:rPr>
        <w:t>biblioteki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1B7D2B" w:rsidP="004F3A28">
      <w:pPr>
        <w:pStyle w:val="Heading4"/>
      </w:pPr>
      <w:bookmarkStart w:id="90" w:name="_Toc259090125"/>
      <w:r w:rsidRPr="00ED676A">
        <w:lastRenderedPageBreak/>
        <w:t>Class</w:t>
      </w:r>
      <w:bookmarkEnd w:id="90"/>
    </w:p>
    <w:p w:rsidR="00882078" w:rsidRPr="00ED676A" w:rsidRDefault="00BA467A" w:rsidP="00882078">
      <w:pPr>
        <w:spacing w:after="200" w:line="276" w:lineRule="auto"/>
        <w:rPr>
          <w:color w:val="auto"/>
        </w:rPr>
      </w:pPr>
      <w:r w:rsidRPr="00ED676A">
        <w:rPr>
          <w:noProof/>
          <w:color w:val="auto"/>
          <w:lang w:val="en-US" w:eastAsia="en-US"/>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202AB5" w:rsidP="00882078">
      <w:pPr>
        <w:spacing w:after="200" w:line="276" w:lineRule="auto"/>
        <w:rPr>
          <w:color w:val="auto"/>
        </w:rPr>
      </w:pPr>
      <w:r w:rsidRPr="00ED676A">
        <w:rPr>
          <w:color w:val="auto"/>
        </w:rPr>
        <w:t xml:space="preserve">Pliki testów (InputTestSet i InputTest) są niezależne od plików sieci neuronowej. </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1B7D2B" w:rsidP="004F3A28">
      <w:pPr>
        <w:pStyle w:val="Heading4"/>
      </w:pPr>
      <w:bookmarkStart w:id="91" w:name="_Toc259090126"/>
      <w:r w:rsidRPr="00ED676A">
        <w:t>Component</w:t>
      </w:r>
      <w:bookmarkEnd w:id="91"/>
    </w:p>
    <w:p w:rsidR="00773825" w:rsidRPr="00ED676A" w:rsidRDefault="00C30658" w:rsidP="00773825">
      <w:pPr>
        <w:spacing w:after="200" w:line="276" w:lineRule="auto"/>
        <w:rPr>
          <w:color w:val="auto"/>
        </w:rPr>
      </w:pPr>
      <w:r w:rsidRPr="00ED676A">
        <w:rPr>
          <w:color w:val="auto"/>
        </w:rPr>
        <w:t>Opisz to jakos</w:t>
      </w:r>
    </w:p>
    <w:p w:rsidR="00773825" w:rsidRPr="00ED676A" w:rsidRDefault="00773825" w:rsidP="00773825">
      <w:pPr>
        <w:spacing w:after="200" w:line="276" w:lineRule="auto"/>
        <w:rPr>
          <w:color w:val="auto"/>
        </w:rPr>
      </w:pPr>
      <w:r w:rsidRPr="00ED676A">
        <w:rPr>
          <w:noProof/>
          <w:color w:val="auto"/>
          <w:lang w:val="en-US" w:eastAsia="en-US"/>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ED676A" w:rsidRDefault="00EE7224" w:rsidP="004F3A28">
      <w:pPr>
        <w:pStyle w:val="Heading4"/>
      </w:pPr>
      <w:bookmarkStart w:id="92" w:name="_Toc259090127"/>
      <w:r w:rsidRPr="00ED676A">
        <w:t>Component</w:t>
      </w:r>
      <w:bookmarkEnd w:id="92"/>
    </w:p>
    <w:p w:rsidR="00EE7224" w:rsidRPr="00ED676A" w:rsidRDefault="00EE7224" w:rsidP="00EE7224">
      <w:pPr>
        <w:spacing w:after="200" w:line="276" w:lineRule="auto"/>
        <w:rPr>
          <w:color w:val="auto"/>
        </w:rPr>
      </w:pPr>
      <w:r w:rsidRPr="00ED676A">
        <w:rPr>
          <w:color w:val="auto"/>
        </w:rPr>
        <w:t xml:space="preserve">Przykładowy diagram użycia </w:t>
      </w:r>
      <w:r w:rsidRPr="00ED676A">
        <w:rPr>
          <w:color w:val="auto"/>
        </w:rPr>
        <w:tab/>
        <w:t>biblioteki:</w:t>
      </w:r>
    </w:p>
    <w:p w:rsidR="00EE7224" w:rsidRPr="00ED676A" w:rsidRDefault="00EE7224" w:rsidP="00EE7224">
      <w:pPr>
        <w:spacing w:after="200" w:line="276" w:lineRule="auto"/>
        <w:rPr>
          <w:color w:val="auto"/>
        </w:rPr>
      </w:pPr>
      <w:r w:rsidRPr="00ED676A">
        <w:rPr>
          <w:noProof/>
          <w:color w:val="auto"/>
          <w:lang w:val="en-US" w:eastAsia="en-US"/>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773825" w:rsidP="00773825">
      <w:pPr>
        <w:spacing w:after="200" w:line="276" w:lineRule="auto"/>
        <w:rPr>
          <w:color w:val="auto"/>
        </w:rPr>
      </w:pPr>
    </w:p>
    <w:p w:rsidR="001B7D2B" w:rsidRPr="00ED676A" w:rsidRDefault="001B7D2B" w:rsidP="004F3A28">
      <w:pPr>
        <w:pStyle w:val="Heading4"/>
      </w:pPr>
      <w:bookmarkStart w:id="93" w:name="_Toc259090128"/>
      <w:r w:rsidRPr="00ED676A">
        <w:t>Activity</w:t>
      </w:r>
      <w:bookmarkEnd w:id="93"/>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Heading3"/>
      </w:pPr>
      <w:bookmarkStart w:id="94" w:name="_Toc259090129"/>
      <w:r w:rsidRPr="00ED676A">
        <w:lastRenderedPageBreak/>
        <w:t>Struktura plików danych</w:t>
      </w:r>
      <w:bookmarkEnd w:id="94"/>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Look w:val="04A0"/>
      </w:tblPr>
      <w:tblGrid>
        <w:gridCol w:w="1471"/>
        <w:gridCol w:w="1530"/>
        <w:gridCol w:w="1917"/>
        <w:gridCol w:w="3823"/>
      </w:tblGrid>
      <w:tr w:rsidR="00F331E7" w:rsidRPr="00ED676A" w:rsidTr="00603388">
        <w:tc>
          <w:tcPr>
            <w:tcW w:w="1526" w:type="dxa"/>
          </w:tcPr>
          <w:p w:rsidR="00F331E7" w:rsidRPr="00ED676A" w:rsidRDefault="00F331E7" w:rsidP="00420509">
            <w:pPr>
              <w:ind w:firstLine="0"/>
            </w:pPr>
          </w:p>
        </w:tc>
        <w:tc>
          <w:tcPr>
            <w:tcW w:w="1559" w:type="dxa"/>
          </w:tcPr>
          <w:p w:rsidR="00F331E7" w:rsidRPr="00ED676A" w:rsidRDefault="0094726A" w:rsidP="00420509">
            <w:pPr>
              <w:ind w:firstLine="0"/>
              <w:rPr>
                <w:color w:val="auto"/>
              </w:rPr>
            </w:pPr>
            <w:r w:rsidRPr="00ED676A">
              <w:rPr>
                <w:color w:val="auto"/>
              </w:rPr>
              <w:t>MLP</w:t>
            </w:r>
          </w:p>
        </w:tc>
        <w:tc>
          <w:tcPr>
            <w:tcW w:w="1985" w:type="dxa"/>
          </w:tcPr>
          <w:p w:rsidR="00F331E7" w:rsidRPr="00ED676A" w:rsidRDefault="0094726A" w:rsidP="00420509">
            <w:pPr>
              <w:ind w:firstLine="0"/>
              <w:rPr>
                <w:color w:val="auto"/>
              </w:rPr>
            </w:pPr>
            <w:r w:rsidRPr="00ED676A">
              <w:rPr>
                <w:color w:val="auto"/>
              </w:rPr>
              <w:t>InputTestSet</w:t>
            </w:r>
          </w:p>
        </w:tc>
        <w:tc>
          <w:tcPr>
            <w:tcW w:w="4162" w:type="dxa"/>
          </w:tcPr>
          <w:p w:rsidR="00F331E7" w:rsidRPr="00ED676A" w:rsidRDefault="0094726A" w:rsidP="00420509">
            <w:pPr>
              <w:ind w:firstLine="0"/>
              <w:rPr>
                <w:color w:val="auto"/>
              </w:rPr>
            </w:pPr>
            <w:r w:rsidRPr="00ED676A">
              <w:rPr>
                <w:color w:val="auto"/>
              </w:rPr>
              <w:t>InputTestSet</w:t>
            </w:r>
          </w:p>
        </w:tc>
      </w:tr>
      <w:tr w:rsidR="00F331E7" w:rsidRPr="00ED676A" w:rsidTr="00603388">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603388">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603388">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420509">
            <w:pPr>
              <w:ind w:firstLine="0"/>
              <w:rPr>
                <w:color w:val="auto"/>
              </w:rPr>
            </w:pPr>
            <w:r w:rsidRPr="00ED676A">
              <w:rPr>
                <w:color w:val="auto"/>
              </w:rPr>
              <w:t>Wszystkie dane sieci</w:t>
            </w:r>
          </w:p>
        </w:tc>
        <w:tc>
          <w:tcPr>
            <w:tcW w:w="4162" w:type="dxa"/>
          </w:tcPr>
          <w:p w:rsidR="00F331E7" w:rsidRPr="00ED676A" w:rsidRDefault="00603388" w:rsidP="00420509">
            <w:pPr>
              <w:ind w:firstLine="0"/>
              <w:rPr>
                <w:color w:val="auto"/>
              </w:rPr>
            </w:pPr>
            <w:r w:rsidRPr="00ED676A">
              <w:rPr>
                <w:color w:val="auto"/>
              </w:rPr>
              <w:t>Dane wszystkich wierszy, bez oznaczenia, które to wyjścia. Czasem są podane nazwy kolumn.</w:t>
            </w:r>
          </w:p>
        </w:tc>
      </w:tr>
    </w:tbl>
    <w:p w:rsidR="00F331E7" w:rsidRPr="00ED676A" w:rsidRDefault="00F331E7" w:rsidP="00420509">
      <w:pPr>
        <w:rPr>
          <w:color w:val="auto"/>
        </w:rPr>
      </w:pPr>
    </w:p>
    <w:p w:rsidR="0094726A" w:rsidRPr="00ED676A" w:rsidRDefault="0094726A" w:rsidP="00420509">
      <w:pPr>
        <w:rPr>
          <w:rFonts w:eastAsiaTheme="minorHAnsi"/>
          <w:color w:val="auto"/>
          <w:lang w:eastAsia="en-US"/>
        </w:rPr>
      </w:pPr>
      <w:r w:rsidRPr="00ED676A">
        <w:rPr>
          <w:color w:val="auto"/>
        </w:rPr>
        <w:t xml:space="preserve">Obiekt Layer posiada metody </w:t>
      </w:r>
      <w:r w:rsidRPr="00ED676A">
        <w:rPr>
          <w:rFonts w:eastAsiaTheme="minorHAnsi"/>
          <w:color w:val="auto"/>
          <w:lang w:eastAsia="en-US"/>
        </w:rPr>
        <w:t xml:space="preserve">saveToXML() i loadFromXML(), przez co </w:t>
      </w:r>
      <w:r w:rsidR="00FA0212" w:rsidRPr="00ED676A">
        <w:rPr>
          <w:rFonts w:eastAsiaTheme="minorHAnsi"/>
          <w:color w:val="auto"/>
          <w:lang w:eastAsia="en-US"/>
        </w:rPr>
        <w:t>jeśli jeśli będzie dodawany jakiś inny rodzaj sieci i będzie korzystał z layerów, to będzie mógł ich użyć.</w:t>
      </w:r>
    </w:p>
    <w:p w:rsidR="00421508" w:rsidRPr="00ED676A" w:rsidRDefault="00421508" w:rsidP="00420509">
      <w:pPr>
        <w:rPr>
          <w:rFonts w:eastAsiaTheme="minorHAnsi"/>
          <w:color w:val="auto"/>
          <w:lang w:eastAsia="en-US"/>
        </w:rPr>
      </w:pP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10774" w:type="dxa"/>
        <w:tblInd w:w="-743" w:type="dxa"/>
        <w:tblLook w:val="04A0"/>
      </w:tblPr>
      <w:tblGrid>
        <w:gridCol w:w="10774"/>
      </w:tblGrid>
      <w:tr w:rsidR="00F934FF" w:rsidRPr="00ED676A" w:rsidTr="00F934FF">
        <w:tc>
          <w:tcPr>
            <w:tcW w:w="10774"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lastRenderedPageBreak/>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Heading4"/>
      </w:pPr>
      <w:bookmarkStart w:id="95" w:name="_Toc259090130"/>
      <w:r w:rsidRPr="00ED676A">
        <w:t>Plik zestawu testów CSV</w:t>
      </w:r>
      <w:bookmarkEnd w:id="95"/>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p>
    <w:p w:rsidR="00EA54EB" w:rsidRPr="00ED676A" w:rsidRDefault="00EA54EB" w:rsidP="00420509">
      <w:pPr>
        <w:rPr>
          <w:color w:val="auto"/>
        </w:rPr>
      </w:pPr>
    </w:p>
    <w:tbl>
      <w:tblPr>
        <w:tblW w:w="0" w:type="auto"/>
        <w:tblLook w:val="04A0"/>
      </w:tblPr>
      <w:tblGrid>
        <w:gridCol w:w="8741"/>
      </w:tblGrid>
      <w:tr w:rsidR="00EA54EB" w:rsidRPr="00ED676A" w:rsidTr="00EA54EB">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Pr="00ED676A"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lastRenderedPageBreak/>
        <w:t>Pliki CSV użyte w programie są ogólnodostępne,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46BC5" w:rsidRPr="00ED676A" w:rsidRDefault="007F284A" w:rsidP="00B0611A">
      <w:pPr>
        <w:pStyle w:val="ListParagraph"/>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Minimalnie 3 testy</w:t>
      </w:r>
    </w:p>
    <w:p w:rsidR="007F284A" w:rsidRPr="00ED676A" w:rsidRDefault="007F284A" w:rsidP="00B0611A">
      <w:pPr>
        <w:pStyle w:val="ListParagraph"/>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Ilość wartości w każdej linii jest taka sama</w:t>
      </w:r>
    </w:p>
    <w:p w:rsidR="007F284A" w:rsidRPr="00ED676A" w:rsidRDefault="007F284A" w:rsidP="00B0611A">
      <w:pPr>
        <w:pStyle w:val="ListParagraph"/>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Każda z wartości w każdym teście jest niepusta</w:t>
      </w:r>
    </w:p>
    <w:p w:rsidR="007F284A" w:rsidRPr="00ED676A" w:rsidRDefault="007F284A" w:rsidP="00B0611A">
      <w:pPr>
        <w:pStyle w:val="ListParagraph"/>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Każda kolumna ma przynajmniej 2 wartości</w:t>
      </w:r>
    </w:p>
    <w:p w:rsidR="00977474" w:rsidRPr="00ED676A" w:rsidRDefault="00977474" w:rsidP="00E076A3">
      <w:pPr>
        <w:rPr>
          <w:rFonts w:eastAsiaTheme="minorHAnsi"/>
          <w:color w:val="auto"/>
          <w:lang w:eastAsia="en-US"/>
        </w:rPr>
      </w:pPr>
    </w:p>
    <w:p w:rsidR="00977474" w:rsidRPr="00ED676A" w:rsidRDefault="00977474" w:rsidP="004F3A28">
      <w:pPr>
        <w:pStyle w:val="Heading4"/>
      </w:pPr>
      <w:bookmarkStart w:id="96" w:name="_Toc259090131"/>
      <w:r w:rsidRPr="00ED676A">
        <w:t>Plik zestawu testów XML</w:t>
      </w:r>
      <w:bookmarkEnd w:id="96"/>
    </w:p>
    <w:p w:rsidR="00C83B5E" w:rsidRPr="00ED676A" w:rsidRDefault="00C83B5E" w:rsidP="00E076A3">
      <w:pPr>
        <w:rPr>
          <w:rFonts w:eastAsiaTheme="minorHAnsi"/>
          <w:color w:val="auto"/>
          <w:lang w:eastAsia="en-US"/>
        </w:rPr>
      </w:pPr>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wygenerowagany na końcu sekwencji</w:t>
      </w:r>
      <w:r w:rsidRPr="00ED676A">
        <w:rPr>
          <w:rFonts w:eastAsiaTheme="minorHAnsi"/>
          <w:color w:val="auto"/>
          <w:lang w:eastAsia="en-US"/>
        </w:rPr>
        <w:t>:</w:t>
      </w:r>
    </w:p>
    <w:tbl>
      <w:tblPr>
        <w:tblW w:w="10774" w:type="dxa"/>
        <w:tblInd w:w="-743" w:type="dxa"/>
        <w:tblLayout w:type="fixed"/>
        <w:tblLook w:val="04A0"/>
      </w:tblPr>
      <w:tblGrid>
        <w:gridCol w:w="10774"/>
      </w:tblGrid>
      <w:tr w:rsidR="00616038" w:rsidRPr="00ED676A" w:rsidTr="00334D78">
        <w:tc>
          <w:tcPr>
            <w:tcW w:w="10774"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lastRenderedPageBreak/>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ED676A" w:rsidRDefault="00096BC7" w:rsidP="00912090">
      <w:pPr>
        <w:rPr>
          <w:color w:val="auto"/>
        </w:rPr>
      </w:pPr>
      <w:r w:rsidRPr="00ED676A">
        <w:rPr>
          <w:color w:val="auto"/>
        </w:rPr>
        <w:t>Każda wartość jest opisana nazwą</w:t>
      </w:r>
    </w:p>
    <w:p w:rsidR="00D06EE4" w:rsidRPr="00ED676A" w:rsidRDefault="00D06EE4" w:rsidP="00912090">
      <w:pPr>
        <w:rPr>
          <w:color w:val="auto"/>
        </w:rPr>
      </w:pPr>
      <w:r w:rsidRPr="00ED676A">
        <w:rPr>
          <w:color w:val="auto"/>
        </w:rPr>
        <w:t>Podane są również wyjścia sieci obliczone przez CPU i GPU.</w:t>
      </w:r>
    </w:p>
    <w:p w:rsidR="0025516D" w:rsidRPr="00ED676A" w:rsidRDefault="0025516D" w:rsidP="00912090">
      <w:pPr>
        <w:rPr>
          <w:color w:val="auto"/>
        </w:rPr>
      </w:pPr>
    </w:p>
    <w:p w:rsidR="008F7B7E" w:rsidRPr="00ED676A" w:rsidRDefault="000F37D0" w:rsidP="00912090">
      <w:pPr>
        <w:rPr>
          <w:color w:val="auto"/>
        </w:rPr>
      </w:pPr>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Zawiera on atrybut SourceFileName, który jest wypełniony jeśli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Potomkowie elementu TestSet:</w:t>
      </w:r>
    </w:p>
    <w:p w:rsidR="00114600" w:rsidRPr="00ED676A" w:rsidRDefault="006F6274" w:rsidP="00912090">
      <w:pPr>
        <w:rPr>
          <w:color w:val="auto"/>
        </w:rPr>
      </w:pPr>
      <w:r w:rsidRPr="00ED676A">
        <w:rPr>
          <w:rFonts w:eastAsiaTheme="minorHAnsi"/>
          <w:color w:val="auto"/>
          <w:lang w:eastAsia="en-US"/>
        </w:rPr>
        <w:t>AttributeMappings</w:t>
      </w:r>
      <w:r w:rsidRPr="00ED676A">
        <w:rPr>
          <w:color w:val="auto"/>
        </w:rPr>
        <w:t xml:space="preserve"> – element ten zawiera </w:t>
      </w:r>
      <w:r w:rsidR="001672DD" w:rsidRPr="00ED676A">
        <w:rPr>
          <w:color w:val="auto"/>
        </w:rPr>
        <w:t>informacje o wszystkich atrybutach (kolumnach) w danym zestawie testów.</w:t>
      </w:r>
      <w:r w:rsidR="00CD127B" w:rsidRPr="00ED676A">
        <w:rPr>
          <w:color w:val="auto"/>
        </w:rPr>
        <w:t xml:space="preserve"> Jego potomkami są elementy </w:t>
      </w:r>
      <w:r w:rsidR="00CD127B" w:rsidRPr="00ED676A">
        <w:rPr>
          <w:rFonts w:eastAsiaTheme="minorHAnsi"/>
          <w:color w:val="auto"/>
          <w:lang w:eastAsia="en-US"/>
        </w:rPr>
        <w:t>AttributeMapping (po jednym na każd</w:t>
      </w:r>
      <w:r w:rsidR="000045A8" w:rsidRPr="00ED676A">
        <w:rPr>
          <w:rFonts w:eastAsiaTheme="minorHAnsi"/>
          <w:color w:val="auto"/>
          <w:lang w:eastAsia="en-US"/>
        </w:rPr>
        <w:t xml:space="preserve">ą kolumną </w:t>
      </w:r>
      <w:r w:rsidR="00CD127B" w:rsidRPr="00ED676A">
        <w:rPr>
          <w:rFonts w:eastAsiaTheme="minorHAnsi"/>
          <w:color w:val="auto"/>
          <w:lang w:eastAsia="en-US"/>
        </w:rPr>
        <w:t xml:space="preserve">testu). </w:t>
      </w:r>
      <w:r w:rsidR="00114600" w:rsidRPr="00ED676A">
        <w:rPr>
          <w:rFonts w:eastAsiaTheme="minorHAnsi"/>
          <w:color w:val="auto"/>
          <w:lang w:eastAsia="en-US"/>
        </w:rPr>
        <w:t>Atrybuty elementu AttributeMapping i ich opisy:</w:t>
      </w:r>
    </w:p>
    <w:p w:rsidR="00114600" w:rsidRPr="00ED676A" w:rsidRDefault="00114600" w:rsidP="00912090">
      <w:pPr>
        <w:rPr>
          <w:color w:val="auto"/>
        </w:rPr>
      </w:pPr>
      <w:r w:rsidRPr="00ED676A">
        <w:rPr>
          <w:rFonts w:eastAsiaTheme="minorHAnsi"/>
          <w:color w:val="auto"/>
          <w:lang w:eastAsia="en-US"/>
        </w:rPr>
        <w:t>ColumnName – nazwa danej kolumny w zestawie testów. Mogła być ustawiona w pliku CSV, który został wczytany, a następnie zapisany do pliku XML.</w:t>
      </w:r>
    </w:p>
    <w:p w:rsidR="00114600" w:rsidRPr="00ED676A" w:rsidRDefault="00114600" w:rsidP="00912090">
      <w:pPr>
        <w:rPr>
          <w:color w:val="auto"/>
        </w:rPr>
      </w:pPr>
      <w:r w:rsidRPr="00ED676A">
        <w:rPr>
          <w:rFonts w:eastAsiaTheme="minorHAnsi"/>
          <w:color w:val="auto"/>
          <w:lang w:eastAsia="en-US"/>
        </w:rPr>
        <w:t xml:space="preserve">IsOutputAttribute – wartość true/false określająca, czy atrybut jest wyjściowy, czyli czy ma odpowiednik w neuronach wyjściowych. </w:t>
      </w:r>
    </w:p>
    <w:p w:rsidR="00114600" w:rsidRPr="00ED676A" w:rsidRDefault="00114600" w:rsidP="00912090">
      <w:pPr>
        <w:rPr>
          <w:color w:val="auto"/>
        </w:rPr>
      </w:pPr>
      <w:r w:rsidRPr="00ED676A">
        <w:rPr>
          <w:rFonts w:eastAsiaTheme="minorHAnsi"/>
          <w:color w:val="auto"/>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912090">
      <w:pPr>
        <w:rPr>
          <w:color w:val="auto"/>
        </w:rPr>
      </w:pPr>
      <w:r w:rsidRPr="00ED676A">
        <w:rPr>
          <w:rFonts w:eastAsiaTheme="minorHAnsi"/>
          <w:color w:val="auto"/>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912090">
      <w:pPr>
        <w:rPr>
          <w:color w:val="auto"/>
        </w:rPr>
      </w:pPr>
      <w:r w:rsidRPr="00ED676A">
        <w:rPr>
          <w:rFonts w:eastAsiaTheme="minorHAnsi"/>
          <w:color w:val="auto"/>
          <w:lang w:eastAsia="en-US"/>
        </w:rPr>
        <w:t>IsLiteralAttribute – atrybut false/true określający, czy atrybut jest klasyfikacyjny.</w:t>
      </w:r>
    </w:p>
    <w:p w:rsidR="00114600" w:rsidRPr="00ED676A" w:rsidRDefault="00114600" w:rsidP="00912090">
      <w:pPr>
        <w:rPr>
          <w:color w:val="auto"/>
        </w:rPr>
      </w:pPr>
      <w:r w:rsidRPr="00ED676A">
        <w:rPr>
          <w:rFonts w:eastAsiaTheme="minorHAnsi"/>
          <w:color w:val="auto"/>
          <w:lang w:eastAsia="en-US"/>
        </w:rPr>
        <w:t>MinValue – atrybut występuje tylko przy atrybutach liczbowych (IsLiteralAttribute = false). Określa minimalną wartość danej kolumny.</w:t>
      </w:r>
    </w:p>
    <w:p w:rsidR="008708A2" w:rsidRPr="00ED676A" w:rsidRDefault="00114600" w:rsidP="00912090">
      <w:pPr>
        <w:rPr>
          <w:color w:val="auto"/>
        </w:rPr>
      </w:pPr>
      <w:r w:rsidRPr="00ED676A">
        <w:rPr>
          <w:rFonts w:eastAsiaTheme="minorHAnsi"/>
          <w:color w:val="auto"/>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lastRenderedPageBreak/>
        <w:t>Atrybuty literalne (</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 xml:space="preserve">literalną wartość klasyfikacyjną. Jeśli są możliwa tylko dwie wartości, wtedy </w:t>
      </w:r>
      <w:r w:rsidR="000E4EED" w:rsidRPr="00ED676A">
        <w:rPr>
          <w:rFonts w:eastAsiaTheme="minorHAnsi"/>
          <w:color w:val="auto"/>
          <w:lang w:eastAsia="en-US"/>
        </w:rPr>
        <w:t>danemu atrybutowi odpowiada jedno wejście/wyjście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 wejści</w:t>
      </w:r>
      <w:r w:rsidR="00780038" w:rsidRPr="00ED676A">
        <w:rPr>
          <w:rFonts w:eastAsiaTheme="minorHAnsi"/>
          <w:color w:val="auto"/>
          <w:lang w:eastAsia="en-US"/>
        </w:rPr>
        <w:t>u</w:t>
      </w:r>
      <w:r w:rsidR="009A645A" w:rsidRPr="00ED676A">
        <w:rPr>
          <w:rFonts w:eastAsiaTheme="minorHAnsi"/>
          <w:color w:val="auto"/>
          <w:lang w:eastAsia="en-US"/>
        </w:rPr>
        <w:t>/wyjści</w:t>
      </w:r>
      <w:r w:rsidR="00780038" w:rsidRPr="00ED676A">
        <w:rPr>
          <w:rFonts w:eastAsiaTheme="minorHAnsi"/>
          <w:color w:val="auto"/>
          <w:lang w:eastAsia="en-US"/>
        </w:rPr>
        <w:t>u</w:t>
      </w:r>
      <w:r w:rsidR="009A645A" w:rsidRPr="00ED676A">
        <w:rPr>
          <w:rFonts w:eastAsiaTheme="minorHAnsi"/>
          <w:color w:val="auto"/>
          <w:lang w:eastAsia="en-US"/>
        </w:rPr>
        <w:t>.</w:t>
      </w:r>
      <w:r w:rsidR="00780038" w:rsidRPr="00ED676A">
        <w:rPr>
          <w:rFonts w:eastAsiaTheme="minorHAnsi"/>
          <w:color w:val="auto"/>
          <w:lang w:eastAsia="en-US"/>
        </w:rPr>
        <w:t xml:space="preserve"> W tym przypadku n-ta wartość powoduje, że wszystkie wejścia/wyjścia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912090">
      <w:pPr>
        <w:rPr>
          <w:color w:val="auto"/>
        </w:rPr>
      </w:pPr>
      <w:r w:rsidRPr="00ED676A">
        <w:rPr>
          <w:rFonts w:eastAsiaTheme="minorHAnsi"/>
          <w:color w:val="auto"/>
          <w:lang w:eastAsia="en-US"/>
        </w:rPr>
        <w:t>Inputs</w:t>
      </w:r>
      <w:r w:rsidR="005428B5" w:rsidRPr="00ED676A">
        <w:rPr>
          <w:rFonts w:eastAsiaTheme="minorHAnsi"/>
          <w:color w:val="auto"/>
          <w:lang w:eastAsia="en-US"/>
        </w:rPr>
        <w:t xml:space="preserve"> – wejścia testu</w:t>
      </w:r>
    </w:p>
    <w:p w:rsidR="003A5ABC" w:rsidRPr="00ED676A" w:rsidRDefault="003A5ABC" w:rsidP="00912090">
      <w:pPr>
        <w:rPr>
          <w:color w:val="auto"/>
        </w:rPr>
      </w:pPr>
      <w:r w:rsidRPr="00ED676A">
        <w:rPr>
          <w:rFonts w:eastAsiaTheme="minorHAnsi"/>
          <w:color w:val="auto"/>
          <w:lang w:eastAsia="en-US"/>
        </w:rPr>
        <w:t>CorrectOutputs</w:t>
      </w:r>
      <w:r w:rsidR="005428B5" w:rsidRPr="00ED676A">
        <w:rPr>
          <w:rFonts w:eastAsiaTheme="minorHAnsi"/>
          <w:color w:val="auto"/>
          <w:lang w:eastAsia="en-US"/>
        </w:rPr>
        <w:t xml:space="preserve"> – wyjścia wzorcowe</w:t>
      </w:r>
    </w:p>
    <w:p w:rsidR="003A5ABC" w:rsidRPr="00ED676A" w:rsidRDefault="003A5ABC" w:rsidP="00912090">
      <w:pPr>
        <w:rPr>
          <w:color w:val="auto"/>
        </w:rPr>
      </w:pPr>
      <w:r w:rsidRPr="00ED676A">
        <w:rPr>
          <w:rFonts w:eastAsiaTheme="minorHAnsi"/>
          <w:color w:val="auto"/>
          <w:lang w:eastAsia="en-US"/>
        </w:rPr>
        <w:t>NetworkOutputs</w:t>
      </w:r>
      <w:r w:rsidR="005428B5" w:rsidRPr="00ED676A">
        <w:rPr>
          <w:rFonts w:eastAsiaTheme="minorHAnsi"/>
          <w:color w:val="auto"/>
          <w:lang w:eastAsia="en-US"/>
        </w:rPr>
        <w:t xml:space="preserve"> – wyjścia wygenerowane przez CPU. Nadpisywane przez </w:t>
      </w:r>
      <w:r w:rsidR="00482F0E" w:rsidRPr="00ED676A">
        <w:rPr>
          <w:rFonts w:eastAsiaTheme="minorHAnsi"/>
          <w:color w:val="auto"/>
          <w:lang w:eastAsia="en-US"/>
        </w:rPr>
        <w:t>metodę NeuralNetwork::executeNetwork() lub NeuralNetwork::trainNetwork().</w:t>
      </w:r>
    </w:p>
    <w:p w:rsidR="00482F0E" w:rsidRPr="00ED676A" w:rsidRDefault="003A5ABC" w:rsidP="00912090">
      <w:pPr>
        <w:rPr>
          <w:color w:val="auto"/>
        </w:rPr>
      </w:pPr>
      <w:r w:rsidRPr="00ED676A">
        <w:rPr>
          <w:rFonts w:eastAsiaTheme="minorHAnsi"/>
          <w:color w:val="auto"/>
          <w:lang w:eastAsia="en-US"/>
        </w:rPr>
        <w:t>NetworkOutputsGPU</w:t>
      </w:r>
      <w:r w:rsidR="00482F0E" w:rsidRPr="00ED676A">
        <w:rPr>
          <w:rFonts w:eastAsiaTheme="minorHAnsi"/>
          <w:color w:val="auto"/>
          <w:lang w:eastAsia="en-US"/>
        </w:rPr>
        <w:t xml:space="preserve"> - wyjścia wygenerowane przez GPU. Nadpisywane przez metodę NeuralNetwork::executeNetworkGPU() lub NeuralNetwork::trainNetworkGPU().</w:t>
      </w:r>
    </w:p>
    <w:p w:rsidR="00482F0E" w:rsidRPr="00ED676A" w:rsidRDefault="00022DB2" w:rsidP="0091209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wartość, wtedy „wybrana” została” k-ta wartość klasyfikacyjna.</w:t>
      </w:r>
    </w:p>
    <w:p w:rsidR="001672DD" w:rsidRPr="00ED676A" w:rsidRDefault="001672DD" w:rsidP="003A5ABC">
      <w:pPr>
        <w:pStyle w:val="ListParagraph"/>
        <w:ind w:left="1429" w:firstLine="0"/>
      </w:pPr>
    </w:p>
    <w:p w:rsidR="001672DD" w:rsidRPr="00ED676A" w:rsidRDefault="001672DD" w:rsidP="001672DD">
      <w:pPr>
        <w:rPr>
          <w:color w:val="auto"/>
        </w:rPr>
      </w:pPr>
    </w:p>
    <w:p w:rsidR="001672DD" w:rsidRPr="00ED676A" w:rsidRDefault="001672DD" w:rsidP="00E17220">
      <w:pPr>
        <w:autoSpaceDE w:val="0"/>
        <w:autoSpaceDN w:val="0"/>
        <w:adjustRightInd w:val="0"/>
        <w:ind w:firstLine="0"/>
        <w:rPr>
          <w:rFonts w:eastAsiaTheme="minorHAnsi"/>
          <w:color w:val="auto"/>
          <w:lang w:eastAsia="en-US"/>
        </w:rPr>
      </w:pPr>
      <w:r w:rsidRPr="00ED676A">
        <w:rPr>
          <w:rFonts w:eastAsiaTheme="minorHAnsi"/>
          <w:color w:val="auto"/>
          <w:lang w:eastAsia="en-US"/>
        </w:rPr>
        <w:t xml:space="preserve">     </w:t>
      </w:r>
    </w:p>
    <w:p w:rsidR="001672DD" w:rsidRPr="00ED676A" w:rsidRDefault="001672DD" w:rsidP="001672DD">
      <w:pPr>
        <w:pBdr>
          <w:bottom w:val="single" w:sz="6" w:space="1" w:color="auto"/>
        </w:pBdr>
        <w:rPr>
          <w:color w:val="auto"/>
        </w:rPr>
      </w:pPr>
    </w:p>
    <w:p w:rsidR="00977474" w:rsidRPr="00ED676A" w:rsidRDefault="00977474" w:rsidP="00D06EE4">
      <w:pPr>
        <w:rPr>
          <w:color w:val="auto"/>
        </w:rPr>
      </w:pPr>
    </w:p>
    <w:p w:rsidR="00977474" w:rsidRPr="00ED676A" w:rsidRDefault="00977474" w:rsidP="004F3A28">
      <w:pPr>
        <w:pStyle w:val="Heading4"/>
      </w:pPr>
      <w:bookmarkStart w:id="97" w:name="_Toc259090132"/>
      <w:r w:rsidRPr="00ED676A">
        <w:t>Format Sieci MLP w XML</w:t>
      </w:r>
      <w:bookmarkEnd w:id="97"/>
    </w:p>
    <w:p w:rsidR="00977474" w:rsidRPr="00ED676A" w:rsidRDefault="00977474" w:rsidP="00977474">
      <w:pPr>
        <w:rPr>
          <w:color w:val="auto"/>
        </w:rPr>
      </w:pPr>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10920" w:type="dxa"/>
        <w:tblInd w:w="-889" w:type="dxa"/>
        <w:tblLook w:val="04A0"/>
      </w:tblPr>
      <w:tblGrid>
        <w:gridCol w:w="10920"/>
      </w:tblGrid>
      <w:tr w:rsidR="00977474" w:rsidRPr="00ED676A" w:rsidTr="00977474">
        <w:tc>
          <w:tcPr>
            <w:tcW w:w="10920"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977474" w:rsidP="005256E5">
      <w:pPr>
        <w:rPr>
          <w:rFonts w:eastAsiaTheme="minorHAnsi"/>
          <w:color w:val="auto"/>
          <w:lang w:eastAsia="en-US"/>
        </w:rPr>
      </w:pPr>
      <w:r w:rsidRPr="00ED676A">
        <w:rPr>
          <w:color w:val="auto"/>
        </w:rPr>
        <w:t>Głównym elementem pliku XML ma nazwę NeuralNetwork</w:t>
      </w:r>
      <w:r w:rsidR="00ED5316" w:rsidRPr="00ED676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element  Layer ma jeden lub więcej potomków Neuron. Element Neuron ma jeden atrybut </w:t>
      </w:r>
      <w:r w:rsidR="00ED5316" w:rsidRPr="00ED676A">
        <w:rPr>
          <w:rFonts w:eastAsiaTheme="minorHAnsi"/>
          <w:color w:val="auto"/>
          <w:lang w:eastAsia="en-US"/>
        </w:rPr>
        <w:t>NeuronType o wartości NT_LINEAR lub NT_SIGMOID  określający funkcję aktywacji</w:t>
      </w:r>
      <w:r w:rsidR="000A51E0" w:rsidRPr="00ED676A">
        <w:rPr>
          <w:rFonts w:eastAsiaTheme="minorHAnsi"/>
          <w:color w:val="auto"/>
          <w:lang w:eastAsia="en-US"/>
        </w:rPr>
        <w:t>. Element Neuron posiada jednego potomka o nazwie Weights, który zawiera wagi neuronu oddzielone średnikiem.</w:t>
      </w:r>
    </w:p>
    <w:p w:rsidR="00ED5316" w:rsidRPr="00ED676A" w:rsidRDefault="007D1776" w:rsidP="007D1776">
      <w:pPr>
        <w:rPr>
          <w:color w:val="auto"/>
        </w:rPr>
      </w:pPr>
      <w:r w:rsidRPr="00ED676A">
        <w:rPr>
          <w:color w:val="auto"/>
        </w:rPr>
        <w:t xml:space="preserve">Jeśli byłby stworzony inny typ </w:t>
      </w:r>
      <w:r w:rsidR="005256E5" w:rsidRPr="00ED676A">
        <w:rPr>
          <w:color w:val="auto"/>
        </w:rPr>
        <w:t>sieci neuronowej</w:t>
      </w:r>
      <w:r w:rsidRPr="00ED676A">
        <w:rPr>
          <w:color w:val="auto"/>
        </w:rPr>
        <w:t xml:space="preserve">, mógłby on mieć </w:t>
      </w:r>
      <w:r w:rsidR="005256E5" w:rsidRPr="00ED676A">
        <w:rPr>
          <w:color w:val="auto"/>
        </w:rPr>
        <w:t>oczywiście inną strukturę</w:t>
      </w:r>
      <w:r w:rsidRPr="00ED676A">
        <w:rPr>
          <w:color w:val="auto"/>
        </w:rPr>
        <w:t>.</w:t>
      </w:r>
    </w:p>
    <w:p w:rsidR="00977474" w:rsidRPr="00ED676A" w:rsidRDefault="00977474" w:rsidP="00D06EE4">
      <w:pPr>
        <w:rPr>
          <w:color w:val="auto"/>
        </w:rPr>
      </w:pPr>
    </w:p>
    <w:p w:rsidR="00D06EE4" w:rsidRPr="00ED676A" w:rsidRDefault="00D06EE4" w:rsidP="00D06EE4">
      <w:pPr>
        <w:rPr>
          <w:color w:val="auto"/>
        </w:rPr>
      </w:pPr>
      <w:r w:rsidRPr="00ED676A">
        <w:rPr>
          <w:color w:val="auto"/>
        </w:rPr>
        <w:t>Fo</w:t>
      </w:r>
      <w:r w:rsidR="00F05EB2" w:rsidRPr="00ED676A">
        <w:rPr>
          <w:color w:val="auto"/>
        </w:rPr>
        <w:t>rmat plików XML MLP i zestawu testów</w:t>
      </w:r>
      <w:r w:rsidR="008F7B7E" w:rsidRPr="00ED676A">
        <w:rPr>
          <w:color w:val="auto"/>
        </w:rPr>
        <w:t xml:space="preserve"> został stworzony tak, </w:t>
      </w:r>
      <w:r w:rsidR="00977474" w:rsidRPr="00ED676A">
        <w:rPr>
          <w:color w:val="auto"/>
        </w:rPr>
        <w:t xml:space="preserve">żeby łatwiej było dla człowieka to wszystko </w:t>
      </w:r>
      <w:r w:rsidR="00034940" w:rsidRPr="00ED676A">
        <w:rPr>
          <w:color w:val="auto"/>
        </w:rPr>
        <w:t>zrozumieć</w:t>
      </w:r>
      <w:r w:rsidR="007D1776" w:rsidRPr="00ED676A">
        <w:rPr>
          <w:color w:val="auto"/>
        </w:rPr>
        <w:t xml:space="preserve">. Właśnie dlatego został wybrany format XML. Z tego też powodu w pliku zestawu testów znajdują się nadmiarowe dane – w elemencie AttributeMapping jest informacja o </w:t>
      </w:r>
      <w:r w:rsidR="00034940" w:rsidRPr="00ED676A">
        <w:rPr>
          <w:color w:val="auto"/>
        </w:rPr>
        <w:t>minimalnej</w:t>
      </w:r>
      <w:r w:rsidR="007D1776" w:rsidRPr="00ED676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ED676A">
        <w:rPr>
          <w:color w:val="auto"/>
        </w:rPr>
        <w:t xml:space="preserve"> Zakładamy, że pliki XML są poprawne (bo sam je stworzyłem).</w:t>
      </w:r>
    </w:p>
    <w:p w:rsidR="001B7D2B" w:rsidRPr="00ED676A" w:rsidRDefault="00E84C03" w:rsidP="00F05B9A">
      <w:pPr>
        <w:pStyle w:val="Heading3"/>
      </w:pPr>
      <w:bookmarkStart w:id="98" w:name="_Toc259090133"/>
      <w:r w:rsidRPr="00ED676A">
        <w:t>Katalogi i p</w:t>
      </w:r>
      <w:r w:rsidR="001B7D2B" w:rsidRPr="00ED676A">
        <w:t>liki w projekcie</w:t>
      </w:r>
      <w:bookmarkEnd w:id="98"/>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lang w:val="en-US" w:eastAsia="en-US"/>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D676A" w:rsidRDefault="00E84C03" w:rsidP="00E84C03">
      <w:pPr>
        <w:autoSpaceDE w:val="0"/>
        <w:autoSpaceDN w:val="0"/>
        <w:adjustRightInd w:val="0"/>
        <w:ind w:firstLine="0"/>
        <w:rPr>
          <w:rFonts w:eastAsiaTheme="minorHAnsi"/>
          <w:color w:val="auto"/>
          <w:lang w:eastAsia="en-US"/>
        </w:rPr>
      </w:pPr>
    </w:p>
    <w:p w:rsidR="001B7D2B" w:rsidRPr="00ED676A" w:rsidRDefault="001B7D2B" w:rsidP="00D973D2">
      <w:pPr>
        <w:rPr>
          <w:color w:val="auto"/>
        </w:rPr>
      </w:pPr>
    </w:p>
    <w:p w:rsidR="001B7D2B" w:rsidRPr="00ED676A" w:rsidRDefault="001B7D2B" w:rsidP="00D973D2">
      <w:pPr>
        <w:rPr>
          <w:color w:val="auto"/>
        </w:rPr>
      </w:pPr>
    </w:p>
    <w:p w:rsidR="000954A1" w:rsidRPr="00ED676A" w:rsidRDefault="000954A1" w:rsidP="00F05B9A">
      <w:pPr>
        <w:pStyle w:val="Heading3"/>
      </w:pPr>
      <w:bookmarkStart w:id="99" w:name="_Toc259090134"/>
      <w:r w:rsidRPr="00ED676A">
        <w:t>Logowanie</w:t>
      </w:r>
      <w:bookmarkEnd w:id="99"/>
    </w:p>
    <w:p w:rsidR="006B0FCD" w:rsidRPr="00ED676A" w:rsidRDefault="006B0FCD" w:rsidP="006B0FCD">
      <w:pPr>
        <w:rPr>
          <w:color w:val="auto"/>
        </w:rPr>
      </w:pPr>
      <w:r w:rsidRPr="00ED676A">
        <w:rPr>
          <w:color w:val="auto"/>
        </w:rPr>
        <w:t>W programie dodałem obsługę logowania wiadomości, służy ono do chronologicznej rejestracji różnych zdarzeń. Każda wiadomość ma ok</w:t>
      </w:r>
      <w:r w:rsidR="007365CD" w:rsidRPr="00ED676A">
        <w:rPr>
          <w:color w:val="auto"/>
        </w:rPr>
        <w:t xml:space="preserve">reślony poziom </w:t>
      </w:r>
      <w:r w:rsidR="007365CD" w:rsidRPr="00ED676A">
        <w:rPr>
          <w:color w:val="auto"/>
        </w:rPr>
        <w:lastRenderedPageBreak/>
        <w:t>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ED676A" w:rsidRDefault="007365CD" w:rsidP="006B0FCD">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6B0FCD" w:rsidRPr="00ED676A" w:rsidRDefault="003B3204" w:rsidP="003B3204">
      <w:pPr>
        <w:rPr>
          <w:rFonts w:eastAsiaTheme="minorHAnsi"/>
          <w:color w:val="auto"/>
          <w:lang w:eastAsia="en-US"/>
        </w:rPr>
      </w:pPr>
      <w:r w:rsidRPr="00ED676A">
        <w:rPr>
          <w:rFonts w:eastAsiaTheme="minorHAnsi"/>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ED676A" w:rsidRDefault="00C27CE1" w:rsidP="003B3204">
      <w:pPr>
        <w:rPr>
          <w:rFonts w:eastAsiaTheme="minorHAnsi"/>
          <w:color w:val="auto"/>
          <w:lang w:eastAsia="en-US"/>
        </w:rPr>
      </w:pPr>
      <w:r w:rsidRPr="00ED676A">
        <w:rPr>
          <w:rFonts w:eastAsiaTheme="minorHAnsi"/>
          <w:color w:val="auto"/>
          <w:lang w:eastAsia="en-US"/>
        </w:rPr>
        <w:t>//jrtdodo – jest tez specjalne logowanie roznic wyjsc – żeby poznac jak dobrze jest nauczona siec i jakie są roznice miescy CPU a GPU.</w:t>
      </w:r>
    </w:p>
    <w:p w:rsidR="00D973D2" w:rsidRPr="00ED676A" w:rsidRDefault="00D973D2" w:rsidP="00D973D2">
      <w:pPr>
        <w:rPr>
          <w:color w:val="auto"/>
        </w:rPr>
      </w:pPr>
    </w:p>
    <w:p w:rsidR="00D973D2" w:rsidRPr="00ED676A" w:rsidRDefault="00D973D2" w:rsidP="00F05B9A">
      <w:pPr>
        <w:pStyle w:val="Heading2"/>
      </w:pPr>
      <w:bookmarkStart w:id="100" w:name="_Toc259090135"/>
      <w:r w:rsidRPr="00ED676A">
        <w:t>Część CPU</w:t>
      </w:r>
      <w:bookmarkEnd w:id="100"/>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6D79D9" w:rsidRPr="00ED676A" w:rsidRDefault="006D79D9" w:rsidP="00B0611A">
      <w:pPr>
        <w:pStyle w:val="ListParagraph"/>
        <w:numPr>
          <w:ilvl w:val="0"/>
          <w:numId w:val="4"/>
        </w:numPr>
      </w:pPr>
      <w:r w:rsidRPr="00ED676A">
        <w:t>Obiekt MLP zawiera informacje o warstwach (obiekt Layer) w nim zawartych</w:t>
      </w:r>
    </w:p>
    <w:p w:rsidR="006D79D9" w:rsidRPr="00ED676A" w:rsidRDefault="006D79D9" w:rsidP="00B0611A">
      <w:pPr>
        <w:pStyle w:val="ListParagraph"/>
        <w:numPr>
          <w:ilvl w:val="0"/>
          <w:numId w:val="4"/>
        </w:numPr>
      </w:pPr>
      <w:r w:rsidRPr="00ED676A">
        <w:t>Obiekt Layer zawiera informacje o neuronach w nim zawartych</w:t>
      </w:r>
    </w:p>
    <w:p w:rsidR="006D79D9" w:rsidRPr="00ED676A" w:rsidRDefault="006D79D9" w:rsidP="00B0611A">
      <w:pPr>
        <w:pStyle w:val="ListParagraph"/>
        <w:numPr>
          <w:ilvl w:val="0"/>
          <w:numId w:val="4"/>
        </w:numPr>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Heading3"/>
      </w:pPr>
      <w:bookmarkStart w:id="101" w:name="_Toc259090136"/>
      <w:r w:rsidRPr="00ED676A">
        <w:t>Podejście CPU do aplikacji wykonującej MLP</w:t>
      </w:r>
      <w:bookmarkEnd w:id="101"/>
    </w:p>
    <w:p w:rsidR="00052978" w:rsidRPr="00ED676A" w:rsidRDefault="00A12AE5" w:rsidP="004F3A28">
      <w:pPr>
        <w:pStyle w:val="Heading4"/>
      </w:pPr>
      <w:bookmarkStart w:id="102" w:name="_Toc259090137"/>
      <w:r w:rsidRPr="00ED676A">
        <w:t>Diagram sekwencji uruchamiania sieci</w:t>
      </w:r>
      <w:bookmarkEnd w:id="102"/>
    </w:p>
    <w:p w:rsidR="006D79D9" w:rsidRPr="00ED676A" w:rsidRDefault="006D79D9" w:rsidP="006D79D9">
      <w:pPr>
        <w:spacing w:after="200" w:line="276" w:lineRule="auto"/>
        <w:ind w:firstLine="0"/>
        <w:rPr>
          <w:color w:val="auto"/>
        </w:rPr>
      </w:pPr>
      <w:r w:rsidRPr="00ED676A">
        <w:rPr>
          <w:noProof/>
          <w:color w:val="auto"/>
          <w:lang w:val="en-US" w:eastAsia="en-US"/>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ED676A" w:rsidRDefault="006D79D9" w:rsidP="006D79D9">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6D79D9">
      <w:pPr>
        <w:rPr>
          <w:color w:val="auto"/>
        </w:rPr>
      </w:pPr>
    </w:p>
    <w:p w:rsidR="00A12AE5" w:rsidRPr="00ED676A" w:rsidRDefault="00A12AE5" w:rsidP="004F3A28">
      <w:pPr>
        <w:pStyle w:val="Heading4"/>
      </w:pPr>
      <w:bookmarkStart w:id="103" w:name="_Toc259090138"/>
      <w:r w:rsidRPr="00ED676A">
        <w:t>Diagram sekwencji trenowania sieci</w:t>
      </w:r>
      <w:bookmarkEnd w:id="103"/>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lang w:val="en-US" w:eastAsia="en-US"/>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AC1307" w:rsidRPr="00ED676A" w:rsidRDefault="00AC1307" w:rsidP="00AC1307">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052978" w:rsidRPr="00ED676A" w:rsidRDefault="00052978" w:rsidP="006D79D9">
      <w:pPr>
        <w:rPr>
          <w:color w:val="auto"/>
        </w:rPr>
      </w:pPr>
    </w:p>
    <w:p w:rsidR="006D79D9" w:rsidRPr="00ED676A" w:rsidRDefault="006D79D9" w:rsidP="006D79D9">
      <w:pPr>
        <w:rPr>
          <w:color w:val="auto"/>
        </w:rPr>
      </w:pPr>
    </w:p>
    <w:p w:rsidR="001B7D2B" w:rsidRPr="00ED676A" w:rsidRDefault="001B7D2B" w:rsidP="00F05B9A">
      <w:pPr>
        <w:pStyle w:val="Heading3"/>
      </w:pPr>
      <w:bookmarkStart w:id="104" w:name="_Toc259090139"/>
      <w:r w:rsidRPr="00ED676A">
        <w:t>Zewnętrzne biblioteki</w:t>
      </w:r>
      <w:bookmarkEnd w:id="104"/>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BC5486" w:rsidRPr="00ED676A" w:rsidRDefault="00BC5486" w:rsidP="00B0611A">
      <w:pPr>
        <w:pStyle w:val="ListParagraph"/>
        <w:numPr>
          <w:ilvl w:val="0"/>
          <w:numId w:val="5"/>
        </w:numPr>
        <w:rPr>
          <w:rFonts w:eastAsiaTheme="minorHAnsi"/>
          <w:color w:val="008000"/>
          <w:lang w:eastAsia="en-US"/>
        </w:rPr>
      </w:pPr>
      <w:r w:rsidRPr="00ED676A">
        <w:rPr>
          <w:rFonts w:eastAsiaTheme="minorHAnsi"/>
          <w:color w:val="008000"/>
          <w:lang w:eastAsia="en-US"/>
        </w:rPr>
        <w:t>Mersenne Twister</w:t>
      </w:r>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ED676A">
        <w:rPr>
          <w:rFonts w:eastAsiaTheme="minorHAnsi"/>
          <w:color w:val="auto"/>
          <w:lang w:eastAsia="en-US"/>
        </w:rPr>
        <w:lastRenderedPageBreak/>
        <w:t>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07415A" w:rsidRPr="00ED676A" w:rsidRDefault="0007415A" w:rsidP="00B0611A">
      <w:pPr>
        <w:pStyle w:val="ListParagraph"/>
        <w:numPr>
          <w:ilvl w:val="0"/>
          <w:numId w:val="5"/>
        </w:numPr>
        <w:rPr>
          <w:rFonts w:eastAsiaTheme="minorHAnsi"/>
          <w:color w:val="008000"/>
          <w:lang w:eastAsia="en-US"/>
        </w:rPr>
      </w:pPr>
      <w:r w:rsidRPr="00ED676A">
        <w:rPr>
          <w:rFonts w:eastAsiaTheme="minorHAnsi"/>
          <w:color w:val="008000"/>
          <w:lang w:eastAsia="en-US"/>
        </w:rPr>
        <w:t>TinyXML</w:t>
      </w:r>
    </w:p>
    <w:p w:rsidR="00107097" w:rsidRPr="00ED676A" w:rsidRDefault="005D1DB6" w:rsidP="005D1DB6">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D973D2" w:rsidRPr="00ED676A" w:rsidRDefault="00D973D2" w:rsidP="00D973D2">
      <w:pPr>
        <w:rPr>
          <w:color w:val="auto"/>
        </w:rPr>
      </w:pPr>
    </w:p>
    <w:p w:rsidR="00D973D2" w:rsidRPr="00ED676A" w:rsidRDefault="00D973D2" w:rsidP="00D973D2">
      <w:pPr>
        <w:rPr>
          <w:color w:val="auto"/>
        </w:rPr>
      </w:pPr>
    </w:p>
    <w:p w:rsidR="00D973D2" w:rsidRPr="00ED676A" w:rsidRDefault="00D973D2" w:rsidP="00F05B9A">
      <w:pPr>
        <w:pStyle w:val="Heading2"/>
      </w:pPr>
      <w:bookmarkStart w:id="105" w:name="_Toc259090140"/>
      <w:r w:rsidRPr="00ED676A">
        <w:t>Część GPU</w:t>
      </w:r>
      <w:bookmarkEnd w:id="105"/>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B0FCD">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85F3D" w:rsidRPr="00ED676A" w:rsidRDefault="00185F3D" w:rsidP="00D973D2">
      <w:pPr>
        <w:rPr>
          <w:color w:val="auto"/>
        </w:rPr>
      </w:pPr>
    </w:p>
    <w:p w:rsidR="001B7D2B" w:rsidRPr="00ED676A" w:rsidRDefault="001B7D2B" w:rsidP="00F05B9A">
      <w:pPr>
        <w:pStyle w:val="Heading3"/>
      </w:pPr>
      <w:bookmarkStart w:id="106" w:name="_Toc259090141"/>
      <w:r w:rsidRPr="00ED676A">
        <w:t xml:space="preserve">Implementacja </w:t>
      </w:r>
      <w:r w:rsidR="006C3F31" w:rsidRPr="00ED676A">
        <w:t>MLP</w:t>
      </w:r>
      <w:r w:rsidRPr="00ED676A">
        <w:t xml:space="preserve"> na GPU</w:t>
      </w:r>
      <w:bookmarkEnd w:id="106"/>
    </w:p>
    <w:p w:rsidR="001B7D2B" w:rsidRPr="00ED676A" w:rsidRDefault="001B7D2B" w:rsidP="004F3A28">
      <w:pPr>
        <w:pStyle w:val="Heading4"/>
      </w:pPr>
      <w:bookmarkStart w:id="107" w:name="_Toc259090142"/>
      <w:r w:rsidRPr="00ED676A">
        <w:t>Ogólny algorytm</w:t>
      </w:r>
      <w:bookmarkEnd w:id="107"/>
    </w:p>
    <w:p w:rsidR="00BD1BE6" w:rsidRPr="00ED676A" w:rsidRDefault="00BD1BE6" w:rsidP="00BD1BE6">
      <w:pPr>
        <w:rPr>
          <w:color w:val="auto"/>
        </w:rPr>
      </w:pPr>
    </w:p>
    <w:p w:rsidR="00BD1BE6" w:rsidRPr="00ED676A" w:rsidRDefault="00AC731B" w:rsidP="00BD1BE6">
      <w:pPr>
        <w:rPr>
          <w:color w:val="auto"/>
        </w:rPr>
      </w:pPr>
      <w:r w:rsidRPr="00ED676A">
        <w:rPr>
          <w:color w:val="auto"/>
        </w:rPr>
        <w:t xml:space="preserve">Większość </w:t>
      </w:r>
      <w:r w:rsidR="00043092" w:rsidRPr="00ED676A">
        <w:rPr>
          <w:color w:val="auto"/>
        </w:rPr>
        <w:t xml:space="preserve">operacji wykonywanych </w:t>
      </w:r>
      <w:r w:rsidR="00C45DE9" w:rsidRPr="00ED676A">
        <w:rPr>
          <w:color w:val="auto"/>
        </w:rPr>
        <w:t>na GPU ma następującą sekwencję:</w:t>
      </w:r>
    </w:p>
    <w:p w:rsidR="00C45DE9" w:rsidRPr="00ED676A" w:rsidRDefault="00C45DE9" w:rsidP="00B0611A">
      <w:pPr>
        <w:pStyle w:val="ListParagraph"/>
        <w:numPr>
          <w:ilvl w:val="0"/>
          <w:numId w:val="11"/>
        </w:numPr>
        <w:ind w:left="1418" w:hanging="142"/>
      </w:pPr>
      <w:r w:rsidRPr="00ED676A">
        <w:t>Alokowanie wejściowej i wyjściowej pamięci na GPU</w:t>
      </w:r>
    </w:p>
    <w:p w:rsidR="00C45DE9" w:rsidRPr="00ED676A" w:rsidRDefault="00C45DE9" w:rsidP="00B0611A">
      <w:pPr>
        <w:pStyle w:val="ListParagraph"/>
        <w:numPr>
          <w:ilvl w:val="0"/>
          <w:numId w:val="11"/>
        </w:numPr>
        <w:ind w:left="1418" w:hanging="142"/>
      </w:pPr>
      <w:r w:rsidRPr="00ED676A">
        <w:t>Kopiowanie danych wejściowych do GPU</w:t>
      </w:r>
    </w:p>
    <w:p w:rsidR="00C45DE9" w:rsidRPr="00ED676A" w:rsidRDefault="00C45DE9" w:rsidP="00B0611A">
      <w:pPr>
        <w:pStyle w:val="ListParagraph"/>
        <w:numPr>
          <w:ilvl w:val="0"/>
          <w:numId w:val="11"/>
        </w:numPr>
        <w:ind w:left="1418" w:hanging="142"/>
      </w:pPr>
      <w:r w:rsidRPr="00ED676A">
        <w:t>Wykonywanie właściwych operacji (kerneli) na GPU</w:t>
      </w:r>
    </w:p>
    <w:p w:rsidR="00C45DE9" w:rsidRPr="00ED676A" w:rsidRDefault="00D47E03" w:rsidP="00B0611A">
      <w:pPr>
        <w:pStyle w:val="ListParagraph"/>
        <w:numPr>
          <w:ilvl w:val="0"/>
          <w:numId w:val="11"/>
        </w:numPr>
        <w:ind w:left="1418" w:hanging="142"/>
      </w:pPr>
      <w:r w:rsidRPr="00ED676A">
        <w:t>Kopiowanie danych wyjściowych z GPU do RAM</w:t>
      </w:r>
    </w:p>
    <w:p w:rsidR="00503C1E" w:rsidRPr="00ED676A" w:rsidRDefault="00D47E03" w:rsidP="00B0611A">
      <w:pPr>
        <w:pStyle w:val="ListParagraph"/>
        <w:numPr>
          <w:ilvl w:val="0"/>
          <w:numId w:val="11"/>
        </w:numPr>
        <w:ind w:left="1418" w:hanging="142"/>
      </w:pPr>
      <w:r w:rsidRPr="00ED676A">
        <w:t>Dealokacja wejściowej i wyjściowej pamięci na GPU</w:t>
      </w:r>
    </w:p>
    <w:p w:rsidR="00DF451E" w:rsidRPr="00ED676A" w:rsidRDefault="00DF451E" w:rsidP="00DF451E">
      <w:pPr>
        <w:rPr>
          <w:color w:val="auto"/>
        </w:rPr>
      </w:pPr>
    </w:p>
    <w:p w:rsidR="00503C1E" w:rsidRPr="00ED676A" w:rsidRDefault="00D26718" w:rsidP="004E256F">
      <w:pPr>
        <w:rPr>
          <w:color w:val="auto"/>
        </w:rPr>
      </w:pPr>
      <w:r w:rsidRPr="00ED676A">
        <w:rPr>
          <w:color w:val="auto"/>
        </w:rPr>
        <w:lastRenderedPageBreak/>
        <w:t>Można zauważyć, że</w:t>
      </w:r>
      <w:r w:rsidR="00774A83" w:rsidRPr="00ED676A">
        <w:rPr>
          <w:color w:val="auto"/>
        </w:rPr>
        <w:t xml:space="preserve"> jest więcej operacji niż normalne operacje CPU (bo jest kopiowanie pamieci</w:t>
      </w:r>
      <w:r w:rsidR="004E256F" w:rsidRPr="00ED676A">
        <w:rPr>
          <w:color w:val="auto"/>
        </w:rPr>
        <w:t xml:space="preserve"> RAM </w:t>
      </w:r>
      <w:r w:rsidR="004E256F" w:rsidRPr="00ED676A">
        <w:rPr>
          <w:color w:val="auto"/>
        </w:rPr>
        <w:sym w:font="Wingdings" w:char="F0F3"/>
      </w:r>
      <w:r w:rsidR="004E256F" w:rsidRPr="00ED676A">
        <w:rPr>
          <w:color w:val="auto"/>
        </w:rPr>
        <w:t xml:space="preserve"> GPU</w:t>
      </w:r>
      <w:r w:rsidR="00774A83" w:rsidRPr="00ED676A">
        <w:rPr>
          <w:color w:val="auto"/>
        </w:rPr>
        <w:t>).</w:t>
      </w:r>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Heading4"/>
      </w:pPr>
      <w:bookmarkStart w:id="108" w:name="_Toc259090143"/>
      <w:r w:rsidRPr="00ED676A">
        <w:t>Diagram sekwencji uruchamiania sieci</w:t>
      </w:r>
      <w:bookmarkEnd w:id="108"/>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lang w:val="en-US" w:eastAsia="en-US"/>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lastRenderedPageBreak/>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Heading4"/>
      </w:pPr>
      <w:bookmarkStart w:id="109" w:name="_Toc259090144"/>
      <w:r w:rsidRPr="00ED676A">
        <w:t>Diagram sekwencji trenowania sieci</w:t>
      </w:r>
      <w:bookmarkEnd w:id="109"/>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lang w:val="en-US" w:eastAsia="en-US"/>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276682" w:rsidRPr="00ED676A" w:rsidRDefault="00276682" w:rsidP="00276682">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ED676A" w:rsidRDefault="00276682" w:rsidP="00BD1BE6">
      <w:pPr>
        <w:rPr>
          <w:color w:val="auto"/>
        </w:rPr>
      </w:pPr>
    </w:p>
    <w:p w:rsidR="00276682" w:rsidRPr="00ED676A" w:rsidRDefault="00276682" w:rsidP="00BD1BE6">
      <w:pPr>
        <w:rPr>
          <w:color w:val="auto"/>
        </w:rPr>
      </w:pPr>
    </w:p>
    <w:p w:rsidR="00107097" w:rsidRPr="00ED676A" w:rsidRDefault="00107097" w:rsidP="005A0BDA">
      <w:pPr>
        <w:ind w:firstLine="0"/>
        <w:rPr>
          <w:rFonts w:eastAsiaTheme="minorHAnsi"/>
          <w:color w:val="auto"/>
          <w:lang w:eastAsia="en-US"/>
        </w:rPr>
      </w:pPr>
    </w:p>
    <w:p w:rsidR="00107097" w:rsidRPr="00ED676A" w:rsidRDefault="00107097" w:rsidP="00107097">
      <w:pPr>
        <w:rPr>
          <w:color w:val="auto"/>
        </w:rPr>
      </w:pPr>
    </w:p>
    <w:p w:rsidR="001B7D2B" w:rsidRPr="00ED676A" w:rsidRDefault="001B7D2B" w:rsidP="004F3A28">
      <w:pPr>
        <w:pStyle w:val="Heading4"/>
      </w:pPr>
      <w:bookmarkStart w:id="110" w:name="_Toc259090145"/>
      <w:r w:rsidRPr="00ED676A">
        <w:t>Struktury danych w pamięci GPU</w:t>
      </w:r>
      <w:bookmarkEnd w:id="110"/>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2C7029" w:rsidRPr="00ED676A" w:rsidRDefault="004A6536" w:rsidP="00167804">
      <w:pPr>
        <w:pStyle w:val="Wypunktowane"/>
      </w:pPr>
      <w:r w:rsidRPr="00F115A8">
        <w:rPr>
          <w:rStyle w:val="PodkrelenieZnak"/>
          <w:rFonts w:eastAsiaTheme="minorHAnsi"/>
        </w:rPr>
        <w:t>TestsInput</w:t>
      </w:r>
      <w:r w:rsidRPr="00ED676A">
        <w:rPr>
          <w:rFonts w:eastAsiaTheme="minorHAnsi"/>
        </w:rPr>
        <w:t xml:space="preserve"> – tablica zawierająca wartości wejść testów</w:t>
      </w:r>
    </w:p>
    <w:p w:rsidR="002C7029" w:rsidRPr="00ED676A" w:rsidRDefault="002C7029" w:rsidP="00167804">
      <w:pPr>
        <w:pStyle w:val="Wypunktowane"/>
      </w:pPr>
      <w:r w:rsidRPr="00F115A8">
        <w:rPr>
          <w:rStyle w:val="PodkrelenieZnak"/>
          <w:rFonts w:eastAsiaTheme="minorHAnsi"/>
        </w:rPr>
        <w:t>TestsOutput</w:t>
      </w:r>
      <w:r w:rsidRPr="00ED676A">
        <w:rPr>
          <w:rFonts w:eastAsiaTheme="minorHAnsi"/>
        </w:rPr>
        <w:t xml:space="preserve"> – tablica zawierająca wartości wyjść testów</w:t>
      </w:r>
    </w:p>
    <w:p w:rsidR="002C7029" w:rsidRPr="00ED676A" w:rsidRDefault="002C7029" w:rsidP="00167804">
      <w:pPr>
        <w:pStyle w:val="Wypunktowane"/>
      </w:pPr>
      <w:r w:rsidRPr="00F115A8">
        <w:rPr>
          <w:rStyle w:val="PodkrelenieZnak"/>
          <w:rFonts w:eastAsiaTheme="minorHAnsi"/>
        </w:rPr>
        <w:t>LayerWeights</w:t>
      </w:r>
      <w:r w:rsidRPr="00ED676A">
        <w:rPr>
          <w:rFonts w:eastAsiaTheme="minorHAnsi"/>
        </w:rPr>
        <w:t xml:space="preserve"> – wagi w danej warstwie neuronów</w:t>
      </w:r>
    </w:p>
    <w:p w:rsidR="002C7029" w:rsidRPr="00ED676A" w:rsidRDefault="002C7029" w:rsidP="00167804">
      <w:pPr>
        <w:pStyle w:val="Wypunktowane"/>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D13A81" w:rsidRPr="00ED676A" w:rsidRDefault="00D13A81" w:rsidP="00167804">
      <w:pPr>
        <w:pStyle w:val="Wypunktowane"/>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D13A81" w:rsidRPr="00ED676A" w:rsidRDefault="00D13A81" w:rsidP="00167804">
      <w:pPr>
        <w:pStyle w:val="Wypunktowane"/>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DB2E29" w:rsidRPr="00ED676A" w:rsidRDefault="00DB2E29" w:rsidP="00167804">
      <w:pPr>
        <w:pStyle w:val="Wypunktowane"/>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E4369D" w:rsidRPr="00ED676A" w:rsidRDefault="00E91B7E" w:rsidP="00262748">
      <w:pPr>
        <w:rPr>
          <w:color w:val="auto"/>
        </w:rPr>
      </w:pPr>
      <w:r w:rsidRPr="00ED676A">
        <w:rPr>
          <w:color w:val="auto"/>
        </w:rPr>
        <w:lastRenderedPageBreak/>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używają tablic znajdujących się w pamięci dzielonej, która jest używana jako szybka pamięć podręczna. </w:t>
      </w:r>
    </w:p>
    <w:p w:rsidR="00E91B7E" w:rsidRPr="00ED676A" w:rsidRDefault="00E91B7E" w:rsidP="00E4369D">
      <w:pPr>
        <w:rPr>
          <w:color w:val="auto"/>
        </w:rPr>
      </w:pPr>
    </w:p>
    <w:p w:rsidR="002C7029" w:rsidRPr="00ED676A" w:rsidRDefault="002C7029" w:rsidP="002C7029">
      <w:pPr>
        <w:rPr>
          <w:rFonts w:eastAsiaTheme="minorHAnsi"/>
          <w:color w:val="auto"/>
          <w:lang w:eastAsia="en-US"/>
        </w:rPr>
      </w:pPr>
    </w:p>
    <w:p w:rsidR="001B7D2B" w:rsidRPr="00ED676A" w:rsidRDefault="001B7D2B" w:rsidP="004F3A28">
      <w:pPr>
        <w:pStyle w:val="Heading4"/>
      </w:pPr>
      <w:bookmarkStart w:id="111" w:name="_Toc259090146"/>
      <w:r w:rsidRPr="00ED676A">
        <w:t>Opis działania kerneli</w:t>
      </w:r>
      <w:bookmarkEnd w:id="111"/>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w:t>
            </w:r>
            <w:r w:rsidRPr="00ED676A">
              <w:rPr>
                <w:rFonts w:eastAsiaTheme="minorHAnsi"/>
                <w:color w:val="auto"/>
                <w:lang w:eastAsia="en-US"/>
              </w:rPr>
              <w:lastRenderedPageBreak/>
              <w:t>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lastRenderedPageBreak/>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 xml:space="preserve">Ilość neuronów w poprzedniej </w:t>
            </w:r>
            <w:r w:rsidRPr="00ED676A">
              <w:rPr>
                <w:rFonts w:eastAsiaTheme="minorHAnsi"/>
                <w:color w:val="auto"/>
                <w:lang w:eastAsia="en-US"/>
              </w:rPr>
              <w:lastRenderedPageBreak/>
              <w:t>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lastRenderedPageBreak/>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CB60F7" w:rsidRPr="00ED676A" w:rsidRDefault="00CB60F7" w:rsidP="00CB60F7">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7E0F29" w:rsidRPr="00ED676A" w:rsidRDefault="007E0F29" w:rsidP="009A5B0D">
      <w:pPr>
        <w:ind w:firstLine="0"/>
        <w:rPr>
          <w:color w:val="auto"/>
        </w:rPr>
      </w:pPr>
    </w:p>
    <w:p w:rsidR="001B7D2B" w:rsidRPr="00ED676A" w:rsidRDefault="001B7D2B" w:rsidP="004F3A28">
      <w:pPr>
        <w:pStyle w:val="Heading4"/>
      </w:pPr>
      <w:bookmarkStart w:id="112" w:name="_Toc259090147"/>
      <w:r w:rsidRPr="00ED676A">
        <w:t>Analiza zależności danych</w:t>
      </w:r>
      <w:bookmarkEnd w:id="112"/>
    </w:p>
    <w:p w:rsidR="001B7D2B" w:rsidRPr="00ED676A" w:rsidRDefault="001B7D2B" w:rsidP="00D973D2">
      <w:pPr>
        <w:rPr>
          <w:color w:val="auto"/>
        </w:rPr>
      </w:pPr>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Heading3"/>
      </w:pPr>
      <w:bookmarkStart w:id="113" w:name="_Toc259090148"/>
      <w:r w:rsidRPr="00ED676A">
        <w:t>Ograniczenia wykonanego algorytmu</w:t>
      </w:r>
      <w:r w:rsidR="0018584D" w:rsidRPr="00ED676A">
        <w:t>.</w:t>
      </w:r>
      <w:bookmarkEnd w:id="113"/>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974C45" w:rsidRPr="00ED676A" w:rsidRDefault="00974C45" w:rsidP="00B0611A">
      <w:pPr>
        <w:pStyle w:val="ListParagraph"/>
        <w:numPr>
          <w:ilvl w:val="0"/>
          <w:numId w:val="6"/>
        </w:numPr>
      </w:pPr>
      <w:r w:rsidRPr="00ED676A">
        <w:lastRenderedPageBreak/>
        <w:t xml:space="preserve">Każda z warstw może zawierać nie więcej niż 511 neuronów. Jest to związane z maksymalną ilością wątków w </w:t>
      </w:r>
      <w:r w:rsidR="0018584D" w:rsidRPr="00ED676A">
        <w:t>bloku.</w:t>
      </w:r>
    </w:p>
    <w:p w:rsidR="0018584D" w:rsidRPr="00ED676A" w:rsidRDefault="0018584D" w:rsidP="00B0611A">
      <w:pPr>
        <w:pStyle w:val="ListParagraph"/>
        <w:numPr>
          <w:ilvl w:val="0"/>
          <w:numId w:val="6"/>
        </w:numPr>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Heading3"/>
      </w:pPr>
      <w:bookmarkStart w:id="114" w:name="_Toc259090149"/>
      <w:r w:rsidRPr="00ED676A">
        <w:t>Użyte optymalizacje kerneli</w:t>
      </w:r>
      <w:bookmarkEnd w:id="114"/>
    </w:p>
    <w:p w:rsidR="00991FA5" w:rsidRPr="00ED676A" w:rsidRDefault="00991FA5" w:rsidP="00991FA5">
      <w:pPr>
        <w:rPr>
          <w:color w:val="auto"/>
        </w:rPr>
      </w:pPr>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Heading4"/>
      </w:pPr>
      <w:bookmarkStart w:id="115" w:name="_Toc259090150"/>
      <w:r w:rsidRPr="00ED676A">
        <w:lastRenderedPageBreak/>
        <w:t>Zrobienie coalesced reads/writes</w:t>
      </w:r>
      <w:bookmarkEnd w:id="115"/>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Heading4"/>
      </w:pPr>
      <w:bookmarkStart w:id="116" w:name="_Toc259090151"/>
      <w:r w:rsidRPr="00ED676A">
        <w:t>Obsługa 2 testów na raz</w:t>
      </w:r>
      <w:bookmarkEnd w:id="116"/>
    </w:p>
    <w:p w:rsidR="007331B4" w:rsidRPr="00ED676A" w:rsidRDefault="007331B4" w:rsidP="007331B4">
      <w:pPr>
        <w:rPr>
          <w:color w:val="auto"/>
        </w:rPr>
      </w:pPr>
    </w:p>
    <w:p w:rsidR="007331B4" w:rsidRPr="00ED676A" w:rsidRDefault="007331B4" w:rsidP="007331B4">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07097" w:rsidRPr="00ED676A" w:rsidRDefault="00107097" w:rsidP="00107097">
      <w:pPr>
        <w:rPr>
          <w:color w:val="auto"/>
        </w:rPr>
      </w:pPr>
    </w:p>
    <w:p w:rsidR="001B7D2B" w:rsidRPr="00ED676A" w:rsidRDefault="001B7D2B" w:rsidP="004F3A28">
      <w:pPr>
        <w:pStyle w:val="Heading4"/>
      </w:pPr>
      <w:bookmarkStart w:id="117" w:name="_Toc259090152"/>
      <w:r w:rsidRPr="00ED676A">
        <w:t>zapisywanie danych do shared memory.</w:t>
      </w:r>
      <w:bookmarkEnd w:id="117"/>
    </w:p>
    <w:p w:rsidR="008C692F" w:rsidRPr="00ED676A" w:rsidRDefault="008C692F" w:rsidP="008C692F">
      <w:pPr>
        <w:rPr>
          <w:color w:val="auto"/>
        </w:rPr>
      </w:pPr>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 xml:space="preserve">executeLayerKernel, calculateErrorInNotLastLayerKernel, updateWeightsInTrainingKernel używają pamięci </w:t>
      </w:r>
      <w:r w:rsidR="00E821FC" w:rsidRPr="00ED676A">
        <w:rPr>
          <w:rFonts w:eastAsiaTheme="minorHAnsi"/>
          <w:color w:val="auto"/>
          <w:lang w:eastAsia="en-US"/>
        </w:rPr>
        <w:lastRenderedPageBreak/>
        <w:t>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Heading4"/>
      </w:pPr>
      <w:r w:rsidRPr="00ED676A">
        <w:rPr>
          <w:szCs w:val="20"/>
        </w:rPr>
        <w:tab/>
      </w:r>
      <w:bookmarkStart w:id="118" w:name="_Toc259090153"/>
      <w:r w:rsidR="00856A3B" w:rsidRPr="00ED676A">
        <w:t>Przewidywanie ilości uruchomionych bloków</w:t>
      </w:r>
      <w:bookmarkEnd w:id="118"/>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ED676A" w:rsidRDefault="00633D35" w:rsidP="004F3A28">
      <w:pPr>
        <w:pStyle w:val="Heading4"/>
      </w:pPr>
      <w:bookmarkStart w:id="119" w:name="_Toc259090154"/>
      <w:r w:rsidRPr="00ED676A">
        <w:t>Użycie pamięci constant</w:t>
      </w:r>
      <w:bookmarkEnd w:id="119"/>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Heading2"/>
      </w:pPr>
      <w:bookmarkStart w:id="120" w:name="_Toc259090155"/>
      <w:r w:rsidRPr="00ED676A">
        <w:t>Testy implementacji sieci ML</w:t>
      </w:r>
      <w:r w:rsidR="005117FD" w:rsidRPr="00ED676A">
        <w:t>P</w:t>
      </w:r>
      <w:bookmarkEnd w:id="120"/>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AE2E7B" w:rsidRPr="00ED676A" w:rsidRDefault="00AE2E7B" w:rsidP="00B0611A">
      <w:pPr>
        <w:pStyle w:val="ListParagraph"/>
        <w:numPr>
          <w:ilvl w:val="0"/>
          <w:numId w:val="2"/>
        </w:numPr>
      </w:pPr>
      <w:r w:rsidRPr="00ED676A">
        <w:t>Będzie można określić, czy uczenie przez CPU i GPU daje takie same rezultaty</w:t>
      </w:r>
    </w:p>
    <w:p w:rsidR="00AE2E7B" w:rsidRPr="00ED676A" w:rsidRDefault="00AE2E7B" w:rsidP="00B0611A">
      <w:pPr>
        <w:pStyle w:val="ListParagraph"/>
        <w:numPr>
          <w:ilvl w:val="0"/>
          <w:numId w:val="2"/>
        </w:numPr>
      </w:pPr>
      <w:r w:rsidRPr="00ED676A">
        <w:t>Czy jakość uczenia jest podobna jak inne znany w na świecie systemy nauki</w:t>
      </w:r>
    </w:p>
    <w:p w:rsidR="00AE2E7B" w:rsidRPr="00ED676A" w:rsidRDefault="00AE2E7B" w:rsidP="00B0611A">
      <w:pPr>
        <w:pStyle w:val="ListParagraph"/>
        <w:numPr>
          <w:ilvl w:val="0"/>
          <w:numId w:val="2"/>
        </w:numPr>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Heading3"/>
      </w:pPr>
      <w:bookmarkStart w:id="121" w:name="_Toc259090156"/>
      <w:r w:rsidRPr="00ED676A">
        <w:t>Opis danych testowych</w:t>
      </w:r>
      <w:bookmarkEnd w:id="121"/>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8151D3" w:rsidRPr="00ED676A" w:rsidRDefault="008151D3" w:rsidP="00F17B04">
      <w:pPr>
        <w:pStyle w:val="Wypunktowane"/>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8151D3" w:rsidRPr="00ED676A" w:rsidRDefault="008151D3" w:rsidP="00F17B04">
      <w:pPr>
        <w:pStyle w:val="Wypunktowane"/>
      </w:pPr>
      <w:r w:rsidRPr="00ED676A">
        <w:t>“Iris Plants Database” – w Tej bazie są 4 wejścia określające atrybuty irysa. Wyjściem jest jeden atrybut – określający jeden z 3 typów irysów.</w:t>
      </w:r>
    </w:p>
    <w:p w:rsidR="008151D3" w:rsidRPr="00ED676A" w:rsidRDefault="008151D3" w:rsidP="00F17B04">
      <w:pPr>
        <w:pStyle w:val="Wypunktowane"/>
      </w:pPr>
      <w:r w:rsidRPr="00ED676A">
        <w:t xml:space="preserve"> “Wisconsin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8151D3" w:rsidRPr="00ED676A" w:rsidRDefault="008151D3" w:rsidP="00F17B04">
      <w:pPr>
        <w:pStyle w:val="Wypunktowane"/>
      </w:pPr>
      <w:r w:rsidRPr="00ED676A">
        <w:t>Nie ma kilku wartości wyjściowych</w:t>
      </w:r>
    </w:p>
    <w:p w:rsidR="008151D3" w:rsidRPr="00ED676A" w:rsidRDefault="008151D3" w:rsidP="00F17B04">
      <w:pPr>
        <w:pStyle w:val="Wypunktowane"/>
      </w:pPr>
      <w:r w:rsidRPr="00ED676A">
        <w:t>Nie ma brakujących wartości</w:t>
      </w:r>
    </w:p>
    <w:p w:rsidR="008151D3" w:rsidRPr="00ED676A" w:rsidRDefault="008151D3" w:rsidP="008151D3">
      <w:pPr>
        <w:rPr>
          <w:color w:val="auto"/>
        </w:rPr>
      </w:pPr>
    </w:p>
    <w:p w:rsidR="001B7D2B" w:rsidRPr="00ED676A" w:rsidRDefault="001B7D2B" w:rsidP="00F05B9A">
      <w:pPr>
        <w:pStyle w:val="Heading3"/>
      </w:pPr>
      <w:bookmarkStart w:id="122" w:name="_Toc259090157"/>
      <w:r w:rsidRPr="00ED676A">
        <w:t xml:space="preserve">Porównanie </w:t>
      </w:r>
      <w:r w:rsidR="006C3F31" w:rsidRPr="00ED676A">
        <w:t>wydajności wersji</w:t>
      </w:r>
      <w:r w:rsidRPr="00ED676A">
        <w:t xml:space="preserve"> CPU i GPU</w:t>
      </w:r>
      <w:bookmarkEnd w:id="122"/>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Heading3"/>
      </w:pPr>
      <w:bookmarkStart w:id="123" w:name="_Toc259090158"/>
      <w:r w:rsidRPr="00ED676A">
        <w:t>Wpływ optymalizacji na wydajność kerneli</w:t>
      </w:r>
      <w:bookmarkEnd w:id="123"/>
    </w:p>
    <w:p w:rsidR="00673768" w:rsidRPr="00ED676A" w:rsidRDefault="00673768" w:rsidP="00673768">
      <w:pPr>
        <w:rPr>
          <w:color w:val="auto"/>
        </w:rPr>
      </w:pPr>
    </w:p>
    <w:p w:rsidR="00673768" w:rsidRPr="00ED676A" w:rsidRDefault="00673768" w:rsidP="00673768">
      <w:pPr>
        <w:rPr>
          <w:color w:val="auto"/>
        </w:rPr>
      </w:pPr>
      <w:r w:rsidRPr="00ED676A">
        <w:rPr>
          <w:color w:val="auto"/>
        </w:rPr>
        <w:lastRenderedPageBreak/>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Heading3"/>
      </w:pPr>
      <w:bookmarkStart w:id="124" w:name="_Toc259090159"/>
      <w:r w:rsidRPr="00ED676A">
        <w:t>Środowisko testowe</w:t>
      </w:r>
      <w:bookmarkEnd w:id="124"/>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F2026B" w:rsidRPr="00ED676A" w:rsidRDefault="00F2026B" w:rsidP="00F17B04">
      <w:pPr>
        <w:pStyle w:val="Wypunktowane"/>
      </w:pPr>
      <w:r w:rsidRPr="00ED676A">
        <w:t>Procesor</w:t>
      </w:r>
      <w:r w:rsidR="00754194" w:rsidRPr="00ED676A">
        <w:t xml:space="preserve"> </w:t>
      </w:r>
      <w:r w:rsidRPr="00ED676A">
        <w:t>Intel Core 2 Duo P8400, 2.26Ghz</w:t>
      </w:r>
    </w:p>
    <w:p w:rsidR="002A048C" w:rsidRPr="00ED676A" w:rsidRDefault="002A048C" w:rsidP="00F17B04">
      <w:pPr>
        <w:pStyle w:val="Wypunktowane"/>
      </w:pPr>
      <w:r w:rsidRPr="00ED676A">
        <w:t>4GB RAM DDR2, 800Mhz</w:t>
      </w:r>
    </w:p>
    <w:p w:rsidR="002A048C" w:rsidRPr="00ED676A" w:rsidRDefault="002A048C" w:rsidP="00F17B04">
      <w:pPr>
        <w:pStyle w:val="Wypunktowane"/>
      </w:pPr>
      <w:r w:rsidRPr="00ED676A">
        <w:t>Karta graficzna z chipsetem NVIDIA GeForce 9600M GT, 512 MB RAM DDR2</w:t>
      </w:r>
    </w:p>
    <w:p w:rsidR="00C94A1A" w:rsidRPr="00ED676A" w:rsidRDefault="00C94A1A" w:rsidP="00F17B04">
      <w:pPr>
        <w:pStyle w:val="Wypunktowane"/>
      </w:pPr>
      <w:r w:rsidRPr="00ED676A">
        <w:t>Windows Vista 32bit S</w:t>
      </w:r>
      <w:r w:rsidR="00F07C4C" w:rsidRPr="00ED676A">
        <w:t>P2</w:t>
      </w:r>
    </w:p>
    <w:p w:rsidR="00952C6E" w:rsidRPr="00ED676A" w:rsidRDefault="002A048C" w:rsidP="00F17B04">
      <w:pPr>
        <w:pStyle w:val="Wypunktowane"/>
      </w:pPr>
      <w:r w:rsidRPr="00ED676A">
        <w:t>CUDA Toolkit 2.3, CUDA SDK 2.3</w:t>
      </w:r>
    </w:p>
    <w:p w:rsidR="00F07C4C" w:rsidRPr="00ED676A" w:rsidRDefault="00F07C4C" w:rsidP="00F07C4C">
      <w:pPr>
        <w:rPr>
          <w:color w:val="auto"/>
        </w:rPr>
      </w:pPr>
    </w:p>
    <w:p w:rsidR="00F07C4C" w:rsidRPr="00ED676A" w:rsidRDefault="00E04FC7" w:rsidP="00F07C4C">
      <w:pPr>
        <w:rPr>
          <w:color w:val="auto"/>
        </w:rPr>
      </w:pPr>
      <w:r w:rsidRPr="00ED676A">
        <w:rPr>
          <w:color w:val="auto"/>
        </w:rPr>
        <w:t xml:space="preserve">Powyzsze/poniższe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Program uruchomiłem na Windowsie 7 64bit i uruchomiłem podobne testy. Poni</w:t>
      </w:r>
      <w:r w:rsidR="00884BF3" w:rsidRPr="00ED676A">
        <w:rPr>
          <w:color w:val="auto"/>
        </w:rPr>
        <w:t>ż</w:t>
      </w:r>
      <w:r w:rsidR="00264D96" w:rsidRPr="00ED676A">
        <w:rPr>
          <w:color w:val="auto"/>
        </w:rPr>
        <w:t>ej znajduje się porównanie prędkości dzialania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lastRenderedPageBreak/>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Heading4"/>
      </w:pPr>
      <w:bookmarkStart w:id="125" w:name="_Toc259090160"/>
      <w:r w:rsidRPr="00ED676A">
        <w:t>Porównanie działania w różnych systemach operacyjnych</w:t>
      </w:r>
      <w:bookmarkEnd w:id="125"/>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Heading3"/>
      </w:pPr>
      <w:bookmarkStart w:id="126" w:name="_Toc259090161"/>
      <w:r w:rsidRPr="00ED676A">
        <w:t>Informacje końcowe</w:t>
      </w:r>
      <w:bookmarkEnd w:id="126"/>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(Wytłumaczenie, czemu są inne wyniki CPU i GPU - są różnice, bo float zamiast double i inna kolejność obliczeń). (może we wcześniejszym rodziale)</w:t>
      </w:r>
    </w:p>
    <w:p w:rsidR="00D973D2" w:rsidRPr="00ED676A" w:rsidRDefault="00D973D2" w:rsidP="00D973D2">
      <w:pPr>
        <w:rPr>
          <w:color w:val="auto"/>
        </w:rPr>
      </w:pPr>
    </w:p>
    <w:p w:rsidR="00D973D2" w:rsidRPr="00ED676A" w:rsidRDefault="00D973D2" w:rsidP="00F05B9A">
      <w:pPr>
        <w:pStyle w:val="Heading2"/>
      </w:pPr>
      <w:bookmarkStart w:id="127" w:name="_Toc259090162"/>
      <w:r w:rsidRPr="00ED676A">
        <w:t>Narzędzia pomocnicze</w:t>
      </w:r>
      <w:bookmarkEnd w:id="127"/>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3B33F4" w:rsidRPr="00ED676A" w:rsidRDefault="003B33F4" w:rsidP="00F17B04">
      <w:pPr>
        <w:pStyle w:val="Wypunktowane"/>
      </w:pPr>
      <w:r w:rsidRPr="00ED676A">
        <w:t>Czas wykonania przez CPU, GPU</w:t>
      </w:r>
    </w:p>
    <w:p w:rsidR="003B33F4" w:rsidRPr="00ED676A" w:rsidRDefault="003B33F4" w:rsidP="00F17B04">
      <w:pPr>
        <w:pStyle w:val="Wypunktowane"/>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CE2B2A" w:rsidRPr="00ED676A" w:rsidRDefault="00CE2B2A" w:rsidP="00F17B04">
      <w:pPr>
        <w:pStyle w:val="Wypunktowane"/>
      </w:pPr>
      <w:r w:rsidRPr="00ED676A">
        <w:t>Ilość danych zapisów lub odczytanych z pamięci dzielonej</w:t>
      </w:r>
    </w:p>
    <w:p w:rsidR="009A2EB9" w:rsidRPr="00ED676A" w:rsidRDefault="00CE2B2A" w:rsidP="00F17B04">
      <w:pPr>
        <w:pStyle w:val="Wypunktowane"/>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Poniżej jest screenshot programu:</w:t>
      </w:r>
    </w:p>
    <w:p w:rsidR="00CE2B2A" w:rsidRPr="00ED676A" w:rsidRDefault="009A2EB9" w:rsidP="009A2EB9">
      <w:pPr>
        <w:ind w:firstLine="0"/>
        <w:rPr>
          <w:color w:val="auto"/>
        </w:rPr>
      </w:pPr>
      <w:r w:rsidRPr="00ED676A">
        <w:rPr>
          <w:noProof/>
          <w:color w:val="auto"/>
          <w:lang w:val="en-US" w:eastAsia="en-US"/>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CE2B2A" w:rsidRPr="00ED676A" w:rsidRDefault="00072F3F" w:rsidP="00CE2B2A">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293937" w:rsidRPr="00ED676A" w:rsidRDefault="00293937" w:rsidP="00232076">
      <w:pPr>
        <w:ind w:firstLine="0"/>
        <w:rPr>
          <w:color w:val="auto"/>
        </w:rPr>
      </w:pPr>
    </w:p>
    <w:p w:rsidR="001B7D2B" w:rsidRPr="00ED676A" w:rsidRDefault="008D49B7" w:rsidP="002D645B">
      <w:pPr>
        <w:ind w:firstLine="0"/>
        <w:rPr>
          <w:color w:val="auto"/>
        </w:rPr>
      </w:pPr>
      <w:r w:rsidRPr="00ED676A">
        <w:rPr>
          <w:color w:val="auto"/>
        </w:rPr>
        <w:t xml:space="preserve">Inną pomocą w czasie tworzenia programu była możliwość </w:t>
      </w:r>
      <w:r w:rsidRPr="00ED676A">
        <w:rPr>
          <w:b/>
          <w:color w:val="auto"/>
        </w:rPr>
        <w:t>emulacji</w:t>
      </w:r>
      <w:r w:rsidRPr="00ED676A">
        <w:rPr>
          <w:color w:val="auto"/>
        </w:rPr>
        <w:t xml:space="preserve"> wykonania części GPU na </w:t>
      </w:r>
      <w:r w:rsidR="00030B3F" w:rsidRPr="00ED676A">
        <w:rPr>
          <w:color w:val="auto"/>
        </w:rPr>
        <w:t xml:space="preserve">CPU (jest włączana przez specjalny przełącznik kompilacji). </w:t>
      </w:r>
      <w:r w:rsidR="00E75B63" w:rsidRPr="00ED676A">
        <w:rPr>
          <w:color w:val="auto"/>
        </w:rPr>
        <w:t xml:space="preserve">Wykonanie całego programu w trym trybie jest możliwe nawet na komputerach </w:t>
      </w:r>
      <w:r w:rsidR="005E79A1" w:rsidRPr="00ED676A">
        <w:rPr>
          <w:color w:val="auto"/>
        </w:rPr>
        <w:t>niewyposażonych</w:t>
      </w:r>
      <w:r w:rsidR="00E75B63" w:rsidRPr="00ED676A">
        <w:rPr>
          <w:color w:val="auto"/>
        </w:rPr>
        <w:t xml:space="preserve"> w karty graficzne wspierające CUDA. </w:t>
      </w:r>
      <w:r w:rsidR="0097228F" w:rsidRPr="00ED676A">
        <w:rPr>
          <w:color w:val="auto"/>
        </w:rPr>
        <w:t xml:space="preserve">Tryb emulacji umożliwia pozwala na debugowanie kerneli (nie jest możliwe w standardowym trybie bez emulacji). </w:t>
      </w:r>
      <w:r w:rsidR="00013B2A" w:rsidRPr="00ED676A">
        <w:rPr>
          <w:color w:val="auto"/>
        </w:rPr>
        <w:t>Trzeba jednak pamiętać o tym, że jest to emulator, a nie symulator karty graficznej CUDA – występują pewne różnice – niektóre kernele działają poprawnie w trybie emulacji, a w trybie sta</w:t>
      </w:r>
      <w:r w:rsidR="005716C7" w:rsidRPr="00ED676A">
        <w:rPr>
          <w:color w:val="auto"/>
        </w:rPr>
        <w:t>ndardowym mogą nawet zawiesić komputer.</w:t>
      </w:r>
      <w:r w:rsidR="00A11932" w:rsidRPr="00ED676A">
        <w:rPr>
          <w:color w:val="auto"/>
        </w:rPr>
        <w:t xml:space="preserve"> Kod wykonany w emulatorze jest wielokrotnie wolniejszy niż na GPU.</w:t>
      </w:r>
      <w:r w:rsidR="001B7D2B" w:rsidRPr="00ED676A">
        <w:rPr>
          <w:color w:val="auto"/>
        </w:rPr>
        <w:tab/>
      </w:r>
    </w:p>
    <w:p w:rsidR="00107097" w:rsidRPr="00ED676A" w:rsidRDefault="00107097" w:rsidP="00107097">
      <w:pPr>
        <w:rPr>
          <w:color w:val="auto"/>
        </w:rPr>
      </w:pPr>
    </w:p>
    <w:p w:rsidR="00836D01" w:rsidRPr="00ED676A" w:rsidRDefault="00836D01" w:rsidP="002F45CE">
      <w:pPr>
        <w:pStyle w:val="Heading1"/>
      </w:pPr>
      <w:bookmarkStart w:id="128" w:name="_Wnioski/spostrzeżenia"/>
      <w:bookmarkStart w:id="129" w:name="_Toc259090163"/>
      <w:bookmarkEnd w:id="128"/>
      <w:r w:rsidRPr="00ED676A">
        <w:lastRenderedPageBreak/>
        <w:t>Wnioski/spostrzeżenia</w:t>
      </w:r>
      <w:bookmarkEnd w:id="129"/>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552F6C" w:rsidRPr="00ED676A" w:rsidRDefault="00552F6C" w:rsidP="00F17B04">
      <w:pPr>
        <w:pStyle w:val="Wypunktowane"/>
      </w:pPr>
      <w:r w:rsidRPr="00ED676A">
        <w:t>Osiągnięte cele</w:t>
      </w:r>
    </w:p>
    <w:p w:rsidR="00552F6C" w:rsidRPr="00ED676A" w:rsidRDefault="00552F6C" w:rsidP="00F17B04">
      <w:pPr>
        <w:pStyle w:val="Wypunktowane"/>
      </w:pPr>
      <w:r w:rsidRPr="00ED676A">
        <w:t xml:space="preserve">Prawdziwość tezy </w:t>
      </w:r>
      <w:r w:rsidRPr="00ED676A">
        <w:rPr>
          <w:color w:val="948A54"/>
        </w:rPr>
        <w:t>(czy okazała się prawdziwa)</w:t>
      </w:r>
    </w:p>
    <w:p w:rsidR="00552F6C" w:rsidRPr="00ED676A" w:rsidRDefault="00552F6C" w:rsidP="00F17B04">
      <w:pPr>
        <w:pStyle w:val="Wypunktowane"/>
      </w:pPr>
      <w:r w:rsidRPr="00ED676A">
        <w:t>Perspektywy rozwoju programu</w:t>
      </w:r>
    </w:p>
    <w:p w:rsidR="00552F6C" w:rsidRPr="00ED676A" w:rsidRDefault="00552F6C" w:rsidP="00F17B04">
      <w:pPr>
        <w:pStyle w:val="Wypunktowane"/>
      </w:pPr>
      <w:r w:rsidRPr="00ED676A">
        <w:t xml:space="preserve">Perspektywy rozwoju GPGPU </w:t>
      </w:r>
      <w:r w:rsidRPr="00ED676A">
        <w:rPr>
          <w:color w:val="948A54"/>
        </w:rPr>
        <w:t>(ATI, OpenCL, Cuda 1.3, Fermi)</w:t>
      </w:r>
    </w:p>
    <w:p w:rsidR="00552F6C" w:rsidRPr="00ED676A" w:rsidRDefault="00552F6C" w:rsidP="00F17B04">
      <w:pPr>
        <w:pStyle w:val="Wypunktowane"/>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lastRenderedPageBreak/>
        <w:t>W ram jest tylko 1 rodzaj pamięci (cache są niejawne). Tu jest wiecej rodzajow pamięci – przez to trzeba się bardziej zastanawiac nad projektem.</w:t>
      </w:r>
    </w:p>
    <w:p w:rsidR="00040CD8" w:rsidRPr="00ED676A" w:rsidRDefault="00040CD8" w:rsidP="00107097">
      <w:pPr>
        <w:rPr>
          <w:rFonts w:eastAsiaTheme="minorHAnsi"/>
          <w:color w:val="auto"/>
          <w:lang w:eastAsia="en-US"/>
        </w:rPr>
      </w:pPr>
    </w:p>
    <w:p w:rsidR="00107097" w:rsidRPr="00ED676A" w:rsidRDefault="00107097" w:rsidP="00107097">
      <w:pPr>
        <w:rPr>
          <w:rFonts w:eastAsiaTheme="minorHAnsi"/>
          <w:color w:val="auto"/>
          <w:lang w:eastAsia="en-US"/>
        </w:rPr>
      </w:pPr>
    </w:p>
    <w:p w:rsidR="00107097" w:rsidRPr="00ED676A" w:rsidRDefault="00107097" w:rsidP="00276BD1">
      <w:pPr>
        <w:pStyle w:val="Heading2"/>
      </w:pPr>
      <w:bookmarkStart w:id="130" w:name="_Mozliwosc_rozwoju_programu"/>
      <w:bookmarkStart w:id="131" w:name="_Toc259090164"/>
      <w:bookmarkEnd w:id="130"/>
      <w:r w:rsidRPr="00ED676A">
        <w:t>Mozliwosc rozwoju programu</w:t>
      </w:r>
      <w:bookmarkEnd w:id="131"/>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Pr="00ED676A" w:rsidRDefault="00836D01" w:rsidP="002F45CE">
      <w:pPr>
        <w:pStyle w:val="Heading1"/>
      </w:pPr>
      <w:bookmarkStart w:id="132" w:name="_Zakończenie"/>
      <w:bookmarkStart w:id="133" w:name="_Toc259090165"/>
      <w:bookmarkEnd w:id="132"/>
      <w:r w:rsidRPr="00ED676A">
        <w:t>Zakończenie</w:t>
      </w:r>
      <w:bookmarkEnd w:id="133"/>
    </w:p>
    <w:p w:rsidR="00836D01" w:rsidRPr="00ED676A" w:rsidRDefault="00836D01" w:rsidP="002F45CE">
      <w:pPr>
        <w:pStyle w:val="Heading1"/>
      </w:pPr>
      <w:bookmarkStart w:id="134" w:name="_Toc259090166"/>
      <w:r w:rsidRPr="00ED676A">
        <w:t>Bibliografia</w:t>
      </w:r>
      <w:bookmarkEnd w:id="134"/>
    </w:p>
    <w:p w:rsidR="00836D01" w:rsidRPr="00ED676A" w:rsidRDefault="00836D01" w:rsidP="002F45CE">
      <w:pPr>
        <w:pStyle w:val="Heading1"/>
      </w:pPr>
      <w:bookmarkStart w:id="135" w:name="_Toc259090167"/>
      <w:r w:rsidRPr="00ED676A">
        <w:t>Załączniki</w:t>
      </w:r>
      <w:bookmarkEnd w:id="135"/>
    </w:p>
    <w:p w:rsidR="00552F6C" w:rsidRPr="00ED676A" w:rsidRDefault="00552F6C" w:rsidP="00552F6C">
      <w:pPr>
        <w:pStyle w:val="Heading2"/>
      </w:pPr>
      <w:bookmarkStart w:id="136" w:name="_Toc259090168"/>
      <w:r w:rsidRPr="00ED676A">
        <w:t>Kod CPU i GPU?</w:t>
      </w:r>
      <w:bookmarkEnd w:id="136"/>
    </w:p>
    <w:p w:rsidR="00552F6C" w:rsidRPr="00ED676A" w:rsidRDefault="00552F6C" w:rsidP="00552F6C">
      <w:pPr>
        <w:rPr>
          <w:color w:val="auto"/>
        </w:rPr>
      </w:pPr>
    </w:p>
    <w:sectPr w:rsidR="00552F6C" w:rsidRPr="00ED676A" w:rsidSect="002E6CFD">
      <w:footerReference w:type="default" r:id="rId48"/>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2713" w:rsidRDefault="00F42713" w:rsidP="00BB2E40">
      <w:r>
        <w:separator/>
      </w:r>
    </w:p>
  </w:endnote>
  <w:endnote w:type="continuationSeparator" w:id="0">
    <w:p w:rsidR="00F42713" w:rsidRDefault="00F42713"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DD2A69" w:rsidRDefault="008C3886">
        <w:pPr>
          <w:pStyle w:val="Footer"/>
          <w:jc w:val="right"/>
        </w:pPr>
        <w:fldSimple w:instr=" PAGE   \* MERGEFORMAT ">
          <w:r w:rsidR="0024467E">
            <w:rPr>
              <w:noProof/>
            </w:rPr>
            <w:t>14</w:t>
          </w:r>
        </w:fldSimple>
      </w:p>
    </w:sdtContent>
  </w:sdt>
  <w:p w:rsidR="00DD2A69" w:rsidRDefault="00DD2A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2713" w:rsidRDefault="00F42713" w:rsidP="00BB2E40">
      <w:r>
        <w:separator/>
      </w:r>
    </w:p>
  </w:footnote>
  <w:footnote w:type="continuationSeparator" w:id="0">
    <w:p w:rsidR="00F42713" w:rsidRDefault="00F42713" w:rsidP="00BB2E40">
      <w:r>
        <w:continuationSeparator/>
      </w:r>
    </w:p>
  </w:footnote>
  <w:footnote w:id="1">
    <w:p w:rsidR="00DD2A69" w:rsidRPr="00ED676A" w:rsidRDefault="00DD2A69">
      <w:pPr>
        <w:pStyle w:val="FootnoteText"/>
      </w:pPr>
      <w:r w:rsidRPr="00ED676A">
        <w:rPr>
          <w:rStyle w:val="FootnoteReference"/>
        </w:rPr>
        <w:footnoteRef/>
      </w:r>
      <w:r w:rsidRPr="00ED676A">
        <w:t xml:space="preserve"> Wg. tzw. Prawa Moore’a ilość tranzystorów w procesorach podwaja się co 2 lata. Podobnie jest z mocą obliczeniową komputerów.</w:t>
      </w:r>
    </w:p>
  </w:footnote>
  <w:footnote w:id="2">
    <w:p w:rsidR="00DD2A69" w:rsidRPr="00ED676A" w:rsidRDefault="00DD2A69">
      <w:pPr>
        <w:pStyle w:val="FootnoteText"/>
      </w:pPr>
      <w:r w:rsidRPr="00ED676A">
        <w:rPr>
          <w:rStyle w:val="FootnoteReference"/>
        </w:rPr>
        <w:footnoteRef/>
      </w:r>
      <w:r w:rsidRPr="00ED676A">
        <w:t xml:space="preserve"> Aktualnie (kwiecień 2010), najbardziej wydajne karty graficzne mają kilkukrotnie wyższą moc obliczeniową od najbardziej wydajnych procesorów (daj linka)</w:t>
      </w:r>
    </w:p>
  </w:footnote>
  <w:footnote w:id="3">
    <w:p w:rsidR="00DD2A69" w:rsidRDefault="00DD2A69">
      <w:pPr>
        <w:pStyle w:val="FootnoteText"/>
      </w:pPr>
      <w:r>
        <w:rPr>
          <w:rStyle w:val="FootnoteReference"/>
        </w:rPr>
        <w:footnoteRef/>
      </w:r>
      <w:r>
        <w:t xml:space="preserve"> Operacje wykonywane na procesorze CPU (w odróżnieniu od tych wykonywanych na GPU) są też nazywane operacjami wykonywanymi na hoście.</w:t>
      </w:r>
    </w:p>
  </w:footnote>
  <w:footnote w:id="4">
    <w:p w:rsidR="00DD2A69" w:rsidRPr="00ED676A" w:rsidRDefault="00DD2A69">
      <w:pPr>
        <w:pStyle w:val="FootnoteText"/>
      </w:pPr>
      <w:r w:rsidRPr="00ED676A">
        <w:rPr>
          <w:rStyle w:val="FootnoteReference"/>
        </w:rPr>
        <w:footnoteRef/>
      </w:r>
      <w:r w:rsidRPr="00ED676A">
        <w:t xml:space="preserve"> Multi Layer Perceptron – jeden z najpopularniejszych typów sieci neuronowych. Został opisany w rozdziale X.X</w:t>
      </w:r>
    </w:p>
  </w:footnote>
  <w:footnote w:id="5">
    <w:p w:rsidR="00DD2A69" w:rsidRPr="00ED676A" w:rsidRDefault="00DD2A69">
      <w:pPr>
        <w:pStyle w:val="FootnoteText"/>
      </w:pPr>
      <w:r w:rsidRPr="00ED676A">
        <w:rPr>
          <w:rStyle w:val="FootnoteReference"/>
        </w:rPr>
        <w:footnoteRef/>
      </w:r>
      <w:r w:rsidRPr="00ED676A">
        <w:t xml:space="preserve"> General Purpose GPU – użycie GPU do ogólnych zastosowań</w:t>
      </w:r>
    </w:p>
  </w:footnote>
  <w:footnote w:id="6">
    <w:p w:rsidR="00DD2A69" w:rsidRDefault="00DD2A69">
      <w:pPr>
        <w:pStyle w:val="FootnoteText"/>
      </w:pPr>
      <w:r>
        <w:rPr>
          <w:rStyle w:val="FootnoteReference"/>
        </w:rPr>
        <w:footnoteRef/>
      </w:r>
      <w:r>
        <w:t xml:space="preserve"> Compute Unified Device Architecture</w:t>
      </w:r>
    </w:p>
  </w:footnote>
  <w:footnote w:id="7">
    <w:p w:rsidR="00DD2A69" w:rsidRPr="00ED676A" w:rsidRDefault="00DD2A69">
      <w:pPr>
        <w:pStyle w:val="FootnoteText"/>
      </w:pPr>
      <w:r w:rsidRPr="00ED676A">
        <w:rPr>
          <w:rStyle w:val="FootnoteReference"/>
        </w:rPr>
        <w:footnoteRef/>
      </w:r>
      <w:r w:rsidRPr="00ED676A">
        <w:t xml:space="preserve"> Potok renderujący – sekwencja operacji renderująca trójwymiarową scenę do dwuwymiarowego obrazu rastrowego</w:t>
      </w:r>
    </w:p>
  </w:footnote>
  <w:footnote w:id="8">
    <w:p w:rsidR="00DD2A69" w:rsidRPr="00ED676A" w:rsidRDefault="00DD2A69">
      <w:pPr>
        <w:pStyle w:val="FootnoteText"/>
      </w:pPr>
      <w:r w:rsidRPr="00ED676A">
        <w:rPr>
          <w:rStyle w:val="FootnoteReference"/>
        </w:rPr>
        <w:footnoteRef/>
      </w:r>
      <w:r w:rsidRPr="00ED676A">
        <w:t xml:space="preserve"> http://en.wikipedia.org/wiki/Graphic_card</w:t>
      </w:r>
    </w:p>
  </w:footnote>
  <w:footnote w:id="9">
    <w:p w:rsidR="00DD2A69" w:rsidRPr="00ED676A" w:rsidRDefault="00DD2A69">
      <w:pPr>
        <w:pStyle w:val="FootnoteText"/>
      </w:pPr>
      <w:r w:rsidRPr="00ED676A">
        <w:rPr>
          <w:rStyle w:val="FootnoteReference"/>
        </w:rPr>
        <w:footnoteRef/>
      </w:r>
      <w:r w:rsidRPr="00ED676A">
        <w:t xml:space="preserve"> Do tej pory operacje 3D musiały być obliczane przez główny procesor komputera.</w:t>
      </w:r>
    </w:p>
  </w:footnote>
  <w:footnote w:id="10">
    <w:p w:rsidR="00DD2A69" w:rsidRPr="00196FEF" w:rsidRDefault="00DD2A69">
      <w:pPr>
        <w:pStyle w:val="FootnoteText"/>
      </w:pPr>
      <w:r w:rsidRPr="00196FEF">
        <w:rPr>
          <w:rStyle w:val="FootnoteReference"/>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11">
    <w:p w:rsidR="00DD2A69" w:rsidDel="0087136F" w:rsidRDefault="00DD2A69">
      <w:pPr>
        <w:pStyle w:val="FootnoteText"/>
        <w:rPr>
          <w:del w:id="9" w:author="romanjul" w:date="2010-04-16T14:05:00Z"/>
        </w:rPr>
      </w:pPr>
      <w:del w:id="10" w:author="romanjul" w:date="2010-04-16T14:05:00Z">
        <w:r w:rsidDel="0087136F">
          <w:rPr>
            <w:rStyle w:val="FootnoteReference"/>
          </w:rPr>
          <w:footnoteRef/>
        </w:r>
        <w:r w:rsidDel="0087136F">
          <w:delText xml:space="preserve"> </w:delText>
        </w:r>
        <w:r w:rsidRPr="00264720" w:rsidDel="0087136F">
          <w:delText>http://en.wikipedia.org/wiki/Shader</w:delText>
        </w:r>
      </w:del>
    </w:p>
  </w:footnote>
  <w:footnote w:id="12">
    <w:p w:rsidR="00DD2A69" w:rsidRDefault="00DD2A69" w:rsidP="005D5019">
      <w:pPr>
        <w:pStyle w:val="FootnoteText"/>
      </w:pPr>
      <w:r>
        <w:rPr>
          <w:rStyle w:val="FootnoteReference"/>
        </w:rPr>
        <w:footnoteRef/>
      </w:r>
      <w:hyperlink r:id="rId1" w:history="1">
        <w:r w:rsidRPr="00681963">
          <w:rPr>
            <w:rStyle w:val="Hyperlink"/>
          </w:rPr>
          <w:t>http://developer.download.nvidia.com/compute/cuda/3_0/toolkit/docs/NVIDIA_CUDA_ProgrammingGuide.pdf</w:t>
        </w:r>
      </w:hyperlink>
      <w:r>
        <w:t xml:space="preserve"> , str.3</w:t>
      </w:r>
    </w:p>
  </w:footnote>
  <w:footnote w:id="13">
    <w:p w:rsidR="00DD2A69" w:rsidRDefault="00DD2A69">
      <w:pPr>
        <w:pStyle w:val="FootnoteText"/>
      </w:pPr>
      <w:r>
        <w:rPr>
          <w:rStyle w:val="FootnoteReference"/>
        </w:rPr>
        <w:footnoteRef/>
      </w:r>
      <w:r>
        <w:t xml:space="preserve"> </w:t>
      </w:r>
      <w:r>
        <w:rPr>
          <w:i/>
          <w:iCs/>
        </w:rPr>
        <w:t xml:space="preserve">Arithmetic Logic Unit, </w:t>
      </w:r>
      <w:r>
        <w:rPr>
          <w:b/>
          <w:bCs/>
        </w:rPr>
        <w:t>Jednostka arytmetyczno-logiczna, układ wykonujący operacje na liczbach całkowitych</w:t>
      </w:r>
    </w:p>
  </w:footnote>
  <w:footnote w:id="14">
    <w:p w:rsidR="00DD2A69" w:rsidRDefault="00DD2A69" w:rsidP="002C6A1F">
      <w:pPr>
        <w:pStyle w:val="FootnoteText"/>
      </w:pPr>
      <w:r>
        <w:rPr>
          <w:rStyle w:val="FootnoteReference"/>
        </w:rPr>
        <w:footnoteRef/>
      </w:r>
      <w:r>
        <w:t xml:space="preserve"> </w:t>
      </w:r>
      <w:r>
        <w:rPr>
          <w:i/>
          <w:iCs/>
        </w:rPr>
        <w:t xml:space="preserve">Floating Point Unit, </w:t>
      </w:r>
      <w:r>
        <w:rPr>
          <w:b/>
          <w:bCs/>
        </w:rPr>
        <w:t>jednostka zmiennoprzecinkowa, układ wykonujący operacje na liczbach zmiennoprzecinkowych</w:t>
      </w:r>
    </w:p>
    <w:p w:rsidR="00DD2A69" w:rsidRDefault="00DD2A69">
      <w:pPr>
        <w:pStyle w:val="FootnoteText"/>
      </w:pPr>
    </w:p>
  </w:footnote>
  <w:footnote w:id="15">
    <w:p w:rsidR="00DD2A69" w:rsidRDefault="00DD2A69">
      <w:pPr>
        <w:pStyle w:val="FootnoteText"/>
      </w:pPr>
      <w:r>
        <w:rPr>
          <w:rStyle w:val="FootnoteReference"/>
        </w:rPr>
        <w:footnoteRef/>
      </w:r>
      <w:r>
        <w:t xml:space="preserve"> Nie ma konieczności używania wielu instrukcji sterujących for, do, while</w:t>
      </w:r>
    </w:p>
  </w:footnote>
  <w:footnote w:id="16">
    <w:p w:rsidR="00DD2A69" w:rsidRDefault="00DD2A69">
      <w:pPr>
        <w:pStyle w:val="FootnoteText"/>
      </w:pPr>
      <w:r>
        <w:rPr>
          <w:rStyle w:val="FootnoteReference"/>
        </w:rPr>
        <w:footnoteRef/>
      </w:r>
      <w:r>
        <w:t xml:space="preserve"> ang. Streaming Multiprocessor (SM)</w:t>
      </w:r>
    </w:p>
  </w:footnote>
  <w:footnote w:id="17">
    <w:p w:rsidR="00DD2A69" w:rsidRDefault="00DD2A69">
      <w:pPr>
        <w:pStyle w:val="FootnoteText"/>
      </w:pPr>
      <w:r>
        <w:rPr>
          <w:rStyle w:val="FootnoteReference"/>
        </w:rPr>
        <w:footnoteRef/>
      </w:r>
      <w:r>
        <w:t xml:space="preserve"> Ang. Scalar Processor (SP)</w:t>
      </w:r>
    </w:p>
  </w:footnote>
  <w:footnote w:id="18">
    <w:p w:rsidR="00DD2A69" w:rsidRDefault="00DD2A69">
      <w:pPr>
        <w:pStyle w:val="FootnoteText"/>
      </w:pPr>
      <w:r>
        <w:rPr>
          <w:rStyle w:val="FootnoteReference"/>
        </w:rPr>
        <w:footnoteRef/>
      </w:r>
      <w:r>
        <w:t xml:space="preserve"> Np. w przypadku pamięci globalnej, wszystkie wątki w jednym warpie (opisany dalej) powinny jednocześnie odczytywać lub zapisywać kolejne komórki pamięci.</w:t>
      </w:r>
    </w:p>
  </w:footnote>
  <w:footnote w:id="19">
    <w:p w:rsidR="0087136F" w:rsidRDefault="0087136F">
      <w:pPr>
        <w:pStyle w:val="FootnoteText"/>
      </w:pPr>
      <w:ins w:id="29" w:author="romanjul" w:date="2010-04-16T13:56:00Z">
        <w:r>
          <w:rPr>
            <w:rStyle w:val="FootnoteReference"/>
          </w:rPr>
          <w:footnoteRef/>
        </w:r>
        <w:r>
          <w:t xml:space="preserve"> </w:t>
        </w:r>
        <w:r w:rsidRPr="0087136F">
          <w:t>http://gpgpu.org/about</w:t>
        </w:r>
      </w:ins>
    </w:p>
  </w:footnote>
  <w:footnote w:id="20">
    <w:p w:rsidR="0087136F" w:rsidRDefault="0087136F" w:rsidP="0087136F">
      <w:pPr>
        <w:pStyle w:val="FootnoteText"/>
        <w:rPr>
          <w:ins w:id="36" w:author="romanjul" w:date="2010-04-16T14:05:00Z"/>
        </w:rPr>
      </w:pPr>
      <w:ins w:id="37" w:author="romanjul" w:date="2010-04-16T14:05:00Z">
        <w:r>
          <w:rPr>
            <w:rStyle w:val="FootnoteReference"/>
          </w:rPr>
          <w:footnoteRef/>
        </w:r>
        <w:r>
          <w:t xml:space="preserve"> </w:t>
        </w:r>
        <w:r w:rsidRPr="00264720">
          <w:t>http://en.wikipedia.org/wiki/Shader</w:t>
        </w:r>
      </w:ins>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7543ADA"/>
    <w:lvl w:ilvl="0">
      <w:start w:val="1"/>
      <w:numFmt w:val="decimal"/>
      <w:lvlText w:val="%1."/>
      <w:lvlJc w:val="left"/>
      <w:pPr>
        <w:tabs>
          <w:tab w:val="num" w:pos="1492"/>
        </w:tabs>
        <w:ind w:left="1492" w:hanging="360"/>
      </w:pPr>
    </w:lvl>
  </w:abstractNum>
  <w:abstractNum w:abstractNumId="1">
    <w:nsid w:val="FFFFFF7D"/>
    <w:multiLevelType w:val="singleLevel"/>
    <w:tmpl w:val="A1AE09E8"/>
    <w:lvl w:ilvl="0">
      <w:start w:val="1"/>
      <w:numFmt w:val="decimal"/>
      <w:lvlText w:val="%1."/>
      <w:lvlJc w:val="left"/>
      <w:pPr>
        <w:tabs>
          <w:tab w:val="num" w:pos="1209"/>
        </w:tabs>
        <w:ind w:left="1209" w:hanging="360"/>
      </w:pPr>
    </w:lvl>
  </w:abstractNum>
  <w:abstractNum w:abstractNumId="2">
    <w:nsid w:val="FFFFFF7E"/>
    <w:multiLevelType w:val="singleLevel"/>
    <w:tmpl w:val="CA2CA306"/>
    <w:lvl w:ilvl="0">
      <w:start w:val="1"/>
      <w:numFmt w:val="decimal"/>
      <w:lvlText w:val="%1."/>
      <w:lvlJc w:val="left"/>
      <w:pPr>
        <w:tabs>
          <w:tab w:val="num" w:pos="926"/>
        </w:tabs>
        <w:ind w:left="926" w:hanging="360"/>
      </w:pPr>
    </w:lvl>
  </w:abstractNum>
  <w:abstractNum w:abstractNumId="3">
    <w:nsid w:val="FFFFFF7F"/>
    <w:multiLevelType w:val="singleLevel"/>
    <w:tmpl w:val="774615AC"/>
    <w:lvl w:ilvl="0">
      <w:start w:val="1"/>
      <w:numFmt w:val="decimal"/>
      <w:lvlText w:val="%1."/>
      <w:lvlJc w:val="left"/>
      <w:pPr>
        <w:tabs>
          <w:tab w:val="num" w:pos="643"/>
        </w:tabs>
        <w:ind w:left="643" w:hanging="360"/>
      </w:pPr>
    </w:lvl>
  </w:abstractNum>
  <w:abstractNum w:abstractNumId="4">
    <w:nsid w:val="FFFFFF80"/>
    <w:multiLevelType w:val="singleLevel"/>
    <w:tmpl w:val="CF20BC8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73276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83E4B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246581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3E89304"/>
    <w:lvl w:ilvl="0">
      <w:start w:val="1"/>
      <w:numFmt w:val="decimal"/>
      <w:lvlText w:val="%1."/>
      <w:lvlJc w:val="left"/>
      <w:pPr>
        <w:tabs>
          <w:tab w:val="num" w:pos="360"/>
        </w:tabs>
        <w:ind w:left="360" w:hanging="360"/>
      </w:pPr>
    </w:lvl>
  </w:abstractNum>
  <w:abstractNum w:abstractNumId="9">
    <w:nsid w:val="FFFFFF89"/>
    <w:multiLevelType w:val="singleLevel"/>
    <w:tmpl w:val="1B4EDD9C"/>
    <w:lvl w:ilvl="0">
      <w:start w:val="1"/>
      <w:numFmt w:val="bullet"/>
      <w:lvlText w:val=""/>
      <w:lvlJc w:val="left"/>
      <w:pPr>
        <w:tabs>
          <w:tab w:val="num" w:pos="360"/>
        </w:tabs>
        <w:ind w:left="360" w:hanging="360"/>
      </w:pPr>
      <w:rPr>
        <w:rFonts w:ascii="Symbol" w:hAnsi="Symbol" w:hint="default"/>
      </w:rPr>
    </w:lvl>
  </w:abstractNum>
  <w:abstractNum w:abstractNumId="10">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4">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28">
    <w:nsid w:val="769453EB"/>
    <w:multiLevelType w:val="multilevel"/>
    <w:tmpl w:val="C9CE7C4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3"/>
  </w:num>
  <w:num w:numId="3">
    <w:abstractNumId w:val="20"/>
  </w:num>
  <w:num w:numId="4">
    <w:abstractNumId w:val="12"/>
  </w:num>
  <w:num w:numId="5">
    <w:abstractNumId w:val="21"/>
  </w:num>
  <w:num w:numId="6">
    <w:abstractNumId w:val="16"/>
  </w:num>
  <w:num w:numId="7">
    <w:abstractNumId w:val="17"/>
  </w:num>
  <w:num w:numId="8">
    <w:abstractNumId w:val="25"/>
  </w:num>
  <w:num w:numId="9">
    <w:abstractNumId w:val="24"/>
  </w:num>
  <w:num w:numId="10">
    <w:abstractNumId w:val="27"/>
  </w:num>
  <w:num w:numId="11">
    <w:abstractNumId w:val="13"/>
  </w:num>
  <w:num w:numId="12">
    <w:abstractNumId w:val="28"/>
  </w:num>
  <w:num w:numId="13">
    <w:abstractNumId w:val="19"/>
  </w:num>
  <w:num w:numId="14">
    <w:abstractNumId w:val="15"/>
  </w:num>
  <w:num w:numId="15">
    <w:abstractNumId w:val="14"/>
  </w:num>
  <w:num w:numId="16">
    <w:abstractNumId w:val="11"/>
  </w:num>
  <w:num w:numId="17">
    <w:abstractNumId w:val="1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2"/>
  </w:num>
  <w:num w:numId="29">
    <w:abstractNumId w:val="26"/>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stylePaneFormatFilter w:val="1024"/>
  <w:trackRevisions/>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45A8"/>
    <w:rsid w:val="0001129D"/>
    <w:rsid w:val="00013B2A"/>
    <w:rsid w:val="000155F1"/>
    <w:rsid w:val="00016222"/>
    <w:rsid w:val="00016A1B"/>
    <w:rsid w:val="00020EFE"/>
    <w:rsid w:val="00020F08"/>
    <w:rsid w:val="00022634"/>
    <w:rsid w:val="00022DB2"/>
    <w:rsid w:val="00030B3F"/>
    <w:rsid w:val="00034940"/>
    <w:rsid w:val="00036DAA"/>
    <w:rsid w:val="00040C14"/>
    <w:rsid w:val="00040CD8"/>
    <w:rsid w:val="0004245B"/>
    <w:rsid w:val="00042BD4"/>
    <w:rsid w:val="00043092"/>
    <w:rsid w:val="00052978"/>
    <w:rsid w:val="00055BD3"/>
    <w:rsid w:val="00057B03"/>
    <w:rsid w:val="0006165B"/>
    <w:rsid w:val="0006476B"/>
    <w:rsid w:val="00066F82"/>
    <w:rsid w:val="00072F3F"/>
    <w:rsid w:val="00073D3C"/>
    <w:rsid w:val="0007415A"/>
    <w:rsid w:val="00074685"/>
    <w:rsid w:val="00075498"/>
    <w:rsid w:val="00075D1A"/>
    <w:rsid w:val="00085BED"/>
    <w:rsid w:val="00087AAF"/>
    <w:rsid w:val="00090C59"/>
    <w:rsid w:val="000911F2"/>
    <w:rsid w:val="00092AFA"/>
    <w:rsid w:val="000954A1"/>
    <w:rsid w:val="00095911"/>
    <w:rsid w:val="00096BC7"/>
    <w:rsid w:val="000A4C18"/>
    <w:rsid w:val="000A51E0"/>
    <w:rsid w:val="000A58DA"/>
    <w:rsid w:val="000B1452"/>
    <w:rsid w:val="000B535D"/>
    <w:rsid w:val="000B705B"/>
    <w:rsid w:val="000C7837"/>
    <w:rsid w:val="000E017B"/>
    <w:rsid w:val="000E4EED"/>
    <w:rsid w:val="000E7917"/>
    <w:rsid w:val="000F37D0"/>
    <w:rsid w:val="00104C2F"/>
    <w:rsid w:val="00107097"/>
    <w:rsid w:val="00114600"/>
    <w:rsid w:val="00114D68"/>
    <w:rsid w:val="00123BEB"/>
    <w:rsid w:val="00123CC3"/>
    <w:rsid w:val="00124343"/>
    <w:rsid w:val="001447BF"/>
    <w:rsid w:val="00153502"/>
    <w:rsid w:val="00162965"/>
    <w:rsid w:val="001629DB"/>
    <w:rsid w:val="00163619"/>
    <w:rsid w:val="001672DD"/>
    <w:rsid w:val="00167804"/>
    <w:rsid w:val="001724A1"/>
    <w:rsid w:val="00173BDB"/>
    <w:rsid w:val="001801CC"/>
    <w:rsid w:val="00181F13"/>
    <w:rsid w:val="00182F83"/>
    <w:rsid w:val="00183832"/>
    <w:rsid w:val="0018584D"/>
    <w:rsid w:val="00185F3D"/>
    <w:rsid w:val="00196FEF"/>
    <w:rsid w:val="001A1393"/>
    <w:rsid w:val="001A24A8"/>
    <w:rsid w:val="001A2E74"/>
    <w:rsid w:val="001A2FFD"/>
    <w:rsid w:val="001B7D2B"/>
    <w:rsid w:val="001C4178"/>
    <w:rsid w:val="001D5438"/>
    <w:rsid w:val="001E29D2"/>
    <w:rsid w:val="001E6519"/>
    <w:rsid w:val="001F5315"/>
    <w:rsid w:val="001F7F8C"/>
    <w:rsid w:val="00201D9B"/>
    <w:rsid w:val="00202AB5"/>
    <w:rsid w:val="002059AF"/>
    <w:rsid w:val="00225B8F"/>
    <w:rsid w:val="002301E2"/>
    <w:rsid w:val="00232076"/>
    <w:rsid w:val="002431DE"/>
    <w:rsid w:val="0024467E"/>
    <w:rsid w:val="002515D5"/>
    <w:rsid w:val="0025516D"/>
    <w:rsid w:val="002570E4"/>
    <w:rsid w:val="0026244D"/>
    <w:rsid w:val="00262748"/>
    <w:rsid w:val="00264720"/>
    <w:rsid w:val="00264D96"/>
    <w:rsid w:val="00266FFA"/>
    <w:rsid w:val="00267178"/>
    <w:rsid w:val="00267338"/>
    <w:rsid w:val="00276167"/>
    <w:rsid w:val="00276682"/>
    <w:rsid w:val="00276BD1"/>
    <w:rsid w:val="00283F42"/>
    <w:rsid w:val="00284844"/>
    <w:rsid w:val="00287868"/>
    <w:rsid w:val="002879A1"/>
    <w:rsid w:val="00293937"/>
    <w:rsid w:val="002A048C"/>
    <w:rsid w:val="002B206A"/>
    <w:rsid w:val="002B2E83"/>
    <w:rsid w:val="002B3236"/>
    <w:rsid w:val="002B7610"/>
    <w:rsid w:val="002C6A1F"/>
    <w:rsid w:val="002C7029"/>
    <w:rsid w:val="002C76FE"/>
    <w:rsid w:val="002D36BE"/>
    <w:rsid w:val="002D645B"/>
    <w:rsid w:val="002D6CD6"/>
    <w:rsid w:val="002D6D66"/>
    <w:rsid w:val="002E2F36"/>
    <w:rsid w:val="002E6CFD"/>
    <w:rsid w:val="002F45CE"/>
    <w:rsid w:val="002F75C6"/>
    <w:rsid w:val="0030070E"/>
    <w:rsid w:val="003015DC"/>
    <w:rsid w:val="00313128"/>
    <w:rsid w:val="0031327E"/>
    <w:rsid w:val="00316C96"/>
    <w:rsid w:val="00322C7C"/>
    <w:rsid w:val="00323054"/>
    <w:rsid w:val="003336F6"/>
    <w:rsid w:val="0033400C"/>
    <w:rsid w:val="00334251"/>
    <w:rsid w:val="00334D78"/>
    <w:rsid w:val="00343690"/>
    <w:rsid w:val="003444E4"/>
    <w:rsid w:val="00357711"/>
    <w:rsid w:val="00360302"/>
    <w:rsid w:val="00366847"/>
    <w:rsid w:val="003677DF"/>
    <w:rsid w:val="00367958"/>
    <w:rsid w:val="00372337"/>
    <w:rsid w:val="00377087"/>
    <w:rsid w:val="003845B3"/>
    <w:rsid w:val="003867AD"/>
    <w:rsid w:val="0038695E"/>
    <w:rsid w:val="00387911"/>
    <w:rsid w:val="003A128C"/>
    <w:rsid w:val="003A3BAC"/>
    <w:rsid w:val="003A5ABC"/>
    <w:rsid w:val="003A6DE7"/>
    <w:rsid w:val="003B3204"/>
    <w:rsid w:val="003B33F4"/>
    <w:rsid w:val="003B3C87"/>
    <w:rsid w:val="003B641A"/>
    <w:rsid w:val="003C3F46"/>
    <w:rsid w:val="003C7196"/>
    <w:rsid w:val="003F5F8C"/>
    <w:rsid w:val="003F6796"/>
    <w:rsid w:val="003F719D"/>
    <w:rsid w:val="004173A9"/>
    <w:rsid w:val="00420509"/>
    <w:rsid w:val="00420FF8"/>
    <w:rsid w:val="00421508"/>
    <w:rsid w:val="0043571C"/>
    <w:rsid w:val="00437200"/>
    <w:rsid w:val="00441F24"/>
    <w:rsid w:val="004456A1"/>
    <w:rsid w:val="004460BF"/>
    <w:rsid w:val="00446BC5"/>
    <w:rsid w:val="00447DFA"/>
    <w:rsid w:val="00450DA4"/>
    <w:rsid w:val="004537B9"/>
    <w:rsid w:val="004559C6"/>
    <w:rsid w:val="00456D02"/>
    <w:rsid w:val="00472078"/>
    <w:rsid w:val="00474C0D"/>
    <w:rsid w:val="004772D9"/>
    <w:rsid w:val="00480491"/>
    <w:rsid w:val="00482F0E"/>
    <w:rsid w:val="00483616"/>
    <w:rsid w:val="004917B5"/>
    <w:rsid w:val="004A25E2"/>
    <w:rsid w:val="004A38E5"/>
    <w:rsid w:val="004A3B7B"/>
    <w:rsid w:val="004A6536"/>
    <w:rsid w:val="004B0917"/>
    <w:rsid w:val="004B1140"/>
    <w:rsid w:val="004B16FA"/>
    <w:rsid w:val="004C10DA"/>
    <w:rsid w:val="004C41D3"/>
    <w:rsid w:val="004D1D16"/>
    <w:rsid w:val="004D316D"/>
    <w:rsid w:val="004D6143"/>
    <w:rsid w:val="004D73DB"/>
    <w:rsid w:val="004D7EE7"/>
    <w:rsid w:val="004E17C7"/>
    <w:rsid w:val="004E256F"/>
    <w:rsid w:val="004E632F"/>
    <w:rsid w:val="004F0C37"/>
    <w:rsid w:val="004F0FF0"/>
    <w:rsid w:val="004F3A28"/>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45DBE"/>
    <w:rsid w:val="00552F6C"/>
    <w:rsid w:val="005532F4"/>
    <w:rsid w:val="0055471F"/>
    <w:rsid w:val="0056009C"/>
    <w:rsid w:val="0056206B"/>
    <w:rsid w:val="00565B3F"/>
    <w:rsid w:val="00567629"/>
    <w:rsid w:val="005716C7"/>
    <w:rsid w:val="005924BD"/>
    <w:rsid w:val="00594A09"/>
    <w:rsid w:val="005A03DA"/>
    <w:rsid w:val="005A0BDA"/>
    <w:rsid w:val="005A1E3B"/>
    <w:rsid w:val="005A22E7"/>
    <w:rsid w:val="005B2378"/>
    <w:rsid w:val="005B61EF"/>
    <w:rsid w:val="005D1DB6"/>
    <w:rsid w:val="005D31F0"/>
    <w:rsid w:val="005D379E"/>
    <w:rsid w:val="005D5019"/>
    <w:rsid w:val="005E79A1"/>
    <w:rsid w:val="005F421D"/>
    <w:rsid w:val="005F5A6C"/>
    <w:rsid w:val="005F6B18"/>
    <w:rsid w:val="006003FF"/>
    <w:rsid w:val="00602B0F"/>
    <w:rsid w:val="00603388"/>
    <w:rsid w:val="00607B38"/>
    <w:rsid w:val="00610676"/>
    <w:rsid w:val="00610A88"/>
    <w:rsid w:val="00610EC2"/>
    <w:rsid w:val="0061336B"/>
    <w:rsid w:val="00615A2D"/>
    <w:rsid w:val="00616038"/>
    <w:rsid w:val="006239ED"/>
    <w:rsid w:val="00625DC5"/>
    <w:rsid w:val="0063254C"/>
    <w:rsid w:val="0063320C"/>
    <w:rsid w:val="00633D35"/>
    <w:rsid w:val="00637749"/>
    <w:rsid w:val="006379A4"/>
    <w:rsid w:val="00640D5B"/>
    <w:rsid w:val="00645592"/>
    <w:rsid w:val="006467A4"/>
    <w:rsid w:val="006526E5"/>
    <w:rsid w:val="00664CE1"/>
    <w:rsid w:val="006705C9"/>
    <w:rsid w:val="006712A9"/>
    <w:rsid w:val="00672030"/>
    <w:rsid w:val="00673768"/>
    <w:rsid w:val="00673AD1"/>
    <w:rsid w:val="00675E72"/>
    <w:rsid w:val="00684021"/>
    <w:rsid w:val="006905C7"/>
    <w:rsid w:val="00692196"/>
    <w:rsid w:val="006A2E6E"/>
    <w:rsid w:val="006B0394"/>
    <w:rsid w:val="006B0FCD"/>
    <w:rsid w:val="006B316F"/>
    <w:rsid w:val="006B66D6"/>
    <w:rsid w:val="006B7562"/>
    <w:rsid w:val="006C1225"/>
    <w:rsid w:val="006C19E7"/>
    <w:rsid w:val="006C3F31"/>
    <w:rsid w:val="006D0C50"/>
    <w:rsid w:val="006D1236"/>
    <w:rsid w:val="006D308C"/>
    <w:rsid w:val="006D3568"/>
    <w:rsid w:val="006D6731"/>
    <w:rsid w:val="006D79D9"/>
    <w:rsid w:val="006E2509"/>
    <w:rsid w:val="006E255A"/>
    <w:rsid w:val="006E3744"/>
    <w:rsid w:val="006F17B5"/>
    <w:rsid w:val="006F38B2"/>
    <w:rsid w:val="006F42A6"/>
    <w:rsid w:val="006F6274"/>
    <w:rsid w:val="006F7A01"/>
    <w:rsid w:val="007001C5"/>
    <w:rsid w:val="007145CA"/>
    <w:rsid w:val="00714F09"/>
    <w:rsid w:val="0071631C"/>
    <w:rsid w:val="0072218F"/>
    <w:rsid w:val="00726F3F"/>
    <w:rsid w:val="007331B4"/>
    <w:rsid w:val="00735B97"/>
    <w:rsid w:val="007365CD"/>
    <w:rsid w:val="00737B7E"/>
    <w:rsid w:val="00745A60"/>
    <w:rsid w:val="0075126F"/>
    <w:rsid w:val="00754194"/>
    <w:rsid w:val="007548EF"/>
    <w:rsid w:val="007552EA"/>
    <w:rsid w:val="0075698C"/>
    <w:rsid w:val="00756EC5"/>
    <w:rsid w:val="00756FA3"/>
    <w:rsid w:val="007633B4"/>
    <w:rsid w:val="00772602"/>
    <w:rsid w:val="00773825"/>
    <w:rsid w:val="00774A83"/>
    <w:rsid w:val="00780038"/>
    <w:rsid w:val="00782300"/>
    <w:rsid w:val="00782A56"/>
    <w:rsid w:val="007A4992"/>
    <w:rsid w:val="007A4DA6"/>
    <w:rsid w:val="007B381A"/>
    <w:rsid w:val="007B51B9"/>
    <w:rsid w:val="007C0EFE"/>
    <w:rsid w:val="007C12B6"/>
    <w:rsid w:val="007C5C3A"/>
    <w:rsid w:val="007D04FC"/>
    <w:rsid w:val="007D1776"/>
    <w:rsid w:val="007E03D8"/>
    <w:rsid w:val="007E0F29"/>
    <w:rsid w:val="007E2011"/>
    <w:rsid w:val="007E6DD8"/>
    <w:rsid w:val="007F264D"/>
    <w:rsid w:val="007F284A"/>
    <w:rsid w:val="007F7942"/>
    <w:rsid w:val="00801814"/>
    <w:rsid w:val="008151D3"/>
    <w:rsid w:val="008228C8"/>
    <w:rsid w:val="00823FB6"/>
    <w:rsid w:val="008264A6"/>
    <w:rsid w:val="00830496"/>
    <w:rsid w:val="00831119"/>
    <w:rsid w:val="0083472E"/>
    <w:rsid w:val="00836D01"/>
    <w:rsid w:val="00836E9D"/>
    <w:rsid w:val="00837EC0"/>
    <w:rsid w:val="00841988"/>
    <w:rsid w:val="0084597A"/>
    <w:rsid w:val="00853FB1"/>
    <w:rsid w:val="0085577A"/>
    <w:rsid w:val="00856792"/>
    <w:rsid w:val="00856A3B"/>
    <w:rsid w:val="0087086D"/>
    <w:rsid w:val="008708A2"/>
    <w:rsid w:val="00870B6C"/>
    <w:rsid w:val="0087136F"/>
    <w:rsid w:val="008721AC"/>
    <w:rsid w:val="0087468D"/>
    <w:rsid w:val="008755F2"/>
    <w:rsid w:val="008778A3"/>
    <w:rsid w:val="00882078"/>
    <w:rsid w:val="00884BF3"/>
    <w:rsid w:val="0088599E"/>
    <w:rsid w:val="008949F6"/>
    <w:rsid w:val="00895B09"/>
    <w:rsid w:val="00897BED"/>
    <w:rsid w:val="008A131F"/>
    <w:rsid w:val="008A4F80"/>
    <w:rsid w:val="008B5404"/>
    <w:rsid w:val="008C1110"/>
    <w:rsid w:val="008C1987"/>
    <w:rsid w:val="008C2B0F"/>
    <w:rsid w:val="008C3886"/>
    <w:rsid w:val="008C4DDE"/>
    <w:rsid w:val="008C6803"/>
    <w:rsid w:val="008C692F"/>
    <w:rsid w:val="008D2F00"/>
    <w:rsid w:val="008D49B7"/>
    <w:rsid w:val="008E0993"/>
    <w:rsid w:val="008E614E"/>
    <w:rsid w:val="008F60ED"/>
    <w:rsid w:val="008F7B7E"/>
    <w:rsid w:val="00900039"/>
    <w:rsid w:val="00900822"/>
    <w:rsid w:val="00912090"/>
    <w:rsid w:val="00914447"/>
    <w:rsid w:val="0092468A"/>
    <w:rsid w:val="009419D4"/>
    <w:rsid w:val="0094247C"/>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5C74"/>
    <w:rsid w:val="009C214B"/>
    <w:rsid w:val="009D0477"/>
    <w:rsid w:val="009D4EC3"/>
    <w:rsid w:val="009D7DAD"/>
    <w:rsid w:val="009F1A9B"/>
    <w:rsid w:val="009F6A2D"/>
    <w:rsid w:val="00A06994"/>
    <w:rsid w:val="00A11932"/>
    <w:rsid w:val="00A12AE5"/>
    <w:rsid w:val="00A13DDA"/>
    <w:rsid w:val="00A171D5"/>
    <w:rsid w:val="00A20443"/>
    <w:rsid w:val="00A210DE"/>
    <w:rsid w:val="00A2596F"/>
    <w:rsid w:val="00A25CF2"/>
    <w:rsid w:val="00A25F3B"/>
    <w:rsid w:val="00A30130"/>
    <w:rsid w:val="00A32C69"/>
    <w:rsid w:val="00A32ED2"/>
    <w:rsid w:val="00A33744"/>
    <w:rsid w:val="00A34E8F"/>
    <w:rsid w:val="00A35506"/>
    <w:rsid w:val="00A436A2"/>
    <w:rsid w:val="00A456D7"/>
    <w:rsid w:val="00A62E92"/>
    <w:rsid w:val="00A673FB"/>
    <w:rsid w:val="00A82589"/>
    <w:rsid w:val="00A85CD5"/>
    <w:rsid w:val="00A93018"/>
    <w:rsid w:val="00A940BC"/>
    <w:rsid w:val="00A940E2"/>
    <w:rsid w:val="00A94872"/>
    <w:rsid w:val="00A952A0"/>
    <w:rsid w:val="00A966B4"/>
    <w:rsid w:val="00AA26C1"/>
    <w:rsid w:val="00AA3DD2"/>
    <w:rsid w:val="00AB004F"/>
    <w:rsid w:val="00AB18F5"/>
    <w:rsid w:val="00AB3704"/>
    <w:rsid w:val="00AB47D0"/>
    <w:rsid w:val="00AB5FC0"/>
    <w:rsid w:val="00AB6274"/>
    <w:rsid w:val="00AC1307"/>
    <w:rsid w:val="00AC270E"/>
    <w:rsid w:val="00AC731B"/>
    <w:rsid w:val="00AC78A0"/>
    <w:rsid w:val="00AD0435"/>
    <w:rsid w:val="00AD1999"/>
    <w:rsid w:val="00AD38F3"/>
    <w:rsid w:val="00AD3CC1"/>
    <w:rsid w:val="00AD46E6"/>
    <w:rsid w:val="00AE2E7B"/>
    <w:rsid w:val="00AE34E2"/>
    <w:rsid w:val="00AE3D5B"/>
    <w:rsid w:val="00AE6295"/>
    <w:rsid w:val="00AF3B22"/>
    <w:rsid w:val="00AF768B"/>
    <w:rsid w:val="00B05F3E"/>
    <w:rsid w:val="00B0611A"/>
    <w:rsid w:val="00B06BB3"/>
    <w:rsid w:val="00B10B5D"/>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1894"/>
    <w:rsid w:val="00B82667"/>
    <w:rsid w:val="00B9182C"/>
    <w:rsid w:val="00B92438"/>
    <w:rsid w:val="00BA3C99"/>
    <w:rsid w:val="00BA467A"/>
    <w:rsid w:val="00BA773C"/>
    <w:rsid w:val="00BB0286"/>
    <w:rsid w:val="00BB2E40"/>
    <w:rsid w:val="00BB4A50"/>
    <w:rsid w:val="00BB502D"/>
    <w:rsid w:val="00BC0E6F"/>
    <w:rsid w:val="00BC1016"/>
    <w:rsid w:val="00BC2198"/>
    <w:rsid w:val="00BC2E00"/>
    <w:rsid w:val="00BC52B8"/>
    <w:rsid w:val="00BC5486"/>
    <w:rsid w:val="00BD1432"/>
    <w:rsid w:val="00BD1BE6"/>
    <w:rsid w:val="00BE2421"/>
    <w:rsid w:val="00BE60BA"/>
    <w:rsid w:val="00BE716D"/>
    <w:rsid w:val="00BE7917"/>
    <w:rsid w:val="00C04371"/>
    <w:rsid w:val="00C10AD6"/>
    <w:rsid w:val="00C10BC8"/>
    <w:rsid w:val="00C14801"/>
    <w:rsid w:val="00C14E17"/>
    <w:rsid w:val="00C262A5"/>
    <w:rsid w:val="00C27CE1"/>
    <w:rsid w:val="00C30658"/>
    <w:rsid w:val="00C31437"/>
    <w:rsid w:val="00C35303"/>
    <w:rsid w:val="00C36E48"/>
    <w:rsid w:val="00C45DE9"/>
    <w:rsid w:val="00C60C1F"/>
    <w:rsid w:val="00C6366E"/>
    <w:rsid w:val="00C76C2D"/>
    <w:rsid w:val="00C83B5E"/>
    <w:rsid w:val="00C85897"/>
    <w:rsid w:val="00C86675"/>
    <w:rsid w:val="00C86FD1"/>
    <w:rsid w:val="00C94A1A"/>
    <w:rsid w:val="00C97CF3"/>
    <w:rsid w:val="00CA16DA"/>
    <w:rsid w:val="00CA44E7"/>
    <w:rsid w:val="00CB0ABF"/>
    <w:rsid w:val="00CB60F7"/>
    <w:rsid w:val="00CB6C9C"/>
    <w:rsid w:val="00CC1BBE"/>
    <w:rsid w:val="00CC2836"/>
    <w:rsid w:val="00CC2BFD"/>
    <w:rsid w:val="00CC5CEB"/>
    <w:rsid w:val="00CD127B"/>
    <w:rsid w:val="00CD1C8C"/>
    <w:rsid w:val="00CD76DB"/>
    <w:rsid w:val="00CD7940"/>
    <w:rsid w:val="00CE1B12"/>
    <w:rsid w:val="00CE21C5"/>
    <w:rsid w:val="00CE2B2A"/>
    <w:rsid w:val="00CE4842"/>
    <w:rsid w:val="00CE54C0"/>
    <w:rsid w:val="00CE6928"/>
    <w:rsid w:val="00CF11C8"/>
    <w:rsid w:val="00CF481B"/>
    <w:rsid w:val="00D035DE"/>
    <w:rsid w:val="00D05438"/>
    <w:rsid w:val="00D06EE4"/>
    <w:rsid w:val="00D1253A"/>
    <w:rsid w:val="00D13A81"/>
    <w:rsid w:val="00D179BB"/>
    <w:rsid w:val="00D21018"/>
    <w:rsid w:val="00D26718"/>
    <w:rsid w:val="00D271F9"/>
    <w:rsid w:val="00D3234B"/>
    <w:rsid w:val="00D34B5B"/>
    <w:rsid w:val="00D47E03"/>
    <w:rsid w:val="00D55197"/>
    <w:rsid w:val="00D57A6A"/>
    <w:rsid w:val="00D62F34"/>
    <w:rsid w:val="00D6346F"/>
    <w:rsid w:val="00D667F6"/>
    <w:rsid w:val="00D70D2F"/>
    <w:rsid w:val="00D731D9"/>
    <w:rsid w:val="00D73D99"/>
    <w:rsid w:val="00D85A10"/>
    <w:rsid w:val="00D96A74"/>
    <w:rsid w:val="00D973D2"/>
    <w:rsid w:val="00DA028C"/>
    <w:rsid w:val="00DA050B"/>
    <w:rsid w:val="00DA3D8C"/>
    <w:rsid w:val="00DA3F12"/>
    <w:rsid w:val="00DA666F"/>
    <w:rsid w:val="00DA6B35"/>
    <w:rsid w:val="00DB2E29"/>
    <w:rsid w:val="00DB63D4"/>
    <w:rsid w:val="00DC0F90"/>
    <w:rsid w:val="00DC7DCB"/>
    <w:rsid w:val="00DD0871"/>
    <w:rsid w:val="00DD1FD8"/>
    <w:rsid w:val="00DD2800"/>
    <w:rsid w:val="00DD2A69"/>
    <w:rsid w:val="00DE0ED3"/>
    <w:rsid w:val="00DE48DD"/>
    <w:rsid w:val="00DE7090"/>
    <w:rsid w:val="00DF3CAC"/>
    <w:rsid w:val="00DF451E"/>
    <w:rsid w:val="00E039C3"/>
    <w:rsid w:val="00E04FC7"/>
    <w:rsid w:val="00E076A3"/>
    <w:rsid w:val="00E10A5D"/>
    <w:rsid w:val="00E17220"/>
    <w:rsid w:val="00E211F4"/>
    <w:rsid w:val="00E310F4"/>
    <w:rsid w:val="00E31C25"/>
    <w:rsid w:val="00E36CD4"/>
    <w:rsid w:val="00E4001A"/>
    <w:rsid w:val="00E40131"/>
    <w:rsid w:val="00E414A4"/>
    <w:rsid w:val="00E4369D"/>
    <w:rsid w:val="00E50488"/>
    <w:rsid w:val="00E62F93"/>
    <w:rsid w:val="00E64FE5"/>
    <w:rsid w:val="00E65033"/>
    <w:rsid w:val="00E662B0"/>
    <w:rsid w:val="00E75A95"/>
    <w:rsid w:val="00E75B63"/>
    <w:rsid w:val="00E81421"/>
    <w:rsid w:val="00E821FC"/>
    <w:rsid w:val="00E83C29"/>
    <w:rsid w:val="00E84A74"/>
    <w:rsid w:val="00E84C03"/>
    <w:rsid w:val="00E86610"/>
    <w:rsid w:val="00E91B7E"/>
    <w:rsid w:val="00E94E46"/>
    <w:rsid w:val="00EA199F"/>
    <w:rsid w:val="00EA45A6"/>
    <w:rsid w:val="00EA54EB"/>
    <w:rsid w:val="00EB36A9"/>
    <w:rsid w:val="00EB5B85"/>
    <w:rsid w:val="00EC3C3E"/>
    <w:rsid w:val="00EC43BE"/>
    <w:rsid w:val="00EC627A"/>
    <w:rsid w:val="00ED0D8C"/>
    <w:rsid w:val="00ED4330"/>
    <w:rsid w:val="00ED5316"/>
    <w:rsid w:val="00ED6632"/>
    <w:rsid w:val="00ED676A"/>
    <w:rsid w:val="00EE556A"/>
    <w:rsid w:val="00EE575B"/>
    <w:rsid w:val="00EE69E3"/>
    <w:rsid w:val="00EE7224"/>
    <w:rsid w:val="00EF5833"/>
    <w:rsid w:val="00F05930"/>
    <w:rsid w:val="00F05B9A"/>
    <w:rsid w:val="00F05EB2"/>
    <w:rsid w:val="00F07C4C"/>
    <w:rsid w:val="00F115A8"/>
    <w:rsid w:val="00F120A7"/>
    <w:rsid w:val="00F17B04"/>
    <w:rsid w:val="00F2026B"/>
    <w:rsid w:val="00F223BE"/>
    <w:rsid w:val="00F331E7"/>
    <w:rsid w:val="00F40D70"/>
    <w:rsid w:val="00F42713"/>
    <w:rsid w:val="00F435DA"/>
    <w:rsid w:val="00F5404B"/>
    <w:rsid w:val="00F549D5"/>
    <w:rsid w:val="00F57567"/>
    <w:rsid w:val="00F57F4E"/>
    <w:rsid w:val="00F66CCE"/>
    <w:rsid w:val="00F72999"/>
    <w:rsid w:val="00F7686D"/>
    <w:rsid w:val="00F85F5C"/>
    <w:rsid w:val="00F87D1A"/>
    <w:rsid w:val="00F911B9"/>
    <w:rsid w:val="00F934FF"/>
    <w:rsid w:val="00FA0212"/>
    <w:rsid w:val="00FA266B"/>
    <w:rsid w:val="00FA43CE"/>
    <w:rsid w:val="00FB2811"/>
    <w:rsid w:val="00FB40EA"/>
    <w:rsid w:val="00FC0181"/>
    <w:rsid w:val="00FC1E36"/>
    <w:rsid w:val="00FC3756"/>
    <w:rsid w:val="00FD0EB8"/>
    <w:rsid w:val="00FD78B4"/>
    <w:rsid w:val="00FE168F"/>
    <w:rsid w:val="00FE265E"/>
    <w:rsid w:val="00FE2799"/>
    <w:rsid w:val="00FE47F1"/>
    <w:rsid w:val="00FE63A4"/>
    <w:rsid w:val="00FE75E6"/>
    <w:rsid w:val="00FF4C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115A8"/>
    <w:pPr>
      <w:spacing w:after="0" w:line="360" w:lineRule="auto"/>
      <w:ind w:firstLine="709"/>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4F3A28"/>
    <w:pPr>
      <w:keepNext/>
      <w:keepLines/>
      <w:numPr>
        <w:ilvl w:val="2"/>
        <w:numId w:val="12"/>
      </w:numPr>
      <w:spacing w:before="2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4F3A28"/>
    <w:pPr>
      <w:keepNext/>
      <w:keepLines/>
      <w:numPr>
        <w:ilvl w:val="3"/>
        <w:numId w:val="12"/>
      </w:numPr>
      <w:spacing w:before="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4F3A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4F3A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basedOn w:val="Normal"/>
    <w:link w:val="ListParagraphChar"/>
    <w:uiPriority w:val="34"/>
    <w:rsid w:val="00BA3C99"/>
    <w:pPr>
      <w:ind w:left="720"/>
      <w:contextualSpacing/>
    </w:pPr>
  </w:style>
  <w:style w:type="character" w:customStyle="1" w:styleId="ListParagraphChar">
    <w:name w:val="List Paragraph Char"/>
    <w:basedOn w:val="DefaultParagraphFont"/>
    <w:link w:val="ListParagraph"/>
    <w:uiPriority w:val="34"/>
    <w:rsid w:val="008778A3"/>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qFormat/>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semiHidden/>
    <w:unhideWhenUsed/>
    <w:rsid w:val="00BB2E40"/>
    <w:rPr>
      <w:sz w:val="20"/>
      <w:szCs w:val="20"/>
    </w:rPr>
  </w:style>
  <w:style w:type="character" w:customStyle="1" w:styleId="FootnoteTextChar">
    <w:name w:val="Footnote Text Char"/>
    <w:basedOn w:val="DefaultParagraphFont"/>
    <w:link w:val="FootnoteText"/>
    <w:uiPriority w:val="99"/>
    <w:semiHidden/>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uiPriority w:val="35"/>
    <w:unhideWhenUsed/>
    <w:rsid w:val="00BB2E40"/>
    <w:rPr>
      <w:b/>
      <w:bCs/>
      <w:color w:val="F07F09" w:themeColor="accent1"/>
      <w:sz w:val="18"/>
      <w:szCs w:val="18"/>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jc w:val="both"/>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9419D4"/>
    <w:pPr>
      <w:ind w:firstLine="0"/>
    </w:pPr>
    <w:rPr>
      <w:i/>
    </w:rPr>
  </w:style>
  <w:style w:type="character" w:customStyle="1" w:styleId="PodkrelenieZnak">
    <w:name w:val="Podkreślenie Znak"/>
    <w:basedOn w:val="DefaultParagraphFont"/>
    <w:link w:val="Podkrelenie"/>
    <w:rsid w:val="009419D4"/>
    <w:rPr>
      <w:rFonts w:ascii="Times New Roman" w:eastAsia="Times New Roman" w:hAnsi="Times New Roman" w:cs="Times New Roman"/>
      <w:i/>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Kod">
    <w:name w:val="Kod"/>
    <w:basedOn w:val="Normal"/>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efaultParagraphFont"/>
    <w:link w:val="Kod"/>
    <w:rsid w:val="00912090"/>
    <w:rPr>
      <w:rFonts w:ascii="Courier New" w:hAnsi="Courier New" w:cs="Courier New"/>
      <w:noProof/>
      <w:sz w:val="20"/>
      <w:szCs w:val="20"/>
    </w:rPr>
  </w:style>
  <w:style w:type="paragraph" w:customStyle="1" w:styleId="Wypunktowanie">
    <w:name w:val="Wypunktowanie"/>
    <w:basedOn w:val="ListParagraph"/>
    <w:link w:val="WypunktowanieZnak1"/>
    <w:rsid w:val="008778A3"/>
    <w:pPr>
      <w:ind w:left="1429" w:hanging="360"/>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qFormat/>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C_%28Programming_Language%29" TargetMode="External"/><Relationship Id="rId18" Type="http://schemas.openxmlformats.org/officeDocument/2006/relationships/hyperlink" Target="http://en.wikipedia.org/wiki/Shader" TargetMode="External"/><Relationship Id="rId26" Type="http://schemas.openxmlformats.org/officeDocument/2006/relationships/hyperlink" Target="http://en.wikipedia.org/wiki/Ageia" TargetMode="External"/><Relationship Id="rId39" Type="http://schemas.openxmlformats.org/officeDocument/2006/relationships/image" Target="media/image4.emf"/><Relationship Id="rId3" Type="http://schemas.openxmlformats.org/officeDocument/2006/relationships/styles" Target="styles.xml"/><Relationship Id="rId21" Type="http://schemas.openxmlformats.org/officeDocument/2006/relationships/hyperlink" Target="http://en.wikipedia.org/wiki/Proprietary_software" TargetMode="External"/><Relationship Id="rId34" Type="http://schemas.openxmlformats.org/officeDocument/2006/relationships/hyperlink" Target="http://en.wikipedia.org/wiki/CUDA"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OpenGL" TargetMode="External"/><Relationship Id="rId17" Type="http://schemas.openxmlformats.org/officeDocument/2006/relationships/hyperlink" Target="http://en.wikipedia.org/wiki/Cg_%28programming_language%29" TargetMode="External"/><Relationship Id="rId25" Type="http://schemas.openxmlformats.org/officeDocument/2006/relationships/hyperlink" Target="http://en.wikipedia.org/wiki/Software_development_kit" TargetMode="External"/><Relationship Id="rId33" Type="http://schemas.openxmlformats.org/officeDocument/2006/relationships/hyperlink" Target="http://en.wikipedia.org/wiki/Hardware_acceleration" TargetMode="External"/><Relationship Id="rId38" Type="http://schemas.openxmlformats.org/officeDocument/2006/relationships/hyperlink" Target="http://www.behardware.com/articles/659-2/nvidia-cuda-preview.html" TargetMode="External"/><Relationship Id="rId46"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hyperlink" Target="http://en.wikipedia.org/wiki/HLSL" TargetMode="External"/><Relationship Id="rId20" Type="http://schemas.openxmlformats.org/officeDocument/2006/relationships/hyperlink" Target="http://developer.nvidia.com/object/cuda_3_0_downloads.html" TargetMode="External"/><Relationship Id="rId29" Type="http://schemas.openxmlformats.org/officeDocument/2006/relationships/hyperlink" Target="http://en.wikipedia.org/wiki/ETH_Zurich" TargetMode="External"/><Relationship Id="rId41"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xbtlabs.com/articles3/video/cuda-1-p5.html" TargetMode="External"/><Relationship Id="rId24" Type="http://schemas.openxmlformats.org/officeDocument/2006/relationships/hyperlink" Target="http://en.wikipedia.org/wiki/Middleware" TargetMode="External"/><Relationship Id="rId32" Type="http://schemas.openxmlformats.org/officeDocument/2006/relationships/hyperlink" Target="http://en.wikipedia.org/wiki/Video_game" TargetMode="External"/><Relationship Id="rId37" Type="http://schemas.openxmlformats.org/officeDocument/2006/relationships/hyperlink" Target="http://en.wikipedia.org/wiki/Central_processing_unit" TargetMode="External"/><Relationship Id="rId40" Type="http://schemas.openxmlformats.org/officeDocument/2006/relationships/image" Target="media/image5.emf"/><Relationship Id="rId45"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hyperlink" Target="http://en.wikipedia.org/wiki/Direct3D" TargetMode="External"/><Relationship Id="rId23" Type="http://schemas.openxmlformats.org/officeDocument/2006/relationships/hyperlink" Target="http://en.wikipedia.org/wiki/Physics_engine" TargetMode="External"/><Relationship Id="rId28" Type="http://schemas.openxmlformats.org/officeDocument/2006/relationships/hyperlink" Target="http://en.wikipedia.org/wiki/PhysX" TargetMode="External"/><Relationship Id="rId36" Type="http://schemas.openxmlformats.org/officeDocument/2006/relationships/hyperlink" Target="http://en.wikipedia.org/wiki/Graphics_processing_un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nvidia.com/object/cuda_develop.html" TargetMode="External"/><Relationship Id="rId31" Type="http://schemas.openxmlformats.org/officeDocument/2006/relationships/hyperlink" Target="http://en.wikipedia.org/wiki/Add-in_card" TargetMode="External"/><Relationship Id="rId44"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OpenGL_Shading_Language" TargetMode="External"/><Relationship Id="rId22" Type="http://schemas.openxmlformats.org/officeDocument/2006/relationships/hyperlink" Target="http://en.wikipedia.org/wiki/Real-time_computer_graphics" TargetMode="External"/><Relationship Id="rId27" Type="http://schemas.openxmlformats.org/officeDocument/2006/relationships/hyperlink" Target="http://en.wikipedia.org/wiki/Nvidia" TargetMode="External"/><Relationship Id="rId30" Type="http://schemas.openxmlformats.org/officeDocument/2006/relationships/hyperlink" Target="http://en.wikipedia.org/wiki/Physics_processing_unit" TargetMode="External"/><Relationship Id="rId35" Type="http://schemas.openxmlformats.org/officeDocument/2006/relationships/hyperlink" Target="http://en.wikipedia.org/wiki/GeForce" TargetMode="External"/><Relationship Id="rId43" Type="http://schemas.openxmlformats.org/officeDocument/2006/relationships/image" Target="media/image8.emf"/><Relationship Id="rId48" Type="http://schemas.openxmlformats.org/officeDocument/2006/relationships/footer" Target="footer1.xml"/><Relationship Id="rId8" Type="http://schemas.openxmlformats.org/officeDocument/2006/relationships/image" Target="media/image1.wmf"/></Relationships>
</file>

<file path=word/_rels/footnotes.xml.rels><?xml version="1.0" encoding="UTF-8" standalone="yes"?>
<Relationships xmlns="http://schemas.openxmlformats.org/package/2006/relationships"><Relationship Id="rId1" Type="http://schemas.openxmlformats.org/officeDocument/2006/relationships/hyperlink" Target="http://developer.download.nvidia.com/compute/cuda/3_0/toolkit/docs/NVIDIA_CUDA_ProgrammingGuide.pdf" TargetMode="Externa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A4A2F5-305C-44D9-8D96-E6DE8ECEA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15412</TotalTime>
  <Pages>1</Pages>
  <Words>10384</Words>
  <Characters>59193</Characters>
  <Application>Microsoft Office Word</Application>
  <DocSecurity>0</DocSecurity>
  <Lines>493</Lines>
  <Paragraphs>138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69439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101</cp:revision>
  <dcterms:created xsi:type="dcterms:W3CDTF">2010-02-28T16:12:00Z</dcterms:created>
  <dcterms:modified xsi:type="dcterms:W3CDTF">2010-04-16T12:15:00Z</dcterms:modified>
</cp:coreProperties>
</file>