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447DFA" w:rsidRDefault="00C86675">
          <w:pPr>
            <w:rPr>
              <w:color w:val="auto"/>
            </w:rPr>
          </w:pPr>
        </w:p>
        <w:p w:rsidR="00C86675" w:rsidRPr="00447DFA" w:rsidRDefault="00B32FAF">
          <w:pPr>
            <w:rPr>
              <w:color w:val="auto"/>
            </w:rPr>
          </w:pPr>
          <w:r w:rsidRPr="00B32FAF">
            <w:rPr>
              <w:noProof/>
              <w:color w:val="auto"/>
              <w:lang w:eastAsia="en-US"/>
            </w:rPr>
            <w:pict>
              <v:rect id="_x0000_s1026" style="position:absolute;left:0;text-align:left;margin-left:0;margin-top:0;width:595.35pt;height:841.9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FA266B" w:rsidRPr="00C86675" w:rsidRDefault="00FA266B" w:rsidP="00772602">
                      <w:pPr>
                        <w:jc w:val="center"/>
                        <w:rPr>
                          <w:smallCaps/>
                          <w:sz w:val="32"/>
                        </w:rPr>
                      </w:pPr>
                      <w:r w:rsidRPr="00C86675">
                        <w:rPr>
                          <w:smallCaps/>
                          <w:sz w:val="32"/>
                        </w:rPr>
                        <w:t>Zachodniopomorski Uniwersytet Technologiczny</w:t>
                      </w:r>
                    </w:p>
                    <w:p w:rsidR="00FA266B" w:rsidRPr="00C86675" w:rsidRDefault="00FA266B" w:rsidP="00772602">
                      <w:pPr>
                        <w:jc w:val="center"/>
                        <w:rPr>
                          <w:smallCaps/>
                          <w:sz w:val="32"/>
                        </w:rPr>
                      </w:pPr>
                      <w:r w:rsidRPr="00C86675">
                        <w:rPr>
                          <w:smallCaps/>
                          <w:sz w:val="32"/>
                        </w:rPr>
                        <w:t>w Szczecinie</w:t>
                      </w:r>
                    </w:p>
                    <w:p w:rsidR="00FA266B" w:rsidRPr="00C86675" w:rsidRDefault="00FA266B" w:rsidP="00772602">
                      <w:pPr>
                        <w:jc w:val="center"/>
                      </w:pPr>
                    </w:p>
                    <w:p w:rsidR="00FA266B" w:rsidRPr="00C86675" w:rsidRDefault="00FA266B" w:rsidP="00772602">
                      <w:pPr>
                        <w:jc w:val="center"/>
                        <w:rPr>
                          <w:b/>
                          <w:sz w:val="32"/>
                        </w:rPr>
                      </w:pPr>
                      <w:r w:rsidRPr="00C86675">
                        <w:rPr>
                          <w:b/>
                          <w:sz w:val="32"/>
                        </w:rPr>
                        <w:t>WYDZIAŁ INFORMATYKI</w:t>
                      </w:r>
                    </w:p>
                    <w:p w:rsidR="00FA266B" w:rsidRPr="00C86675" w:rsidRDefault="00FA266B" w:rsidP="00772602">
                      <w:pPr>
                        <w:jc w:val="center"/>
                        <w:rPr>
                          <w:sz w:val="32"/>
                        </w:rPr>
                      </w:pPr>
                    </w:p>
                    <w:p w:rsidR="00FA266B" w:rsidRPr="00C86675" w:rsidRDefault="00FA266B" w:rsidP="00772602">
                      <w:pPr>
                        <w:jc w:val="center"/>
                        <w:rPr>
                          <w:sz w:val="32"/>
                        </w:rPr>
                      </w:pPr>
                    </w:p>
                    <w:p w:rsidR="00FA266B" w:rsidRPr="00C86675" w:rsidRDefault="00FA266B" w:rsidP="00772602"/>
                    <w:p w:rsidR="00FA266B" w:rsidRPr="00C86675" w:rsidRDefault="00FA266B" w:rsidP="00772602">
                      <w:pPr>
                        <w:jc w:val="center"/>
                      </w:pPr>
                      <w:r>
                        <w:rPr>
                          <w:noProof/>
                          <w:sz w:val="32"/>
                          <w:lang w:val="en-US" w:eastAsia="en-US"/>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FA266B" w:rsidRPr="00C86675" w:rsidRDefault="00FA266B" w:rsidP="00772602"/>
                    <w:p w:rsidR="00FA266B" w:rsidRPr="00C86675" w:rsidRDefault="00FA266B" w:rsidP="00772602">
                      <w:pPr>
                        <w:jc w:val="center"/>
                      </w:pPr>
                    </w:p>
                    <w:p w:rsidR="00FA266B" w:rsidRPr="00C86675" w:rsidRDefault="00FA266B" w:rsidP="00772602">
                      <w:pPr>
                        <w:jc w:val="center"/>
                      </w:pPr>
                    </w:p>
                    <w:p w:rsidR="00FA266B" w:rsidRPr="00C86675" w:rsidRDefault="00FA266B" w:rsidP="00772602">
                      <w:pPr>
                        <w:jc w:val="center"/>
                      </w:pPr>
                    </w:p>
                    <w:p w:rsidR="00FA266B" w:rsidRPr="00C86675" w:rsidRDefault="00FA266B" w:rsidP="00772602">
                      <w:pPr>
                        <w:jc w:val="center"/>
                      </w:pPr>
                    </w:p>
                    <w:p w:rsidR="00FA266B" w:rsidRPr="00C86675" w:rsidRDefault="00FA266B" w:rsidP="00772602">
                      <w:pPr>
                        <w:jc w:val="center"/>
                      </w:pPr>
                    </w:p>
                    <w:p w:rsidR="00FA266B" w:rsidRPr="00B61517" w:rsidRDefault="00FA266B" w:rsidP="00772602">
                      <w:pPr>
                        <w:jc w:val="center"/>
                        <w:rPr>
                          <w:sz w:val="32"/>
                          <w:szCs w:val="32"/>
                        </w:rPr>
                      </w:pPr>
                      <w:r w:rsidRPr="00B61517">
                        <w:rPr>
                          <w:sz w:val="32"/>
                          <w:szCs w:val="32"/>
                        </w:rPr>
                        <w:t>Juliusz Romanowski</w:t>
                      </w:r>
                    </w:p>
                    <w:p w:rsidR="00FA266B" w:rsidRDefault="00FA266B" w:rsidP="00772602">
                      <w:pPr>
                        <w:spacing w:before="120"/>
                        <w:jc w:val="center"/>
                      </w:pPr>
                      <w:r w:rsidRPr="00C86675">
                        <w:t>Kierunek Informatyka</w:t>
                      </w:r>
                    </w:p>
                    <w:p w:rsidR="00FA266B" w:rsidRPr="00C86675" w:rsidRDefault="00FA266B" w:rsidP="00772602">
                      <w:pPr>
                        <w:spacing w:before="120"/>
                        <w:jc w:val="center"/>
                      </w:pPr>
                    </w:p>
                    <w:p w:rsidR="00FA266B" w:rsidRPr="00C86675" w:rsidRDefault="00FA266B" w:rsidP="00772602">
                      <w:pPr>
                        <w:jc w:val="center"/>
                      </w:pPr>
                      <w:bookmarkStart w:id="0" w:name="OLE_LINK1"/>
                      <w:bookmarkStart w:id="1" w:name="OLE_LINK2"/>
                      <w:r w:rsidRPr="00836D01">
                        <w:rPr>
                          <w:b/>
                          <w:sz w:val="36"/>
                        </w:rPr>
                        <w:t>Zastosowanie technologii CUDA w sztucznej inteligencji</w:t>
                      </w:r>
                    </w:p>
                    <w:bookmarkEnd w:id="0"/>
                    <w:bookmarkEnd w:id="1"/>
                    <w:p w:rsidR="00FA266B" w:rsidRPr="00C86675" w:rsidRDefault="00FA266B" w:rsidP="00772602">
                      <w:pPr>
                        <w:jc w:val="center"/>
                        <w:rPr>
                          <w:b/>
                          <w:sz w:val="32"/>
                        </w:rPr>
                      </w:pPr>
                    </w:p>
                    <w:p w:rsidR="00FA266B" w:rsidRPr="00C86675" w:rsidRDefault="00FA266B" w:rsidP="00772602">
                      <w:pPr>
                        <w:jc w:val="center"/>
                        <w:rPr>
                          <w:b/>
                          <w:sz w:val="32"/>
                        </w:rPr>
                      </w:pPr>
                    </w:p>
                    <w:p w:rsidR="00FA266B" w:rsidRPr="00C86675" w:rsidRDefault="00FA266B" w:rsidP="00772602">
                      <w:pPr>
                        <w:ind w:firstLine="0"/>
                      </w:pPr>
                    </w:p>
                    <w:p w:rsidR="00FA266B" w:rsidRPr="00C86675" w:rsidRDefault="00FA266B" w:rsidP="00772602">
                      <w:r w:rsidRPr="00C86675">
                        <w:tab/>
                      </w:r>
                      <w:r w:rsidRPr="00C86675">
                        <w:tab/>
                      </w:r>
                      <w:r w:rsidRPr="00C86675">
                        <w:tab/>
                      </w:r>
                      <w:r w:rsidRPr="00C86675">
                        <w:tab/>
                      </w:r>
                      <w:r w:rsidRPr="00C86675">
                        <w:tab/>
                      </w:r>
                      <w:r w:rsidRPr="00C86675">
                        <w:tab/>
                      </w:r>
                      <w:r w:rsidRPr="00C86675">
                        <w:tab/>
                        <w:t>Praca dyplomowa magisterska</w:t>
                      </w:r>
                    </w:p>
                    <w:p w:rsidR="00FA266B" w:rsidRPr="00C86675" w:rsidRDefault="00FA266B" w:rsidP="00772602">
                      <w:r w:rsidRPr="00C86675">
                        <w:tab/>
                      </w:r>
                      <w:r w:rsidRPr="00C86675">
                        <w:tab/>
                      </w:r>
                      <w:r w:rsidRPr="00C86675">
                        <w:tab/>
                      </w:r>
                      <w:r w:rsidRPr="00C86675">
                        <w:tab/>
                      </w:r>
                      <w:r w:rsidRPr="00C86675">
                        <w:tab/>
                      </w:r>
                      <w:r w:rsidRPr="00C86675">
                        <w:tab/>
                      </w:r>
                      <w:r w:rsidRPr="00C86675">
                        <w:tab/>
                        <w:t xml:space="preserve">napisana pod kierunkiem </w:t>
                      </w:r>
                    </w:p>
                    <w:p w:rsidR="00FA266B" w:rsidRPr="00C86675" w:rsidRDefault="00FA266B"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Pieruszkiewicz</w:t>
                      </w:r>
                      <w:r w:rsidRPr="00C86675">
                        <w:rPr>
                          <w:b/>
                        </w:rPr>
                        <w:t xml:space="preserve"> </w:t>
                      </w:r>
                    </w:p>
                    <w:p w:rsidR="00FA266B" w:rsidRDefault="00FA266B"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rsidRPr="00C86675">
                        <w:t xml:space="preserve">w Katedrze </w:t>
                      </w:r>
                      <w:r>
                        <w:t>Organizacji i Zarządzania</w:t>
                      </w:r>
                    </w:p>
                    <w:p w:rsidR="00FA266B" w:rsidRPr="00772602" w:rsidRDefault="00FA266B" w:rsidP="00772602">
                      <w:pPr>
                        <w:ind w:left="2351"/>
                      </w:pPr>
                      <w:r>
                        <w:t>Szczecin, czerwiec 2010</w:t>
                      </w:r>
                    </w:p>
                  </w:txbxContent>
                </v:textbox>
                <w10:wrap anchorx="page" anchory="page"/>
              </v:rect>
            </w:pict>
          </w:r>
        </w:p>
        <w:p w:rsidR="00C86675" w:rsidRPr="00447DFA" w:rsidRDefault="00C86675">
          <w:pPr>
            <w:rPr>
              <w:color w:val="auto"/>
            </w:rPr>
          </w:pPr>
        </w:p>
        <w:p w:rsidR="00C86675" w:rsidRPr="00447DFA" w:rsidRDefault="00C86675">
          <w:pPr>
            <w:rPr>
              <w:color w:val="auto"/>
            </w:rPr>
          </w:pPr>
        </w:p>
        <w:p w:rsidR="00C86675" w:rsidRPr="00447DFA" w:rsidRDefault="00C86675">
          <w:pPr>
            <w:spacing w:after="200" w:line="276" w:lineRule="auto"/>
            <w:rPr>
              <w:color w:val="auto"/>
            </w:rPr>
          </w:pPr>
          <w:r w:rsidRPr="00447DFA">
            <w:rPr>
              <w:color w:val="auto"/>
            </w:rPr>
            <w:br w:type="page"/>
          </w:r>
        </w:p>
      </w:sdtContent>
    </w:sdt>
    <w:p w:rsidR="00FE168F" w:rsidRPr="00447DFA" w:rsidRDefault="00FE168F" w:rsidP="00B82667">
      <w:pPr>
        <w:tabs>
          <w:tab w:val="left" w:pos="0"/>
        </w:tabs>
        <w:jc w:val="center"/>
        <w:rPr>
          <w:b/>
          <w:color w:val="auto"/>
          <w:u w:val="single"/>
        </w:rPr>
      </w:pPr>
    </w:p>
    <w:p w:rsidR="00FE168F" w:rsidRPr="00447DFA" w:rsidRDefault="00FE168F" w:rsidP="00B82667">
      <w:pPr>
        <w:tabs>
          <w:tab w:val="left" w:pos="0"/>
        </w:tabs>
        <w:jc w:val="center"/>
        <w:rPr>
          <w:b/>
          <w:color w:val="auto"/>
          <w:u w:val="single"/>
        </w:rPr>
      </w:pPr>
    </w:p>
    <w:p w:rsidR="00FE168F" w:rsidRPr="00447DFA" w:rsidRDefault="00FE168F" w:rsidP="00B82667">
      <w:pPr>
        <w:tabs>
          <w:tab w:val="left" w:pos="0"/>
        </w:tabs>
        <w:jc w:val="center"/>
        <w:rPr>
          <w:b/>
          <w:color w:val="auto"/>
          <w:u w:val="single"/>
        </w:rPr>
      </w:pPr>
    </w:p>
    <w:p w:rsidR="00FE168F" w:rsidRPr="00447DFA" w:rsidRDefault="00FE168F" w:rsidP="00B82667">
      <w:pPr>
        <w:tabs>
          <w:tab w:val="left" w:pos="0"/>
        </w:tabs>
        <w:jc w:val="center"/>
        <w:rPr>
          <w:b/>
          <w:color w:val="auto"/>
          <w:u w:val="single"/>
        </w:rPr>
      </w:pPr>
    </w:p>
    <w:p w:rsidR="00FE168F" w:rsidRPr="00447DFA" w:rsidRDefault="00FE168F" w:rsidP="00B82667">
      <w:pPr>
        <w:tabs>
          <w:tab w:val="left" w:pos="0"/>
        </w:tabs>
        <w:jc w:val="center"/>
        <w:rPr>
          <w:b/>
          <w:color w:val="auto"/>
          <w:u w:val="single"/>
        </w:rPr>
      </w:pPr>
    </w:p>
    <w:p w:rsidR="00FE168F" w:rsidRPr="00447DFA" w:rsidRDefault="00FE168F" w:rsidP="00B82667">
      <w:pPr>
        <w:tabs>
          <w:tab w:val="left" w:pos="0"/>
        </w:tabs>
        <w:jc w:val="center"/>
        <w:rPr>
          <w:b/>
          <w:color w:val="auto"/>
          <w:u w:val="single"/>
        </w:rPr>
      </w:pPr>
    </w:p>
    <w:p w:rsidR="00FE168F" w:rsidRPr="00447DFA" w:rsidRDefault="00FE168F" w:rsidP="00B82667">
      <w:pPr>
        <w:tabs>
          <w:tab w:val="left" w:pos="0"/>
        </w:tabs>
        <w:jc w:val="center"/>
        <w:rPr>
          <w:b/>
          <w:color w:val="auto"/>
          <w:u w:val="single"/>
        </w:rPr>
      </w:pPr>
    </w:p>
    <w:p w:rsidR="00B82667" w:rsidRPr="00447DFA" w:rsidRDefault="00FE168F" w:rsidP="00B82667">
      <w:pPr>
        <w:tabs>
          <w:tab w:val="left" w:pos="0"/>
        </w:tabs>
        <w:jc w:val="center"/>
        <w:rPr>
          <w:b/>
          <w:color w:val="auto"/>
          <w:u w:val="single"/>
        </w:rPr>
      </w:pPr>
      <w:r w:rsidRPr="00447DFA">
        <w:rPr>
          <w:b/>
          <w:color w:val="auto"/>
          <w:u w:val="single"/>
        </w:rPr>
        <w:t>Oświadczenie</w:t>
      </w:r>
      <w:r w:rsidR="00B82667" w:rsidRPr="00447DFA">
        <w:rPr>
          <w:b/>
          <w:color w:val="auto"/>
          <w:u w:val="single"/>
        </w:rPr>
        <w:t xml:space="preserve"> </w:t>
      </w:r>
    </w:p>
    <w:p w:rsidR="00FE168F" w:rsidRPr="00447DFA" w:rsidRDefault="00FE168F" w:rsidP="00B82667">
      <w:pPr>
        <w:tabs>
          <w:tab w:val="left" w:pos="0"/>
        </w:tabs>
        <w:jc w:val="center"/>
        <w:rPr>
          <w:b/>
          <w:color w:val="auto"/>
        </w:rPr>
      </w:pPr>
    </w:p>
    <w:p w:rsidR="00B82667" w:rsidRPr="00447DFA" w:rsidRDefault="00993B26" w:rsidP="00B82667">
      <w:pPr>
        <w:tabs>
          <w:tab w:val="left" w:pos="0"/>
        </w:tabs>
        <w:jc w:val="both"/>
        <w:rPr>
          <w:i/>
          <w:color w:val="auto"/>
        </w:rPr>
      </w:pPr>
      <w:r w:rsidRPr="00447DFA">
        <w:rPr>
          <w:i/>
          <w:color w:val="auto"/>
        </w:rPr>
        <w:tab/>
        <w:t xml:space="preserve">Oświadczam </w:t>
      </w:r>
      <w:r w:rsidR="00B82667" w:rsidRPr="00447DFA">
        <w:rPr>
          <w:i/>
          <w:color w:val="auto"/>
        </w:rPr>
        <w:t>niniejszym, że przedkładaną pracę dyplomową kończącą studia podyplomowe napisałem samodzielnie. Oznacza to, że przy pisaniu pracy poza niezbędnymi konsultacjami, nie korzystałem z pomocy innych osób, a w szczególności nie zlecałem opracowania rozprawy innym osobom. Wszystkie dane, istotne myśli pochodzą z literatury i opatrzone są odpowiednim przypisem. Jednocześnie przyjmuję do wiadomości, że gdyby powyższe oświadczenie okazało się nieprawdziwe, decyzja o wydaniu mi świadectwa zostanie cofnięta.</w:t>
      </w:r>
    </w:p>
    <w:p w:rsidR="00756EC5" w:rsidRPr="00447DFA" w:rsidRDefault="00756EC5" w:rsidP="00C86675">
      <w:pPr>
        <w:rPr>
          <w:color w:val="auto"/>
        </w:rPr>
      </w:pPr>
    </w:p>
    <w:p w:rsidR="00B82667" w:rsidRPr="00447DFA" w:rsidRDefault="00B82667" w:rsidP="00C86675">
      <w:pPr>
        <w:rPr>
          <w:color w:val="auto"/>
        </w:rPr>
      </w:pPr>
    </w:p>
    <w:p w:rsidR="00FE168F" w:rsidRPr="00447DFA" w:rsidRDefault="00FE168F" w:rsidP="00FE168F">
      <w:pPr>
        <w:jc w:val="right"/>
        <w:rPr>
          <w:color w:val="auto"/>
        </w:rPr>
      </w:pPr>
    </w:p>
    <w:p w:rsidR="00FE168F" w:rsidRPr="00447DFA" w:rsidRDefault="00FE168F" w:rsidP="00FE168F">
      <w:pPr>
        <w:jc w:val="right"/>
        <w:rPr>
          <w:color w:val="auto"/>
        </w:rPr>
      </w:pPr>
    </w:p>
    <w:p w:rsidR="00B82667" w:rsidRPr="00447DFA" w:rsidRDefault="00FE168F" w:rsidP="00FE168F">
      <w:pPr>
        <w:jc w:val="right"/>
        <w:rPr>
          <w:color w:val="auto"/>
        </w:rPr>
      </w:pPr>
      <w:r w:rsidRPr="00447DFA">
        <w:rPr>
          <w:color w:val="auto"/>
        </w:rPr>
        <w:t>……………………</w:t>
      </w:r>
    </w:p>
    <w:p w:rsidR="00FE168F" w:rsidRPr="00447DFA" w:rsidRDefault="00FE168F" w:rsidP="00FE168F">
      <w:pPr>
        <w:jc w:val="right"/>
        <w:rPr>
          <w:color w:val="auto"/>
        </w:rPr>
      </w:pPr>
    </w:p>
    <w:p w:rsidR="00FE168F" w:rsidRPr="00447DFA" w:rsidRDefault="00FE168F" w:rsidP="00FE168F">
      <w:pPr>
        <w:jc w:val="right"/>
        <w:rPr>
          <w:color w:val="auto"/>
        </w:rPr>
      </w:pPr>
      <w:r w:rsidRPr="00447DFA">
        <w:rPr>
          <w:color w:val="auto"/>
        </w:rPr>
        <w:t>własnoręczny podpis</w:t>
      </w:r>
    </w:p>
    <w:p w:rsidR="00FE168F" w:rsidRPr="00447DFA" w:rsidRDefault="00FE168F">
      <w:pPr>
        <w:spacing w:after="200" w:line="276" w:lineRule="auto"/>
        <w:rPr>
          <w:color w:val="auto"/>
        </w:rPr>
      </w:pPr>
      <w:r w:rsidRPr="00447DFA">
        <w:rPr>
          <w:color w:val="auto"/>
        </w:rPr>
        <w:br w:type="page"/>
      </w:r>
    </w:p>
    <w:p w:rsidR="00FE168F" w:rsidRPr="00447DFA" w:rsidRDefault="00FE168F" w:rsidP="00C04371">
      <w:pPr>
        <w:ind w:firstLine="0"/>
        <w:rPr>
          <w:color w:val="auto"/>
          <w:sz w:val="32"/>
          <w:szCs w:val="32"/>
        </w:rPr>
      </w:pPr>
      <w:r w:rsidRPr="00447DFA">
        <w:rPr>
          <w:color w:val="auto"/>
          <w:sz w:val="32"/>
          <w:szCs w:val="32"/>
        </w:rPr>
        <w:lastRenderedPageBreak/>
        <w:t>Spis treści</w:t>
      </w:r>
    </w:p>
    <w:p w:rsidR="003F6796" w:rsidRDefault="00B32FAF">
      <w:pPr>
        <w:pStyle w:val="TOC1"/>
        <w:rPr>
          <w:rFonts w:asciiTheme="minorHAnsi" w:eastAsiaTheme="minorEastAsia" w:hAnsiTheme="minorHAnsi" w:cstheme="minorBidi"/>
          <w:b w:val="0"/>
          <w:noProof/>
          <w:color w:val="auto"/>
          <w:sz w:val="22"/>
          <w:szCs w:val="22"/>
        </w:rPr>
      </w:pPr>
      <w:r w:rsidRPr="00B32FAF">
        <w:rPr>
          <w:b w:val="0"/>
          <w:color w:val="auto"/>
        </w:rPr>
        <w:fldChar w:fldCharType="begin"/>
      </w:r>
      <w:r w:rsidR="002B206A" w:rsidRPr="00447DFA">
        <w:rPr>
          <w:b w:val="0"/>
          <w:color w:val="auto"/>
        </w:rPr>
        <w:instrText xml:space="preserve"> TOC \o "1-4" \u </w:instrText>
      </w:r>
      <w:r w:rsidRPr="00B32FAF">
        <w:rPr>
          <w:b w:val="0"/>
          <w:color w:val="auto"/>
        </w:rPr>
        <w:fldChar w:fldCharType="separate"/>
      </w:r>
      <w:r w:rsidR="003F6796">
        <w:rPr>
          <w:noProof/>
        </w:rPr>
        <w:t>1.</w:t>
      </w:r>
      <w:r w:rsidR="003F6796">
        <w:rPr>
          <w:rFonts w:asciiTheme="minorHAnsi" w:eastAsiaTheme="minorEastAsia" w:hAnsiTheme="minorHAnsi" w:cstheme="minorBidi"/>
          <w:b w:val="0"/>
          <w:noProof/>
          <w:color w:val="auto"/>
          <w:sz w:val="22"/>
          <w:szCs w:val="22"/>
        </w:rPr>
        <w:tab/>
      </w:r>
      <w:r w:rsidR="003F6796">
        <w:rPr>
          <w:noProof/>
        </w:rPr>
        <w:t>Wstęp</w:t>
      </w:r>
      <w:r w:rsidR="003F6796">
        <w:rPr>
          <w:noProof/>
        </w:rPr>
        <w:tab/>
      </w:r>
      <w:r>
        <w:rPr>
          <w:noProof/>
        </w:rPr>
        <w:fldChar w:fldCharType="begin"/>
      </w:r>
      <w:r w:rsidR="003F6796">
        <w:rPr>
          <w:noProof/>
        </w:rPr>
        <w:instrText xml:space="preserve"> PAGEREF _Toc258787344 \h </w:instrText>
      </w:r>
      <w:r>
        <w:rPr>
          <w:noProof/>
        </w:rPr>
      </w:r>
      <w:r>
        <w:rPr>
          <w:noProof/>
        </w:rPr>
        <w:fldChar w:fldCharType="separate"/>
      </w:r>
      <w:r w:rsidR="003F6796">
        <w:rPr>
          <w:noProof/>
        </w:rPr>
        <w:t>7</w:t>
      </w:r>
      <w:r>
        <w:rPr>
          <w:noProof/>
        </w:rPr>
        <w:fldChar w:fldCharType="end"/>
      </w:r>
    </w:p>
    <w:p w:rsidR="003F6796" w:rsidRDefault="003F6796">
      <w:pPr>
        <w:pStyle w:val="TOC1"/>
        <w:rPr>
          <w:rFonts w:asciiTheme="minorHAnsi" w:eastAsiaTheme="minorEastAsia" w:hAnsiTheme="minorHAnsi" w:cstheme="minorBidi"/>
          <w:b w:val="0"/>
          <w:noProof/>
          <w:color w:val="auto"/>
          <w:sz w:val="22"/>
          <w:szCs w:val="22"/>
        </w:rPr>
      </w:pPr>
      <w:r>
        <w:rPr>
          <w:noProof/>
        </w:rPr>
        <w:t>2.</w:t>
      </w:r>
      <w:r>
        <w:rPr>
          <w:rFonts w:asciiTheme="minorHAnsi" w:eastAsiaTheme="minorEastAsia" w:hAnsiTheme="minorHAnsi" w:cstheme="minorBidi"/>
          <w:b w:val="0"/>
          <w:noProof/>
          <w:color w:val="auto"/>
          <w:sz w:val="22"/>
          <w:szCs w:val="22"/>
        </w:rPr>
        <w:tab/>
      </w:r>
      <w:r>
        <w:rPr>
          <w:noProof/>
        </w:rPr>
        <w:t>Równoległe przetwarzanie z zastosowaniem GPU</w:t>
      </w:r>
      <w:r>
        <w:rPr>
          <w:noProof/>
        </w:rPr>
        <w:tab/>
      </w:r>
      <w:r w:rsidR="00B32FAF">
        <w:rPr>
          <w:noProof/>
        </w:rPr>
        <w:fldChar w:fldCharType="begin"/>
      </w:r>
      <w:r>
        <w:rPr>
          <w:noProof/>
        </w:rPr>
        <w:instrText xml:space="preserve"> PAGEREF _Toc258787345 \h </w:instrText>
      </w:r>
      <w:r w:rsidR="00B32FAF">
        <w:rPr>
          <w:noProof/>
        </w:rPr>
      </w:r>
      <w:r w:rsidR="00B32FAF">
        <w:rPr>
          <w:noProof/>
        </w:rPr>
        <w:fldChar w:fldCharType="separate"/>
      </w:r>
      <w:r>
        <w:rPr>
          <w:noProof/>
        </w:rPr>
        <w:t>10</w:t>
      </w:r>
      <w:r w:rsidR="00B32FAF">
        <w:rPr>
          <w:noProof/>
        </w:rPr>
        <w:fldChar w:fldCharType="end"/>
      </w:r>
    </w:p>
    <w:p w:rsidR="003F6796" w:rsidRDefault="003F6796">
      <w:pPr>
        <w:pStyle w:val="TOC2"/>
        <w:rPr>
          <w:rFonts w:asciiTheme="minorHAnsi" w:eastAsiaTheme="minorEastAsia" w:hAnsiTheme="minorHAnsi" w:cstheme="minorBidi"/>
          <w:noProof/>
          <w:color w:val="auto"/>
          <w:sz w:val="22"/>
          <w:szCs w:val="22"/>
        </w:rPr>
      </w:pPr>
      <w:r>
        <w:rPr>
          <w:noProof/>
        </w:rPr>
        <w:t>2.1.</w:t>
      </w:r>
      <w:r>
        <w:rPr>
          <w:rFonts w:asciiTheme="minorHAnsi" w:eastAsiaTheme="minorEastAsia" w:hAnsiTheme="minorHAnsi" w:cstheme="minorBidi"/>
          <w:noProof/>
          <w:color w:val="auto"/>
          <w:sz w:val="22"/>
          <w:szCs w:val="22"/>
        </w:rPr>
        <w:tab/>
      </w:r>
      <w:r>
        <w:rPr>
          <w:noProof/>
        </w:rPr>
        <w:t>Jednostki obliczeniowe GPU</w:t>
      </w:r>
      <w:r>
        <w:rPr>
          <w:noProof/>
        </w:rPr>
        <w:tab/>
      </w:r>
      <w:r w:rsidR="00B32FAF">
        <w:rPr>
          <w:noProof/>
        </w:rPr>
        <w:fldChar w:fldCharType="begin"/>
      </w:r>
      <w:r>
        <w:rPr>
          <w:noProof/>
        </w:rPr>
        <w:instrText xml:space="preserve"> PAGEREF _Toc258787346 \h </w:instrText>
      </w:r>
      <w:r w:rsidR="00B32FAF">
        <w:rPr>
          <w:noProof/>
        </w:rPr>
      </w:r>
      <w:r w:rsidR="00B32FAF">
        <w:rPr>
          <w:noProof/>
        </w:rPr>
        <w:fldChar w:fldCharType="separate"/>
      </w:r>
      <w:r>
        <w:rPr>
          <w:noProof/>
        </w:rPr>
        <w:t>10</w:t>
      </w:r>
      <w:r w:rsidR="00B32FAF">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2.1.1.</w:t>
      </w:r>
      <w:r>
        <w:rPr>
          <w:rFonts w:asciiTheme="minorHAnsi" w:eastAsiaTheme="minorEastAsia" w:hAnsiTheme="minorHAnsi" w:cstheme="minorBidi"/>
          <w:noProof/>
          <w:color w:val="auto"/>
          <w:sz w:val="22"/>
          <w:szCs w:val="22"/>
        </w:rPr>
        <w:tab/>
      </w:r>
      <w:r>
        <w:rPr>
          <w:noProof/>
        </w:rPr>
        <w:t>Wprowadzenie</w:t>
      </w:r>
      <w:r>
        <w:rPr>
          <w:noProof/>
        </w:rPr>
        <w:tab/>
      </w:r>
      <w:r w:rsidR="00B32FAF">
        <w:rPr>
          <w:noProof/>
        </w:rPr>
        <w:fldChar w:fldCharType="begin"/>
      </w:r>
      <w:r>
        <w:rPr>
          <w:noProof/>
        </w:rPr>
        <w:instrText xml:space="preserve"> PAGEREF _Toc258787347 \h </w:instrText>
      </w:r>
      <w:r w:rsidR="00B32FAF">
        <w:rPr>
          <w:noProof/>
        </w:rPr>
      </w:r>
      <w:r w:rsidR="00B32FAF">
        <w:rPr>
          <w:noProof/>
        </w:rPr>
        <w:fldChar w:fldCharType="separate"/>
      </w:r>
      <w:r>
        <w:rPr>
          <w:noProof/>
        </w:rPr>
        <w:t>10</w:t>
      </w:r>
      <w:r w:rsidR="00B32FAF">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2.1.2.</w:t>
      </w:r>
      <w:r>
        <w:rPr>
          <w:rFonts w:asciiTheme="minorHAnsi" w:eastAsiaTheme="minorEastAsia" w:hAnsiTheme="minorHAnsi" w:cstheme="minorBidi"/>
          <w:noProof/>
          <w:color w:val="auto"/>
          <w:sz w:val="22"/>
          <w:szCs w:val="22"/>
        </w:rPr>
        <w:tab/>
      </w:r>
      <w:r>
        <w:rPr>
          <w:noProof/>
        </w:rPr>
        <w:t>Różnice między CPU a GPU</w:t>
      </w:r>
      <w:r>
        <w:rPr>
          <w:noProof/>
        </w:rPr>
        <w:tab/>
      </w:r>
      <w:r w:rsidR="00B32FAF">
        <w:rPr>
          <w:noProof/>
        </w:rPr>
        <w:fldChar w:fldCharType="begin"/>
      </w:r>
      <w:r>
        <w:rPr>
          <w:noProof/>
        </w:rPr>
        <w:instrText xml:space="preserve"> PAGEREF _Toc258787348 \h </w:instrText>
      </w:r>
      <w:r w:rsidR="00B32FAF">
        <w:rPr>
          <w:noProof/>
        </w:rPr>
      </w:r>
      <w:r w:rsidR="00B32FAF">
        <w:rPr>
          <w:noProof/>
        </w:rPr>
        <w:fldChar w:fldCharType="separate"/>
      </w:r>
      <w:r>
        <w:rPr>
          <w:noProof/>
        </w:rPr>
        <w:t>10</w:t>
      </w:r>
      <w:r w:rsidR="00B32FAF">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2.1.3.</w:t>
      </w:r>
      <w:r>
        <w:rPr>
          <w:rFonts w:asciiTheme="minorHAnsi" w:eastAsiaTheme="minorEastAsia" w:hAnsiTheme="minorHAnsi" w:cstheme="minorBidi"/>
          <w:noProof/>
          <w:color w:val="auto"/>
          <w:sz w:val="22"/>
          <w:szCs w:val="22"/>
        </w:rPr>
        <w:tab/>
      </w:r>
      <w:r>
        <w:rPr>
          <w:noProof/>
        </w:rPr>
        <w:t>Model architektury GPU</w:t>
      </w:r>
      <w:r>
        <w:rPr>
          <w:noProof/>
        </w:rPr>
        <w:tab/>
      </w:r>
      <w:r w:rsidR="00B32FAF">
        <w:rPr>
          <w:noProof/>
        </w:rPr>
        <w:fldChar w:fldCharType="begin"/>
      </w:r>
      <w:r>
        <w:rPr>
          <w:noProof/>
        </w:rPr>
        <w:instrText xml:space="preserve"> PAGEREF _Toc258787349 \h </w:instrText>
      </w:r>
      <w:r w:rsidR="00B32FAF">
        <w:rPr>
          <w:noProof/>
        </w:rPr>
      </w:r>
      <w:r w:rsidR="00B32FAF">
        <w:rPr>
          <w:noProof/>
        </w:rPr>
        <w:fldChar w:fldCharType="separate"/>
      </w:r>
      <w:r>
        <w:rPr>
          <w:noProof/>
        </w:rPr>
        <w:t>11</w:t>
      </w:r>
      <w:r w:rsidR="00B32FAF">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2.1.4.</w:t>
      </w:r>
      <w:r>
        <w:rPr>
          <w:rFonts w:asciiTheme="minorHAnsi" w:eastAsiaTheme="minorEastAsia" w:hAnsiTheme="minorHAnsi" w:cstheme="minorBidi"/>
          <w:noProof/>
          <w:color w:val="auto"/>
          <w:sz w:val="22"/>
          <w:szCs w:val="22"/>
        </w:rPr>
        <w:tab/>
      </w:r>
      <w:r>
        <w:rPr>
          <w:noProof/>
        </w:rPr>
        <w:t>Struktura pamięci GPU</w:t>
      </w:r>
      <w:r>
        <w:rPr>
          <w:noProof/>
        </w:rPr>
        <w:tab/>
      </w:r>
      <w:r w:rsidR="00B32FAF">
        <w:rPr>
          <w:noProof/>
        </w:rPr>
        <w:fldChar w:fldCharType="begin"/>
      </w:r>
      <w:r>
        <w:rPr>
          <w:noProof/>
        </w:rPr>
        <w:instrText xml:space="preserve"> PAGEREF _Toc258787350 \h </w:instrText>
      </w:r>
      <w:r w:rsidR="00B32FAF">
        <w:rPr>
          <w:noProof/>
        </w:rPr>
      </w:r>
      <w:r w:rsidR="00B32FAF">
        <w:rPr>
          <w:noProof/>
        </w:rPr>
        <w:fldChar w:fldCharType="separate"/>
      </w:r>
      <w:r>
        <w:rPr>
          <w:noProof/>
        </w:rPr>
        <w:t>11</w:t>
      </w:r>
      <w:r w:rsidR="00B32FAF">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2.1.5.</w:t>
      </w:r>
      <w:r>
        <w:rPr>
          <w:rFonts w:asciiTheme="minorHAnsi" w:eastAsiaTheme="minorEastAsia" w:hAnsiTheme="minorHAnsi" w:cstheme="minorBidi"/>
          <w:noProof/>
          <w:color w:val="auto"/>
          <w:sz w:val="22"/>
          <w:szCs w:val="22"/>
        </w:rPr>
        <w:tab/>
      </w:r>
      <w:r>
        <w:rPr>
          <w:noProof/>
        </w:rPr>
        <w:t>Technologie GPGPU</w:t>
      </w:r>
      <w:r>
        <w:rPr>
          <w:noProof/>
        </w:rPr>
        <w:tab/>
      </w:r>
      <w:r w:rsidR="00B32FAF">
        <w:rPr>
          <w:noProof/>
        </w:rPr>
        <w:fldChar w:fldCharType="begin"/>
      </w:r>
      <w:r>
        <w:rPr>
          <w:noProof/>
        </w:rPr>
        <w:instrText xml:space="preserve"> PAGEREF _Toc258787351 \h </w:instrText>
      </w:r>
      <w:r w:rsidR="00B32FAF">
        <w:rPr>
          <w:noProof/>
        </w:rPr>
      </w:r>
      <w:r w:rsidR="00B32FAF">
        <w:rPr>
          <w:noProof/>
        </w:rPr>
        <w:fldChar w:fldCharType="separate"/>
      </w:r>
      <w:r>
        <w:rPr>
          <w:noProof/>
        </w:rPr>
        <w:t>11</w:t>
      </w:r>
      <w:r w:rsidR="00B32FAF">
        <w:rPr>
          <w:noProof/>
        </w:rPr>
        <w:fldChar w:fldCharType="end"/>
      </w:r>
    </w:p>
    <w:p w:rsidR="003F6796" w:rsidRDefault="003F6796">
      <w:pPr>
        <w:pStyle w:val="TOC2"/>
        <w:rPr>
          <w:rFonts w:asciiTheme="minorHAnsi" w:eastAsiaTheme="minorEastAsia" w:hAnsiTheme="minorHAnsi" w:cstheme="minorBidi"/>
          <w:noProof/>
          <w:color w:val="auto"/>
          <w:sz w:val="22"/>
          <w:szCs w:val="22"/>
        </w:rPr>
      </w:pPr>
      <w:r>
        <w:rPr>
          <w:noProof/>
        </w:rPr>
        <w:t>2.2.</w:t>
      </w:r>
      <w:r>
        <w:rPr>
          <w:rFonts w:asciiTheme="minorHAnsi" w:eastAsiaTheme="minorEastAsia" w:hAnsiTheme="minorHAnsi" w:cstheme="minorBidi"/>
          <w:noProof/>
          <w:color w:val="auto"/>
          <w:sz w:val="22"/>
          <w:szCs w:val="22"/>
        </w:rPr>
        <w:tab/>
      </w:r>
      <w:r>
        <w:rPr>
          <w:noProof/>
        </w:rPr>
        <w:t>CUDA</w:t>
      </w:r>
      <w:r>
        <w:rPr>
          <w:noProof/>
        </w:rPr>
        <w:tab/>
      </w:r>
      <w:r w:rsidR="00B32FAF">
        <w:rPr>
          <w:noProof/>
        </w:rPr>
        <w:fldChar w:fldCharType="begin"/>
      </w:r>
      <w:r>
        <w:rPr>
          <w:noProof/>
        </w:rPr>
        <w:instrText xml:space="preserve"> PAGEREF _Toc258787352 \h </w:instrText>
      </w:r>
      <w:r w:rsidR="00B32FAF">
        <w:rPr>
          <w:noProof/>
        </w:rPr>
      </w:r>
      <w:r w:rsidR="00B32FAF">
        <w:rPr>
          <w:noProof/>
        </w:rPr>
        <w:fldChar w:fldCharType="separate"/>
      </w:r>
      <w:r>
        <w:rPr>
          <w:noProof/>
        </w:rPr>
        <w:t>12</w:t>
      </w:r>
      <w:r w:rsidR="00B32FAF">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2.2.1.</w:t>
      </w:r>
      <w:r>
        <w:rPr>
          <w:rFonts w:asciiTheme="minorHAnsi" w:eastAsiaTheme="minorEastAsia" w:hAnsiTheme="minorHAnsi" w:cstheme="minorBidi"/>
          <w:noProof/>
          <w:color w:val="auto"/>
          <w:sz w:val="22"/>
          <w:szCs w:val="22"/>
        </w:rPr>
        <w:tab/>
      </w:r>
      <w:r>
        <w:rPr>
          <w:noProof/>
        </w:rPr>
        <w:t>Wprowadzenie do technologii</w:t>
      </w:r>
      <w:r>
        <w:rPr>
          <w:noProof/>
        </w:rPr>
        <w:tab/>
      </w:r>
      <w:r w:rsidR="00B32FAF">
        <w:rPr>
          <w:noProof/>
        </w:rPr>
        <w:fldChar w:fldCharType="begin"/>
      </w:r>
      <w:r>
        <w:rPr>
          <w:noProof/>
        </w:rPr>
        <w:instrText xml:space="preserve"> PAGEREF _Toc258787353 \h </w:instrText>
      </w:r>
      <w:r w:rsidR="00B32FAF">
        <w:rPr>
          <w:noProof/>
        </w:rPr>
      </w:r>
      <w:r w:rsidR="00B32FAF">
        <w:rPr>
          <w:noProof/>
        </w:rPr>
        <w:fldChar w:fldCharType="separate"/>
      </w:r>
      <w:r>
        <w:rPr>
          <w:noProof/>
        </w:rPr>
        <w:t>13</w:t>
      </w:r>
      <w:r w:rsidR="00B32FAF">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t>2.2.1.1.</w:t>
      </w:r>
      <w:r>
        <w:rPr>
          <w:rFonts w:asciiTheme="minorHAnsi" w:eastAsiaTheme="minorEastAsia" w:hAnsiTheme="minorHAnsi" w:cstheme="minorBidi"/>
          <w:noProof/>
          <w:color w:val="auto"/>
          <w:sz w:val="22"/>
          <w:szCs w:val="22"/>
        </w:rPr>
        <w:tab/>
      </w:r>
      <w:r>
        <w:rPr>
          <w:noProof/>
        </w:rPr>
        <w:t>Wersje CUDA</w:t>
      </w:r>
      <w:r>
        <w:rPr>
          <w:noProof/>
        </w:rPr>
        <w:tab/>
      </w:r>
      <w:r w:rsidR="00B32FAF">
        <w:rPr>
          <w:noProof/>
        </w:rPr>
        <w:fldChar w:fldCharType="begin"/>
      </w:r>
      <w:r>
        <w:rPr>
          <w:noProof/>
        </w:rPr>
        <w:instrText xml:space="preserve"> PAGEREF _Toc258787354 \h </w:instrText>
      </w:r>
      <w:r w:rsidR="00B32FAF">
        <w:rPr>
          <w:noProof/>
        </w:rPr>
      </w:r>
      <w:r w:rsidR="00B32FAF">
        <w:rPr>
          <w:noProof/>
        </w:rPr>
        <w:fldChar w:fldCharType="separate"/>
      </w:r>
      <w:r>
        <w:rPr>
          <w:noProof/>
        </w:rPr>
        <w:t>13</w:t>
      </w:r>
      <w:r w:rsidR="00B32FAF">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t>2.2.1.2.</w:t>
      </w:r>
      <w:r>
        <w:rPr>
          <w:rFonts w:asciiTheme="minorHAnsi" w:eastAsiaTheme="minorEastAsia" w:hAnsiTheme="minorHAnsi" w:cstheme="minorBidi"/>
          <w:noProof/>
          <w:color w:val="auto"/>
          <w:sz w:val="22"/>
          <w:szCs w:val="22"/>
        </w:rPr>
        <w:tab/>
      </w:r>
      <w:r>
        <w:rPr>
          <w:noProof/>
        </w:rPr>
        <w:t>Ograniczenia</w:t>
      </w:r>
      <w:r>
        <w:rPr>
          <w:noProof/>
        </w:rPr>
        <w:tab/>
      </w:r>
      <w:r w:rsidR="00B32FAF">
        <w:rPr>
          <w:noProof/>
        </w:rPr>
        <w:fldChar w:fldCharType="begin"/>
      </w:r>
      <w:r>
        <w:rPr>
          <w:noProof/>
        </w:rPr>
        <w:instrText xml:space="preserve"> PAGEREF _Toc258787355 \h </w:instrText>
      </w:r>
      <w:r w:rsidR="00B32FAF">
        <w:rPr>
          <w:noProof/>
        </w:rPr>
      </w:r>
      <w:r w:rsidR="00B32FAF">
        <w:rPr>
          <w:noProof/>
        </w:rPr>
        <w:fldChar w:fldCharType="separate"/>
      </w:r>
      <w:r>
        <w:rPr>
          <w:noProof/>
        </w:rPr>
        <w:t>13</w:t>
      </w:r>
      <w:r w:rsidR="00B32FAF">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2.2.2.</w:t>
      </w:r>
      <w:r>
        <w:rPr>
          <w:rFonts w:asciiTheme="minorHAnsi" w:eastAsiaTheme="minorEastAsia" w:hAnsiTheme="minorHAnsi" w:cstheme="minorBidi"/>
          <w:noProof/>
          <w:color w:val="auto"/>
          <w:sz w:val="22"/>
          <w:szCs w:val="22"/>
        </w:rPr>
        <w:tab/>
      </w:r>
      <w:r>
        <w:rPr>
          <w:noProof/>
        </w:rPr>
        <w:t>Komunikacja między wątkami</w:t>
      </w:r>
      <w:r>
        <w:rPr>
          <w:noProof/>
        </w:rPr>
        <w:tab/>
      </w:r>
      <w:r w:rsidR="00B32FAF">
        <w:rPr>
          <w:noProof/>
        </w:rPr>
        <w:fldChar w:fldCharType="begin"/>
      </w:r>
      <w:r>
        <w:rPr>
          <w:noProof/>
        </w:rPr>
        <w:instrText xml:space="preserve"> PAGEREF _Toc258787356 \h </w:instrText>
      </w:r>
      <w:r w:rsidR="00B32FAF">
        <w:rPr>
          <w:noProof/>
        </w:rPr>
      </w:r>
      <w:r w:rsidR="00B32FAF">
        <w:rPr>
          <w:noProof/>
        </w:rPr>
        <w:fldChar w:fldCharType="separate"/>
      </w:r>
      <w:r>
        <w:rPr>
          <w:noProof/>
        </w:rPr>
        <w:t>13</w:t>
      </w:r>
      <w:r w:rsidR="00B32FAF">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2.2.3.</w:t>
      </w:r>
      <w:r>
        <w:rPr>
          <w:rFonts w:asciiTheme="minorHAnsi" w:eastAsiaTheme="minorEastAsia" w:hAnsiTheme="minorHAnsi" w:cstheme="minorBidi"/>
          <w:noProof/>
          <w:color w:val="auto"/>
          <w:sz w:val="22"/>
          <w:szCs w:val="22"/>
        </w:rPr>
        <w:tab/>
      </w:r>
      <w:r>
        <w:rPr>
          <w:noProof/>
        </w:rPr>
        <w:t>Proces wykonania programu CUDA</w:t>
      </w:r>
      <w:r>
        <w:rPr>
          <w:noProof/>
        </w:rPr>
        <w:tab/>
      </w:r>
      <w:r w:rsidR="00B32FAF">
        <w:rPr>
          <w:noProof/>
        </w:rPr>
        <w:fldChar w:fldCharType="begin"/>
      </w:r>
      <w:r>
        <w:rPr>
          <w:noProof/>
        </w:rPr>
        <w:instrText xml:space="preserve"> PAGEREF _Toc258787357 \h </w:instrText>
      </w:r>
      <w:r w:rsidR="00B32FAF">
        <w:rPr>
          <w:noProof/>
        </w:rPr>
      </w:r>
      <w:r w:rsidR="00B32FAF">
        <w:rPr>
          <w:noProof/>
        </w:rPr>
        <w:fldChar w:fldCharType="separate"/>
      </w:r>
      <w:r>
        <w:rPr>
          <w:noProof/>
        </w:rPr>
        <w:t>13</w:t>
      </w:r>
      <w:r w:rsidR="00B32FAF">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2.2.4.</w:t>
      </w:r>
      <w:r>
        <w:rPr>
          <w:rFonts w:asciiTheme="minorHAnsi" w:eastAsiaTheme="minorEastAsia" w:hAnsiTheme="minorHAnsi" w:cstheme="minorBidi"/>
          <w:noProof/>
          <w:color w:val="auto"/>
          <w:sz w:val="22"/>
          <w:szCs w:val="22"/>
        </w:rPr>
        <w:tab/>
      </w:r>
      <w:r>
        <w:rPr>
          <w:noProof/>
        </w:rPr>
        <w:t>Przykład kodu</w:t>
      </w:r>
      <w:r>
        <w:rPr>
          <w:noProof/>
        </w:rPr>
        <w:tab/>
      </w:r>
      <w:r w:rsidR="00B32FAF">
        <w:rPr>
          <w:noProof/>
        </w:rPr>
        <w:fldChar w:fldCharType="begin"/>
      </w:r>
      <w:r>
        <w:rPr>
          <w:noProof/>
        </w:rPr>
        <w:instrText xml:space="preserve"> PAGEREF _Toc258787358 \h </w:instrText>
      </w:r>
      <w:r w:rsidR="00B32FAF">
        <w:rPr>
          <w:noProof/>
        </w:rPr>
      </w:r>
      <w:r w:rsidR="00B32FAF">
        <w:rPr>
          <w:noProof/>
        </w:rPr>
        <w:fldChar w:fldCharType="separate"/>
      </w:r>
      <w:r>
        <w:rPr>
          <w:noProof/>
        </w:rPr>
        <w:t>13</w:t>
      </w:r>
      <w:r w:rsidR="00B32FAF">
        <w:rPr>
          <w:noProof/>
        </w:rPr>
        <w:fldChar w:fldCharType="end"/>
      </w:r>
    </w:p>
    <w:p w:rsidR="003F6796" w:rsidRDefault="003F6796">
      <w:pPr>
        <w:pStyle w:val="TOC1"/>
        <w:rPr>
          <w:rFonts w:asciiTheme="minorHAnsi" w:eastAsiaTheme="minorEastAsia" w:hAnsiTheme="minorHAnsi" w:cstheme="minorBidi"/>
          <w:b w:val="0"/>
          <w:noProof/>
          <w:color w:val="auto"/>
          <w:sz w:val="22"/>
          <w:szCs w:val="22"/>
        </w:rPr>
      </w:pPr>
      <w:r>
        <w:rPr>
          <w:noProof/>
        </w:rPr>
        <w:t>3.</w:t>
      </w:r>
      <w:r>
        <w:rPr>
          <w:rFonts w:asciiTheme="minorHAnsi" w:eastAsiaTheme="minorEastAsia" w:hAnsiTheme="minorHAnsi" w:cstheme="minorBidi"/>
          <w:b w:val="0"/>
          <w:noProof/>
          <w:color w:val="auto"/>
          <w:sz w:val="22"/>
          <w:szCs w:val="22"/>
        </w:rPr>
        <w:tab/>
      </w:r>
      <w:r>
        <w:rPr>
          <w:noProof/>
        </w:rPr>
        <w:t>Sztuczne sieci neuronowe</w:t>
      </w:r>
      <w:r>
        <w:rPr>
          <w:noProof/>
        </w:rPr>
        <w:tab/>
      </w:r>
      <w:r w:rsidR="00B32FAF">
        <w:rPr>
          <w:noProof/>
        </w:rPr>
        <w:fldChar w:fldCharType="begin"/>
      </w:r>
      <w:r>
        <w:rPr>
          <w:noProof/>
        </w:rPr>
        <w:instrText xml:space="preserve"> PAGEREF _Toc258787359 \h </w:instrText>
      </w:r>
      <w:r w:rsidR="00B32FAF">
        <w:rPr>
          <w:noProof/>
        </w:rPr>
      </w:r>
      <w:r w:rsidR="00B32FAF">
        <w:rPr>
          <w:noProof/>
        </w:rPr>
        <w:fldChar w:fldCharType="separate"/>
      </w:r>
      <w:r>
        <w:rPr>
          <w:noProof/>
        </w:rPr>
        <w:t>14</w:t>
      </w:r>
      <w:r w:rsidR="00B32FAF">
        <w:rPr>
          <w:noProof/>
        </w:rPr>
        <w:fldChar w:fldCharType="end"/>
      </w:r>
    </w:p>
    <w:p w:rsidR="003F6796" w:rsidRDefault="003F6796">
      <w:pPr>
        <w:pStyle w:val="TOC2"/>
        <w:rPr>
          <w:rFonts w:asciiTheme="minorHAnsi" w:eastAsiaTheme="minorEastAsia" w:hAnsiTheme="minorHAnsi" w:cstheme="minorBidi"/>
          <w:noProof/>
          <w:color w:val="auto"/>
          <w:sz w:val="22"/>
          <w:szCs w:val="22"/>
        </w:rPr>
      </w:pPr>
      <w:r>
        <w:rPr>
          <w:noProof/>
        </w:rPr>
        <w:t>3.1.</w:t>
      </w:r>
      <w:r>
        <w:rPr>
          <w:rFonts w:asciiTheme="minorHAnsi" w:eastAsiaTheme="minorEastAsia" w:hAnsiTheme="minorHAnsi" w:cstheme="minorBidi"/>
          <w:noProof/>
          <w:color w:val="auto"/>
          <w:sz w:val="22"/>
          <w:szCs w:val="22"/>
        </w:rPr>
        <w:tab/>
      </w:r>
      <w:r>
        <w:rPr>
          <w:noProof/>
        </w:rPr>
        <w:t>Wprowadzenie</w:t>
      </w:r>
      <w:r>
        <w:rPr>
          <w:noProof/>
        </w:rPr>
        <w:tab/>
      </w:r>
      <w:r w:rsidR="00B32FAF">
        <w:rPr>
          <w:noProof/>
        </w:rPr>
        <w:fldChar w:fldCharType="begin"/>
      </w:r>
      <w:r>
        <w:rPr>
          <w:noProof/>
        </w:rPr>
        <w:instrText xml:space="preserve"> PAGEREF _Toc258787360 \h </w:instrText>
      </w:r>
      <w:r w:rsidR="00B32FAF">
        <w:rPr>
          <w:noProof/>
        </w:rPr>
      </w:r>
      <w:r w:rsidR="00B32FAF">
        <w:rPr>
          <w:noProof/>
        </w:rPr>
        <w:fldChar w:fldCharType="separate"/>
      </w:r>
      <w:r>
        <w:rPr>
          <w:noProof/>
        </w:rPr>
        <w:t>14</w:t>
      </w:r>
      <w:r w:rsidR="00B32FAF">
        <w:rPr>
          <w:noProof/>
        </w:rPr>
        <w:fldChar w:fldCharType="end"/>
      </w:r>
    </w:p>
    <w:p w:rsidR="003F6796" w:rsidRDefault="003F6796">
      <w:pPr>
        <w:pStyle w:val="TOC2"/>
        <w:rPr>
          <w:rFonts w:asciiTheme="minorHAnsi" w:eastAsiaTheme="minorEastAsia" w:hAnsiTheme="minorHAnsi" w:cstheme="minorBidi"/>
          <w:noProof/>
          <w:color w:val="auto"/>
          <w:sz w:val="22"/>
          <w:szCs w:val="22"/>
        </w:rPr>
      </w:pPr>
      <w:r>
        <w:rPr>
          <w:noProof/>
        </w:rPr>
        <w:t>3.2.</w:t>
      </w:r>
      <w:r>
        <w:rPr>
          <w:rFonts w:asciiTheme="minorHAnsi" w:eastAsiaTheme="minorEastAsia" w:hAnsiTheme="minorHAnsi" w:cstheme="minorBidi"/>
          <w:noProof/>
          <w:color w:val="auto"/>
          <w:sz w:val="22"/>
          <w:szCs w:val="22"/>
        </w:rPr>
        <w:tab/>
      </w:r>
      <w:r>
        <w:rPr>
          <w:noProof/>
        </w:rPr>
        <w:t>Model neuronu</w:t>
      </w:r>
      <w:r>
        <w:rPr>
          <w:noProof/>
        </w:rPr>
        <w:tab/>
      </w:r>
      <w:r w:rsidR="00B32FAF">
        <w:rPr>
          <w:noProof/>
        </w:rPr>
        <w:fldChar w:fldCharType="begin"/>
      </w:r>
      <w:r>
        <w:rPr>
          <w:noProof/>
        </w:rPr>
        <w:instrText xml:space="preserve"> PAGEREF _Toc258787361 \h </w:instrText>
      </w:r>
      <w:r w:rsidR="00B32FAF">
        <w:rPr>
          <w:noProof/>
        </w:rPr>
      </w:r>
      <w:r w:rsidR="00B32FAF">
        <w:rPr>
          <w:noProof/>
        </w:rPr>
        <w:fldChar w:fldCharType="separate"/>
      </w:r>
      <w:r>
        <w:rPr>
          <w:noProof/>
        </w:rPr>
        <w:t>14</w:t>
      </w:r>
      <w:r w:rsidR="00B32FAF">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3.2.1.</w:t>
      </w:r>
      <w:r>
        <w:rPr>
          <w:rFonts w:asciiTheme="minorHAnsi" w:eastAsiaTheme="minorEastAsia" w:hAnsiTheme="minorHAnsi" w:cstheme="minorBidi"/>
          <w:noProof/>
          <w:color w:val="auto"/>
          <w:sz w:val="22"/>
          <w:szCs w:val="22"/>
        </w:rPr>
        <w:tab/>
      </w:r>
      <w:r>
        <w:rPr>
          <w:noProof/>
        </w:rPr>
        <w:t>Neuron biologiczny</w:t>
      </w:r>
      <w:r>
        <w:rPr>
          <w:noProof/>
        </w:rPr>
        <w:tab/>
      </w:r>
      <w:r w:rsidR="00B32FAF">
        <w:rPr>
          <w:noProof/>
        </w:rPr>
        <w:fldChar w:fldCharType="begin"/>
      </w:r>
      <w:r>
        <w:rPr>
          <w:noProof/>
        </w:rPr>
        <w:instrText xml:space="preserve"> PAGEREF _Toc258787362 \h </w:instrText>
      </w:r>
      <w:r w:rsidR="00B32FAF">
        <w:rPr>
          <w:noProof/>
        </w:rPr>
      </w:r>
      <w:r w:rsidR="00B32FAF">
        <w:rPr>
          <w:noProof/>
        </w:rPr>
        <w:fldChar w:fldCharType="separate"/>
      </w:r>
      <w:r>
        <w:rPr>
          <w:noProof/>
        </w:rPr>
        <w:t>14</w:t>
      </w:r>
      <w:r w:rsidR="00B32FAF">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3.2.2.</w:t>
      </w:r>
      <w:r>
        <w:rPr>
          <w:rFonts w:asciiTheme="minorHAnsi" w:eastAsiaTheme="minorEastAsia" w:hAnsiTheme="minorHAnsi" w:cstheme="minorBidi"/>
          <w:noProof/>
          <w:color w:val="auto"/>
          <w:sz w:val="22"/>
          <w:szCs w:val="22"/>
        </w:rPr>
        <w:tab/>
      </w:r>
      <w:r>
        <w:rPr>
          <w:noProof/>
        </w:rPr>
        <w:t>Sztuczny neuron</w:t>
      </w:r>
      <w:r>
        <w:rPr>
          <w:noProof/>
        </w:rPr>
        <w:tab/>
      </w:r>
      <w:r w:rsidR="00B32FAF">
        <w:rPr>
          <w:noProof/>
        </w:rPr>
        <w:fldChar w:fldCharType="begin"/>
      </w:r>
      <w:r>
        <w:rPr>
          <w:noProof/>
        </w:rPr>
        <w:instrText xml:space="preserve"> PAGEREF _Toc258787363 \h </w:instrText>
      </w:r>
      <w:r w:rsidR="00B32FAF">
        <w:rPr>
          <w:noProof/>
        </w:rPr>
      </w:r>
      <w:r w:rsidR="00B32FAF">
        <w:rPr>
          <w:noProof/>
        </w:rPr>
        <w:fldChar w:fldCharType="separate"/>
      </w:r>
      <w:r>
        <w:rPr>
          <w:noProof/>
        </w:rPr>
        <w:t>14</w:t>
      </w:r>
      <w:r w:rsidR="00B32FAF">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3.2.3.</w:t>
      </w:r>
      <w:r>
        <w:rPr>
          <w:rFonts w:asciiTheme="minorHAnsi" w:eastAsiaTheme="minorEastAsia" w:hAnsiTheme="minorHAnsi" w:cstheme="minorBidi"/>
          <w:noProof/>
          <w:color w:val="auto"/>
          <w:sz w:val="22"/>
          <w:szCs w:val="22"/>
        </w:rPr>
        <w:tab/>
      </w:r>
      <w:r>
        <w:rPr>
          <w:noProof/>
        </w:rPr>
        <w:t>Funkcja aktywacji, neuron nieliniowy</w:t>
      </w:r>
      <w:r>
        <w:rPr>
          <w:noProof/>
        </w:rPr>
        <w:tab/>
      </w:r>
      <w:r w:rsidR="00B32FAF">
        <w:rPr>
          <w:noProof/>
        </w:rPr>
        <w:fldChar w:fldCharType="begin"/>
      </w:r>
      <w:r>
        <w:rPr>
          <w:noProof/>
        </w:rPr>
        <w:instrText xml:space="preserve"> PAGEREF _Toc258787364 \h </w:instrText>
      </w:r>
      <w:r w:rsidR="00B32FAF">
        <w:rPr>
          <w:noProof/>
        </w:rPr>
      </w:r>
      <w:r w:rsidR="00B32FAF">
        <w:rPr>
          <w:noProof/>
        </w:rPr>
        <w:fldChar w:fldCharType="separate"/>
      </w:r>
      <w:r>
        <w:rPr>
          <w:noProof/>
        </w:rPr>
        <w:t>14</w:t>
      </w:r>
      <w:r w:rsidR="00B32FAF">
        <w:rPr>
          <w:noProof/>
        </w:rPr>
        <w:fldChar w:fldCharType="end"/>
      </w:r>
    </w:p>
    <w:p w:rsidR="003F6796" w:rsidRDefault="003F6796">
      <w:pPr>
        <w:pStyle w:val="TOC2"/>
        <w:rPr>
          <w:rFonts w:asciiTheme="minorHAnsi" w:eastAsiaTheme="minorEastAsia" w:hAnsiTheme="minorHAnsi" w:cstheme="minorBidi"/>
          <w:noProof/>
          <w:color w:val="auto"/>
          <w:sz w:val="22"/>
          <w:szCs w:val="22"/>
        </w:rPr>
      </w:pPr>
      <w:r>
        <w:rPr>
          <w:noProof/>
        </w:rPr>
        <w:t>3.3.</w:t>
      </w:r>
      <w:r>
        <w:rPr>
          <w:rFonts w:asciiTheme="minorHAnsi" w:eastAsiaTheme="minorEastAsia" w:hAnsiTheme="minorHAnsi" w:cstheme="minorBidi"/>
          <w:noProof/>
          <w:color w:val="auto"/>
          <w:sz w:val="22"/>
          <w:szCs w:val="22"/>
        </w:rPr>
        <w:tab/>
      </w:r>
      <w:r>
        <w:rPr>
          <w:noProof/>
        </w:rPr>
        <w:t>Architektury sieci neuronowych</w:t>
      </w:r>
      <w:r>
        <w:rPr>
          <w:noProof/>
        </w:rPr>
        <w:tab/>
      </w:r>
      <w:r w:rsidR="00B32FAF">
        <w:rPr>
          <w:noProof/>
        </w:rPr>
        <w:fldChar w:fldCharType="begin"/>
      </w:r>
      <w:r>
        <w:rPr>
          <w:noProof/>
        </w:rPr>
        <w:instrText xml:space="preserve"> PAGEREF _Toc258787365 \h </w:instrText>
      </w:r>
      <w:r w:rsidR="00B32FAF">
        <w:rPr>
          <w:noProof/>
        </w:rPr>
      </w:r>
      <w:r w:rsidR="00B32FAF">
        <w:rPr>
          <w:noProof/>
        </w:rPr>
        <w:fldChar w:fldCharType="separate"/>
      </w:r>
      <w:r>
        <w:rPr>
          <w:noProof/>
        </w:rPr>
        <w:t>14</w:t>
      </w:r>
      <w:r w:rsidR="00B32FAF">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3.3.1.</w:t>
      </w:r>
      <w:r>
        <w:rPr>
          <w:rFonts w:asciiTheme="minorHAnsi" w:eastAsiaTheme="minorEastAsia" w:hAnsiTheme="minorHAnsi" w:cstheme="minorBidi"/>
          <w:noProof/>
          <w:color w:val="auto"/>
          <w:sz w:val="22"/>
          <w:szCs w:val="22"/>
        </w:rPr>
        <w:tab/>
      </w:r>
      <w:r>
        <w:rPr>
          <w:noProof/>
        </w:rPr>
        <w:t>Jednokierunkowe</w:t>
      </w:r>
      <w:r>
        <w:rPr>
          <w:noProof/>
        </w:rPr>
        <w:tab/>
      </w:r>
      <w:r w:rsidR="00B32FAF">
        <w:rPr>
          <w:noProof/>
        </w:rPr>
        <w:fldChar w:fldCharType="begin"/>
      </w:r>
      <w:r>
        <w:rPr>
          <w:noProof/>
        </w:rPr>
        <w:instrText xml:space="preserve"> PAGEREF _Toc258787366 \h </w:instrText>
      </w:r>
      <w:r w:rsidR="00B32FAF">
        <w:rPr>
          <w:noProof/>
        </w:rPr>
      </w:r>
      <w:r w:rsidR="00B32FAF">
        <w:rPr>
          <w:noProof/>
        </w:rPr>
        <w:fldChar w:fldCharType="separate"/>
      </w:r>
      <w:r>
        <w:rPr>
          <w:noProof/>
        </w:rPr>
        <w:t>14</w:t>
      </w:r>
      <w:r w:rsidR="00B32FAF">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3.3.2.</w:t>
      </w:r>
      <w:r>
        <w:rPr>
          <w:rFonts w:asciiTheme="minorHAnsi" w:eastAsiaTheme="minorEastAsia" w:hAnsiTheme="minorHAnsi" w:cstheme="minorBidi"/>
          <w:noProof/>
          <w:color w:val="auto"/>
          <w:sz w:val="22"/>
          <w:szCs w:val="22"/>
        </w:rPr>
        <w:tab/>
      </w:r>
      <w:r>
        <w:rPr>
          <w:noProof/>
        </w:rPr>
        <w:t>Rekurencyjne</w:t>
      </w:r>
      <w:r>
        <w:rPr>
          <w:noProof/>
        </w:rPr>
        <w:tab/>
      </w:r>
      <w:r w:rsidR="00B32FAF">
        <w:rPr>
          <w:noProof/>
        </w:rPr>
        <w:fldChar w:fldCharType="begin"/>
      </w:r>
      <w:r>
        <w:rPr>
          <w:noProof/>
        </w:rPr>
        <w:instrText xml:space="preserve"> PAGEREF _Toc258787367 \h </w:instrText>
      </w:r>
      <w:r w:rsidR="00B32FAF">
        <w:rPr>
          <w:noProof/>
        </w:rPr>
      </w:r>
      <w:r w:rsidR="00B32FAF">
        <w:rPr>
          <w:noProof/>
        </w:rPr>
        <w:fldChar w:fldCharType="separate"/>
      </w:r>
      <w:r>
        <w:rPr>
          <w:noProof/>
        </w:rPr>
        <w:t>14</w:t>
      </w:r>
      <w:r w:rsidR="00B32FAF">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3.3.3.</w:t>
      </w:r>
      <w:r>
        <w:rPr>
          <w:rFonts w:asciiTheme="minorHAnsi" w:eastAsiaTheme="minorEastAsia" w:hAnsiTheme="minorHAnsi" w:cstheme="minorBidi"/>
          <w:noProof/>
          <w:color w:val="auto"/>
          <w:sz w:val="22"/>
          <w:szCs w:val="22"/>
        </w:rPr>
        <w:tab/>
      </w:r>
      <w:r>
        <w:rPr>
          <w:noProof/>
        </w:rPr>
        <w:t>Sieci komórkowe</w:t>
      </w:r>
      <w:r>
        <w:rPr>
          <w:noProof/>
        </w:rPr>
        <w:tab/>
      </w:r>
      <w:r w:rsidR="00B32FAF">
        <w:rPr>
          <w:noProof/>
        </w:rPr>
        <w:fldChar w:fldCharType="begin"/>
      </w:r>
      <w:r>
        <w:rPr>
          <w:noProof/>
        </w:rPr>
        <w:instrText xml:space="preserve"> PAGEREF _Toc258787368 \h </w:instrText>
      </w:r>
      <w:r w:rsidR="00B32FAF">
        <w:rPr>
          <w:noProof/>
        </w:rPr>
      </w:r>
      <w:r w:rsidR="00B32FAF">
        <w:rPr>
          <w:noProof/>
        </w:rPr>
        <w:fldChar w:fldCharType="separate"/>
      </w:r>
      <w:r>
        <w:rPr>
          <w:noProof/>
        </w:rPr>
        <w:t>14</w:t>
      </w:r>
      <w:r w:rsidR="00B32FAF">
        <w:rPr>
          <w:noProof/>
        </w:rPr>
        <w:fldChar w:fldCharType="end"/>
      </w:r>
    </w:p>
    <w:p w:rsidR="003F6796" w:rsidRDefault="003F6796">
      <w:pPr>
        <w:pStyle w:val="TOC2"/>
        <w:rPr>
          <w:rFonts w:asciiTheme="minorHAnsi" w:eastAsiaTheme="minorEastAsia" w:hAnsiTheme="minorHAnsi" w:cstheme="minorBidi"/>
          <w:noProof/>
          <w:color w:val="auto"/>
          <w:sz w:val="22"/>
          <w:szCs w:val="22"/>
        </w:rPr>
      </w:pPr>
      <w:r>
        <w:rPr>
          <w:noProof/>
        </w:rPr>
        <w:t>3.4.</w:t>
      </w:r>
      <w:r>
        <w:rPr>
          <w:rFonts w:asciiTheme="minorHAnsi" w:eastAsiaTheme="minorEastAsia" w:hAnsiTheme="minorHAnsi" w:cstheme="minorBidi"/>
          <w:noProof/>
          <w:color w:val="auto"/>
          <w:sz w:val="22"/>
          <w:szCs w:val="22"/>
        </w:rPr>
        <w:tab/>
      </w:r>
      <w:r>
        <w:rPr>
          <w:noProof/>
        </w:rPr>
        <w:t>Zastosowanie sztucznych sieci neuronowych</w:t>
      </w:r>
      <w:r>
        <w:rPr>
          <w:noProof/>
        </w:rPr>
        <w:tab/>
      </w:r>
      <w:r w:rsidR="00B32FAF">
        <w:rPr>
          <w:noProof/>
        </w:rPr>
        <w:fldChar w:fldCharType="begin"/>
      </w:r>
      <w:r>
        <w:rPr>
          <w:noProof/>
        </w:rPr>
        <w:instrText xml:space="preserve"> PAGEREF _Toc258787369 \h </w:instrText>
      </w:r>
      <w:r w:rsidR="00B32FAF">
        <w:rPr>
          <w:noProof/>
        </w:rPr>
      </w:r>
      <w:r w:rsidR="00B32FAF">
        <w:rPr>
          <w:noProof/>
        </w:rPr>
        <w:fldChar w:fldCharType="separate"/>
      </w:r>
      <w:r>
        <w:rPr>
          <w:noProof/>
        </w:rPr>
        <w:t>14</w:t>
      </w:r>
      <w:r w:rsidR="00B32FAF">
        <w:rPr>
          <w:noProof/>
        </w:rPr>
        <w:fldChar w:fldCharType="end"/>
      </w:r>
    </w:p>
    <w:p w:rsidR="003F6796" w:rsidRDefault="003F6796">
      <w:pPr>
        <w:pStyle w:val="TOC2"/>
        <w:rPr>
          <w:rFonts w:asciiTheme="minorHAnsi" w:eastAsiaTheme="minorEastAsia" w:hAnsiTheme="minorHAnsi" w:cstheme="minorBidi"/>
          <w:noProof/>
          <w:color w:val="auto"/>
          <w:sz w:val="22"/>
          <w:szCs w:val="22"/>
        </w:rPr>
      </w:pPr>
      <w:r>
        <w:rPr>
          <w:noProof/>
        </w:rPr>
        <w:t>3.5.</w:t>
      </w:r>
      <w:r>
        <w:rPr>
          <w:rFonts w:asciiTheme="minorHAnsi" w:eastAsiaTheme="minorEastAsia" w:hAnsiTheme="minorHAnsi" w:cstheme="minorBidi"/>
          <w:noProof/>
          <w:color w:val="auto"/>
          <w:sz w:val="22"/>
          <w:szCs w:val="22"/>
        </w:rPr>
        <w:tab/>
      </w:r>
      <w:r>
        <w:rPr>
          <w:noProof/>
        </w:rPr>
        <w:t>Metody uczenia</w:t>
      </w:r>
      <w:r>
        <w:rPr>
          <w:noProof/>
        </w:rPr>
        <w:tab/>
      </w:r>
      <w:r w:rsidR="00B32FAF">
        <w:rPr>
          <w:noProof/>
        </w:rPr>
        <w:fldChar w:fldCharType="begin"/>
      </w:r>
      <w:r>
        <w:rPr>
          <w:noProof/>
        </w:rPr>
        <w:instrText xml:space="preserve"> PAGEREF _Toc258787370 \h </w:instrText>
      </w:r>
      <w:r w:rsidR="00B32FAF">
        <w:rPr>
          <w:noProof/>
        </w:rPr>
      </w:r>
      <w:r w:rsidR="00B32FAF">
        <w:rPr>
          <w:noProof/>
        </w:rPr>
        <w:fldChar w:fldCharType="separate"/>
      </w:r>
      <w:r>
        <w:rPr>
          <w:noProof/>
        </w:rPr>
        <w:t>14</w:t>
      </w:r>
      <w:r w:rsidR="00B32FAF">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3.5.1.</w:t>
      </w:r>
      <w:r>
        <w:rPr>
          <w:rFonts w:asciiTheme="minorHAnsi" w:eastAsiaTheme="minorEastAsia" w:hAnsiTheme="minorHAnsi" w:cstheme="minorBidi"/>
          <w:noProof/>
          <w:color w:val="auto"/>
          <w:sz w:val="22"/>
          <w:szCs w:val="22"/>
        </w:rPr>
        <w:tab/>
      </w:r>
      <w:r>
        <w:rPr>
          <w:noProof/>
        </w:rPr>
        <w:t>Uczenie nadzorowane</w:t>
      </w:r>
      <w:r>
        <w:rPr>
          <w:noProof/>
        </w:rPr>
        <w:tab/>
      </w:r>
      <w:r w:rsidR="00B32FAF">
        <w:rPr>
          <w:noProof/>
        </w:rPr>
        <w:fldChar w:fldCharType="begin"/>
      </w:r>
      <w:r>
        <w:rPr>
          <w:noProof/>
        </w:rPr>
        <w:instrText xml:space="preserve"> PAGEREF _Toc258787371 \h </w:instrText>
      </w:r>
      <w:r w:rsidR="00B32FAF">
        <w:rPr>
          <w:noProof/>
        </w:rPr>
      </w:r>
      <w:r w:rsidR="00B32FAF">
        <w:rPr>
          <w:noProof/>
        </w:rPr>
        <w:fldChar w:fldCharType="separate"/>
      </w:r>
      <w:r>
        <w:rPr>
          <w:noProof/>
        </w:rPr>
        <w:t>14</w:t>
      </w:r>
      <w:r w:rsidR="00B32FAF">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t>3.5.1.1.</w:t>
      </w:r>
      <w:r>
        <w:rPr>
          <w:rFonts w:asciiTheme="minorHAnsi" w:eastAsiaTheme="minorEastAsia" w:hAnsiTheme="minorHAnsi" w:cstheme="minorBidi"/>
          <w:noProof/>
          <w:color w:val="auto"/>
          <w:sz w:val="22"/>
          <w:szCs w:val="22"/>
        </w:rPr>
        <w:tab/>
      </w:r>
      <w:r>
        <w:rPr>
          <w:noProof/>
        </w:rPr>
        <w:t>Z nauczycielem</w:t>
      </w:r>
      <w:r>
        <w:rPr>
          <w:noProof/>
        </w:rPr>
        <w:tab/>
      </w:r>
      <w:r w:rsidR="00B32FAF">
        <w:rPr>
          <w:noProof/>
        </w:rPr>
        <w:fldChar w:fldCharType="begin"/>
      </w:r>
      <w:r>
        <w:rPr>
          <w:noProof/>
        </w:rPr>
        <w:instrText xml:space="preserve"> PAGEREF _Toc258787372 \h </w:instrText>
      </w:r>
      <w:r w:rsidR="00B32FAF">
        <w:rPr>
          <w:noProof/>
        </w:rPr>
      </w:r>
      <w:r w:rsidR="00B32FAF">
        <w:rPr>
          <w:noProof/>
        </w:rPr>
        <w:fldChar w:fldCharType="separate"/>
      </w:r>
      <w:r>
        <w:rPr>
          <w:noProof/>
        </w:rPr>
        <w:t>14</w:t>
      </w:r>
      <w:r w:rsidR="00B32FAF">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t>3.5.1.2.</w:t>
      </w:r>
      <w:r>
        <w:rPr>
          <w:rFonts w:asciiTheme="minorHAnsi" w:eastAsiaTheme="minorEastAsia" w:hAnsiTheme="minorHAnsi" w:cstheme="minorBidi"/>
          <w:noProof/>
          <w:color w:val="auto"/>
          <w:sz w:val="22"/>
          <w:szCs w:val="22"/>
        </w:rPr>
        <w:tab/>
      </w:r>
      <w:r>
        <w:rPr>
          <w:noProof/>
        </w:rPr>
        <w:t>Z krytykiem</w:t>
      </w:r>
      <w:r>
        <w:rPr>
          <w:noProof/>
        </w:rPr>
        <w:tab/>
      </w:r>
      <w:r w:rsidR="00B32FAF">
        <w:rPr>
          <w:noProof/>
        </w:rPr>
        <w:fldChar w:fldCharType="begin"/>
      </w:r>
      <w:r>
        <w:rPr>
          <w:noProof/>
        </w:rPr>
        <w:instrText xml:space="preserve"> PAGEREF _Toc258787373 \h </w:instrText>
      </w:r>
      <w:r w:rsidR="00B32FAF">
        <w:rPr>
          <w:noProof/>
        </w:rPr>
      </w:r>
      <w:r w:rsidR="00B32FAF">
        <w:rPr>
          <w:noProof/>
        </w:rPr>
        <w:fldChar w:fldCharType="separate"/>
      </w:r>
      <w:r>
        <w:rPr>
          <w:noProof/>
        </w:rPr>
        <w:t>14</w:t>
      </w:r>
      <w:r w:rsidR="00B32FAF">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3.5.2.</w:t>
      </w:r>
      <w:r>
        <w:rPr>
          <w:rFonts w:asciiTheme="minorHAnsi" w:eastAsiaTheme="minorEastAsia" w:hAnsiTheme="minorHAnsi" w:cstheme="minorBidi"/>
          <w:noProof/>
          <w:color w:val="auto"/>
          <w:sz w:val="22"/>
          <w:szCs w:val="22"/>
        </w:rPr>
        <w:tab/>
      </w:r>
      <w:r>
        <w:rPr>
          <w:noProof/>
        </w:rPr>
        <w:t>Uczenie nienadzorowane</w:t>
      </w:r>
      <w:r>
        <w:rPr>
          <w:noProof/>
        </w:rPr>
        <w:tab/>
      </w:r>
      <w:r w:rsidR="00B32FAF">
        <w:rPr>
          <w:noProof/>
        </w:rPr>
        <w:fldChar w:fldCharType="begin"/>
      </w:r>
      <w:r>
        <w:rPr>
          <w:noProof/>
        </w:rPr>
        <w:instrText xml:space="preserve"> PAGEREF _Toc258787374 \h </w:instrText>
      </w:r>
      <w:r w:rsidR="00B32FAF">
        <w:rPr>
          <w:noProof/>
        </w:rPr>
      </w:r>
      <w:r w:rsidR="00B32FAF">
        <w:rPr>
          <w:noProof/>
        </w:rPr>
        <w:fldChar w:fldCharType="separate"/>
      </w:r>
      <w:r>
        <w:rPr>
          <w:noProof/>
        </w:rPr>
        <w:t>14</w:t>
      </w:r>
      <w:r w:rsidR="00B32FAF">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lastRenderedPageBreak/>
        <w:t>3.5.2.1.</w:t>
      </w:r>
      <w:r>
        <w:rPr>
          <w:rFonts w:asciiTheme="minorHAnsi" w:eastAsiaTheme="minorEastAsia" w:hAnsiTheme="minorHAnsi" w:cstheme="minorBidi"/>
          <w:noProof/>
          <w:color w:val="auto"/>
          <w:sz w:val="22"/>
          <w:szCs w:val="22"/>
        </w:rPr>
        <w:tab/>
      </w:r>
      <w:r>
        <w:rPr>
          <w:noProof/>
        </w:rPr>
        <w:t>Samoorganizujące się mapy</w:t>
      </w:r>
      <w:r>
        <w:rPr>
          <w:noProof/>
        </w:rPr>
        <w:tab/>
      </w:r>
      <w:r w:rsidR="00B32FAF">
        <w:rPr>
          <w:noProof/>
        </w:rPr>
        <w:fldChar w:fldCharType="begin"/>
      </w:r>
      <w:r>
        <w:rPr>
          <w:noProof/>
        </w:rPr>
        <w:instrText xml:space="preserve"> PAGEREF _Toc258787375 \h </w:instrText>
      </w:r>
      <w:r w:rsidR="00B32FAF">
        <w:rPr>
          <w:noProof/>
        </w:rPr>
      </w:r>
      <w:r w:rsidR="00B32FAF">
        <w:rPr>
          <w:noProof/>
        </w:rPr>
        <w:fldChar w:fldCharType="separate"/>
      </w:r>
      <w:r>
        <w:rPr>
          <w:noProof/>
        </w:rPr>
        <w:t>14</w:t>
      </w:r>
      <w:r w:rsidR="00B32FAF">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t>3.5.2.2.</w:t>
      </w:r>
      <w:r>
        <w:rPr>
          <w:rFonts w:asciiTheme="minorHAnsi" w:eastAsiaTheme="minorEastAsia" w:hAnsiTheme="minorHAnsi" w:cstheme="minorBidi"/>
          <w:noProof/>
          <w:color w:val="auto"/>
          <w:sz w:val="22"/>
          <w:szCs w:val="22"/>
        </w:rPr>
        <w:tab/>
      </w:r>
      <w:r>
        <w:rPr>
          <w:noProof/>
        </w:rPr>
        <w:t>Konkurencyjne</w:t>
      </w:r>
      <w:r>
        <w:rPr>
          <w:noProof/>
        </w:rPr>
        <w:tab/>
      </w:r>
      <w:r w:rsidR="00B32FAF">
        <w:rPr>
          <w:noProof/>
        </w:rPr>
        <w:fldChar w:fldCharType="begin"/>
      </w:r>
      <w:r>
        <w:rPr>
          <w:noProof/>
        </w:rPr>
        <w:instrText xml:space="preserve"> PAGEREF _Toc258787376 \h </w:instrText>
      </w:r>
      <w:r w:rsidR="00B32FAF">
        <w:rPr>
          <w:noProof/>
        </w:rPr>
      </w:r>
      <w:r w:rsidR="00B32FAF">
        <w:rPr>
          <w:noProof/>
        </w:rPr>
        <w:fldChar w:fldCharType="separate"/>
      </w:r>
      <w:r>
        <w:rPr>
          <w:noProof/>
        </w:rPr>
        <w:t>14</w:t>
      </w:r>
      <w:r w:rsidR="00B32FAF">
        <w:rPr>
          <w:noProof/>
        </w:rPr>
        <w:fldChar w:fldCharType="end"/>
      </w:r>
    </w:p>
    <w:p w:rsidR="003F6796" w:rsidRDefault="003F6796">
      <w:pPr>
        <w:pStyle w:val="TOC1"/>
        <w:rPr>
          <w:rFonts w:asciiTheme="minorHAnsi" w:eastAsiaTheme="minorEastAsia" w:hAnsiTheme="minorHAnsi" w:cstheme="minorBidi"/>
          <w:b w:val="0"/>
          <w:noProof/>
          <w:color w:val="auto"/>
          <w:sz w:val="22"/>
          <w:szCs w:val="22"/>
        </w:rPr>
      </w:pPr>
      <w:r>
        <w:rPr>
          <w:noProof/>
        </w:rPr>
        <w:t>4.</w:t>
      </w:r>
      <w:r>
        <w:rPr>
          <w:rFonts w:asciiTheme="minorHAnsi" w:eastAsiaTheme="minorEastAsia" w:hAnsiTheme="minorHAnsi" w:cstheme="minorBidi"/>
          <w:b w:val="0"/>
          <w:noProof/>
          <w:color w:val="auto"/>
          <w:sz w:val="22"/>
          <w:szCs w:val="22"/>
        </w:rPr>
        <w:tab/>
      </w:r>
      <w:r>
        <w:rPr>
          <w:noProof/>
        </w:rPr>
        <w:t>Implementacja sztucznych sieci neuronowych na GPU</w:t>
      </w:r>
      <w:r>
        <w:rPr>
          <w:noProof/>
        </w:rPr>
        <w:tab/>
      </w:r>
      <w:r w:rsidR="00B32FAF">
        <w:rPr>
          <w:noProof/>
        </w:rPr>
        <w:fldChar w:fldCharType="begin"/>
      </w:r>
      <w:r>
        <w:rPr>
          <w:noProof/>
        </w:rPr>
        <w:instrText xml:space="preserve"> PAGEREF _Toc258787377 \h </w:instrText>
      </w:r>
      <w:r w:rsidR="00B32FAF">
        <w:rPr>
          <w:noProof/>
        </w:rPr>
      </w:r>
      <w:r w:rsidR="00B32FAF">
        <w:rPr>
          <w:noProof/>
        </w:rPr>
        <w:fldChar w:fldCharType="separate"/>
      </w:r>
      <w:r>
        <w:rPr>
          <w:noProof/>
        </w:rPr>
        <w:t>15</w:t>
      </w:r>
      <w:r w:rsidR="00B32FAF">
        <w:rPr>
          <w:noProof/>
        </w:rPr>
        <w:fldChar w:fldCharType="end"/>
      </w:r>
    </w:p>
    <w:p w:rsidR="003F6796" w:rsidRDefault="003F6796">
      <w:pPr>
        <w:pStyle w:val="TOC2"/>
        <w:rPr>
          <w:rFonts w:asciiTheme="minorHAnsi" w:eastAsiaTheme="minorEastAsia" w:hAnsiTheme="minorHAnsi" w:cstheme="minorBidi"/>
          <w:noProof/>
          <w:color w:val="auto"/>
          <w:sz w:val="22"/>
          <w:szCs w:val="22"/>
        </w:rPr>
      </w:pPr>
      <w:r>
        <w:rPr>
          <w:noProof/>
        </w:rPr>
        <w:t>4.1.</w:t>
      </w:r>
      <w:r>
        <w:rPr>
          <w:rFonts w:asciiTheme="minorHAnsi" w:eastAsiaTheme="minorEastAsia" w:hAnsiTheme="minorHAnsi" w:cstheme="minorBidi"/>
          <w:noProof/>
          <w:color w:val="auto"/>
          <w:sz w:val="22"/>
          <w:szCs w:val="22"/>
        </w:rPr>
        <w:tab/>
      </w:r>
      <w:r>
        <w:rPr>
          <w:noProof/>
        </w:rPr>
        <w:t>Sieć neuronowa z punktu widzenia programisty</w:t>
      </w:r>
      <w:r>
        <w:rPr>
          <w:noProof/>
        </w:rPr>
        <w:tab/>
      </w:r>
      <w:r w:rsidR="00B32FAF">
        <w:rPr>
          <w:noProof/>
        </w:rPr>
        <w:fldChar w:fldCharType="begin"/>
      </w:r>
      <w:r>
        <w:rPr>
          <w:noProof/>
        </w:rPr>
        <w:instrText xml:space="preserve"> PAGEREF _Toc258787378 \h </w:instrText>
      </w:r>
      <w:r w:rsidR="00B32FAF">
        <w:rPr>
          <w:noProof/>
        </w:rPr>
      </w:r>
      <w:r w:rsidR="00B32FAF">
        <w:rPr>
          <w:noProof/>
        </w:rPr>
        <w:fldChar w:fldCharType="separate"/>
      </w:r>
      <w:r>
        <w:rPr>
          <w:noProof/>
        </w:rPr>
        <w:t>15</w:t>
      </w:r>
      <w:r w:rsidR="00B32FAF">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4.1.1.</w:t>
      </w:r>
      <w:r>
        <w:rPr>
          <w:rFonts w:asciiTheme="minorHAnsi" w:eastAsiaTheme="minorEastAsia" w:hAnsiTheme="minorHAnsi" w:cstheme="minorBidi"/>
          <w:noProof/>
          <w:color w:val="auto"/>
          <w:sz w:val="22"/>
          <w:szCs w:val="22"/>
        </w:rPr>
        <w:tab/>
      </w:r>
      <w:r>
        <w:rPr>
          <w:noProof/>
        </w:rPr>
        <w:t>Struktury danych w sieciach neuronowych</w:t>
      </w:r>
      <w:r>
        <w:rPr>
          <w:noProof/>
        </w:rPr>
        <w:tab/>
      </w:r>
      <w:r w:rsidR="00B32FAF">
        <w:rPr>
          <w:noProof/>
        </w:rPr>
        <w:fldChar w:fldCharType="begin"/>
      </w:r>
      <w:r>
        <w:rPr>
          <w:noProof/>
        </w:rPr>
        <w:instrText xml:space="preserve"> PAGEREF _Toc258787379 \h </w:instrText>
      </w:r>
      <w:r w:rsidR="00B32FAF">
        <w:rPr>
          <w:noProof/>
        </w:rPr>
      </w:r>
      <w:r w:rsidR="00B32FAF">
        <w:rPr>
          <w:noProof/>
        </w:rPr>
        <w:fldChar w:fldCharType="separate"/>
      </w:r>
      <w:r>
        <w:rPr>
          <w:noProof/>
        </w:rPr>
        <w:t>15</w:t>
      </w:r>
      <w:r w:rsidR="00B32FAF">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4.1.2.</w:t>
      </w:r>
      <w:r>
        <w:rPr>
          <w:rFonts w:asciiTheme="minorHAnsi" w:eastAsiaTheme="minorEastAsia" w:hAnsiTheme="minorHAnsi" w:cstheme="minorBidi"/>
          <w:noProof/>
          <w:color w:val="auto"/>
          <w:sz w:val="22"/>
          <w:szCs w:val="22"/>
        </w:rPr>
        <w:tab/>
      </w:r>
      <w:r w:rsidRPr="003F6796">
        <w:rPr>
          <w:noProof/>
        </w:rPr>
        <w:t>Użyte algorytmy</w:t>
      </w:r>
      <w:r>
        <w:rPr>
          <w:noProof/>
        </w:rPr>
        <w:tab/>
      </w:r>
      <w:r w:rsidR="00B32FAF">
        <w:rPr>
          <w:noProof/>
        </w:rPr>
        <w:fldChar w:fldCharType="begin"/>
      </w:r>
      <w:r>
        <w:rPr>
          <w:noProof/>
        </w:rPr>
        <w:instrText xml:space="preserve"> PAGEREF _Toc258787380 \h </w:instrText>
      </w:r>
      <w:r w:rsidR="00B32FAF">
        <w:rPr>
          <w:noProof/>
        </w:rPr>
      </w:r>
      <w:r w:rsidR="00B32FAF">
        <w:rPr>
          <w:noProof/>
        </w:rPr>
        <w:fldChar w:fldCharType="separate"/>
      </w:r>
      <w:r>
        <w:rPr>
          <w:noProof/>
        </w:rPr>
        <w:t>15</w:t>
      </w:r>
      <w:r w:rsidR="00B32FAF">
        <w:rPr>
          <w:noProof/>
        </w:rPr>
        <w:fldChar w:fldCharType="end"/>
      </w:r>
    </w:p>
    <w:p w:rsidR="003F6796" w:rsidRDefault="003F6796">
      <w:pPr>
        <w:pStyle w:val="TOC2"/>
        <w:rPr>
          <w:rFonts w:asciiTheme="minorHAnsi" w:eastAsiaTheme="minorEastAsia" w:hAnsiTheme="minorHAnsi" w:cstheme="minorBidi"/>
          <w:noProof/>
          <w:color w:val="auto"/>
          <w:sz w:val="22"/>
          <w:szCs w:val="22"/>
        </w:rPr>
      </w:pPr>
      <w:r>
        <w:rPr>
          <w:noProof/>
        </w:rPr>
        <w:t>4.2.</w:t>
      </w:r>
      <w:r>
        <w:rPr>
          <w:rFonts w:asciiTheme="minorHAnsi" w:eastAsiaTheme="minorEastAsia" w:hAnsiTheme="minorHAnsi" w:cstheme="minorBidi"/>
          <w:noProof/>
          <w:color w:val="auto"/>
          <w:sz w:val="22"/>
          <w:szCs w:val="22"/>
        </w:rPr>
        <w:tab/>
      </w:r>
      <w:r>
        <w:rPr>
          <w:noProof/>
        </w:rPr>
        <w:t>Zastosowanie GPU w sztucznych sieciach neuronowych</w:t>
      </w:r>
      <w:r>
        <w:rPr>
          <w:noProof/>
        </w:rPr>
        <w:tab/>
      </w:r>
      <w:r w:rsidR="00B32FAF">
        <w:rPr>
          <w:noProof/>
        </w:rPr>
        <w:fldChar w:fldCharType="begin"/>
      </w:r>
      <w:r>
        <w:rPr>
          <w:noProof/>
        </w:rPr>
        <w:instrText xml:space="preserve"> PAGEREF _Toc258787381 \h </w:instrText>
      </w:r>
      <w:r w:rsidR="00B32FAF">
        <w:rPr>
          <w:noProof/>
        </w:rPr>
      </w:r>
      <w:r w:rsidR="00B32FAF">
        <w:rPr>
          <w:noProof/>
        </w:rPr>
        <w:fldChar w:fldCharType="separate"/>
      </w:r>
      <w:r>
        <w:rPr>
          <w:noProof/>
        </w:rPr>
        <w:t>15</w:t>
      </w:r>
      <w:r w:rsidR="00B32FAF">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4.2.1.</w:t>
      </w:r>
      <w:r>
        <w:rPr>
          <w:rFonts w:asciiTheme="minorHAnsi" w:eastAsiaTheme="minorEastAsia" w:hAnsiTheme="minorHAnsi" w:cstheme="minorBidi"/>
          <w:noProof/>
          <w:color w:val="auto"/>
          <w:sz w:val="22"/>
          <w:szCs w:val="22"/>
        </w:rPr>
        <w:tab/>
      </w:r>
      <w:r>
        <w:rPr>
          <w:noProof/>
        </w:rPr>
        <w:t>Zrównoleglenie operacji na sieciach neuronowych</w:t>
      </w:r>
      <w:r>
        <w:rPr>
          <w:noProof/>
        </w:rPr>
        <w:tab/>
      </w:r>
      <w:r w:rsidR="00B32FAF">
        <w:rPr>
          <w:noProof/>
        </w:rPr>
        <w:fldChar w:fldCharType="begin"/>
      </w:r>
      <w:r>
        <w:rPr>
          <w:noProof/>
        </w:rPr>
        <w:instrText xml:space="preserve"> PAGEREF _Toc258787382 \h </w:instrText>
      </w:r>
      <w:r w:rsidR="00B32FAF">
        <w:rPr>
          <w:noProof/>
        </w:rPr>
      </w:r>
      <w:r w:rsidR="00B32FAF">
        <w:rPr>
          <w:noProof/>
        </w:rPr>
        <w:fldChar w:fldCharType="separate"/>
      </w:r>
      <w:r>
        <w:rPr>
          <w:noProof/>
        </w:rPr>
        <w:t>15</w:t>
      </w:r>
      <w:r w:rsidR="00B32FAF">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sidRPr="00607BA0">
        <w:rPr>
          <w:noProof/>
          <w:color w:val="auto"/>
        </w:rPr>
        <w:t>4.2.2.</w:t>
      </w:r>
      <w:r>
        <w:rPr>
          <w:rFonts w:asciiTheme="minorHAnsi" w:eastAsiaTheme="minorEastAsia" w:hAnsiTheme="minorHAnsi" w:cstheme="minorBidi"/>
          <w:noProof/>
          <w:color w:val="auto"/>
          <w:sz w:val="22"/>
          <w:szCs w:val="22"/>
        </w:rPr>
        <w:tab/>
      </w:r>
      <w:r>
        <w:rPr>
          <w:noProof/>
        </w:rPr>
        <w:t>Wewnętrzne  struktury danych GPU</w:t>
      </w:r>
      <w:r>
        <w:rPr>
          <w:noProof/>
        </w:rPr>
        <w:tab/>
      </w:r>
      <w:r w:rsidR="00B32FAF">
        <w:rPr>
          <w:noProof/>
        </w:rPr>
        <w:fldChar w:fldCharType="begin"/>
      </w:r>
      <w:r>
        <w:rPr>
          <w:noProof/>
        </w:rPr>
        <w:instrText xml:space="preserve"> PAGEREF _Toc258787383 \h </w:instrText>
      </w:r>
      <w:r w:rsidR="00B32FAF">
        <w:rPr>
          <w:noProof/>
        </w:rPr>
      </w:r>
      <w:r w:rsidR="00B32FAF">
        <w:rPr>
          <w:noProof/>
        </w:rPr>
        <w:fldChar w:fldCharType="separate"/>
      </w:r>
      <w:r>
        <w:rPr>
          <w:noProof/>
        </w:rPr>
        <w:t>15</w:t>
      </w:r>
      <w:r w:rsidR="00B32FAF">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4.2.3.</w:t>
      </w:r>
      <w:r>
        <w:rPr>
          <w:rFonts w:asciiTheme="minorHAnsi" w:eastAsiaTheme="minorEastAsia" w:hAnsiTheme="minorHAnsi" w:cstheme="minorBidi"/>
          <w:noProof/>
          <w:color w:val="auto"/>
          <w:sz w:val="22"/>
          <w:szCs w:val="22"/>
        </w:rPr>
        <w:tab/>
      </w:r>
      <w:r>
        <w:rPr>
          <w:noProof/>
        </w:rPr>
        <w:t>Istniejące rozwiązania software’owe</w:t>
      </w:r>
      <w:r>
        <w:rPr>
          <w:noProof/>
        </w:rPr>
        <w:tab/>
      </w:r>
      <w:r w:rsidR="00B32FAF">
        <w:rPr>
          <w:noProof/>
        </w:rPr>
        <w:fldChar w:fldCharType="begin"/>
      </w:r>
      <w:r>
        <w:rPr>
          <w:noProof/>
        </w:rPr>
        <w:instrText xml:space="preserve"> PAGEREF _Toc258787384 \h </w:instrText>
      </w:r>
      <w:r w:rsidR="00B32FAF">
        <w:rPr>
          <w:noProof/>
        </w:rPr>
      </w:r>
      <w:r w:rsidR="00B32FAF">
        <w:rPr>
          <w:noProof/>
        </w:rPr>
        <w:fldChar w:fldCharType="separate"/>
      </w:r>
      <w:r>
        <w:rPr>
          <w:noProof/>
        </w:rPr>
        <w:t>15</w:t>
      </w:r>
      <w:r w:rsidR="00B32FAF">
        <w:rPr>
          <w:noProof/>
        </w:rPr>
        <w:fldChar w:fldCharType="end"/>
      </w:r>
    </w:p>
    <w:p w:rsidR="003F6796" w:rsidRDefault="003F6796">
      <w:pPr>
        <w:pStyle w:val="TOC1"/>
        <w:rPr>
          <w:rFonts w:asciiTheme="minorHAnsi" w:eastAsiaTheme="minorEastAsia" w:hAnsiTheme="minorHAnsi" w:cstheme="minorBidi"/>
          <w:b w:val="0"/>
          <w:noProof/>
          <w:color w:val="auto"/>
          <w:sz w:val="22"/>
          <w:szCs w:val="22"/>
        </w:rPr>
      </w:pPr>
      <w:r>
        <w:rPr>
          <w:noProof/>
        </w:rPr>
        <w:t>5.</w:t>
      </w:r>
      <w:r>
        <w:rPr>
          <w:rFonts w:asciiTheme="minorHAnsi" w:eastAsiaTheme="minorEastAsia" w:hAnsiTheme="minorHAnsi" w:cstheme="minorBidi"/>
          <w:b w:val="0"/>
          <w:noProof/>
          <w:color w:val="auto"/>
          <w:sz w:val="22"/>
          <w:szCs w:val="22"/>
        </w:rPr>
        <w:tab/>
      </w:r>
      <w:r>
        <w:rPr>
          <w:noProof/>
        </w:rPr>
        <w:t>Biblioteka CNL</w:t>
      </w:r>
      <w:r>
        <w:rPr>
          <w:noProof/>
        </w:rPr>
        <w:tab/>
      </w:r>
      <w:r w:rsidR="00B32FAF">
        <w:rPr>
          <w:noProof/>
        </w:rPr>
        <w:fldChar w:fldCharType="begin"/>
      </w:r>
      <w:r>
        <w:rPr>
          <w:noProof/>
        </w:rPr>
        <w:instrText xml:space="preserve"> PAGEREF _Toc258787385 \h </w:instrText>
      </w:r>
      <w:r w:rsidR="00B32FAF">
        <w:rPr>
          <w:noProof/>
        </w:rPr>
      </w:r>
      <w:r w:rsidR="00B32FAF">
        <w:rPr>
          <w:noProof/>
        </w:rPr>
        <w:fldChar w:fldCharType="separate"/>
      </w:r>
      <w:r>
        <w:rPr>
          <w:noProof/>
        </w:rPr>
        <w:t>16</w:t>
      </w:r>
      <w:r w:rsidR="00B32FAF">
        <w:rPr>
          <w:noProof/>
        </w:rPr>
        <w:fldChar w:fldCharType="end"/>
      </w:r>
    </w:p>
    <w:p w:rsidR="003F6796" w:rsidRDefault="003F6796">
      <w:pPr>
        <w:pStyle w:val="TOC2"/>
        <w:rPr>
          <w:rFonts w:asciiTheme="minorHAnsi" w:eastAsiaTheme="minorEastAsia" w:hAnsiTheme="minorHAnsi" w:cstheme="minorBidi"/>
          <w:noProof/>
          <w:color w:val="auto"/>
          <w:sz w:val="22"/>
          <w:szCs w:val="22"/>
        </w:rPr>
      </w:pPr>
      <w:r>
        <w:rPr>
          <w:noProof/>
        </w:rPr>
        <w:t>5.1.</w:t>
      </w:r>
      <w:r>
        <w:rPr>
          <w:rFonts w:asciiTheme="minorHAnsi" w:eastAsiaTheme="minorEastAsia" w:hAnsiTheme="minorHAnsi" w:cstheme="minorBidi"/>
          <w:noProof/>
          <w:color w:val="auto"/>
          <w:sz w:val="22"/>
          <w:szCs w:val="22"/>
        </w:rPr>
        <w:tab/>
      </w:r>
      <w:r>
        <w:rPr>
          <w:noProof/>
        </w:rPr>
        <w:t>Zakres programu</w:t>
      </w:r>
      <w:r>
        <w:rPr>
          <w:noProof/>
        </w:rPr>
        <w:tab/>
      </w:r>
      <w:r w:rsidR="00B32FAF">
        <w:rPr>
          <w:noProof/>
        </w:rPr>
        <w:fldChar w:fldCharType="begin"/>
      </w:r>
      <w:r>
        <w:rPr>
          <w:noProof/>
        </w:rPr>
        <w:instrText xml:space="preserve"> PAGEREF _Toc258787386 \h </w:instrText>
      </w:r>
      <w:r w:rsidR="00B32FAF">
        <w:rPr>
          <w:noProof/>
        </w:rPr>
      </w:r>
      <w:r w:rsidR="00B32FAF">
        <w:rPr>
          <w:noProof/>
        </w:rPr>
        <w:fldChar w:fldCharType="separate"/>
      </w:r>
      <w:r>
        <w:rPr>
          <w:noProof/>
        </w:rPr>
        <w:t>16</w:t>
      </w:r>
      <w:r w:rsidR="00B32FAF">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5.1.1.</w:t>
      </w:r>
      <w:r>
        <w:rPr>
          <w:rFonts w:asciiTheme="minorHAnsi" w:eastAsiaTheme="minorEastAsia" w:hAnsiTheme="minorHAnsi" w:cstheme="minorBidi"/>
          <w:noProof/>
          <w:color w:val="auto"/>
          <w:sz w:val="22"/>
          <w:szCs w:val="22"/>
        </w:rPr>
        <w:tab/>
      </w:r>
      <w:r>
        <w:rPr>
          <w:noProof/>
        </w:rPr>
        <w:t>Ogólny projekt aplikacji</w:t>
      </w:r>
      <w:r>
        <w:rPr>
          <w:noProof/>
        </w:rPr>
        <w:tab/>
      </w:r>
      <w:r w:rsidR="00B32FAF">
        <w:rPr>
          <w:noProof/>
        </w:rPr>
        <w:fldChar w:fldCharType="begin"/>
      </w:r>
      <w:r>
        <w:rPr>
          <w:noProof/>
        </w:rPr>
        <w:instrText xml:space="preserve"> PAGEREF _Toc258787387 \h </w:instrText>
      </w:r>
      <w:r w:rsidR="00B32FAF">
        <w:rPr>
          <w:noProof/>
        </w:rPr>
      </w:r>
      <w:r w:rsidR="00B32FAF">
        <w:rPr>
          <w:noProof/>
        </w:rPr>
        <w:fldChar w:fldCharType="separate"/>
      </w:r>
      <w:r>
        <w:rPr>
          <w:noProof/>
        </w:rPr>
        <w:t>16</w:t>
      </w:r>
      <w:r w:rsidR="00B32FAF">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5.1.2.</w:t>
      </w:r>
      <w:r>
        <w:rPr>
          <w:rFonts w:asciiTheme="minorHAnsi" w:eastAsiaTheme="minorEastAsia" w:hAnsiTheme="minorHAnsi" w:cstheme="minorBidi"/>
          <w:noProof/>
          <w:color w:val="auto"/>
          <w:sz w:val="22"/>
          <w:szCs w:val="22"/>
        </w:rPr>
        <w:tab/>
      </w:r>
      <w:r>
        <w:rPr>
          <w:noProof/>
        </w:rPr>
        <w:t>Zastosowania programu.</w:t>
      </w:r>
      <w:r>
        <w:rPr>
          <w:noProof/>
        </w:rPr>
        <w:tab/>
      </w:r>
      <w:r w:rsidR="00B32FAF">
        <w:rPr>
          <w:noProof/>
        </w:rPr>
        <w:fldChar w:fldCharType="begin"/>
      </w:r>
      <w:r>
        <w:rPr>
          <w:noProof/>
        </w:rPr>
        <w:instrText xml:space="preserve"> PAGEREF _Toc258787388 \h </w:instrText>
      </w:r>
      <w:r w:rsidR="00B32FAF">
        <w:rPr>
          <w:noProof/>
        </w:rPr>
      </w:r>
      <w:r w:rsidR="00B32FAF">
        <w:rPr>
          <w:noProof/>
        </w:rPr>
        <w:fldChar w:fldCharType="separate"/>
      </w:r>
      <w:r>
        <w:rPr>
          <w:noProof/>
        </w:rPr>
        <w:t>18</w:t>
      </w:r>
      <w:r w:rsidR="00B32FAF">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5.1.3.</w:t>
      </w:r>
      <w:r>
        <w:rPr>
          <w:rFonts w:asciiTheme="minorHAnsi" w:eastAsiaTheme="minorEastAsia" w:hAnsiTheme="minorHAnsi" w:cstheme="minorBidi"/>
          <w:noProof/>
          <w:color w:val="auto"/>
          <w:sz w:val="22"/>
          <w:szCs w:val="22"/>
        </w:rPr>
        <w:tab/>
      </w:r>
      <w:r>
        <w:rPr>
          <w:noProof/>
        </w:rPr>
        <w:t>Diagramy:</w:t>
      </w:r>
      <w:r>
        <w:rPr>
          <w:noProof/>
        </w:rPr>
        <w:tab/>
      </w:r>
      <w:r w:rsidR="00B32FAF">
        <w:rPr>
          <w:noProof/>
        </w:rPr>
        <w:fldChar w:fldCharType="begin"/>
      </w:r>
      <w:r>
        <w:rPr>
          <w:noProof/>
        </w:rPr>
        <w:instrText xml:space="preserve"> PAGEREF _Toc258787389 \h </w:instrText>
      </w:r>
      <w:r w:rsidR="00B32FAF">
        <w:rPr>
          <w:noProof/>
        </w:rPr>
      </w:r>
      <w:r w:rsidR="00B32FAF">
        <w:rPr>
          <w:noProof/>
        </w:rPr>
        <w:fldChar w:fldCharType="separate"/>
      </w:r>
      <w:r>
        <w:rPr>
          <w:noProof/>
        </w:rPr>
        <w:t>19</w:t>
      </w:r>
      <w:r w:rsidR="00B32FAF">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t>5.1.3.1.</w:t>
      </w:r>
      <w:r>
        <w:rPr>
          <w:rFonts w:asciiTheme="minorHAnsi" w:eastAsiaTheme="minorEastAsia" w:hAnsiTheme="minorHAnsi" w:cstheme="minorBidi"/>
          <w:noProof/>
          <w:color w:val="auto"/>
          <w:sz w:val="22"/>
          <w:szCs w:val="22"/>
        </w:rPr>
        <w:tab/>
      </w:r>
      <w:r>
        <w:rPr>
          <w:noProof/>
        </w:rPr>
        <w:t>Class</w:t>
      </w:r>
      <w:r>
        <w:rPr>
          <w:noProof/>
        </w:rPr>
        <w:tab/>
      </w:r>
      <w:r w:rsidR="00B32FAF">
        <w:rPr>
          <w:noProof/>
        </w:rPr>
        <w:fldChar w:fldCharType="begin"/>
      </w:r>
      <w:r>
        <w:rPr>
          <w:noProof/>
        </w:rPr>
        <w:instrText xml:space="preserve"> PAGEREF _Toc258787390 \h </w:instrText>
      </w:r>
      <w:r w:rsidR="00B32FAF">
        <w:rPr>
          <w:noProof/>
        </w:rPr>
      </w:r>
      <w:r w:rsidR="00B32FAF">
        <w:rPr>
          <w:noProof/>
        </w:rPr>
        <w:fldChar w:fldCharType="separate"/>
      </w:r>
      <w:r>
        <w:rPr>
          <w:noProof/>
        </w:rPr>
        <w:t>20</w:t>
      </w:r>
      <w:r w:rsidR="00B32FAF">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t>5.1.3.2.</w:t>
      </w:r>
      <w:r>
        <w:rPr>
          <w:rFonts w:asciiTheme="minorHAnsi" w:eastAsiaTheme="minorEastAsia" w:hAnsiTheme="minorHAnsi" w:cstheme="minorBidi"/>
          <w:noProof/>
          <w:color w:val="auto"/>
          <w:sz w:val="22"/>
          <w:szCs w:val="22"/>
        </w:rPr>
        <w:tab/>
      </w:r>
      <w:r>
        <w:rPr>
          <w:noProof/>
        </w:rPr>
        <w:t>Component</w:t>
      </w:r>
      <w:r>
        <w:rPr>
          <w:noProof/>
        </w:rPr>
        <w:tab/>
      </w:r>
      <w:r w:rsidR="00B32FAF">
        <w:rPr>
          <w:noProof/>
        </w:rPr>
        <w:fldChar w:fldCharType="begin"/>
      </w:r>
      <w:r>
        <w:rPr>
          <w:noProof/>
        </w:rPr>
        <w:instrText xml:space="preserve"> PAGEREF _Toc258787391 \h </w:instrText>
      </w:r>
      <w:r w:rsidR="00B32FAF">
        <w:rPr>
          <w:noProof/>
        </w:rPr>
      </w:r>
      <w:r w:rsidR="00B32FAF">
        <w:rPr>
          <w:noProof/>
        </w:rPr>
        <w:fldChar w:fldCharType="separate"/>
      </w:r>
      <w:r>
        <w:rPr>
          <w:noProof/>
        </w:rPr>
        <w:t>21</w:t>
      </w:r>
      <w:r w:rsidR="00B32FAF">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t>5.1.3.3.</w:t>
      </w:r>
      <w:r>
        <w:rPr>
          <w:rFonts w:asciiTheme="minorHAnsi" w:eastAsiaTheme="minorEastAsia" w:hAnsiTheme="minorHAnsi" w:cstheme="minorBidi"/>
          <w:noProof/>
          <w:color w:val="auto"/>
          <w:sz w:val="22"/>
          <w:szCs w:val="22"/>
        </w:rPr>
        <w:tab/>
      </w:r>
      <w:r>
        <w:rPr>
          <w:noProof/>
        </w:rPr>
        <w:t>Component</w:t>
      </w:r>
      <w:r>
        <w:rPr>
          <w:noProof/>
        </w:rPr>
        <w:tab/>
      </w:r>
      <w:r w:rsidR="00B32FAF">
        <w:rPr>
          <w:noProof/>
        </w:rPr>
        <w:fldChar w:fldCharType="begin"/>
      </w:r>
      <w:r>
        <w:rPr>
          <w:noProof/>
        </w:rPr>
        <w:instrText xml:space="preserve"> PAGEREF _Toc258787392 \h </w:instrText>
      </w:r>
      <w:r w:rsidR="00B32FAF">
        <w:rPr>
          <w:noProof/>
        </w:rPr>
      </w:r>
      <w:r w:rsidR="00B32FAF">
        <w:rPr>
          <w:noProof/>
        </w:rPr>
        <w:fldChar w:fldCharType="separate"/>
      </w:r>
      <w:r>
        <w:rPr>
          <w:noProof/>
        </w:rPr>
        <w:t>21</w:t>
      </w:r>
      <w:r w:rsidR="00B32FAF">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t>5.1.3.4.</w:t>
      </w:r>
      <w:r>
        <w:rPr>
          <w:rFonts w:asciiTheme="minorHAnsi" w:eastAsiaTheme="minorEastAsia" w:hAnsiTheme="minorHAnsi" w:cstheme="minorBidi"/>
          <w:noProof/>
          <w:color w:val="auto"/>
          <w:sz w:val="22"/>
          <w:szCs w:val="22"/>
        </w:rPr>
        <w:tab/>
      </w:r>
      <w:r>
        <w:rPr>
          <w:noProof/>
        </w:rPr>
        <w:t>Activity</w:t>
      </w:r>
      <w:r>
        <w:rPr>
          <w:noProof/>
        </w:rPr>
        <w:tab/>
      </w:r>
      <w:r w:rsidR="00B32FAF">
        <w:rPr>
          <w:noProof/>
        </w:rPr>
        <w:fldChar w:fldCharType="begin"/>
      </w:r>
      <w:r>
        <w:rPr>
          <w:noProof/>
        </w:rPr>
        <w:instrText xml:space="preserve"> PAGEREF _Toc258787393 \h </w:instrText>
      </w:r>
      <w:r w:rsidR="00B32FAF">
        <w:rPr>
          <w:noProof/>
        </w:rPr>
      </w:r>
      <w:r w:rsidR="00B32FAF">
        <w:rPr>
          <w:noProof/>
        </w:rPr>
        <w:fldChar w:fldCharType="separate"/>
      </w:r>
      <w:r>
        <w:rPr>
          <w:noProof/>
        </w:rPr>
        <w:t>22</w:t>
      </w:r>
      <w:r w:rsidR="00B32FAF">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5.1.4.</w:t>
      </w:r>
      <w:r>
        <w:rPr>
          <w:rFonts w:asciiTheme="minorHAnsi" w:eastAsiaTheme="minorEastAsia" w:hAnsiTheme="minorHAnsi" w:cstheme="minorBidi"/>
          <w:noProof/>
          <w:color w:val="auto"/>
          <w:sz w:val="22"/>
          <w:szCs w:val="22"/>
        </w:rPr>
        <w:tab/>
      </w:r>
      <w:r>
        <w:rPr>
          <w:noProof/>
        </w:rPr>
        <w:t>Struktura plików danych</w:t>
      </w:r>
      <w:r>
        <w:rPr>
          <w:noProof/>
        </w:rPr>
        <w:tab/>
      </w:r>
      <w:r w:rsidR="00B32FAF">
        <w:rPr>
          <w:noProof/>
        </w:rPr>
        <w:fldChar w:fldCharType="begin"/>
      </w:r>
      <w:r>
        <w:rPr>
          <w:noProof/>
        </w:rPr>
        <w:instrText xml:space="preserve"> PAGEREF _Toc258787394 \h </w:instrText>
      </w:r>
      <w:r w:rsidR="00B32FAF">
        <w:rPr>
          <w:noProof/>
        </w:rPr>
      </w:r>
      <w:r w:rsidR="00B32FAF">
        <w:rPr>
          <w:noProof/>
        </w:rPr>
        <w:fldChar w:fldCharType="separate"/>
      </w:r>
      <w:r>
        <w:rPr>
          <w:noProof/>
        </w:rPr>
        <w:t>23</w:t>
      </w:r>
      <w:r w:rsidR="00B32FAF">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t>5.1.4.1.</w:t>
      </w:r>
      <w:r>
        <w:rPr>
          <w:rFonts w:asciiTheme="minorHAnsi" w:eastAsiaTheme="minorEastAsia" w:hAnsiTheme="minorHAnsi" w:cstheme="minorBidi"/>
          <w:noProof/>
          <w:color w:val="auto"/>
          <w:sz w:val="22"/>
          <w:szCs w:val="22"/>
        </w:rPr>
        <w:tab/>
      </w:r>
      <w:r>
        <w:rPr>
          <w:noProof/>
        </w:rPr>
        <w:t>Plik zestawu testów CSV</w:t>
      </w:r>
      <w:r>
        <w:rPr>
          <w:noProof/>
        </w:rPr>
        <w:tab/>
      </w:r>
      <w:r w:rsidR="00B32FAF">
        <w:rPr>
          <w:noProof/>
        </w:rPr>
        <w:fldChar w:fldCharType="begin"/>
      </w:r>
      <w:r>
        <w:rPr>
          <w:noProof/>
        </w:rPr>
        <w:instrText xml:space="preserve"> PAGEREF _Toc258787395 \h </w:instrText>
      </w:r>
      <w:r w:rsidR="00B32FAF">
        <w:rPr>
          <w:noProof/>
        </w:rPr>
      </w:r>
      <w:r w:rsidR="00B32FAF">
        <w:rPr>
          <w:noProof/>
        </w:rPr>
        <w:fldChar w:fldCharType="separate"/>
      </w:r>
      <w:r>
        <w:rPr>
          <w:noProof/>
        </w:rPr>
        <w:t>24</w:t>
      </w:r>
      <w:r w:rsidR="00B32FAF">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t>5.1.4.2.</w:t>
      </w:r>
      <w:r>
        <w:rPr>
          <w:rFonts w:asciiTheme="minorHAnsi" w:eastAsiaTheme="minorEastAsia" w:hAnsiTheme="minorHAnsi" w:cstheme="minorBidi"/>
          <w:noProof/>
          <w:color w:val="auto"/>
          <w:sz w:val="22"/>
          <w:szCs w:val="22"/>
        </w:rPr>
        <w:tab/>
      </w:r>
      <w:r>
        <w:rPr>
          <w:noProof/>
        </w:rPr>
        <w:t>Plik zestawu testów XML</w:t>
      </w:r>
      <w:r>
        <w:rPr>
          <w:noProof/>
        </w:rPr>
        <w:tab/>
      </w:r>
      <w:r w:rsidR="00B32FAF">
        <w:rPr>
          <w:noProof/>
        </w:rPr>
        <w:fldChar w:fldCharType="begin"/>
      </w:r>
      <w:r>
        <w:rPr>
          <w:noProof/>
        </w:rPr>
        <w:instrText xml:space="preserve"> PAGEREF _Toc258787396 \h </w:instrText>
      </w:r>
      <w:r w:rsidR="00B32FAF">
        <w:rPr>
          <w:noProof/>
        </w:rPr>
      </w:r>
      <w:r w:rsidR="00B32FAF">
        <w:rPr>
          <w:noProof/>
        </w:rPr>
        <w:fldChar w:fldCharType="separate"/>
      </w:r>
      <w:r>
        <w:rPr>
          <w:noProof/>
        </w:rPr>
        <w:t>25</w:t>
      </w:r>
      <w:r w:rsidR="00B32FAF">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t>5.1.4.3.</w:t>
      </w:r>
      <w:r>
        <w:rPr>
          <w:rFonts w:asciiTheme="minorHAnsi" w:eastAsiaTheme="minorEastAsia" w:hAnsiTheme="minorHAnsi" w:cstheme="minorBidi"/>
          <w:noProof/>
          <w:color w:val="auto"/>
          <w:sz w:val="22"/>
          <w:szCs w:val="22"/>
        </w:rPr>
        <w:tab/>
      </w:r>
      <w:r>
        <w:rPr>
          <w:noProof/>
        </w:rPr>
        <w:t>Format Sieci MLP w XML</w:t>
      </w:r>
      <w:r>
        <w:rPr>
          <w:noProof/>
        </w:rPr>
        <w:tab/>
      </w:r>
      <w:r w:rsidR="00B32FAF">
        <w:rPr>
          <w:noProof/>
        </w:rPr>
        <w:fldChar w:fldCharType="begin"/>
      </w:r>
      <w:r>
        <w:rPr>
          <w:noProof/>
        </w:rPr>
        <w:instrText xml:space="preserve"> PAGEREF _Toc258787397 \h </w:instrText>
      </w:r>
      <w:r w:rsidR="00B32FAF">
        <w:rPr>
          <w:noProof/>
        </w:rPr>
      </w:r>
      <w:r w:rsidR="00B32FAF">
        <w:rPr>
          <w:noProof/>
        </w:rPr>
        <w:fldChar w:fldCharType="separate"/>
      </w:r>
      <w:r>
        <w:rPr>
          <w:noProof/>
        </w:rPr>
        <w:t>28</w:t>
      </w:r>
      <w:r w:rsidR="00B32FAF">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5.1.5.</w:t>
      </w:r>
      <w:r>
        <w:rPr>
          <w:rFonts w:asciiTheme="minorHAnsi" w:eastAsiaTheme="minorEastAsia" w:hAnsiTheme="minorHAnsi" w:cstheme="minorBidi"/>
          <w:noProof/>
          <w:color w:val="auto"/>
          <w:sz w:val="22"/>
          <w:szCs w:val="22"/>
        </w:rPr>
        <w:tab/>
      </w:r>
      <w:r>
        <w:rPr>
          <w:noProof/>
        </w:rPr>
        <w:t>Katalogi i pliki w projekcie</w:t>
      </w:r>
      <w:r>
        <w:rPr>
          <w:noProof/>
        </w:rPr>
        <w:tab/>
      </w:r>
      <w:r w:rsidR="00B32FAF">
        <w:rPr>
          <w:noProof/>
        </w:rPr>
        <w:fldChar w:fldCharType="begin"/>
      </w:r>
      <w:r>
        <w:rPr>
          <w:noProof/>
        </w:rPr>
        <w:instrText xml:space="preserve"> PAGEREF _Toc258787398 \h </w:instrText>
      </w:r>
      <w:r w:rsidR="00B32FAF">
        <w:rPr>
          <w:noProof/>
        </w:rPr>
      </w:r>
      <w:r w:rsidR="00B32FAF">
        <w:rPr>
          <w:noProof/>
        </w:rPr>
        <w:fldChar w:fldCharType="separate"/>
      </w:r>
      <w:r>
        <w:rPr>
          <w:noProof/>
        </w:rPr>
        <w:t>30</w:t>
      </w:r>
      <w:r w:rsidR="00B32FAF">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5.1.6.</w:t>
      </w:r>
      <w:r>
        <w:rPr>
          <w:rFonts w:asciiTheme="minorHAnsi" w:eastAsiaTheme="minorEastAsia" w:hAnsiTheme="minorHAnsi" w:cstheme="minorBidi"/>
          <w:noProof/>
          <w:color w:val="auto"/>
          <w:sz w:val="22"/>
          <w:szCs w:val="22"/>
        </w:rPr>
        <w:tab/>
      </w:r>
      <w:r>
        <w:rPr>
          <w:noProof/>
        </w:rPr>
        <w:t>Logowanie</w:t>
      </w:r>
      <w:r>
        <w:rPr>
          <w:noProof/>
        </w:rPr>
        <w:tab/>
      </w:r>
      <w:r w:rsidR="00B32FAF">
        <w:rPr>
          <w:noProof/>
        </w:rPr>
        <w:fldChar w:fldCharType="begin"/>
      </w:r>
      <w:r>
        <w:rPr>
          <w:noProof/>
        </w:rPr>
        <w:instrText xml:space="preserve"> PAGEREF _Toc258787399 \h </w:instrText>
      </w:r>
      <w:r w:rsidR="00B32FAF">
        <w:rPr>
          <w:noProof/>
        </w:rPr>
      </w:r>
      <w:r w:rsidR="00B32FAF">
        <w:rPr>
          <w:noProof/>
        </w:rPr>
        <w:fldChar w:fldCharType="separate"/>
      </w:r>
      <w:r>
        <w:rPr>
          <w:noProof/>
        </w:rPr>
        <w:t>31</w:t>
      </w:r>
      <w:r w:rsidR="00B32FAF">
        <w:rPr>
          <w:noProof/>
        </w:rPr>
        <w:fldChar w:fldCharType="end"/>
      </w:r>
    </w:p>
    <w:p w:rsidR="003F6796" w:rsidRDefault="003F6796">
      <w:pPr>
        <w:pStyle w:val="TOC2"/>
        <w:rPr>
          <w:rFonts w:asciiTheme="minorHAnsi" w:eastAsiaTheme="minorEastAsia" w:hAnsiTheme="minorHAnsi" w:cstheme="minorBidi"/>
          <w:noProof/>
          <w:color w:val="auto"/>
          <w:sz w:val="22"/>
          <w:szCs w:val="22"/>
        </w:rPr>
      </w:pPr>
      <w:r>
        <w:rPr>
          <w:noProof/>
        </w:rPr>
        <w:t>5.2.</w:t>
      </w:r>
      <w:r>
        <w:rPr>
          <w:rFonts w:asciiTheme="minorHAnsi" w:eastAsiaTheme="minorEastAsia" w:hAnsiTheme="minorHAnsi" w:cstheme="minorBidi"/>
          <w:noProof/>
          <w:color w:val="auto"/>
          <w:sz w:val="22"/>
          <w:szCs w:val="22"/>
        </w:rPr>
        <w:tab/>
      </w:r>
      <w:r>
        <w:rPr>
          <w:noProof/>
        </w:rPr>
        <w:t>Część CPU</w:t>
      </w:r>
      <w:r>
        <w:rPr>
          <w:noProof/>
        </w:rPr>
        <w:tab/>
      </w:r>
      <w:r w:rsidR="00B32FAF">
        <w:rPr>
          <w:noProof/>
        </w:rPr>
        <w:fldChar w:fldCharType="begin"/>
      </w:r>
      <w:r>
        <w:rPr>
          <w:noProof/>
        </w:rPr>
        <w:instrText xml:space="preserve"> PAGEREF _Toc258787400 \h </w:instrText>
      </w:r>
      <w:r w:rsidR="00B32FAF">
        <w:rPr>
          <w:noProof/>
        </w:rPr>
      </w:r>
      <w:r w:rsidR="00B32FAF">
        <w:rPr>
          <w:noProof/>
        </w:rPr>
        <w:fldChar w:fldCharType="separate"/>
      </w:r>
      <w:r>
        <w:rPr>
          <w:noProof/>
        </w:rPr>
        <w:t>32</w:t>
      </w:r>
      <w:r w:rsidR="00B32FAF">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5.2.1.</w:t>
      </w:r>
      <w:r>
        <w:rPr>
          <w:rFonts w:asciiTheme="minorHAnsi" w:eastAsiaTheme="minorEastAsia" w:hAnsiTheme="minorHAnsi" w:cstheme="minorBidi"/>
          <w:noProof/>
          <w:color w:val="auto"/>
          <w:sz w:val="22"/>
          <w:szCs w:val="22"/>
        </w:rPr>
        <w:tab/>
      </w:r>
      <w:r>
        <w:rPr>
          <w:noProof/>
        </w:rPr>
        <w:t>Podejście CPU do aplikacji wykonującej MLP</w:t>
      </w:r>
      <w:r>
        <w:rPr>
          <w:noProof/>
        </w:rPr>
        <w:tab/>
      </w:r>
      <w:r w:rsidR="00B32FAF">
        <w:rPr>
          <w:noProof/>
        </w:rPr>
        <w:fldChar w:fldCharType="begin"/>
      </w:r>
      <w:r>
        <w:rPr>
          <w:noProof/>
        </w:rPr>
        <w:instrText xml:space="preserve"> PAGEREF _Toc258787401 \h </w:instrText>
      </w:r>
      <w:r w:rsidR="00B32FAF">
        <w:rPr>
          <w:noProof/>
        </w:rPr>
      </w:r>
      <w:r w:rsidR="00B32FAF">
        <w:rPr>
          <w:noProof/>
        </w:rPr>
        <w:fldChar w:fldCharType="separate"/>
      </w:r>
      <w:r>
        <w:rPr>
          <w:noProof/>
        </w:rPr>
        <w:t>33</w:t>
      </w:r>
      <w:r w:rsidR="00B32FAF">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t>5.2.1.1.</w:t>
      </w:r>
      <w:r>
        <w:rPr>
          <w:rFonts w:asciiTheme="minorHAnsi" w:eastAsiaTheme="minorEastAsia" w:hAnsiTheme="minorHAnsi" w:cstheme="minorBidi"/>
          <w:noProof/>
          <w:color w:val="auto"/>
          <w:sz w:val="22"/>
          <w:szCs w:val="22"/>
        </w:rPr>
        <w:tab/>
      </w:r>
      <w:r>
        <w:rPr>
          <w:noProof/>
        </w:rPr>
        <w:t>Diagram sekwencji uruchamiania sieci</w:t>
      </w:r>
      <w:r>
        <w:rPr>
          <w:noProof/>
        </w:rPr>
        <w:tab/>
      </w:r>
      <w:r w:rsidR="00B32FAF">
        <w:rPr>
          <w:noProof/>
        </w:rPr>
        <w:fldChar w:fldCharType="begin"/>
      </w:r>
      <w:r>
        <w:rPr>
          <w:noProof/>
        </w:rPr>
        <w:instrText xml:space="preserve"> PAGEREF _Toc258787402 \h </w:instrText>
      </w:r>
      <w:r w:rsidR="00B32FAF">
        <w:rPr>
          <w:noProof/>
        </w:rPr>
      </w:r>
      <w:r w:rsidR="00B32FAF">
        <w:rPr>
          <w:noProof/>
        </w:rPr>
        <w:fldChar w:fldCharType="separate"/>
      </w:r>
      <w:r>
        <w:rPr>
          <w:noProof/>
        </w:rPr>
        <w:t>33</w:t>
      </w:r>
      <w:r w:rsidR="00B32FAF">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t>5.2.1.2.</w:t>
      </w:r>
      <w:r>
        <w:rPr>
          <w:rFonts w:asciiTheme="minorHAnsi" w:eastAsiaTheme="minorEastAsia" w:hAnsiTheme="minorHAnsi" w:cstheme="minorBidi"/>
          <w:noProof/>
          <w:color w:val="auto"/>
          <w:sz w:val="22"/>
          <w:szCs w:val="22"/>
        </w:rPr>
        <w:tab/>
      </w:r>
      <w:r>
        <w:rPr>
          <w:noProof/>
        </w:rPr>
        <w:t>Diagram sekwencji trenowania sieci</w:t>
      </w:r>
      <w:r>
        <w:rPr>
          <w:noProof/>
        </w:rPr>
        <w:tab/>
      </w:r>
      <w:r w:rsidR="00B32FAF">
        <w:rPr>
          <w:noProof/>
        </w:rPr>
        <w:fldChar w:fldCharType="begin"/>
      </w:r>
      <w:r>
        <w:rPr>
          <w:noProof/>
        </w:rPr>
        <w:instrText xml:space="preserve"> PAGEREF _Toc258787403 \h </w:instrText>
      </w:r>
      <w:r w:rsidR="00B32FAF">
        <w:rPr>
          <w:noProof/>
        </w:rPr>
      </w:r>
      <w:r w:rsidR="00B32FAF">
        <w:rPr>
          <w:noProof/>
        </w:rPr>
        <w:fldChar w:fldCharType="separate"/>
      </w:r>
      <w:r>
        <w:rPr>
          <w:noProof/>
        </w:rPr>
        <w:t>33</w:t>
      </w:r>
      <w:r w:rsidR="00B32FAF">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5.2.2.</w:t>
      </w:r>
      <w:r>
        <w:rPr>
          <w:rFonts w:asciiTheme="minorHAnsi" w:eastAsiaTheme="minorEastAsia" w:hAnsiTheme="minorHAnsi" w:cstheme="minorBidi"/>
          <w:noProof/>
          <w:color w:val="auto"/>
          <w:sz w:val="22"/>
          <w:szCs w:val="22"/>
        </w:rPr>
        <w:tab/>
      </w:r>
      <w:r>
        <w:rPr>
          <w:noProof/>
        </w:rPr>
        <w:t>Zewnętrzne biblioteki</w:t>
      </w:r>
      <w:r>
        <w:rPr>
          <w:noProof/>
        </w:rPr>
        <w:tab/>
      </w:r>
      <w:r w:rsidR="00B32FAF">
        <w:rPr>
          <w:noProof/>
        </w:rPr>
        <w:fldChar w:fldCharType="begin"/>
      </w:r>
      <w:r>
        <w:rPr>
          <w:noProof/>
        </w:rPr>
        <w:instrText xml:space="preserve"> PAGEREF _Toc258787404 \h </w:instrText>
      </w:r>
      <w:r w:rsidR="00B32FAF">
        <w:rPr>
          <w:noProof/>
        </w:rPr>
      </w:r>
      <w:r w:rsidR="00B32FAF">
        <w:rPr>
          <w:noProof/>
        </w:rPr>
        <w:fldChar w:fldCharType="separate"/>
      </w:r>
      <w:r>
        <w:rPr>
          <w:noProof/>
        </w:rPr>
        <w:t>34</w:t>
      </w:r>
      <w:r w:rsidR="00B32FAF">
        <w:rPr>
          <w:noProof/>
        </w:rPr>
        <w:fldChar w:fldCharType="end"/>
      </w:r>
    </w:p>
    <w:p w:rsidR="003F6796" w:rsidRDefault="003F6796">
      <w:pPr>
        <w:pStyle w:val="TOC2"/>
        <w:rPr>
          <w:rFonts w:asciiTheme="minorHAnsi" w:eastAsiaTheme="minorEastAsia" w:hAnsiTheme="minorHAnsi" w:cstheme="minorBidi"/>
          <w:noProof/>
          <w:color w:val="auto"/>
          <w:sz w:val="22"/>
          <w:szCs w:val="22"/>
        </w:rPr>
      </w:pPr>
      <w:r>
        <w:rPr>
          <w:noProof/>
        </w:rPr>
        <w:t>5.3.</w:t>
      </w:r>
      <w:r>
        <w:rPr>
          <w:rFonts w:asciiTheme="minorHAnsi" w:eastAsiaTheme="minorEastAsia" w:hAnsiTheme="minorHAnsi" w:cstheme="minorBidi"/>
          <w:noProof/>
          <w:color w:val="auto"/>
          <w:sz w:val="22"/>
          <w:szCs w:val="22"/>
        </w:rPr>
        <w:tab/>
      </w:r>
      <w:r>
        <w:rPr>
          <w:noProof/>
        </w:rPr>
        <w:t>Część GPU</w:t>
      </w:r>
      <w:r>
        <w:rPr>
          <w:noProof/>
        </w:rPr>
        <w:tab/>
      </w:r>
      <w:r w:rsidR="00B32FAF">
        <w:rPr>
          <w:noProof/>
        </w:rPr>
        <w:fldChar w:fldCharType="begin"/>
      </w:r>
      <w:r>
        <w:rPr>
          <w:noProof/>
        </w:rPr>
        <w:instrText xml:space="preserve"> PAGEREF _Toc258787405 \h </w:instrText>
      </w:r>
      <w:r w:rsidR="00B32FAF">
        <w:rPr>
          <w:noProof/>
        </w:rPr>
      </w:r>
      <w:r w:rsidR="00B32FAF">
        <w:rPr>
          <w:noProof/>
        </w:rPr>
        <w:fldChar w:fldCharType="separate"/>
      </w:r>
      <w:r>
        <w:rPr>
          <w:noProof/>
        </w:rPr>
        <w:t>35</w:t>
      </w:r>
      <w:r w:rsidR="00B32FAF">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5.3.1.</w:t>
      </w:r>
      <w:r>
        <w:rPr>
          <w:rFonts w:asciiTheme="minorHAnsi" w:eastAsiaTheme="minorEastAsia" w:hAnsiTheme="minorHAnsi" w:cstheme="minorBidi"/>
          <w:noProof/>
          <w:color w:val="auto"/>
          <w:sz w:val="22"/>
          <w:szCs w:val="22"/>
        </w:rPr>
        <w:tab/>
      </w:r>
      <w:r>
        <w:rPr>
          <w:noProof/>
        </w:rPr>
        <w:t>Implementacja MLP na GPU</w:t>
      </w:r>
      <w:r>
        <w:rPr>
          <w:noProof/>
        </w:rPr>
        <w:tab/>
      </w:r>
      <w:r w:rsidR="00B32FAF">
        <w:rPr>
          <w:noProof/>
        </w:rPr>
        <w:fldChar w:fldCharType="begin"/>
      </w:r>
      <w:r>
        <w:rPr>
          <w:noProof/>
        </w:rPr>
        <w:instrText xml:space="preserve"> PAGEREF _Toc258787406 \h </w:instrText>
      </w:r>
      <w:r w:rsidR="00B32FAF">
        <w:rPr>
          <w:noProof/>
        </w:rPr>
      </w:r>
      <w:r w:rsidR="00B32FAF">
        <w:rPr>
          <w:noProof/>
        </w:rPr>
        <w:fldChar w:fldCharType="separate"/>
      </w:r>
      <w:r>
        <w:rPr>
          <w:noProof/>
        </w:rPr>
        <w:t>35</w:t>
      </w:r>
      <w:r w:rsidR="00B32FAF">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t>5.3.1.1.</w:t>
      </w:r>
      <w:r>
        <w:rPr>
          <w:rFonts w:asciiTheme="minorHAnsi" w:eastAsiaTheme="minorEastAsia" w:hAnsiTheme="minorHAnsi" w:cstheme="minorBidi"/>
          <w:noProof/>
          <w:color w:val="auto"/>
          <w:sz w:val="22"/>
          <w:szCs w:val="22"/>
        </w:rPr>
        <w:tab/>
      </w:r>
      <w:r>
        <w:rPr>
          <w:noProof/>
        </w:rPr>
        <w:t>Ogólny algorytm</w:t>
      </w:r>
      <w:r>
        <w:rPr>
          <w:noProof/>
        </w:rPr>
        <w:tab/>
      </w:r>
      <w:r w:rsidR="00B32FAF">
        <w:rPr>
          <w:noProof/>
        </w:rPr>
        <w:fldChar w:fldCharType="begin"/>
      </w:r>
      <w:r>
        <w:rPr>
          <w:noProof/>
        </w:rPr>
        <w:instrText xml:space="preserve"> PAGEREF _Toc258787407 \h </w:instrText>
      </w:r>
      <w:r w:rsidR="00B32FAF">
        <w:rPr>
          <w:noProof/>
        </w:rPr>
      </w:r>
      <w:r w:rsidR="00B32FAF">
        <w:rPr>
          <w:noProof/>
        </w:rPr>
        <w:fldChar w:fldCharType="separate"/>
      </w:r>
      <w:r>
        <w:rPr>
          <w:noProof/>
        </w:rPr>
        <w:t>35</w:t>
      </w:r>
      <w:r w:rsidR="00B32FAF">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lastRenderedPageBreak/>
        <w:t>5.3.1.2.</w:t>
      </w:r>
      <w:r>
        <w:rPr>
          <w:rFonts w:asciiTheme="minorHAnsi" w:eastAsiaTheme="minorEastAsia" w:hAnsiTheme="minorHAnsi" w:cstheme="minorBidi"/>
          <w:noProof/>
          <w:color w:val="auto"/>
          <w:sz w:val="22"/>
          <w:szCs w:val="22"/>
        </w:rPr>
        <w:tab/>
      </w:r>
      <w:r>
        <w:rPr>
          <w:noProof/>
        </w:rPr>
        <w:t>Diagram sekwencji uruchamiania sieci</w:t>
      </w:r>
      <w:r>
        <w:rPr>
          <w:noProof/>
        </w:rPr>
        <w:tab/>
      </w:r>
      <w:r w:rsidR="00B32FAF">
        <w:rPr>
          <w:noProof/>
        </w:rPr>
        <w:fldChar w:fldCharType="begin"/>
      </w:r>
      <w:r>
        <w:rPr>
          <w:noProof/>
        </w:rPr>
        <w:instrText xml:space="preserve"> PAGEREF _Toc258787408 \h </w:instrText>
      </w:r>
      <w:r w:rsidR="00B32FAF">
        <w:rPr>
          <w:noProof/>
        </w:rPr>
      </w:r>
      <w:r w:rsidR="00B32FAF">
        <w:rPr>
          <w:noProof/>
        </w:rPr>
        <w:fldChar w:fldCharType="separate"/>
      </w:r>
      <w:r>
        <w:rPr>
          <w:noProof/>
        </w:rPr>
        <w:t>36</w:t>
      </w:r>
      <w:r w:rsidR="00B32FAF">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t>5.3.1.3.</w:t>
      </w:r>
      <w:r>
        <w:rPr>
          <w:rFonts w:asciiTheme="minorHAnsi" w:eastAsiaTheme="minorEastAsia" w:hAnsiTheme="minorHAnsi" w:cstheme="minorBidi"/>
          <w:noProof/>
          <w:color w:val="auto"/>
          <w:sz w:val="22"/>
          <w:szCs w:val="22"/>
        </w:rPr>
        <w:tab/>
      </w:r>
      <w:r>
        <w:rPr>
          <w:noProof/>
        </w:rPr>
        <w:t>Diagram sekwencji trenowania sieci</w:t>
      </w:r>
      <w:r>
        <w:rPr>
          <w:noProof/>
        </w:rPr>
        <w:tab/>
      </w:r>
      <w:r w:rsidR="00B32FAF">
        <w:rPr>
          <w:noProof/>
        </w:rPr>
        <w:fldChar w:fldCharType="begin"/>
      </w:r>
      <w:r>
        <w:rPr>
          <w:noProof/>
        </w:rPr>
        <w:instrText xml:space="preserve"> PAGEREF _Toc258787409 \h </w:instrText>
      </w:r>
      <w:r w:rsidR="00B32FAF">
        <w:rPr>
          <w:noProof/>
        </w:rPr>
      </w:r>
      <w:r w:rsidR="00B32FAF">
        <w:rPr>
          <w:noProof/>
        </w:rPr>
        <w:fldChar w:fldCharType="separate"/>
      </w:r>
      <w:r>
        <w:rPr>
          <w:noProof/>
        </w:rPr>
        <w:t>37</w:t>
      </w:r>
      <w:r w:rsidR="00B32FAF">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t>5.3.1.4.</w:t>
      </w:r>
      <w:r>
        <w:rPr>
          <w:rFonts w:asciiTheme="minorHAnsi" w:eastAsiaTheme="minorEastAsia" w:hAnsiTheme="minorHAnsi" w:cstheme="minorBidi"/>
          <w:noProof/>
          <w:color w:val="auto"/>
          <w:sz w:val="22"/>
          <w:szCs w:val="22"/>
        </w:rPr>
        <w:tab/>
      </w:r>
      <w:r>
        <w:rPr>
          <w:noProof/>
        </w:rPr>
        <w:t>Struktury danych w pamięci GPU</w:t>
      </w:r>
      <w:r>
        <w:rPr>
          <w:noProof/>
        </w:rPr>
        <w:tab/>
      </w:r>
      <w:r w:rsidR="00B32FAF">
        <w:rPr>
          <w:noProof/>
        </w:rPr>
        <w:fldChar w:fldCharType="begin"/>
      </w:r>
      <w:r>
        <w:rPr>
          <w:noProof/>
        </w:rPr>
        <w:instrText xml:space="preserve"> PAGEREF _Toc258787410 \h </w:instrText>
      </w:r>
      <w:r w:rsidR="00B32FAF">
        <w:rPr>
          <w:noProof/>
        </w:rPr>
      </w:r>
      <w:r w:rsidR="00B32FAF">
        <w:rPr>
          <w:noProof/>
        </w:rPr>
        <w:fldChar w:fldCharType="separate"/>
      </w:r>
      <w:r>
        <w:rPr>
          <w:noProof/>
        </w:rPr>
        <w:t>39</w:t>
      </w:r>
      <w:r w:rsidR="00B32FAF">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t>5.3.1.5.</w:t>
      </w:r>
      <w:r>
        <w:rPr>
          <w:rFonts w:asciiTheme="minorHAnsi" w:eastAsiaTheme="minorEastAsia" w:hAnsiTheme="minorHAnsi" w:cstheme="minorBidi"/>
          <w:noProof/>
          <w:color w:val="auto"/>
          <w:sz w:val="22"/>
          <w:szCs w:val="22"/>
        </w:rPr>
        <w:tab/>
      </w:r>
      <w:r>
        <w:rPr>
          <w:noProof/>
        </w:rPr>
        <w:t>Opis działania kerneli</w:t>
      </w:r>
      <w:r>
        <w:rPr>
          <w:noProof/>
        </w:rPr>
        <w:tab/>
      </w:r>
      <w:r w:rsidR="00B32FAF">
        <w:rPr>
          <w:noProof/>
        </w:rPr>
        <w:fldChar w:fldCharType="begin"/>
      </w:r>
      <w:r>
        <w:rPr>
          <w:noProof/>
        </w:rPr>
        <w:instrText xml:space="preserve"> PAGEREF _Toc258787411 \h </w:instrText>
      </w:r>
      <w:r w:rsidR="00B32FAF">
        <w:rPr>
          <w:noProof/>
        </w:rPr>
      </w:r>
      <w:r w:rsidR="00B32FAF">
        <w:rPr>
          <w:noProof/>
        </w:rPr>
        <w:fldChar w:fldCharType="separate"/>
      </w:r>
      <w:r>
        <w:rPr>
          <w:noProof/>
        </w:rPr>
        <w:t>40</w:t>
      </w:r>
      <w:r w:rsidR="00B32FAF">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t>5.3.1.6.</w:t>
      </w:r>
      <w:r>
        <w:rPr>
          <w:rFonts w:asciiTheme="minorHAnsi" w:eastAsiaTheme="minorEastAsia" w:hAnsiTheme="minorHAnsi" w:cstheme="minorBidi"/>
          <w:noProof/>
          <w:color w:val="auto"/>
          <w:sz w:val="22"/>
          <w:szCs w:val="22"/>
        </w:rPr>
        <w:tab/>
      </w:r>
      <w:r>
        <w:rPr>
          <w:noProof/>
        </w:rPr>
        <w:t>Analiza zależności danych</w:t>
      </w:r>
      <w:r>
        <w:rPr>
          <w:noProof/>
        </w:rPr>
        <w:tab/>
      </w:r>
      <w:r w:rsidR="00B32FAF">
        <w:rPr>
          <w:noProof/>
        </w:rPr>
        <w:fldChar w:fldCharType="begin"/>
      </w:r>
      <w:r>
        <w:rPr>
          <w:noProof/>
        </w:rPr>
        <w:instrText xml:space="preserve"> PAGEREF _Toc258787412 \h </w:instrText>
      </w:r>
      <w:r w:rsidR="00B32FAF">
        <w:rPr>
          <w:noProof/>
        </w:rPr>
      </w:r>
      <w:r w:rsidR="00B32FAF">
        <w:rPr>
          <w:noProof/>
        </w:rPr>
        <w:fldChar w:fldCharType="separate"/>
      </w:r>
      <w:r>
        <w:rPr>
          <w:noProof/>
        </w:rPr>
        <w:t>41</w:t>
      </w:r>
      <w:r w:rsidR="00B32FAF">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5.3.2.</w:t>
      </w:r>
      <w:r>
        <w:rPr>
          <w:rFonts w:asciiTheme="minorHAnsi" w:eastAsiaTheme="minorEastAsia" w:hAnsiTheme="minorHAnsi" w:cstheme="minorBidi"/>
          <w:noProof/>
          <w:color w:val="auto"/>
          <w:sz w:val="22"/>
          <w:szCs w:val="22"/>
        </w:rPr>
        <w:tab/>
      </w:r>
      <w:r>
        <w:rPr>
          <w:noProof/>
        </w:rPr>
        <w:t>Ograniczenia wykonanego algorytmu.</w:t>
      </w:r>
      <w:r>
        <w:rPr>
          <w:noProof/>
        </w:rPr>
        <w:tab/>
      </w:r>
      <w:r w:rsidR="00B32FAF">
        <w:rPr>
          <w:noProof/>
        </w:rPr>
        <w:fldChar w:fldCharType="begin"/>
      </w:r>
      <w:r>
        <w:rPr>
          <w:noProof/>
        </w:rPr>
        <w:instrText xml:space="preserve"> PAGEREF _Toc258787413 \h </w:instrText>
      </w:r>
      <w:r w:rsidR="00B32FAF">
        <w:rPr>
          <w:noProof/>
        </w:rPr>
      </w:r>
      <w:r w:rsidR="00B32FAF">
        <w:rPr>
          <w:noProof/>
        </w:rPr>
        <w:fldChar w:fldCharType="separate"/>
      </w:r>
      <w:r>
        <w:rPr>
          <w:noProof/>
        </w:rPr>
        <w:t>41</w:t>
      </w:r>
      <w:r w:rsidR="00B32FAF">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5.3.3.</w:t>
      </w:r>
      <w:r>
        <w:rPr>
          <w:rFonts w:asciiTheme="minorHAnsi" w:eastAsiaTheme="minorEastAsia" w:hAnsiTheme="minorHAnsi" w:cstheme="minorBidi"/>
          <w:noProof/>
          <w:color w:val="auto"/>
          <w:sz w:val="22"/>
          <w:szCs w:val="22"/>
        </w:rPr>
        <w:tab/>
      </w:r>
      <w:r>
        <w:rPr>
          <w:noProof/>
        </w:rPr>
        <w:t>Użyte optymalizacje kerneli</w:t>
      </w:r>
      <w:r>
        <w:rPr>
          <w:noProof/>
        </w:rPr>
        <w:tab/>
      </w:r>
      <w:r w:rsidR="00B32FAF">
        <w:rPr>
          <w:noProof/>
        </w:rPr>
        <w:fldChar w:fldCharType="begin"/>
      </w:r>
      <w:r>
        <w:rPr>
          <w:noProof/>
        </w:rPr>
        <w:instrText xml:space="preserve"> PAGEREF _Toc258787414 \h </w:instrText>
      </w:r>
      <w:r w:rsidR="00B32FAF">
        <w:rPr>
          <w:noProof/>
        </w:rPr>
      </w:r>
      <w:r w:rsidR="00B32FAF">
        <w:rPr>
          <w:noProof/>
        </w:rPr>
        <w:fldChar w:fldCharType="separate"/>
      </w:r>
      <w:r>
        <w:rPr>
          <w:noProof/>
        </w:rPr>
        <w:t>42</w:t>
      </w:r>
      <w:r w:rsidR="00B32FAF">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t>5.3.3.1.</w:t>
      </w:r>
      <w:r>
        <w:rPr>
          <w:rFonts w:asciiTheme="minorHAnsi" w:eastAsiaTheme="minorEastAsia" w:hAnsiTheme="minorHAnsi" w:cstheme="minorBidi"/>
          <w:noProof/>
          <w:color w:val="auto"/>
          <w:sz w:val="22"/>
          <w:szCs w:val="22"/>
        </w:rPr>
        <w:tab/>
      </w:r>
      <w:r>
        <w:rPr>
          <w:noProof/>
        </w:rPr>
        <w:t>Zrobienie coalesced reads/writes</w:t>
      </w:r>
      <w:r>
        <w:rPr>
          <w:noProof/>
        </w:rPr>
        <w:tab/>
      </w:r>
      <w:r w:rsidR="00B32FAF">
        <w:rPr>
          <w:noProof/>
        </w:rPr>
        <w:fldChar w:fldCharType="begin"/>
      </w:r>
      <w:r>
        <w:rPr>
          <w:noProof/>
        </w:rPr>
        <w:instrText xml:space="preserve"> PAGEREF _Toc258787415 \h </w:instrText>
      </w:r>
      <w:r w:rsidR="00B32FAF">
        <w:rPr>
          <w:noProof/>
        </w:rPr>
      </w:r>
      <w:r w:rsidR="00B32FAF">
        <w:rPr>
          <w:noProof/>
        </w:rPr>
        <w:fldChar w:fldCharType="separate"/>
      </w:r>
      <w:r>
        <w:rPr>
          <w:noProof/>
        </w:rPr>
        <w:t>43</w:t>
      </w:r>
      <w:r w:rsidR="00B32FAF">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t>5.3.3.2.</w:t>
      </w:r>
      <w:r>
        <w:rPr>
          <w:rFonts w:asciiTheme="minorHAnsi" w:eastAsiaTheme="minorEastAsia" w:hAnsiTheme="minorHAnsi" w:cstheme="minorBidi"/>
          <w:noProof/>
          <w:color w:val="auto"/>
          <w:sz w:val="22"/>
          <w:szCs w:val="22"/>
        </w:rPr>
        <w:tab/>
      </w:r>
      <w:r>
        <w:rPr>
          <w:noProof/>
        </w:rPr>
        <w:t>Obsługa 2 testów na raz</w:t>
      </w:r>
      <w:r>
        <w:rPr>
          <w:noProof/>
        </w:rPr>
        <w:tab/>
      </w:r>
      <w:r w:rsidR="00B32FAF">
        <w:rPr>
          <w:noProof/>
        </w:rPr>
        <w:fldChar w:fldCharType="begin"/>
      </w:r>
      <w:r>
        <w:rPr>
          <w:noProof/>
        </w:rPr>
        <w:instrText xml:space="preserve"> PAGEREF _Toc258787416 \h </w:instrText>
      </w:r>
      <w:r w:rsidR="00B32FAF">
        <w:rPr>
          <w:noProof/>
        </w:rPr>
      </w:r>
      <w:r w:rsidR="00B32FAF">
        <w:rPr>
          <w:noProof/>
        </w:rPr>
        <w:fldChar w:fldCharType="separate"/>
      </w:r>
      <w:r>
        <w:rPr>
          <w:noProof/>
        </w:rPr>
        <w:t>43</w:t>
      </w:r>
      <w:r w:rsidR="00B32FAF">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t>5.3.3.3.</w:t>
      </w:r>
      <w:r>
        <w:rPr>
          <w:rFonts w:asciiTheme="minorHAnsi" w:eastAsiaTheme="minorEastAsia" w:hAnsiTheme="minorHAnsi" w:cstheme="minorBidi"/>
          <w:noProof/>
          <w:color w:val="auto"/>
          <w:sz w:val="22"/>
          <w:szCs w:val="22"/>
        </w:rPr>
        <w:tab/>
      </w:r>
      <w:r>
        <w:rPr>
          <w:noProof/>
        </w:rPr>
        <w:t>zapisywanie danych do shared memory.</w:t>
      </w:r>
      <w:r>
        <w:rPr>
          <w:noProof/>
        </w:rPr>
        <w:tab/>
      </w:r>
      <w:r w:rsidR="00B32FAF">
        <w:rPr>
          <w:noProof/>
        </w:rPr>
        <w:fldChar w:fldCharType="begin"/>
      </w:r>
      <w:r>
        <w:rPr>
          <w:noProof/>
        </w:rPr>
        <w:instrText xml:space="preserve"> PAGEREF _Toc258787417 \h </w:instrText>
      </w:r>
      <w:r w:rsidR="00B32FAF">
        <w:rPr>
          <w:noProof/>
        </w:rPr>
      </w:r>
      <w:r w:rsidR="00B32FAF">
        <w:rPr>
          <w:noProof/>
        </w:rPr>
        <w:fldChar w:fldCharType="separate"/>
      </w:r>
      <w:r>
        <w:rPr>
          <w:noProof/>
        </w:rPr>
        <w:t>43</w:t>
      </w:r>
      <w:r w:rsidR="00B32FAF">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t>5.3.3.4.</w:t>
      </w:r>
      <w:r>
        <w:rPr>
          <w:rFonts w:asciiTheme="minorHAnsi" w:eastAsiaTheme="minorEastAsia" w:hAnsiTheme="minorHAnsi" w:cstheme="minorBidi"/>
          <w:noProof/>
          <w:color w:val="auto"/>
          <w:sz w:val="22"/>
          <w:szCs w:val="22"/>
        </w:rPr>
        <w:tab/>
      </w:r>
      <w:r>
        <w:rPr>
          <w:noProof/>
        </w:rPr>
        <w:t>Przewidywanie ilości uruchomionych bloków</w:t>
      </w:r>
      <w:r>
        <w:rPr>
          <w:noProof/>
        </w:rPr>
        <w:tab/>
      </w:r>
      <w:r w:rsidR="00B32FAF">
        <w:rPr>
          <w:noProof/>
        </w:rPr>
        <w:fldChar w:fldCharType="begin"/>
      </w:r>
      <w:r>
        <w:rPr>
          <w:noProof/>
        </w:rPr>
        <w:instrText xml:space="preserve"> PAGEREF _Toc258787418 \h </w:instrText>
      </w:r>
      <w:r w:rsidR="00B32FAF">
        <w:rPr>
          <w:noProof/>
        </w:rPr>
      </w:r>
      <w:r w:rsidR="00B32FAF">
        <w:rPr>
          <w:noProof/>
        </w:rPr>
        <w:fldChar w:fldCharType="separate"/>
      </w:r>
      <w:r>
        <w:rPr>
          <w:noProof/>
        </w:rPr>
        <w:t>44</w:t>
      </w:r>
      <w:r w:rsidR="00B32FAF">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t>5.3.3.5.</w:t>
      </w:r>
      <w:r>
        <w:rPr>
          <w:rFonts w:asciiTheme="minorHAnsi" w:eastAsiaTheme="minorEastAsia" w:hAnsiTheme="minorHAnsi" w:cstheme="minorBidi"/>
          <w:noProof/>
          <w:color w:val="auto"/>
          <w:sz w:val="22"/>
          <w:szCs w:val="22"/>
        </w:rPr>
        <w:tab/>
      </w:r>
      <w:r>
        <w:rPr>
          <w:noProof/>
        </w:rPr>
        <w:t>Użycie pamięci constant</w:t>
      </w:r>
      <w:r>
        <w:rPr>
          <w:noProof/>
        </w:rPr>
        <w:tab/>
      </w:r>
      <w:r w:rsidR="00B32FAF">
        <w:rPr>
          <w:noProof/>
        </w:rPr>
        <w:fldChar w:fldCharType="begin"/>
      </w:r>
      <w:r>
        <w:rPr>
          <w:noProof/>
        </w:rPr>
        <w:instrText xml:space="preserve"> PAGEREF _Toc258787419 \h </w:instrText>
      </w:r>
      <w:r w:rsidR="00B32FAF">
        <w:rPr>
          <w:noProof/>
        </w:rPr>
      </w:r>
      <w:r w:rsidR="00B32FAF">
        <w:rPr>
          <w:noProof/>
        </w:rPr>
        <w:fldChar w:fldCharType="separate"/>
      </w:r>
      <w:r>
        <w:rPr>
          <w:noProof/>
        </w:rPr>
        <w:t>45</w:t>
      </w:r>
      <w:r w:rsidR="00B32FAF">
        <w:rPr>
          <w:noProof/>
        </w:rPr>
        <w:fldChar w:fldCharType="end"/>
      </w:r>
    </w:p>
    <w:p w:rsidR="003F6796" w:rsidRDefault="003F6796">
      <w:pPr>
        <w:pStyle w:val="TOC2"/>
        <w:rPr>
          <w:rFonts w:asciiTheme="minorHAnsi" w:eastAsiaTheme="minorEastAsia" w:hAnsiTheme="minorHAnsi" w:cstheme="minorBidi"/>
          <w:noProof/>
          <w:color w:val="auto"/>
          <w:sz w:val="22"/>
          <w:szCs w:val="22"/>
        </w:rPr>
      </w:pPr>
      <w:r>
        <w:rPr>
          <w:noProof/>
        </w:rPr>
        <w:t>5.4.</w:t>
      </w:r>
      <w:r>
        <w:rPr>
          <w:rFonts w:asciiTheme="minorHAnsi" w:eastAsiaTheme="minorEastAsia" w:hAnsiTheme="minorHAnsi" w:cstheme="minorBidi"/>
          <w:noProof/>
          <w:color w:val="auto"/>
          <w:sz w:val="22"/>
          <w:szCs w:val="22"/>
        </w:rPr>
        <w:tab/>
      </w:r>
      <w:r>
        <w:rPr>
          <w:noProof/>
        </w:rPr>
        <w:t>Testy implementacji sieci MLP</w:t>
      </w:r>
      <w:r>
        <w:rPr>
          <w:noProof/>
        </w:rPr>
        <w:tab/>
      </w:r>
      <w:r w:rsidR="00B32FAF">
        <w:rPr>
          <w:noProof/>
        </w:rPr>
        <w:fldChar w:fldCharType="begin"/>
      </w:r>
      <w:r>
        <w:rPr>
          <w:noProof/>
        </w:rPr>
        <w:instrText xml:space="preserve"> PAGEREF _Toc258787420 \h </w:instrText>
      </w:r>
      <w:r w:rsidR="00B32FAF">
        <w:rPr>
          <w:noProof/>
        </w:rPr>
      </w:r>
      <w:r w:rsidR="00B32FAF">
        <w:rPr>
          <w:noProof/>
        </w:rPr>
        <w:fldChar w:fldCharType="separate"/>
      </w:r>
      <w:r>
        <w:rPr>
          <w:noProof/>
        </w:rPr>
        <w:t>45</w:t>
      </w:r>
      <w:r w:rsidR="00B32FAF">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5.4.1.</w:t>
      </w:r>
      <w:r>
        <w:rPr>
          <w:rFonts w:asciiTheme="minorHAnsi" w:eastAsiaTheme="minorEastAsia" w:hAnsiTheme="minorHAnsi" w:cstheme="minorBidi"/>
          <w:noProof/>
          <w:color w:val="auto"/>
          <w:sz w:val="22"/>
          <w:szCs w:val="22"/>
        </w:rPr>
        <w:tab/>
      </w:r>
      <w:r>
        <w:rPr>
          <w:noProof/>
        </w:rPr>
        <w:t>Opis danych testowych</w:t>
      </w:r>
      <w:r>
        <w:rPr>
          <w:noProof/>
        </w:rPr>
        <w:tab/>
      </w:r>
      <w:r w:rsidR="00B32FAF">
        <w:rPr>
          <w:noProof/>
        </w:rPr>
        <w:fldChar w:fldCharType="begin"/>
      </w:r>
      <w:r>
        <w:rPr>
          <w:noProof/>
        </w:rPr>
        <w:instrText xml:space="preserve"> PAGEREF _Toc258787421 \h </w:instrText>
      </w:r>
      <w:r w:rsidR="00B32FAF">
        <w:rPr>
          <w:noProof/>
        </w:rPr>
      </w:r>
      <w:r w:rsidR="00B32FAF">
        <w:rPr>
          <w:noProof/>
        </w:rPr>
        <w:fldChar w:fldCharType="separate"/>
      </w:r>
      <w:r>
        <w:rPr>
          <w:noProof/>
        </w:rPr>
        <w:t>46</w:t>
      </w:r>
      <w:r w:rsidR="00B32FAF">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5.4.2.</w:t>
      </w:r>
      <w:r>
        <w:rPr>
          <w:rFonts w:asciiTheme="minorHAnsi" w:eastAsiaTheme="minorEastAsia" w:hAnsiTheme="minorHAnsi" w:cstheme="minorBidi"/>
          <w:noProof/>
          <w:color w:val="auto"/>
          <w:sz w:val="22"/>
          <w:szCs w:val="22"/>
        </w:rPr>
        <w:tab/>
      </w:r>
      <w:r>
        <w:rPr>
          <w:noProof/>
        </w:rPr>
        <w:t>Porównanie wydajności wersji CPU i GPU</w:t>
      </w:r>
      <w:r>
        <w:rPr>
          <w:noProof/>
        </w:rPr>
        <w:tab/>
      </w:r>
      <w:r w:rsidR="00B32FAF">
        <w:rPr>
          <w:noProof/>
        </w:rPr>
        <w:fldChar w:fldCharType="begin"/>
      </w:r>
      <w:r>
        <w:rPr>
          <w:noProof/>
        </w:rPr>
        <w:instrText xml:space="preserve"> PAGEREF _Toc258787422 \h </w:instrText>
      </w:r>
      <w:r w:rsidR="00B32FAF">
        <w:rPr>
          <w:noProof/>
        </w:rPr>
      </w:r>
      <w:r w:rsidR="00B32FAF">
        <w:rPr>
          <w:noProof/>
        </w:rPr>
        <w:fldChar w:fldCharType="separate"/>
      </w:r>
      <w:r>
        <w:rPr>
          <w:noProof/>
        </w:rPr>
        <w:t>46</w:t>
      </w:r>
      <w:r w:rsidR="00B32FAF">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5.4.3.</w:t>
      </w:r>
      <w:r>
        <w:rPr>
          <w:rFonts w:asciiTheme="minorHAnsi" w:eastAsiaTheme="minorEastAsia" w:hAnsiTheme="minorHAnsi" w:cstheme="minorBidi"/>
          <w:noProof/>
          <w:color w:val="auto"/>
          <w:sz w:val="22"/>
          <w:szCs w:val="22"/>
        </w:rPr>
        <w:tab/>
      </w:r>
      <w:r>
        <w:rPr>
          <w:noProof/>
        </w:rPr>
        <w:t>Wpływ optymalizacji na wydajność kerneli</w:t>
      </w:r>
      <w:r>
        <w:rPr>
          <w:noProof/>
        </w:rPr>
        <w:tab/>
      </w:r>
      <w:r w:rsidR="00B32FAF">
        <w:rPr>
          <w:noProof/>
        </w:rPr>
        <w:fldChar w:fldCharType="begin"/>
      </w:r>
      <w:r>
        <w:rPr>
          <w:noProof/>
        </w:rPr>
        <w:instrText xml:space="preserve"> PAGEREF _Toc258787423 \h </w:instrText>
      </w:r>
      <w:r w:rsidR="00B32FAF">
        <w:rPr>
          <w:noProof/>
        </w:rPr>
      </w:r>
      <w:r w:rsidR="00B32FAF">
        <w:rPr>
          <w:noProof/>
        </w:rPr>
        <w:fldChar w:fldCharType="separate"/>
      </w:r>
      <w:r>
        <w:rPr>
          <w:noProof/>
        </w:rPr>
        <w:t>47</w:t>
      </w:r>
      <w:r w:rsidR="00B32FAF">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5.4.4.</w:t>
      </w:r>
      <w:r>
        <w:rPr>
          <w:rFonts w:asciiTheme="minorHAnsi" w:eastAsiaTheme="minorEastAsia" w:hAnsiTheme="minorHAnsi" w:cstheme="minorBidi"/>
          <w:noProof/>
          <w:color w:val="auto"/>
          <w:sz w:val="22"/>
          <w:szCs w:val="22"/>
        </w:rPr>
        <w:tab/>
      </w:r>
      <w:r>
        <w:rPr>
          <w:noProof/>
        </w:rPr>
        <w:t>Środowisko testowe</w:t>
      </w:r>
      <w:r>
        <w:rPr>
          <w:noProof/>
        </w:rPr>
        <w:tab/>
      </w:r>
      <w:r w:rsidR="00B32FAF">
        <w:rPr>
          <w:noProof/>
        </w:rPr>
        <w:fldChar w:fldCharType="begin"/>
      </w:r>
      <w:r>
        <w:rPr>
          <w:noProof/>
        </w:rPr>
        <w:instrText xml:space="preserve"> PAGEREF _Toc258787424 \h </w:instrText>
      </w:r>
      <w:r w:rsidR="00B32FAF">
        <w:rPr>
          <w:noProof/>
        </w:rPr>
      </w:r>
      <w:r w:rsidR="00B32FAF">
        <w:rPr>
          <w:noProof/>
        </w:rPr>
        <w:fldChar w:fldCharType="separate"/>
      </w:r>
      <w:r>
        <w:rPr>
          <w:noProof/>
        </w:rPr>
        <w:t>47</w:t>
      </w:r>
      <w:r w:rsidR="00B32FAF">
        <w:rPr>
          <w:noProof/>
        </w:rPr>
        <w:fldChar w:fldCharType="end"/>
      </w:r>
    </w:p>
    <w:p w:rsidR="003F6796" w:rsidRDefault="003F6796">
      <w:pPr>
        <w:pStyle w:val="TOC4"/>
        <w:tabs>
          <w:tab w:val="left" w:pos="2369"/>
          <w:tab w:val="right" w:leader="dot" w:pos="8515"/>
        </w:tabs>
        <w:rPr>
          <w:rFonts w:asciiTheme="minorHAnsi" w:eastAsiaTheme="minorEastAsia" w:hAnsiTheme="minorHAnsi" w:cstheme="minorBidi"/>
          <w:noProof/>
          <w:color w:val="auto"/>
          <w:sz w:val="22"/>
          <w:szCs w:val="22"/>
        </w:rPr>
      </w:pPr>
      <w:r>
        <w:rPr>
          <w:noProof/>
        </w:rPr>
        <w:t>5.4.4.1.</w:t>
      </w:r>
      <w:r>
        <w:rPr>
          <w:rFonts w:asciiTheme="minorHAnsi" w:eastAsiaTheme="minorEastAsia" w:hAnsiTheme="minorHAnsi" w:cstheme="minorBidi"/>
          <w:noProof/>
          <w:color w:val="auto"/>
          <w:sz w:val="22"/>
          <w:szCs w:val="22"/>
        </w:rPr>
        <w:tab/>
      </w:r>
      <w:r>
        <w:rPr>
          <w:noProof/>
        </w:rPr>
        <w:t>Porównanie działania w różnych systemach operacyjnych</w:t>
      </w:r>
      <w:r>
        <w:rPr>
          <w:noProof/>
        </w:rPr>
        <w:tab/>
      </w:r>
      <w:r w:rsidR="00B32FAF">
        <w:rPr>
          <w:noProof/>
        </w:rPr>
        <w:fldChar w:fldCharType="begin"/>
      </w:r>
      <w:r>
        <w:rPr>
          <w:noProof/>
        </w:rPr>
        <w:instrText xml:space="preserve"> PAGEREF _Toc258787425 \h </w:instrText>
      </w:r>
      <w:r w:rsidR="00B32FAF">
        <w:rPr>
          <w:noProof/>
        </w:rPr>
      </w:r>
      <w:r w:rsidR="00B32FAF">
        <w:rPr>
          <w:noProof/>
        </w:rPr>
        <w:fldChar w:fldCharType="separate"/>
      </w:r>
      <w:r>
        <w:rPr>
          <w:noProof/>
        </w:rPr>
        <w:t>47</w:t>
      </w:r>
      <w:r w:rsidR="00B32FAF">
        <w:rPr>
          <w:noProof/>
        </w:rPr>
        <w:fldChar w:fldCharType="end"/>
      </w:r>
    </w:p>
    <w:p w:rsidR="003F6796" w:rsidRDefault="003F6796">
      <w:pPr>
        <w:pStyle w:val="TOC3"/>
        <w:rPr>
          <w:rFonts w:asciiTheme="minorHAnsi" w:eastAsiaTheme="minorEastAsia" w:hAnsiTheme="minorHAnsi" w:cstheme="minorBidi"/>
          <w:noProof/>
          <w:color w:val="auto"/>
          <w:sz w:val="22"/>
          <w:szCs w:val="22"/>
        </w:rPr>
      </w:pPr>
      <w:r>
        <w:rPr>
          <w:noProof/>
        </w:rPr>
        <w:t>5.4.5.</w:t>
      </w:r>
      <w:r>
        <w:rPr>
          <w:rFonts w:asciiTheme="minorHAnsi" w:eastAsiaTheme="minorEastAsia" w:hAnsiTheme="minorHAnsi" w:cstheme="minorBidi"/>
          <w:noProof/>
          <w:color w:val="auto"/>
          <w:sz w:val="22"/>
          <w:szCs w:val="22"/>
        </w:rPr>
        <w:tab/>
      </w:r>
      <w:r>
        <w:rPr>
          <w:noProof/>
        </w:rPr>
        <w:t>Informacje końcowe</w:t>
      </w:r>
      <w:r>
        <w:rPr>
          <w:noProof/>
        </w:rPr>
        <w:tab/>
      </w:r>
      <w:r w:rsidR="00B32FAF">
        <w:rPr>
          <w:noProof/>
        </w:rPr>
        <w:fldChar w:fldCharType="begin"/>
      </w:r>
      <w:r>
        <w:rPr>
          <w:noProof/>
        </w:rPr>
        <w:instrText xml:space="preserve"> PAGEREF _Toc258787426 \h </w:instrText>
      </w:r>
      <w:r w:rsidR="00B32FAF">
        <w:rPr>
          <w:noProof/>
        </w:rPr>
      </w:r>
      <w:r w:rsidR="00B32FAF">
        <w:rPr>
          <w:noProof/>
        </w:rPr>
        <w:fldChar w:fldCharType="separate"/>
      </w:r>
      <w:r>
        <w:rPr>
          <w:noProof/>
        </w:rPr>
        <w:t>48</w:t>
      </w:r>
      <w:r w:rsidR="00B32FAF">
        <w:rPr>
          <w:noProof/>
        </w:rPr>
        <w:fldChar w:fldCharType="end"/>
      </w:r>
    </w:p>
    <w:p w:rsidR="003F6796" w:rsidRDefault="003F6796">
      <w:pPr>
        <w:pStyle w:val="TOC2"/>
        <w:rPr>
          <w:rFonts w:asciiTheme="minorHAnsi" w:eastAsiaTheme="minorEastAsia" w:hAnsiTheme="minorHAnsi" w:cstheme="minorBidi"/>
          <w:noProof/>
          <w:color w:val="auto"/>
          <w:sz w:val="22"/>
          <w:szCs w:val="22"/>
        </w:rPr>
      </w:pPr>
      <w:r>
        <w:rPr>
          <w:noProof/>
        </w:rPr>
        <w:t>5.5.</w:t>
      </w:r>
      <w:r>
        <w:rPr>
          <w:rFonts w:asciiTheme="minorHAnsi" w:eastAsiaTheme="minorEastAsia" w:hAnsiTheme="minorHAnsi" w:cstheme="minorBidi"/>
          <w:noProof/>
          <w:color w:val="auto"/>
          <w:sz w:val="22"/>
          <w:szCs w:val="22"/>
        </w:rPr>
        <w:tab/>
      </w:r>
      <w:r>
        <w:rPr>
          <w:noProof/>
        </w:rPr>
        <w:t>Narzędzia pomocnicze</w:t>
      </w:r>
      <w:r>
        <w:rPr>
          <w:noProof/>
        </w:rPr>
        <w:tab/>
      </w:r>
      <w:r w:rsidR="00B32FAF">
        <w:rPr>
          <w:noProof/>
        </w:rPr>
        <w:fldChar w:fldCharType="begin"/>
      </w:r>
      <w:r>
        <w:rPr>
          <w:noProof/>
        </w:rPr>
        <w:instrText xml:space="preserve"> PAGEREF _Toc258787427 \h </w:instrText>
      </w:r>
      <w:r w:rsidR="00B32FAF">
        <w:rPr>
          <w:noProof/>
        </w:rPr>
      </w:r>
      <w:r w:rsidR="00B32FAF">
        <w:rPr>
          <w:noProof/>
        </w:rPr>
        <w:fldChar w:fldCharType="separate"/>
      </w:r>
      <w:r>
        <w:rPr>
          <w:noProof/>
        </w:rPr>
        <w:t>48</w:t>
      </w:r>
      <w:r w:rsidR="00B32FAF">
        <w:rPr>
          <w:noProof/>
        </w:rPr>
        <w:fldChar w:fldCharType="end"/>
      </w:r>
    </w:p>
    <w:p w:rsidR="003F6796" w:rsidRDefault="003F6796">
      <w:pPr>
        <w:pStyle w:val="TOC1"/>
        <w:rPr>
          <w:rFonts w:asciiTheme="minorHAnsi" w:eastAsiaTheme="minorEastAsia" w:hAnsiTheme="minorHAnsi" w:cstheme="minorBidi"/>
          <w:b w:val="0"/>
          <w:noProof/>
          <w:color w:val="auto"/>
          <w:sz w:val="22"/>
          <w:szCs w:val="22"/>
        </w:rPr>
      </w:pPr>
      <w:r>
        <w:rPr>
          <w:noProof/>
        </w:rPr>
        <w:t>6.</w:t>
      </w:r>
      <w:r>
        <w:rPr>
          <w:rFonts w:asciiTheme="minorHAnsi" w:eastAsiaTheme="minorEastAsia" w:hAnsiTheme="minorHAnsi" w:cstheme="minorBidi"/>
          <w:b w:val="0"/>
          <w:noProof/>
          <w:color w:val="auto"/>
          <w:sz w:val="22"/>
          <w:szCs w:val="22"/>
        </w:rPr>
        <w:tab/>
      </w:r>
      <w:r>
        <w:rPr>
          <w:noProof/>
        </w:rPr>
        <w:t>Wnioski/spostrzeżenia</w:t>
      </w:r>
      <w:r>
        <w:rPr>
          <w:noProof/>
        </w:rPr>
        <w:tab/>
      </w:r>
      <w:r w:rsidR="00B32FAF">
        <w:rPr>
          <w:noProof/>
        </w:rPr>
        <w:fldChar w:fldCharType="begin"/>
      </w:r>
      <w:r>
        <w:rPr>
          <w:noProof/>
        </w:rPr>
        <w:instrText xml:space="preserve"> PAGEREF _Toc258787428 \h </w:instrText>
      </w:r>
      <w:r w:rsidR="00B32FAF">
        <w:rPr>
          <w:noProof/>
        </w:rPr>
      </w:r>
      <w:r w:rsidR="00B32FAF">
        <w:rPr>
          <w:noProof/>
        </w:rPr>
        <w:fldChar w:fldCharType="separate"/>
      </w:r>
      <w:r>
        <w:rPr>
          <w:noProof/>
        </w:rPr>
        <w:t>50</w:t>
      </w:r>
      <w:r w:rsidR="00B32FAF">
        <w:rPr>
          <w:noProof/>
        </w:rPr>
        <w:fldChar w:fldCharType="end"/>
      </w:r>
    </w:p>
    <w:p w:rsidR="003F6796" w:rsidRDefault="003F6796">
      <w:pPr>
        <w:pStyle w:val="TOC2"/>
        <w:rPr>
          <w:rFonts w:asciiTheme="minorHAnsi" w:eastAsiaTheme="minorEastAsia" w:hAnsiTheme="minorHAnsi" w:cstheme="minorBidi"/>
          <w:noProof/>
          <w:color w:val="auto"/>
          <w:sz w:val="22"/>
          <w:szCs w:val="22"/>
        </w:rPr>
      </w:pPr>
      <w:r>
        <w:rPr>
          <w:noProof/>
        </w:rPr>
        <w:t>6.1.</w:t>
      </w:r>
      <w:r>
        <w:rPr>
          <w:rFonts w:asciiTheme="minorHAnsi" w:eastAsiaTheme="minorEastAsia" w:hAnsiTheme="minorHAnsi" w:cstheme="minorBidi"/>
          <w:noProof/>
          <w:color w:val="auto"/>
          <w:sz w:val="22"/>
          <w:szCs w:val="22"/>
        </w:rPr>
        <w:tab/>
      </w:r>
      <w:r>
        <w:rPr>
          <w:noProof/>
        </w:rPr>
        <w:t>Mozliwosc rozwoju programu</w:t>
      </w:r>
      <w:r>
        <w:rPr>
          <w:noProof/>
        </w:rPr>
        <w:tab/>
      </w:r>
      <w:r w:rsidR="00B32FAF">
        <w:rPr>
          <w:noProof/>
        </w:rPr>
        <w:fldChar w:fldCharType="begin"/>
      </w:r>
      <w:r>
        <w:rPr>
          <w:noProof/>
        </w:rPr>
        <w:instrText xml:space="preserve"> PAGEREF _Toc258787429 \h </w:instrText>
      </w:r>
      <w:r w:rsidR="00B32FAF">
        <w:rPr>
          <w:noProof/>
        </w:rPr>
      </w:r>
      <w:r w:rsidR="00B32FAF">
        <w:rPr>
          <w:noProof/>
        </w:rPr>
        <w:fldChar w:fldCharType="separate"/>
      </w:r>
      <w:r>
        <w:rPr>
          <w:noProof/>
        </w:rPr>
        <w:t>51</w:t>
      </w:r>
      <w:r w:rsidR="00B32FAF">
        <w:rPr>
          <w:noProof/>
        </w:rPr>
        <w:fldChar w:fldCharType="end"/>
      </w:r>
    </w:p>
    <w:p w:rsidR="003F6796" w:rsidRDefault="003F6796">
      <w:pPr>
        <w:pStyle w:val="TOC1"/>
        <w:rPr>
          <w:rFonts w:asciiTheme="minorHAnsi" w:eastAsiaTheme="minorEastAsia" w:hAnsiTheme="minorHAnsi" w:cstheme="minorBidi"/>
          <w:b w:val="0"/>
          <w:noProof/>
          <w:color w:val="auto"/>
          <w:sz w:val="22"/>
          <w:szCs w:val="22"/>
        </w:rPr>
      </w:pPr>
      <w:r>
        <w:rPr>
          <w:noProof/>
        </w:rPr>
        <w:t>7.</w:t>
      </w:r>
      <w:r>
        <w:rPr>
          <w:rFonts w:asciiTheme="minorHAnsi" w:eastAsiaTheme="minorEastAsia" w:hAnsiTheme="minorHAnsi" w:cstheme="minorBidi"/>
          <w:b w:val="0"/>
          <w:noProof/>
          <w:color w:val="auto"/>
          <w:sz w:val="22"/>
          <w:szCs w:val="22"/>
        </w:rPr>
        <w:tab/>
      </w:r>
      <w:r>
        <w:rPr>
          <w:noProof/>
        </w:rPr>
        <w:t>Zakończenie</w:t>
      </w:r>
      <w:r>
        <w:rPr>
          <w:noProof/>
        </w:rPr>
        <w:tab/>
      </w:r>
      <w:r w:rsidR="00B32FAF">
        <w:rPr>
          <w:noProof/>
        </w:rPr>
        <w:fldChar w:fldCharType="begin"/>
      </w:r>
      <w:r>
        <w:rPr>
          <w:noProof/>
        </w:rPr>
        <w:instrText xml:space="preserve"> PAGEREF _Toc258787430 \h </w:instrText>
      </w:r>
      <w:r w:rsidR="00B32FAF">
        <w:rPr>
          <w:noProof/>
        </w:rPr>
      </w:r>
      <w:r w:rsidR="00B32FAF">
        <w:rPr>
          <w:noProof/>
        </w:rPr>
        <w:fldChar w:fldCharType="separate"/>
      </w:r>
      <w:r>
        <w:rPr>
          <w:noProof/>
        </w:rPr>
        <w:t>51</w:t>
      </w:r>
      <w:r w:rsidR="00B32FAF">
        <w:rPr>
          <w:noProof/>
        </w:rPr>
        <w:fldChar w:fldCharType="end"/>
      </w:r>
    </w:p>
    <w:p w:rsidR="003F6796" w:rsidRDefault="003F6796">
      <w:pPr>
        <w:pStyle w:val="TOC1"/>
        <w:rPr>
          <w:rFonts w:asciiTheme="minorHAnsi" w:eastAsiaTheme="minorEastAsia" w:hAnsiTheme="minorHAnsi" w:cstheme="minorBidi"/>
          <w:b w:val="0"/>
          <w:noProof/>
          <w:color w:val="auto"/>
          <w:sz w:val="22"/>
          <w:szCs w:val="22"/>
        </w:rPr>
      </w:pPr>
      <w:r>
        <w:rPr>
          <w:noProof/>
        </w:rPr>
        <w:t>8.</w:t>
      </w:r>
      <w:r>
        <w:rPr>
          <w:rFonts w:asciiTheme="minorHAnsi" w:eastAsiaTheme="minorEastAsia" w:hAnsiTheme="minorHAnsi" w:cstheme="minorBidi"/>
          <w:b w:val="0"/>
          <w:noProof/>
          <w:color w:val="auto"/>
          <w:sz w:val="22"/>
          <w:szCs w:val="22"/>
        </w:rPr>
        <w:tab/>
      </w:r>
      <w:r>
        <w:rPr>
          <w:noProof/>
        </w:rPr>
        <w:t>Bibliografia</w:t>
      </w:r>
      <w:r>
        <w:rPr>
          <w:noProof/>
        </w:rPr>
        <w:tab/>
      </w:r>
      <w:r w:rsidR="00B32FAF">
        <w:rPr>
          <w:noProof/>
        </w:rPr>
        <w:fldChar w:fldCharType="begin"/>
      </w:r>
      <w:r>
        <w:rPr>
          <w:noProof/>
        </w:rPr>
        <w:instrText xml:space="preserve"> PAGEREF _Toc258787431 \h </w:instrText>
      </w:r>
      <w:r w:rsidR="00B32FAF">
        <w:rPr>
          <w:noProof/>
        </w:rPr>
      </w:r>
      <w:r w:rsidR="00B32FAF">
        <w:rPr>
          <w:noProof/>
        </w:rPr>
        <w:fldChar w:fldCharType="separate"/>
      </w:r>
      <w:r>
        <w:rPr>
          <w:noProof/>
        </w:rPr>
        <w:t>51</w:t>
      </w:r>
      <w:r w:rsidR="00B32FAF">
        <w:rPr>
          <w:noProof/>
        </w:rPr>
        <w:fldChar w:fldCharType="end"/>
      </w:r>
    </w:p>
    <w:p w:rsidR="003F6796" w:rsidRDefault="003F6796">
      <w:pPr>
        <w:pStyle w:val="TOC1"/>
        <w:rPr>
          <w:rFonts w:asciiTheme="minorHAnsi" w:eastAsiaTheme="minorEastAsia" w:hAnsiTheme="minorHAnsi" w:cstheme="minorBidi"/>
          <w:b w:val="0"/>
          <w:noProof/>
          <w:color w:val="auto"/>
          <w:sz w:val="22"/>
          <w:szCs w:val="22"/>
        </w:rPr>
      </w:pPr>
      <w:r>
        <w:rPr>
          <w:noProof/>
        </w:rPr>
        <w:t>9.</w:t>
      </w:r>
      <w:r>
        <w:rPr>
          <w:rFonts w:asciiTheme="minorHAnsi" w:eastAsiaTheme="minorEastAsia" w:hAnsiTheme="minorHAnsi" w:cstheme="minorBidi"/>
          <w:b w:val="0"/>
          <w:noProof/>
          <w:color w:val="auto"/>
          <w:sz w:val="22"/>
          <w:szCs w:val="22"/>
        </w:rPr>
        <w:tab/>
      </w:r>
      <w:r>
        <w:rPr>
          <w:noProof/>
        </w:rPr>
        <w:t>Załączniki</w:t>
      </w:r>
      <w:r>
        <w:rPr>
          <w:noProof/>
        </w:rPr>
        <w:tab/>
      </w:r>
      <w:r w:rsidR="00B32FAF">
        <w:rPr>
          <w:noProof/>
        </w:rPr>
        <w:fldChar w:fldCharType="begin"/>
      </w:r>
      <w:r>
        <w:rPr>
          <w:noProof/>
        </w:rPr>
        <w:instrText xml:space="preserve"> PAGEREF _Toc258787432 \h </w:instrText>
      </w:r>
      <w:r w:rsidR="00B32FAF">
        <w:rPr>
          <w:noProof/>
        </w:rPr>
      </w:r>
      <w:r w:rsidR="00B32FAF">
        <w:rPr>
          <w:noProof/>
        </w:rPr>
        <w:fldChar w:fldCharType="separate"/>
      </w:r>
      <w:r>
        <w:rPr>
          <w:noProof/>
        </w:rPr>
        <w:t>51</w:t>
      </w:r>
      <w:r w:rsidR="00B32FAF">
        <w:rPr>
          <w:noProof/>
        </w:rPr>
        <w:fldChar w:fldCharType="end"/>
      </w:r>
    </w:p>
    <w:p w:rsidR="003F6796" w:rsidRDefault="003F6796">
      <w:pPr>
        <w:pStyle w:val="TOC2"/>
        <w:rPr>
          <w:rFonts w:asciiTheme="minorHAnsi" w:eastAsiaTheme="minorEastAsia" w:hAnsiTheme="minorHAnsi" w:cstheme="minorBidi"/>
          <w:noProof/>
          <w:color w:val="auto"/>
          <w:sz w:val="22"/>
          <w:szCs w:val="22"/>
        </w:rPr>
      </w:pPr>
      <w:r>
        <w:rPr>
          <w:noProof/>
        </w:rPr>
        <w:t>9.1.</w:t>
      </w:r>
      <w:r>
        <w:rPr>
          <w:rFonts w:asciiTheme="minorHAnsi" w:eastAsiaTheme="minorEastAsia" w:hAnsiTheme="minorHAnsi" w:cstheme="minorBidi"/>
          <w:noProof/>
          <w:color w:val="auto"/>
          <w:sz w:val="22"/>
          <w:szCs w:val="22"/>
        </w:rPr>
        <w:tab/>
      </w:r>
      <w:r>
        <w:rPr>
          <w:noProof/>
        </w:rPr>
        <w:t>Kod CPU i GPU?</w:t>
      </w:r>
      <w:r>
        <w:rPr>
          <w:noProof/>
        </w:rPr>
        <w:tab/>
      </w:r>
      <w:r w:rsidR="00B32FAF">
        <w:rPr>
          <w:noProof/>
        </w:rPr>
        <w:fldChar w:fldCharType="begin"/>
      </w:r>
      <w:r>
        <w:rPr>
          <w:noProof/>
        </w:rPr>
        <w:instrText xml:space="preserve"> PAGEREF _Toc258787433 \h </w:instrText>
      </w:r>
      <w:r w:rsidR="00B32FAF">
        <w:rPr>
          <w:noProof/>
        </w:rPr>
      </w:r>
      <w:r w:rsidR="00B32FAF">
        <w:rPr>
          <w:noProof/>
        </w:rPr>
        <w:fldChar w:fldCharType="separate"/>
      </w:r>
      <w:r>
        <w:rPr>
          <w:noProof/>
        </w:rPr>
        <w:t>51</w:t>
      </w:r>
      <w:r w:rsidR="00B32FAF">
        <w:rPr>
          <w:noProof/>
        </w:rPr>
        <w:fldChar w:fldCharType="end"/>
      </w:r>
    </w:p>
    <w:p w:rsidR="00FE168F" w:rsidRPr="00447DFA" w:rsidRDefault="00B32FAF" w:rsidP="00C04371">
      <w:pPr>
        <w:ind w:firstLine="0"/>
        <w:rPr>
          <w:color w:val="auto"/>
        </w:rPr>
      </w:pPr>
      <w:r w:rsidRPr="00447DFA">
        <w:rPr>
          <w:b/>
          <w:color w:val="auto"/>
        </w:rPr>
        <w:fldChar w:fldCharType="end"/>
      </w:r>
    </w:p>
    <w:p w:rsidR="00836D01" w:rsidRPr="00447DFA" w:rsidRDefault="00FE168F">
      <w:pPr>
        <w:spacing w:after="200" w:line="276" w:lineRule="auto"/>
        <w:ind w:firstLine="0"/>
        <w:rPr>
          <w:color w:val="auto"/>
        </w:rPr>
      </w:pPr>
      <w:r w:rsidRPr="00447DFA">
        <w:rPr>
          <w:color w:val="auto"/>
        </w:rPr>
        <w:br w:type="page"/>
      </w:r>
      <w:r w:rsidR="00836D01" w:rsidRPr="00447DFA">
        <w:rPr>
          <w:color w:val="auto"/>
        </w:rPr>
        <w:lastRenderedPageBreak/>
        <w:t>Spis ilustracji</w:t>
      </w:r>
    </w:p>
    <w:p w:rsidR="00836D01" w:rsidRPr="00447DFA" w:rsidRDefault="00B32FAF">
      <w:pPr>
        <w:spacing w:after="200" w:line="276" w:lineRule="auto"/>
        <w:ind w:firstLine="0"/>
        <w:rPr>
          <w:color w:val="auto"/>
        </w:rPr>
      </w:pPr>
      <w:r w:rsidRPr="00447DFA">
        <w:rPr>
          <w:color w:val="auto"/>
        </w:rPr>
        <w:fldChar w:fldCharType="begin"/>
      </w:r>
      <w:r w:rsidR="00836D01" w:rsidRPr="00447DFA">
        <w:rPr>
          <w:color w:val="auto"/>
        </w:rPr>
        <w:instrText xml:space="preserve"> TOC \h \z \a "Rysunek" </w:instrText>
      </w:r>
      <w:r w:rsidRPr="00447DFA">
        <w:rPr>
          <w:color w:val="auto"/>
        </w:rPr>
        <w:fldChar w:fldCharType="separate"/>
      </w:r>
      <w:r w:rsidR="00836D01" w:rsidRPr="00447DFA">
        <w:rPr>
          <w:b/>
          <w:bCs/>
          <w:noProof/>
          <w:color w:val="auto"/>
        </w:rPr>
        <w:t>Nie można odnaleźć pozycji dla spisu ilustracji.</w:t>
      </w:r>
      <w:r w:rsidRPr="00447DFA">
        <w:rPr>
          <w:color w:val="auto"/>
        </w:rPr>
        <w:fldChar w:fldCharType="end"/>
      </w:r>
    </w:p>
    <w:p w:rsidR="00836D01" w:rsidRPr="00447DFA" w:rsidRDefault="00836D01">
      <w:pPr>
        <w:spacing w:after="200" w:line="276" w:lineRule="auto"/>
        <w:ind w:firstLine="0"/>
        <w:rPr>
          <w:color w:val="auto"/>
        </w:rPr>
      </w:pPr>
    </w:p>
    <w:p w:rsidR="00836D01" w:rsidRPr="00447DFA" w:rsidRDefault="00836D01" w:rsidP="00836D01">
      <w:pPr>
        <w:ind w:firstLine="0"/>
        <w:rPr>
          <w:color w:val="auto"/>
        </w:rPr>
      </w:pPr>
      <w:r w:rsidRPr="00447DFA">
        <w:rPr>
          <w:color w:val="auto"/>
        </w:rPr>
        <w:t>Spis tabel</w:t>
      </w:r>
    </w:p>
    <w:p w:rsidR="00836D01" w:rsidRPr="00447DFA" w:rsidRDefault="00B32FAF" w:rsidP="00836D01">
      <w:pPr>
        <w:ind w:firstLine="0"/>
        <w:rPr>
          <w:color w:val="auto"/>
        </w:rPr>
      </w:pPr>
      <w:r w:rsidRPr="00447DFA">
        <w:rPr>
          <w:color w:val="auto"/>
        </w:rPr>
        <w:fldChar w:fldCharType="begin"/>
      </w:r>
      <w:r w:rsidR="00836D01" w:rsidRPr="00447DFA">
        <w:rPr>
          <w:color w:val="auto"/>
        </w:rPr>
        <w:instrText xml:space="preserve"> TOC \h \z \a "Tabela" </w:instrText>
      </w:r>
      <w:r w:rsidRPr="00447DFA">
        <w:rPr>
          <w:color w:val="auto"/>
        </w:rPr>
        <w:fldChar w:fldCharType="separate"/>
      </w:r>
      <w:r w:rsidR="00836D01" w:rsidRPr="00447DFA">
        <w:rPr>
          <w:b/>
          <w:bCs/>
          <w:noProof/>
          <w:color w:val="auto"/>
        </w:rPr>
        <w:t>Nie można odnaleźć pozycji dla spisu ilustracji.</w:t>
      </w:r>
      <w:r w:rsidRPr="00447DFA">
        <w:rPr>
          <w:color w:val="auto"/>
        </w:rPr>
        <w:fldChar w:fldCharType="end"/>
      </w:r>
    </w:p>
    <w:p w:rsidR="00836D01" w:rsidRPr="00447DFA" w:rsidRDefault="00836D01" w:rsidP="00836D01">
      <w:pPr>
        <w:rPr>
          <w:color w:val="auto"/>
        </w:rPr>
      </w:pPr>
      <w:r w:rsidRPr="00447DFA">
        <w:rPr>
          <w:color w:val="auto"/>
        </w:rPr>
        <w:br w:type="page"/>
      </w:r>
    </w:p>
    <w:p w:rsidR="00836D01" w:rsidRDefault="00FE168F" w:rsidP="002F45CE">
      <w:pPr>
        <w:pStyle w:val="Heading1"/>
      </w:pPr>
      <w:bookmarkStart w:id="2" w:name="_Toc258787344"/>
      <w:r w:rsidRPr="002F45CE">
        <w:lastRenderedPageBreak/>
        <w:t>Wstęp</w:t>
      </w:r>
      <w:bookmarkEnd w:id="2"/>
    </w:p>
    <w:p w:rsidR="00F72999" w:rsidRPr="00447DFA" w:rsidRDefault="00075D1A" w:rsidP="0052657A">
      <w:pPr>
        <w:rPr>
          <w:color w:val="auto"/>
        </w:rPr>
      </w:pPr>
      <w:r w:rsidRPr="00447DFA">
        <w:rPr>
          <w:color w:val="auto"/>
        </w:rPr>
        <w:t xml:space="preserve">Przez ostatnie kilkadziesiąt lat, wydajność komputerów wzrastała bardzo szybko w sposób </w:t>
      </w:r>
      <w:r w:rsidR="00830496" w:rsidRPr="00447DFA">
        <w:rPr>
          <w:color w:val="auto"/>
        </w:rPr>
        <w:t>wykładniczy</w:t>
      </w:r>
      <w:r w:rsidRPr="00447DFA">
        <w:rPr>
          <w:rStyle w:val="FootnoteReference"/>
          <w:color w:val="auto"/>
        </w:rPr>
        <w:footnoteReference w:id="1"/>
      </w:r>
      <w:r w:rsidR="00830496" w:rsidRPr="00447DFA">
        <w:rPr>
          <w:color w:val="auto"/>
        </w:rPr>
        <w:t xml:space="preserve">. Sam rozwój sprzętu jest powiązany z rozwojem oprogramowania, które też wymaga coraz więcej </w:t>
      </w:r>
      <w:r w:rsidR="00900822" w:rsidRPr="00447DFA">
        <w:rPr>
          <w:color w:val="auto"/>
        </w:rPr>
        <w:t xml:space="preserve">zasobów komputera. </w:t>
      </w:r>
      <w:r w:rsidR="002059AF" w:rsidRPr="00447DFA">
        <w:rPr>
          <w:color w:val="auto"/>
        </w:rPr>
        <w:t>Aby sprostać tym wymaganiom, firmy produkujące procesory</w:t>
      </w:r>
      <w:r w:rsidR="000E017B" w:rsidRPr="00447DFA">
        <w:rPr>
          <w:color w:val="auto"/>
        </w:rPr>
        <w:t xml:space="preserve"> zaczęły coraz bardziej zwiększać ilość rdzeni w CPU, co postawiło wyzwania przed twórcami oprogramowania</w:t>
      </w:r>
      <w:r w:rsidR="00610676" w:rsidRPr="00447DFA">
        <w:rPr>
          <w:color w:val="auto"/>
        </w:rPr>
        <w:t xml:space="preserve"> – programy zaczynają używać więcej niż jednego procesora. </w:t>
      </w:r>
    </w:p>
    <w:p w:rsidR="002059AF" w:rsidRPr="00447DFA" w:rsidRDefault="00610676" w:rsidP="0052657A">
      <w:pPr>
        <w:rPr>
          <w:color w:val="auto"/>
        </w:rPr>
      </w:pPr>
      <w:r w:rsidRPr="00447DFA">
        <w:rPr>
          <w:color w:val="auto"/>
        </w:rPr>
        <w:t xml:space="preserve">Jednak zaledwie 2-3 lata temu pojawiła się możliwość </w:t>
      </w:r>
      <w:r w:rsidR="00F72999" w:rsidRPr="00447DFA">
        <w:rPr>
          <w:color w:val="auto"/>
        </w:rPr>
        <w:t xml:space="preserve">wykonywania obliczeń w zupełnie inny sposób. Zamiast używania (tak jak do tej pory) CPU oraz pamięci RAM, </w:t>
      </w:r>
      <w:r w:rsidR="00E039C3" w:rsidRPr="00447DFA">
        <w:rPr>
          <w:color w:val="auto"/>
        </w:rPr>
        <w:t>pojawiły się biblioteki umożliwiające przetwarzanie danych na kartach graficznych (GPU)</w:t>
      </w:r>
      <w:r w:rsidR="00266FFA" w:rsidRPr="00447DFA">
        <w:rPr>
          <w:color w:val="auto"/>
        </w:rPr>
        <w:t>, opisane w rozdziale</w:t>
      </w:r>
      <w:r w:rsidR="005F421D" w:rsidRPr="00447DFA">
        <w:rPr>
          <w:color w:val="auto"/>
        </w:rPr>
        <w:t xml:space="preserve"> X.X</w:t>
      </w:r>
      <w:r w:rsidR="00E039C3" w:rsidRPr="00447DFA">
        <w:rPr>
          <w:color w:val="auto"/>
        </w:rPr>
        <w:t xml:space="preserve">. Najnowsze karty graficzne, stworzone do przetwarzania </w:t>
      </w:r>
      <w:r w:rsidR="00B23875" w:rsidRPr="00447DFA">
        <w:rPr>
          <w:color w:val="auto"/>
        </w:rPr>
        <w:t xml:space="preserve">danych graficznych z bardzo dużą prędkością, mogą być aktualnie użyte do wykonywania obliczeń </w:t>
      </w:r>
      <w:r w:rsidR="00E81421" w:rsidRPr="00447DFA">
        <w:rPr>
          <w:color w:val="auto"/>
        </w:rPr>
        <w:t>każdego rodzaju.</w:t>
      </w:r>
      <w:r w:rsidR="00F549D5" w:rsidRPr="00447DFA">
        <w:rPr>
          <w:color w:val="auto"/>
        </w:rPr>
        <w:t xml:space="preserve"> Budowa GPU </w:t>
      </w:r>
      <w:r w:rsidR="00BB502D" w:rsidRPr="00447DFA">
        <w:rPr>
          <w:color w:val="auto"/>
        </w:rPr>
        <w:t xml:space="preserve">jest zdecydowanie inna od budowy CPU, przez co </w:t>
      </w:r>
      <w:r w:rsidR="00F549D5" w:rsidRPr="00447DFA">
        <w:rPr>
          <w:color w:val="auto"/>
        </w:rPr>
        <w:t>spos</w:t>
      </w:r>
      <w:r w:rsidR="00BB502D" w:rsidRPr="00447DFA">
        <w:rPr>
          <w:color w:val="auto"/>
        </w:rPr>
        <w:t>oby</w:t>
      </w:r>
      <w:r w:rsidR="00F549D5" w:rsidRPr="00447DFA">
        <w:rPr>
          <w:color w:val="auto"/>
        </w:rPr>
        <w:t xml:space="preserve"> wykonywania na </w:t>
      </w:r>
      <w:r w:rsidR="00BB502D" w:rsidRPr="00447DFA">
        <w:rPr>
          <w:color w:val="auto"/>
        </w:rPr>
        <w:t xml:space="preserve">nich </w:t>
      </w:r>
      <w:r w:rsidR="00F549D5" w:rsidRPr="00447DFA">
        <w:rPr>
          <w:color w:val="auto"/>
        </w:rPr>
        <w:t>obliczeń bardzo się różnią</w:t>
      </w:r>
      <w:r w:rsidR="00BB502D" w:rsidRPr="00447DFA">
        <w:rPr>
          <w:color w:val="auto"/>
        </w:rPr>
        <w:t xml:space="preserve">. </w:t>
      </w:r>
      <w:r w:rsidR="00D62F34" w:rsidRPr="00447DFA">
        <w:rPr>
          <w:color w:val="auto"/>
        </w:rPr>
        <w:t>Na współczesnych GPU</w:t>
      </w:r>
      <w:r w:rsidR="00ED4330" w:rsidRPr="00447DFA">
        <w:rPr>
          <w:color w:val="auto"/>
        </w:rPr>
        <w:t xml:space="preserve"> </w:t>
      </w:r>
      <w:r w:rsidR="00D62F34" w:rsidRPr="00447DFA">
        <w:rPr>
          <w:color w:val="auto"/>
        </w:rPr>
        <w:t xml:space="preserve">jest </w:t>
      </w:r>
      <w:r w:rsidR="00ED4330" w:rsidRPr="00447DFA">
        <w:rPr>
          <w:color w:val="auto"/>
        </w:rPr>
        <w:t>bardzo duż</w:t>
      </w:r>
      <w:r w:rsidR="00D62F34" w:rsidRPr="00447DFA">
        <w:rPr>
          <w:color w:val="auto"/>
        </w:rPr>
        <w:t>o</w:t>
      </w:r>
      <w:r w:rsidR="00ED4330" w:rsidRPr="00447DFA">
        <w:rPr>
          <w:color w:val="auto"/>
        </w:rPr>
        <w:t xml:space="preserve"> jednostek obliczających</w:t>
      </w:r>
      <w:r w:rsidR="00D62F34" w:rsidRPr="00447DFA">
        <w:rPr>
          <w:color w:val="auto"/>
        </w:rPr>
        <w:t xml:space="preserve">, a minimalna ilość wątków potrzebna do osiągnięcia wysokiej wydajności jest często liczona w tysiącach. </w:t>
      </w:r>
      <w:r w:rsidR="00602B0F" w:rsidRPr="00447DFA">
        <w:rPr>
          <w:color w:val="auto"/>
        </w:rPr>
        <w:t>W związku z tym, pełne wykorzystanie mocy współczesnych GPU</w:t>
      </w:r>
      <w:r w:rsidR="006B66D6" w:rsidRPr="00447DFA">
        <w:rPr>
          <w:rStyle w:val="FootnoteReference"/>
          <w:color w:val="auto"/>
        </w:rPr>
        <w:footnoteReference w:id="2"/>
      </w:r>
      <w:r w:rsidR="00602B0F" w:rsidRPr="00447DFA">
        <w:rPr>
          <w:color w:val="auto"/>
        </w:rPr>
        <w:t xml:space="preserve"> jest możliwe tylko w przypadku </w:t>
      </w:r>
      <w:r w:rsidR="00BC52B8" w:rsidRPr="00447DFA">
        <w:rPr>
          <w:color w:val="auto"/>
        </w:rPr>
        <w:t>zadań, które można w dużym stopniu zrównoleglić.</w:t>
      </w:r>
    </w:p>
    <w:p w:rsidR="0063320C" w:rsidRPr="00447DFA" w:rsidRDefault="00266FFA" w:rsidP="0052657A">
      <w:pPr>
        <w:rPr>
          <w:color w:val="auto"/>
        </w:rPr>
      </w:pPr>
      <w:r w:rsidRPr="00447DFA">
        <w:rPr>
          <w:color w:val="auto"/>
        </w:rPr>
        <w:t xml:space="preserve">Do tej pory </w:t>
      </w:r>
      <w:r w:rsidR="005F421D" w:rsidRPr="00447DFA">
        <w:rPr>
          <w:color w:val="auto"/>
        </w:rPr>
        <w:t xml:space="preserve">znaleziono już wiele praktycznych zastosowań GPU </w:t>
      </w:r>
      <w:r w:rsidR="00441F24" w:rsidRPr="00447DFA">
        <w:rPr>
          <w:color w:val="auto"/>
        </w:rPr>
        <w:t xml:space="preserve">w programach ogólnego użytku, jest też wiele prac badawczych </w:t>
      </w:r>
      <w:r w:rsidR="009A0841" w:rsidRPr="00447DFA">
        <w:rPr>
          <w:color w:val="auto"/>
        </w:rPr>
        <w:t xml:space="preserve"> </w:t>
      </w:r>
      <w:r w:rsidR="007C5C3A" w:rsidRPr="00447DFA">
        <w:rPr>
          <w:color w:val="auto"/>
        </w:rPr>
        <w:t xml:space="preserve">porównujących </w:t>
      </w:r>
      <w:r w:rsidR="00360302" w:rsidRPr="00447DFA">
        <w:rPr>
          <w:color w:val="auto"/>
        </w:rPr>
        <w:t>prędkość programów wykonywanych na CPU</w:t>
      </w:r>
      <w:ins w:id="3" w:author="Comparison" w:date="2010-04-13T16:08:00Z">
        <w:r w:rsidR="00B10B5D">
          <w:rPr>
            <w:color w:val="FF0000"/>
          </w:rPr>
          <w:t>(na hoście)</w:t>
        </w:r>
      </w:ins>
      <w:r w:rsidR="00360302" w:rsidRPr="00447DFA">
        <w:rPr>
          <w:color w:val="auto"/>
        </w:rPr>
        <w:t xml:space="preserve"> z programami napisanymi na GPU. Jednym z najczęściej </w:t>
      </w:r>
      <w:r w:rsidR="00A06994" w:rsidRPr="00447DFA">
        <w:rPr>
          <w:color w:val="auto"/>
        </w:rPr>
        <w:t>wykonywanych porównań są operacje na sieciach neuronowych. Uruchamianie i trenowanie sieci neuronowych są operacjami</w:t>
      </w:r>
      <w:r w:rsidR="00A62E92" w:rsidRPr="00447DFA">
        <w:rPr>
          <w:color w:val="auto"/>
        </w:rPr>
        <w:t>, gdzie wykonywanych jest wiele podobnych działań, przez co są idealne jako możliwy program do wykonania na GPU.</w:t>
      </w:r>
    </w:p>
    <w:p w:rsidR="0071631C" w:rsidRPr="00447DFA" w:rsidRDefault="00A62E92" w:rsidP="00D6346F">
      <w:pPr>
        <w:rPr>
          <w:color w:val="auto"/>
        </w:rPr>
      </w:pPr>
      <w:r w:rsidRPr="00447DFA">
        <w:rPr>
          <w:color w:val="auto"/>
        </w:rPr>
        <w:t xml:space="preserve">W tej pracy, </w:t>
      </w:r>
      <w:r w:rsidR="00357711" w:rsidRPr="00447DFA">
        <w:rPr>
          <w:color w:val="auto"/>
        </w:rPr>
        <w:t xml:space="preserve">chciałem opisać bibliotekę CNL, której zadaniem jest </w:t>
      </w:r>
      <w:r w:rsidR="007633B4" w:rsidRPr="00447DFA">
        <w:rPr>
          <w:color w:val="auto"/>
        </w:rPr>
        <w:t>wykonywanie operacji na sieciach neuronowych (na CPU oraz GPU</w:t>
      </w:r>
      <w:r w:rsidR="00A966B4" w:rsidRPr="00447DFA">
        <w:rPr>
          <w:color w:val="auto"/>
        </w:rPr>
        <w:t xml:space="preserve">), przy użyciu biblioteki NVIDIA </w:t>
      </w:r>
      <w:r w:rsidR="00A966B4" w:rsidRPr="00447DFA">
        <w:rPr>
          <w:color w:val="auto"/>
        </w:rPr>
        <w:lastRenderedPageBreak/>
        <w:t>CUDA.</w:t>
      </w:r>
      <w:r w:rsidR="003C7196" w:rsidRPr="00447DFA">
        <w:rPr>
          <w:color w:val="auto"/>
        </w:rPr>
        <w:t xml:space="preserve"> </w:t>
      </w:r>
      <w:r w:rsidR="001E6519" w:rsidRPr="00447DFA">
        <w:rPr>
          <w:color w:val="auto"/>
        </w:rPr>
        <w:t>W b</w:t>
      </w:r>
      <w:r w:rsidR="003C7196" w:rsidRPr="00447DFA">
        <w:rPr>
          <w:color w:val="auto"/>
        </w:rPr>
        <w:t>ibliote</w:t>
      </w:r>
      <w:r w:rsidR="001E6519" w:rsidRPr="00447DFA">
        <w:rPr>
          <w:color w:val="auto"/>
        </w:rPr>
        <w:t>ce CNL została zaimplementowana obsługa sieci MLP</w:t>
      </w:r>
      <w:r w:rsidR="001E6519" w:rsidRPr="00447DFA">
        <w:rPr>
          <w:rStyle w:val="FootnoteReference"/>
          <w:color w:val="auto"/>
        </w:rPr>
        <w:footnoteReference w:id="3"/>
      </w:r>
      <w:r w:rsidR="005A03DA" w:rsidRPr="00447DFA">
        <w:rPr>
          <w:color w:val="auto"/>
        </w:rPr>
        <w:t xml:space="preserve">; sama biblioteka została zaprojektowana tak, aby była łatwo rozszerzalna o obsługę innych typów sieci. </w:t>
      </w:r>
      <w:r w:rsidR="00D6346F" w:rsidRPr="00447DFA">
        <w:rPr>
          <w:color w:val="auto"/>
        </w:rPr>
        <w:t>W czasie jej tworzenia, duży nacisk został też położony na uzyskanie dużej wydajności operacji na GPU.</w:t>
      </w:r>
    </w:p>
    <w:p w:rsidR="006526E5" w:rsidRPr="00447DFA" w:rsidRDefault="006526E5" w:rsidP="00D6346F">
      <w:pPr>
        <w:rPr>
          <w:color w:val="auto"/>
        </w:rPr>
      </w:pPr>
    </w:p>
    <w:p w:rsidR="006526E5" w:rsidRPr="00447DFA" w:rsidRDefault="006526E5" w:rsidP="00D6346F">
      <w:pPr>
        <w:rPr>
          <w:color w:val="auto"/>
        </w:rPr>
      </w:pPr>
      <w:r w:rsidRPr="00447DFA">
        <w:rPr>
          <w:color w:val="auto"/>
        </w:rPr>
        <w:t>// do poniższego – dodac linki do rozdziałów i może pogrubic.</w:t>
      </w:r>
    </w:p>
    <w:p w:rsidR="006526E5" w:rsidRPr="00447DFA" w:rsidRDefault="00104C2F" w:rsidP="00D6346F">
      <w:pPr>
        <w:rPr>
          <w:color w:val="auto"/>
        </w:rPr>
      </w:pPr>
      <w:r w:rsidRPr="00447DFA">
        <w:rPr>
          <w:color w:val="auto"/>
        </w:rPr>
        <w:t>Powyższy r</w:t>
      </w:r>
      <w:r w:rsidR="006526E5" w:rsidRPr="00447DFA">
        <w:rPr>
          <w:color w:val="auto"/>
        </w:rPr>
        <w:t xml:space="preserve">ozdział 1 </w:t>
      </w:r>
      <w:r w:rsidRPr="00447DFA">
        <w:rPr>
          <w:color w:val="auto"/>
        </w:rPr>
        <w:t xml:space="preserve">zawiera bardzo ogólne </w:t>
      </w:r>
      <w:r w:rsidR="004E17C7" w:rsidRPr="00447DFA">
        <w:rPr>
          <w:color w:val="auto"/>
        </w:rPr>
        <w:t xml:space="preserve">wprowadzenie do problematyki </w:t>
      </w:r>
      <w:r w:rsidR="00066F82" w:rsidRPr="00447DFA">
        <w:rPr>
          <w:color w:val="auto"/>
        </w:rPr>
        <w:t>GPGPU</w:t>
      </w:r>
      <w:r w:rsidR="00066F82" w:rsidRPr="00447DFA">
        <w:rPr>
          <w:rStyle w:val="FootnoteReference"/>
          <w:color w:val="auto"/>
        </w:rPr>
        <w:footnoteReference w:id="4"/>
      </w:r>
      <w:r w:rsidR="00066F82" w:rsidRPr="00447DFA">
        <w:rPr>
          <w:color w:val="auto"/>
        </w:rPr>
        <w:t xml:space="preserve">, sieci neuronowych oraz opisu stworzonej biblioteki. </w:t>
      </w:r>
      <w:r w:rsidR="00D1253A" w:rsidRPr="00447DFA">
        <w:rPr>
          <w:color w:val="auto"/>
        </w:rPr>
        <w:t xml:space="preserve">Opisuje </w:t>
      </w:r>
      <w:r w:rsidR="00066F82" w:rsidRPr="00447DFA">
        <w:rPr>
          <w:color w:val="auto"/>
        </w:rPr>
        <w:t xml:space="preserve">również cele </w:t>
      </w:r>
      <w:r w:rsidR="00D1253A" w:rsidRPr="00447DFA">
        <w:rPr>
          <w:color w:val="auto"/>
        </w:rPr>
        <w:t>dotyczące</w:t>
      </w:r>
      <w:r w:rsidR="00066F82" w:rsidRPr="00447DFA">
        <w:rPr>
          <w:color w:val="auto"/>
        </w:rPr>
        <w:t xml:space="preserve"> niniejszej pracy.</w:t>
      </w:r>
    </w:p>
    <w:p w:rsidR="00D1253A" w:rsidRPr="00447DFA" w:rsidRDefault="00D1253A" w:rsidP="00D6346F">
      <w:pPr>
        <w:rPr>
          <w:color w:val="auto"/>
        </w:rPr>
      </w:pPr>
      <w:r w:rsidRPr="00447DFA">
        <w:rPr>
          <w:color w:val="auto"/>
        </w:rPr>
        <w:t xml:space="preserve">Rozdział 2 przedstawia informacje o </w:t>
      </w:r>
      <w:r w:rsidR="00A20443" w:rsidRPr="00447DFA">
        <w:rPr>
          <w:color w:val="auto"/>
        </w:rPr>
        <w:t>kartach graficznych, ich budowę i technologie służące do użycia ich w celu wykonywania obliczeń</w:t>
      </w:r>
      <w:r w:rsidR="000911F2" w:rsidRPr="00447DFA">
        <w:rPr>
          <w:color w:val="auto"/>
        </w:rPr>
        <w:t xml:space="preserve"> ogólnego przeznaczenia.</w:t>
      </w:r>
      <w:r w:rsidR="007001C5" w:rsidRPr="00447DFA">
        <w:rPr>
          <w:color w:val="auto"/>
        </w:rPr>
        <w:t xml:space="preserve"> Są tam też wymienione </w:t>
      </w:r>
      <w:r w:rsidR="00173BDB" w:rsidRPr="00447DFA">
        <w:rPr>
          <w:color w:val="auto"/>
        </w:rPr>
        <w:t>programy wykorzystujące karty graficzne do przyspieszania różnych obliczeń</w:t>
      </w:r>
      <w:r w:rsidR="00074685" w:rsidRPr="00447DFA">
        <w:rPr>
          <w:color w:val="auto"/>
        </w:rPr>
        <w:t>.</w:t>
      </w:r>
    </w:p>
    <w:p w:rsidR="00074685" w:rsidRPr="00447DFA" w:rsidRDefault="00022634" w:rsidP="00D6346F">
      <w:pPr>
        <w:rPr>
          <w:color w:val="auto"/>
        </w:rPr>
      </w:pPr>
      <w:r w:rsidRPr="00447DFA">
        <w:rPr>
          <w:color w:val="auto"/>
        </w:rPr>
        <w:t>Informacje o s</w:t>
      </w:r>
      <w:r w:rsidR="00074685" w:rsidRPr="00447DFA">
        <w:rPr>
          <w:color w:val="auto"/>
        </w:rPr>
        <w:t>ieci</w:t>
      </w:r>
      <w:r w:rsidRPr="00447DFA">
        <w:rPr>
          <w:color w:val="auto"/>
        </w:rPr>
        <w:t>ach</w:t>
      </w:r>
      <w:r w:rsidR="00074685" w:rsidRPr="00447DFA">
        <w:rPr>
          <w:color w:val="auto"/>
        </w:rPr>
        <w:t xml:space="preserve"> neuronow</w:t>
      </w:r>
      <w:r w:rsidRPr="00447DFA">
        <w:rPr>
          <w:color w:val="auto"/>
        </w:rPr>
        <w:t>ych, ich budowie i rodzajach, są opisane w rozdziale 3.</w:t>
      </w:r>
    </w:p>
    <w:p w:rsidR="00A33744" w:rsidRPr="00447DFA" w:rsidRDefault="003845B3" w:rsidP="00D6346F">
      <w:pPr>
        <w:rPr>
          <w:color w:val="auto"/>
        </w:rPr>
      </w:pPr>
      <w:r w:rsidRPr="00447DFA">
        <w:rPr>
          <w:color w:val="auto"/>
        </w:rPr>
        <w:t xml:space="preserve">Rozdział 4 jest swoistym powiązaniem między rozdziałami 2 i 3. </w:t>
      </w:r>
      <w:r w:rsidR="00735B97" w:rsidRPr="00447DFA">
        <w:rPr>
          <w:color w:val="auto"/>
        </w:rPr>
        <w:t xml:space="preserve">Pokazuje, że z matematycznego punktu widzenia wiele operacji na sieciach neuronowych może być przedstawionych jako działania macierzowe. </w:t>
      </w:r>
      <w:r w:rsidR="00CC2BFD" w:rsidRPr="00447DFA">
        <w:rPr>
          <w:color w:val="auto"/>
        </w:rPr>
        <w:t>Jest tam opisane, w jaki sposób byłoby możliwe wykorzystanie możliwości wielopotokowego procesora GPU przy operacjach na sieciach neuronowych.</w:t>
      </w:r>
    </w:p>
    <w:p w:rsidR="00837EC0" w:rsidRPr="00447DFA" w:rsidRDefault="00837EC0" w:rsidP="00D6346F">
      <w:pPr>
        <w:rPr>
          <w:color w:val="auto"/>
        </w:rPr>
      </w:pPr>
      <w:r w:rsidRPr="00447DFA">
        <w:rPr>
          <w:color w:val="auto"/>
        </w:rPr>
        <w:t xml:space="preserve">Najwięcej miejsca </w:t>
      </w:r>
      <w:r w:rsidR="00287868" w:rsidRPr="00447DFA">
        <w:rPr>
          <w:color w:val="auto"/>
        </w:rPr>
        <w:t xml:space="preserve">zostało poświęcone rozdziałowi 5, gdzie została dokładnie opisana biblioteka CNL. Zawarte są tam informacje o sposobie implementacji całej biblioteki – części uruchamianej na CPU, jak i na GPU. </w:t>
      </w:r>
      <w:r w:rsidR="00D035DE" w:rsidRPr="00447DFA">
        <w:rPr>
          <w:color w:val="auto"/>
        </w:rPr>
        <w:t>Opisane zostały sposoby optymalizacji operacji GPU i testy badające prędkość oraz jakość działania biblioteki.</w:t>
      </w:r>
    </w:p>
    <w:p w:rsidR="008755F2" w:rsidRPr="00447DFA" w:rsidRDefault="00BE2421" w:rsidP="009B1F79">
      <w:pPr>
        <w:spacing w:after="200" w:line="276" w:lineRule="auto"/>
        <w:rPr>
          <w:color w:val="auto"/>
        </w:rPr>
      </w:pPr>
      <w:r w:rsidRPr="00447DFA">
        <w:rPr>
          <w:color w:val="auto"/>
        </w:rPr>
        <w:t>W rozdziałach 6 zawarte są wnioski</w:t>
      </w:r>
      <w:r w:rsidR="008E614E" w:rsidRPr="00447DFA">
        <w:rPr>
          <w:color w:val="auto"/>
        </w:rPr>
        <w:t xml:space="preserve"> i spostrzeżenia</w:t>
      </w:r>
      <w:r w:rsidRPr="00447DFA">
        <w:rPr>
          <w:color w:val="auto"/>
        </w:rPr>
        <w:t xml:space="preserve"> wyciągnięte po</w:t>
      </w:r>
      <w:r w:rsidR="008E614E" w:rsidRPr="00447DFA">
        <w:rPr>
          <w:color w:val="auto"/>
        </w:rPr>
        <w:t xml:space="preserve"> napisaniu i przetestowaniu całej biblioteki</w:t>
      </w:r>
      <w:r w:rsidR="00B41834" w:rsidRPr="00447DFA">
        <w:rPr>
          <w:color w:val="auto"/>
        </w:rPr>
        <w:t xml:space="preserve"> oraz możliwe perspektywy rozwoju i rozbudowy biblioteki, jak i całego rozwoju technologii GPGPU.</w:t>
      </w:r>
    </w:p>
    <w:p w:rsidR="00B41834" w:rsidRPr="00447DFA" w:rsidRDefault="00B41834" w:rsidP="009B1F79">
      <w:pPr>
        <w:spacing w:after="200" w:line="276" w:lineRule="auto"/>
        <w:rPr>
          <w:color w:val="auto"/>
        </w:rPr>
      </w:pPr>
      <w:r w:rsidRPr="00447DFA">
        <w:rPr>
          <w:color w:val="auto"/>
        </w:rPr>
        <w:t>Rozdział 7 zawiera końcowe myśli na temat niniejszej pracy.</w:t>
      </w:r>
    </w:p>
    <w:p w:rsidR="009B1F79" w:rsidRPr="00447DFA" w:rsidRDefault="008755F2" w:rsidP="009B1F79">
      <w:pPr>
        <w:spacing w:after="200" w:line="276" w:lineRule="auto"/>
        <w:rPr>
          <w:color w:val="auto"/>
        </w:rPr>
      </w:pPr>
      <w:r w:rsidRPr="00447DFA">
        <w:rPr>
          <w:color w:val="auto"/>
        </w:rPr>
        <w:t xml:space="preserve">// </w:t>
      </w:r>
      <w:r w:rsidR="009B1F79" w:rsidRPr="00447DFA">
        <w:rPr>
          <w:color w:val="auto"/>
        </w:rPr>
        <w:t>Motywacja</w:t>
      </w:r>
      <w:r w:rsidR="00104C2F" w:rsidRPr="00447DFA">
        <w:rPr>
          <w:color w:val="auto"/>
        </w:rPr>
        <w:t xml:space="preserve"> (cel pracy)</w:t>
      </w:r>
    </w:p>
    <w:p w:rsidR="009B1F79" w:rsidRPr="00447DFA" w:rsidRDefault="009B1F79" w:rsidP="009B1F79">
      <w:pPr>
        <w:spacing w:after="200" w:line="276" w:lineRule="auto"/>
        <w:rPr>
          <w:color w:val="auto"/>
        </w:rPr>
      </w:pPr>
    </w:p>
    <w:p w:rsidR="007548EF" w:rsidRPr="00447DFA" w:rsidRDefault="007548EF" w:rsidP="00322C7C">
      <w:pPr>
        <w:ind w:firstLine="0"/>
        <w:rPr>
          <w:color w:val="auto"/>
        </w:rPr>
      </w:pPr>
    </w:p>
    <w:p w:rsidR="00B1719E" w:rsidRPr="00447DFA" w:rsidRDefault="00B1719E" w:rsidP="00B1719E">
      <w:pPr>
        <w:rPr>
          <w:color w:val="auto"/>
        </w:rPr>
      </w:pPr>
    </w:p>
    <w:p w:rsidR="00B1719E" w:rsidRPr="00447DFA" w:rsidRDefault="00B1719E" w:rsidP="00B1719E">
      <w:pPr>
        <w:rPr>
          <w:color w:val="auto"/>
        </w:rPr>
      </w:pPr>
      <w:r w:rsidRPr="00447DFA">
        <w:rPr>
          <w:color w:val="auto"/>
        </w:rPr>
        <w:t>Słowniczek pojęć?</w:t>
      </w:r>
    </w:p>
    <w:p w:rsidR="00B05F3E" w:rsidRPr="00447DFA" w:rsidRDefault="00B05F3E">
      <w:pPr>
        <w:spacing w:after="200" w:line="276" w:lineRule="auto"/>
        <w:ind w:firstLine="0"/>
        <w:rPr>
          <w:rFonts w:eastAsiaTheme="majorEastAsia"/>
          <w:b/>
          <w:bCs/>
          <w:color w:val="auto"/>
        </w:rPr>
      </w:pPr>
      <w:r w:rsidRPr="00447DFA">
        <w:rPr>
          <w:color w:val="auto"/>
        </w:rPr>
        <w:br w:type="page"/>
      </w:r>
    </w:p>
    <w:p w:rsidR="000B705B" w:rsidRDefault="00836D01" w:rsidP="000B705B">
      <w:pPr>
        <w:pStyle w:val="Heading1"/>
      </w:pPr>
      <w:bookmarkStart w:id="4" w:name="_Toc258787345"/>
      <w:r w:rsidRPr="002F45CE">
        <w:lastRenderedPageBreak/>
        <w:t>Równoległe przetwarzanie z zastosowaniem GPU</w:t>
      </w:r>
      <w:bookmarkEnd w:id="4"/>
    </w:p>
    <w:p w:rsidR="00B06BB3" w:rsidRPr="00447DFA" w:rsidRDefault="004D1D16" w:rsidP="00B06BB3">
      <w:pPr>
        <w:rPr>
          <w:color w:val="auto"/>
        </w:rPr>
      </w:pPr>
      <w:r w:rsidRPr="00447DFA">
        <w:rPr>
          <w:color w:val="auto"/>
        </w:rPr>
        <w:t xml:space="preserve">Możliwość użycia kart graficznych do zastosowań zarezerwowanych dotychczas dla </w:t>
      </w:r>
      <w:r w:rsidR="00B06BB3" w:rsidRPr="00447DFA">
        <w:rPr>
          <w:color w:val="auto"/>
        </w:rPr>
        <w:t xml:space="preserve">procesorów CPU pojawiła się </w:t>
      </w:r>
      <w:r w:rsidR="00283F42" w:rsidRPr="00447DFA">
        <w:rPr>
          <w:color w:val="auto"/>
        </w:rPr>
        <w:t>stosunkowo</w:t>
      </w:r>
      <w:r w:rsidR="00B06BB3" w:rsidRPr="00447DFA">
        <w:rPr>
          <w:color w:val="auto"/>
        </w:rPr>
        <w:t xml:space="preserve"> niedawno – około 2 lata temu, kiedy NVIDIA zaprezentowała technologię CUDA, a ATI stworzyło technologię Stream. </w:t>
      </w:r>
      <w:r w:rsidR="002E2F36" w:rsidRPr="00447DFA">
        <w:rPr>
          <w:color w:val="auto"/>
        </w:rPr>
        <w:t>Stało się to możliwe,</w:t>
      </w:r>
      <w:r w:rsidR="00637749" w:rsidRPr="00447DFA">
        <w:rPr>
          <w:color w:val="auto"/>
        </w:rPr>
        <w:t xml:space="preserve"> gdy w kartach tych producentów do potoku renderującego</w:t>
      </w:r>
      <w:r w:rsidR="00AE3D5B" w:rsidRPr="00447DFA">
        <w:rPr>
          <w:rStyle w:val="FootnoteReference"/>
          <w:color w:val="auto"/>
        </w:rPr>
        <w:footnoteReference w:id="5"/>
      </w:r>
      <w:r w:rsidR="00506452" w:rsidRPr="00447DFA">
        <w:rPr>
          <w:color w:val="auto"/>
        </w:rPr>
        <w:t xml:space="preserve"> dodano programowaln</w:t>
      </w:r>
      <w:r w:rsidR="008264A6" w:rsidRPr="00447DFA">
        <w:rPr>
          <w:color w:val="auto"/>
        </w:rPr>
        <w:t>e etapy, które mogą zostać wykorzystane do wykonywania funkcji niezwiązanych z przetwarzaniem grafiki.</w:t>
      </w:r>
    </w:p>
    <w:p w:rsidR="00637749" w:rsidRPr="00447DFA" w:rsidRDefault="00637749" w:rsidP="00B06BB3">
      <w:pPr>
        <w:rPr>
          <w:color w:val="auto"/>
        </w:rPr>
      </w:pPr>
    </w:p>
    <w:p w:rsidR="00637749" w:rsidRPr="00447DFA" w:rsidRDefault="00637749" w:rsidP="00B06BB3">
      <w:pPr>
        <w:rPr>
          <w:color w:val="auto"/>
        </w:rPr>
      </w:pPr>
    </w:p>
    <w:p w:rsidR="000B705B" w:rsidRPr="00447DFA" w:rsidRDefault="00322C7C" w:rsidP="000B705B">
      <w:pPr>
        <w:rPr>
          <w:color w:val="auto"/>
        </w:rPr>
      </w:pPr>
      <w:r w:rsidRPr="00447DFA">
        <w:rPr>
          <w:color w:val="auto"/>
        </w:rPr>
        <w:t xml:space="preserve">// </w:t>
      </w:r>
      <w:r w:rsidR="002301E2" w:rsidRPr="00447DFA">
        <w:rPr>
          <w:color w:val="auto"/>
        </w:rPr>
        <w:t>Jakaś bibliografia o kartach graficznych…</w:t>
      </w:r>
    </w:p>
    <w:p w:rsidR="00B05F3E" w:rsidRPr="00447DFA" w:rsidRDefault="00B05F3E" w:rsidP="00B05F3E">
      <w:pPr>
        <w:rPr>
          <w:color w:val="auto"/>
        </w:rPr>
      </w:pPr>
    </w:p>
    <w:p w:rsidR="00B05F3E" w:rsidRPr="00447DFA" w:rsidRDefault="00B05F3E" w:rsidP="00B05F3E">
      <w:pPr>
        <w:rPr>
          <w:color w:val="auto"/>
        </w:rPr>
      </w:pPr>
    </w:p>
    <w:p w:rsidR="00B05F3E" w:rsidRPr="00447DFA" w:rsidRDefault="00B05F3E" w:rsidP="00B05F3E">
      <w:pPr>
        <w:rPr>
          <w:color w:val="auto"/>
        </w:rPr>
      </w:pPr>
    </w:p>
    <w:p w:rsidR="009B1F79" w:rsidRDefault="009B1F79" w:rsidP="009B1F79">
      <w:pPr>
        <w:pStyle w:val="Heading2"/>
      </w:pPr>
      <w:bookmarkStart w:id="5" w:name="_Toc258787346"/>
      <w:r>
        <w:t xml:space="preserve">Jednostki obliczeniowe </w:t>
      </w:r>
      <w:r w:rsidRPr="00C508CC">
        <w:t>GPU</w:t>
      </w:r>
      <w:bookmarkEnd w:id="5"/>
      <w:r w:rsidRPr="00C508CC">
        <w:t xml:space="preserve"> </w:t>
      </w:r>
    </w:p>
    <w:p w:rsidR="00B10B5D" w:rsidRPr="00D24093" w:rsidRDefault="00B10B5D" w:rsidP="00B10B5D">
      <w:pPr>
        <w:rPr>
          <w:ins w:id="6" w:author="Comparison" w:date="2010-04-13T16:08:00Z"/>
        </w:rPr>
      </w:pPr>
      <w:ins w:id="7" w:author="Comparison" w:date="2010-04-13T16:08:00Z">
        <w:r>
          <w:fldChar w:fldCharType="begin"/>
        </w:r>
        <w:r>
          <w:instrText>HYPERLINK "http://www.behardware.com/articles/659-2/nvidia-cuda-preview.html"</w:instrText>
        </w:r>
        <w:r>
          <w:fldChar w:fldCharType="separate"/>
        </w:r>
        <w:r w:rsidRPr="00590717">
          <w:rPr>
            <w:rStyle w:val="Hyperlink"/>
          </w:rPr>
          <w:t>http://www.behardware.com/articles/659-2/nvidia-cuda-preview.html</w:t>
        </w:r>
        <w:r>
          <w:fldChar w:fldCharType="end"/>
        </w:r>
        <w:r>
          <w:t xml:space="preserve"> (obrazek)</w:t>
        </w:r>
      </w:ins>
    </w:p>
    <w:p w:rsidR="00B10B5D" w:rsidRPr="00B10B5D" w:rsidRDefault="00B10B5D" w:rsidP="00B10B5D"/>
    <w:p w:rsidR="006705C9" w:rsidRPr="00447DFA" w:rsidRDefault="008B5404" w:rsidP="008B5404">
      <w:pPr>
        <w:rPr>
          <w:color w:val="auto"/>
        </w:rPr>
      </w:pPr>
      <w:r w:rsidRPr="00447DFA">
        <w:rPr>
          <w:color w:val="auto"/>
        </w:rPr>
        <w:t>Napisz, ze aktualnie popularne są nvidia, ati, Intel, VIA. Te 2 pierwsze mogą być używane do GPGPU.</w:t>
      </w:r>
    </w:p>
    <w:p w:rsidR="00E31C25" w:rsidRPr="00447DFA" w:rsidRDefault="00E31C25" w:rsidP="008B5404">
      <w:pPr>
        <w:rPr>
          <w:color w:val="auto"/>
        </w:rPr>
      </w:pPr>
      <w:r w:rsidRPr="00447DFA">
        <w:rPr>
          <w:color w:val="auto"/>
        </w:rPr>
        <w:t xml:space="preserve">Maja duza </w:t>
      </w:r>
      <w:r w:rsidR="004A3B7B" w:rsidRPr="00447DFA">
        <w:rPr>
          <w:color w:val="auto"/>
        </w:rPr>
        <w:t xml:space="preserve">przepustowość pamięci i </w:t>
      </w:r>
      <w:r w:rsidR="0072218F" w:rsidRPr="00447DFA">
        <w:rPr>
          <w:color w:val="auto"/>
        </w:rPr>
        <w:t>prędkość obliczen.</w:t>
      </w:r>
    </w:p>
    <w:p w:rsidR="009B1F79" w:rsidRDefault="009B1F79" w:rsidP="009B1F79">
      <w:pPr>
        <w:pStyle w:val="Heading3"/>
      </w:pPr>
      <w:bookmarkStart w:id="8" w:name="_Toc258787347"/>
      <w:r w:rsidRPr="00C508CC">
        <w:t>Wprowadzenie</w:t>
      </w:r>
      <w:bookmarkEnd w:id="8"/>
    </w:p>
    <w:p w:rsidR="00F17B04" w:rsidRPr="00F17B04" w:rsidRDefault="00F17B04" w:rsidP="00F17B04">
      <w:r>
        <w:t xml:space="preserve">// </w:t>
      </w:r>
      <w:r w:rsidRPr="00C508CC">
        <w:t>(ogólny opis, historia GPU)</w:t>
      </w:r>
    </w:p>
    <w:p w:rsidR="00483616" w:rsidRPr="00447DFA" w:rsidRDefault="005133F6" w:rsidP="00483616">
      <w:pPr>
        <w:rPr>
          <w:color w:val="auto"/>
        </w:rPr>
      </w:pPr>
      <w:r w:rsidRPr="00447DFA">
        <w:rPr>
          <w:color w:val="auto"/>
        </w:rPr>
        <w:t>Napisz o tych pierwszych, o vga, o pierwszych dopalaczach 3d</w:t>
      </w:r>
      <w:r w:rsidR="00DE7090" w:rsidRPr="00447DFA">
        <w:rPr>
          <w:color w:val="auto"/>
        </w:rPr>
        <w:t>, o tym są zaprogramowane shadery, o poczatkach CUDA i Stream .</w:t>
      </w:r>
    </w:p>
    <w:p w:rsidR="0072218F" w:rsidRDefault="009B1F79" w:rsidP="009B1F79">
      <w:pPr>
        <w:pStyle w:val="Heading3"/>
      </w:pPr>
      <w:bookmarkStart w:id="9" w:name="_Toc258787348"/>
      <w:r w:rsidRPr="00C508CC">
        <w:t>Różnice między CPU a GPU</w:t>
      </w:r>
      <w:bookmarkEnd w:id="9"/>
    </w:p>
    <w:p w:rsidR="009B1F79" w:rsidRPr="00447DFA" w:rsidRDefault="0072218F" w:rsidP="0072218F">
      <w:pPr>
        <w:rPr>
          <w:color w:val="auto"/>
        </w:rPr>
      </w:pPr>
      <w:r w:rsidRPr="00447DFA">
        <w:rPr>
          <w:color w:val="auto"/>
        </w:rPr>
        <w:t xml:space="preserve"> // </w:t>
      </w:r>
      <w:r w:rsidR="009B1F79" w:rsidRPr="00447DFA">
        <w:rPr>
          <w:color w:val="auto"/>
        </w:rPr>
        <w:t>Czym sie różnią rdzenie CPU od rdzeni GPU. Czym sie różnią wątki CPU od wątków GPU (lightweight)</w:t>
      </w:r>
      <w:r w:rsidRPr="00447DFA">
        <w:rPr>
          <w:color w:val="auto"/>
        </w:rPr>
        <w:t>.</w:t>
      </w:r>
    </w:p>
    <w:p w:rsidR="0072218F" w:rsidRPr="00447DFA" w:rsidRDefault="0072218F" w:rsidP="0072218F">
      <w:pPr>
        <w:rPr>
          <w:color w:val="auto"/>
        </w:rPr>
      </w:pPr>
      <w:r w:rsidRPr="00447DFA">
        <w:rPr>
          <w:color w:val="auto"/>
        </w:rPr>
        <w:lastRenderedPageBreak/>
        <w:t>To, ze musi być bardzo duzo watkow na raz (tym wiecej, im lepsza karta graficzna).</w:t>
      </w:r>
    </w:p>
    <w:p w:rsidR="00BC2198" w:rsidRPr="00447DFA" w:rsidRDefault="00BC2198" w:rsidP="0072218F">
      <w:pPr>
        <w:rPr>
          <w:color w:val="auto"/>
        </w:rPr>
      </w:pPr>
      <w:r w:rsidRPr="00447DFA">
        <w:rPr>
          <w:color w:val="auto"/>
        </w:rPr>
        <w:t>Musza być odpowiednie sposoby dostępu do pamięci</w:t>
      </w:r>
    </w:p>
    <w:p w:rsidR="00BC2198" w:rsidRPr="00447DFA" w:rsidRDefault="00BC2198" w:rsidP="0072218F">
      <w:pPr>
        <w:rPr>
          <w:color w:val="auto"/>
        </w:rPr>
      </w:pPr>
      <w:r w:rsidRPr="00447DFA">
        <w:rPr>
          <w:color w:val="auto"/>
        </w:rPr>
        <w:t>W ram jest tylko 1 rodzaj pamięci (cache są niejawne). Tu jest wiecej rodzajow pamięci – przez to trzeba się bardziej zastanawiac nad projektem.</w:t>
      </w:r>
    </w:p>
    <w:p w:rsidR="009B1F79" w:rsidRDefault="009B1F79" w:rsidP="009B1F79">
      <w:pPr>
        <w:pStyle w:val="Heading3"/>
      </w:pPr>
      <w:bookmarkStart w:id="10" w:name="_Toc258787349"/>
      <w:r w:rsidRPr="00C508CC">
        <w:t>Model architektury GPU</w:t>
      </w:r>
      <w:bookmarkEnd w:id="10"/>
    </w:p>
    <w:p w:rsidR="00322C7C" w:rsidRPr="00447DFA" w:rsidRDefault="00322C7C" w:rsidP="00322C7C">
      <w:pPr>
        <w:rPr>
          <w:color w:val="auto"/>
        </w:rPr>
      </w:pPr>
      <w:r w:rsidRPr="00447DFA">
        <w:rPr>
          <w:color w:val="auto"/>
        </w:rPr>
        <w:t>// (czy SIMD czy PRAM).</w:t>
      </w:r>
    </w:p>
    <w:p w:rsidR="009B1F79" w:rsidRDefault="009B1F79" w:rsidP="009B1F79">
      <w:pPr>
        <w:pStyle w:val="Heading3"/>
      </w:pPr>
      <w:bookmarkStart w:id="11" w:name="_Toc258787350"/>
      <w:r w:rsidRPr="00C508CC">
        <w:t>Struktura pamięci GPU</w:t>
      </w:r>
      <w:bookmarkEnd w:id="11"/>
    </w:p>
    <w:p w:rsidR="00322C7C" w:rsidRPr="00447DFA" w:rsidRDefault="00322C7C" w:rsidP="00322C7C">
      <w:pPr>
        <w:rPr>
          <w:color w:val="auto"/>
        </w:rPr>
      </w:pPr>
      <w:r w:rsidRPr="00447DFA">
        <w:rPr>
          <w:color w:val="auto"/>
        </w:rPr>
        <w:t>//  (i wymagania dostępu do pamięci, żeby były optymalne)</w:t>
      </w:r>
    </w:p>
    <w:p w:rsidR="009B1F79" w:rsidRPr="00447DFA" w:rsidRDefault="009B1F79" w:rsidP="009B1F79">
      <w:pPr>
        <w:spacing w:after="200" w:line="276" w:lineRule="auto"/>
        <w:rPr>
          <w:color w:val="auto"/>
        </w:rPr>
      </w:pPr>
      <w:r w:rsidRPr="00447DFA">
        <w:rPr>
          <w:color w:val="auto"/>
        </w:rPr>
        <w:t>(bez podziału na punkty)</w:t>
      </w:r>
    </w:p>
    <w:p w:rsidR="009B1F79" w:rsidRPr="00C508CC" w:rsidRDefault="009B1F79" w:rsidP="009B1F79">
      <w:pPr>
        <w:pStyle w:val="ListParagraph"/>
        <w:spacing w:after="200" w:line="276" w:lineRule="auto"/>
        <w:ind w:left="709" w:firstLine="0"/>
        <w:rPr>
          <w:rFonts w:ascii="Cambria" w:hAnsi="Cambria"/>
        </w:rPr>
      </w:pPr>
      <w:r w:rsidRPr="00C508CC">
        <w:rPr>
          <w:rFonts w:ascii="Cambria" w:hAnsi="Cambria"/>
        </w:rPr>
        <w:t>Pamięć globalna</w:t>
      </w:r>
    </w:p>
    <w:p w:rsidR="009B1F79" w:rsidRPr="00C508CC" w:rsidRDefault="009B1F79" w:rsidP="009B1F79">
      <w:pPr>
        <w:pStyle w:val="ListParagraph"/>
        <w:spacing w:after="200" w:line="276" w:lineRule="auto"/>
        <w:ind w:left="709" w:firstLine="0"/>
        <w:rPr>
          <w:rFonts w:ascii="Cambria" w:hAnsi="Cambria"/>
        </w:rPr>
      </w:pPr>
      <w:r w:rsidRPr="00C508CC">
        <w:rPr>
          <w:rFonts w:ascii="Cambria" w:hAnsi="Cambria"/>
        </w:rPr>
        <w:t>Shared</w:t>
      </w:r>
    </w:p>
    <w:p w:rsidR="009B1F79" w:rsidRPr="00C508CC" w:rsidRDefault="009B1F79" w:rsidP="009B1F79">
      <w:pPr>
        <w:pStyle w:val="ListParagraph"/>
        <w:spacing w:after="200" w:line="276" w:lineRule="auto"/>
        <w:ind w:left="709" w:firstLine="0"/>
        <w:rPr>
          <w:rFonts w:ascii="Cambria" w:hAnsi="Cambria"/>
        </w:rPr>
      </w:pPr>
      <w:r w:rsidRPr="00C508CC">
        <w:rPr>
          <w:rFonts w:ascii="Cambria" w:hAnsi="Cambria"/>
        </w:rPr>
        <w:t>Constant</w:t>
      </w:r>
    </w:p>
    <w:p w:rsidR="009B1F79" w:rsidRPr="00C508CC" w:rsidRDefault="009B1F79" w:rsidP="009B1F79">
      <w:pPr>
        <w:pStyle w:val="ListParagraph"/>
        <w:spacing w:after="200" w:line="276" w:lineRule="auto"/>
        <w:ind w:left="709" w:firstLine="0"/>
        <w:rPr>
          <w:rFonts w:ascii="Cambria" w:hAnsi="Cambria"/>
        </w:rPr>
      </w:pPr>
      <w:r w:rsidRPr="00C508CC">
        <w:rPr>
          <w:rFonts w:ascii="Cambria" w:hAnsi="Cambria"/>
        </w:rPr>
        <w:t>Texture</w:t>
      </w:r>
    </w:p>
    <w:p w:rsidR="009B1F79" w:rsidRPr="00C508CC" w:rsidRDefault="009B1F79" w:rsidP="009B1F79">
      <w:pPr>
        <w:pStyle w:val="ListParagraph"/>
        <w:spacing w:after="200" w:line="276" w:lineRule="auto"/>
        <w:ind w:left="709" w:firstLine="0"/>
        <w:rPr>
          <w:rFonts w:ascii="Cambria" w:hAnsi="Cambria"/>
        </w:rPr>
      </w:pPr>
      <w:r w:rsidRPr="00C508CC">
        <w:rPr>
          <w:rFonts w:ascii="Cambria" w:hAnsi="Cambria"/>
        </w:rPr>
        <w:t>Registers</w:t>
      </w:r>
    </w:p>
    <w:p w:rsidR="009B1F79" w:rsidRDefault="009B1F79" w:rsidP="009B1F79">
      <w:pPr>
        <w:pStyle w:val="ListParagraph"/>
        <w:spacing w:after="200" w:line="276" w:lineRule="auto"/>
        <w:ind w:left="709" w:firstLine="0"/>
        <w:rPr>
          <w:rFonts w:ascii="Cambria" w:hAnsi="Cambria"/>
        </w:rPr>
      </w:pPr>
      <w:r w:rsidRPr="00C508CC">
        <w:rPr>
          <w:rFonts w:ascii="Cambria" w:hAnsi="Cambria"/>
        </w:rPr>
        <w:t>Local</w:t>
      </w:r>
    </w:p>
    <w:p w:rsidR="00C85897" w:rsidRDefault="00C85897" w:rsidP="009B1F79">
      <w:pPr>
        <w:pStyle w:val="ListParagraph"/>
        <w:spacing w:after="200" w:line="276" w:lineRule="auto"/>
        <w:ind w:left="709" w:firstLine="0"/>
        <w:rPr>
          <w:rFonts w:ascii="Cambria" w:hAnsi="Cambria"/>
        </w:rPr>
      </w:pPr>
    </w:p>
    <w:p w:rsidR="00C85897" w:rsidRPr="00C508CC" w:rsidRDefault="00C85897" w:rsidP="009B1F79">
      <w:pPr>
        <w:pStyle w:val="ListParagraph"/>
        <w:spacing w:after="200" w:line="276" w:lineRule="auto"/>
        <w:ind w:left="709" w:firstLine="0"/>
        <w:rPr>
          <w:rFonts w:ascii="Cambria" w:hAnsi="Cambria"/>
        </w:rPr>
      </w:pPr>
      <w:r>
        <w:rPr>
          <w:rFonts w:ascii="Cambria" w:hAnsi="Cambria"/>
        </w:rPr>
        <w:t xml:space="preserve">// Te rodzaje </w:t>
      </w:r>
      <w:r w:rsidR="002D36BE">
        <w:rPr>
          <w:rFonts w:ascii="Cambria" w:hAnsi="Cambria"/>
        </w:rPr>
        <w:t>pamięci</w:t>
      </w:r>
      <w:r>
        <w:rPr>
          <w:rFonts w:ascii="Cambria" w:hAnsi="Cambria"/>
        </w:rPr>
        <w:t xml:space="preserve"> nie </w:t>
      </w:r>
      <w:r w:rsidR="002D36BE">
        <w:rPr>
          <w:rFonts w:ascii="Cambria" w:hAnsi="Cambria"/>
        </w:rPr>
        <w:t>zostały</w:t>
      </w:r>
      <w:r>
        <w:rPr>
          <w:rFonts w:ascii="Cambria" w:hAnsi="Cambria"/>
        </w:rPr>
        <w:t xml:space="preserve"> stworzone specjalnie dla GPGPU, tylko były już </w:t>
      </w:r>
      <w:r w:rsidR="002D36BE">
        <w:rPr>
          <w:rFonts w:ascii="Cambria" w:hAnsi="Cambria"/>
        </w:rPr>
        <w:t>używane</w:t>
      </w:r>
      <w:r>
        <w:rPr>
          <w:rFonts w:ascii="Cambria" w:hAnsi="Cambria"/>
        </w:rPr>
        <w:t xml:space="preserve"> </w:t>
      </w:r>
      <w:r w:rsidR="002D36BE">
        <w:rPr>
          <w:rFonts w:ascii="Cambria" w:hAnsi="Cambria"/>
        </w:rPr>
        <w:t>wcześniej</w:t>
      </w:r>
      <w:r>
        <w:rPr>
          <w:rFonts w:ascii="Cambria" w:hAnsi="Cambria"/>
        </w:rPr>
        <w:t xml:space="preserve">. // Żeby program szybko działał, powinien </w:t>
      </w:r>
      <w:r w:rsidR="002D36BE">
        <w:rPr>
          <w:rFonts w:ascii="Cambria" w:hAnsi="Cambria"/>
        </w:rPr>
        <w:t>korzystać</w:t>
      </w:r>
      <w:r>
        <w:rPr>
          <w:rFonts w:ascii="Cambria" w:hAnsi="Cambria"/>
        </w:rPr>
        <w:t xml:space="preserve"> z najszybszych możliwych </w:t>
      </w:r>
      <w:r w:rsidR="002D36BE">
        <w:rPr>
          <w:rFonts w:ascii="Cambria" w:hAnsi="Cambria"/>
        </w:rPr>
        <w:t>pamięci</w:t>
      </w:r>
      <w:r>
        <w:rPr>
          <w:rFonts w:ascii="Cambria" w:hAnsi="Cambria"/>
        </w:rPr>
        <w:t>.</w:t>
      </w:r>
    </w:p>
    <w:p w:rsidR="009B1F79" w:rsidRDefault="009B1F79" w:rsidP="009B1F79">
      <w:pPr>
        <w:pStyle w:val="Heading3"/>
      </w:pPr>
      <w:bookmarkStart w:id="12" w:name="_Toc258787351"/>
      <w:r w:rsidRPr="00C508CC">
        <w:t>Technologie GPGPU</w:t>
      </w:r>
      <w:bookmarkEnd w:id="12"/>
    </w:p>
    <w:p w:rsidR="007F264D" w:rsidRPr="00447DFA" w:rsidRDefault="007F264D" w:rsidP="007F264D">
      <w:pPr>
        <w:rPr>
          <w:color w:val="auto"/>
        </w:rPr>
      </w:pPr>
      <w:r w:rsidRPr="00447DFA">
        <w:rPr>
          <w:color w:val="auto"/>
        </w:rPr>
        <w:t>// ( Wykorzystanie GPU do obliczeń ogólnego typu. Technologie: programowanie shaderów, CUDA, OpenCL, ATI Stream)</w:t>
      </w:r>
    </w:p>
    <w:p w:rsidR="007F264D" w:rsidRPr="00447DFA" w:rsidRDefault="007F264D" w:rsidP="007F264D">
      <w:pPr>
        <w:rPr>
          <w:color w:val="auto"/>
        </w:rPr>
      </w:pPr>
    </w:p>
    <w:p w:rsidR="00994750" w:rsidRPr="00447DFA" w:rsidRDefault="00994750" w:rsidP="00994750">
      <w:pPr>
        <w:rPr>
          <w:rFonts w:eastAsiaTheme="majorEastAsia"/>
          <w:color w:val="auto"/>
        </w:rPr>
      </w:pPr>
      <w:r w:rsidRPr="00447DFA">
        <w:rPr>
          <w:rFonts w:eastAsiaTheme="majorEastAsia"/>
          <w:color w:val="auto"/>
        </w:rPr>
        <w:t xml:space="preserve">OpenCL jest heterogeniczny , może być </w:t>
      </w:r>
      <w:r w:rsidR="002D36BE" w:rsidRPr="00447DFA">
        <w:rPr>
          <w:rFonts w:eastAsiaTheme="majorEastAsia"/>
          <w:color w:val="auto"/>
        </w:rPr>
        <w:t>użyty</w:t>
      </w:r>
      <w:r w:rsidRPr="00447DFA">
        <w:rPr>
          <w:rFonts w:eastAsiaTheme="majorEastAsia"/>
          <w:color w:val="auto"/>
        </w:rPr>
        <w:t xml:space="preserve"> na </w:t>
      </w:r>
      <w:r w:rsidR="002D36BE" w:rsidRPr="00447DFA">
        <w:rPr>
          <w:rFonts w:eastAsiaTheme="majorEastAsia"/>
          <w:color w:val="auto"/>
        </w:rPr>
        <w:t>CPU</w:t>
      </w:r>
      <w:r w:rsidRPr="00447DFA">
        <w:rPr>
          <w:rFonts w:eastAsiaTheme="majorEastAsia"/>
          <w:color w:val="auto"/>
        </w:rPr>
        <w:t>, gpu, dsp</w:t>
      </w:r>
    </w:p>
    <w:p w:rsidR="00994750" w:rsidRPr="00447DFA" w:rsidRDefault="00994750" w:rsidP="00994750">
      <w:pPr>
        <w:rPr>
          <w:rFonts w:eastAsiaTheme="majorEastAsia"/>
          <w:color w:val="auto"/>
        </w:rPr>
      </w:pPr>
      <w:r w:rsidRPr="00447DFA">
        <w:rPr>
          <w:rFonts w:eastAsiaTheme="majorEastAsia"/>
          <w:color w:val="auto"/>
        </w:rPr>
        <w:t>Napisz tez o NVidia tesla</w:t>
      </w:r>
    </w:p>
    <w:p w:rsidR="00283F42" w:rsidRPr="00447DFA" w:rsidRDefault="00283F42" w:rsidP="00283F42">
      <w:pPr>
        <w:rPr>
          <w:rFonts w:eastAsiaTheme="majorEastAsia"/>
          <w:color w:val="auto"/>
        </w:rPr>
      </w:pPr>
    </w:p>
    <w:p w:rsidR="00283F42" w:rsidRPr="00447DFA" w:rsidRDefault="00283F42" w:rsidP="00283F42">
      <w:pPr>
        <w:rPr>
          <w:rFonts w:eastAsiaTheme="majorEastAsia"/>
          <w:color w:val="auto"/>
        </w:rPr>
      </w:pPr>
      <w:r w:rsidRPr="00447DFA">
        <w:rPr>
          <w:rFonts w:eastAsiaTheme="majorEastAsia"/>
          <w:color w:val="auto"/>
        </w:rPr>
        <w:t>Napisz o physx</w:t>
      </w:r>
    </w:p>
    <w:p w:rsidR="00283F42" w:rsidRPr="00447DFA" w:rsidRDefault="00283F42" w:rsidP="00994750">
      <w:pPr>
        <w:rPr>
          <w:rFonts w:eastAsiaTheme="majorEastAsia"/>
          <w:color w:val="auto"/>
        </w:rPr>
      </w:pPr>
    </w:p>
    <w:p w:rsidR="00994750" w:rsidRPr="00447DFA" w:rsidRDefault="00994750" w:rsidP="00994750">
      <w:pPr>
        <w:rPr>
          <w:color w:val="auto"/>
        </w:rPr>
      </w:pPr>
      <w:r w:rsidRPr="00447DFA">
        <w:rPr>
          <w:color w:val="auto"/>
        </w:rPr>
        <w:t>Open Computing Language to rozwiązanie, które pozwala wykorzystywać przetwarzanie równoległe, dzięki czemu jeden program może korzystać z wielu układów, wliczając w to oczywiście GPU</w:t>
      </w:r>
    </w:p>
    <w:p w:rsidR="00A952A0" w:rsidRPr="00447DFA" w:rsidRDefault="00A952A0" w:rsidP="00A952A0">
      <w:pPr>
        <w:rPr>
          <w:color w:val="auto"/>
        </w:rPr>
      </w:pPr>
    </w:p>
    <w:p w:rsidR="00994750" w:rsidRPr="00447DFA" w:rsidRDefault="00994750" w:rsidP="00A952A0">
      <w:pPr>
        <w:rPr>
          <w:color w:val="auto"/>
        </w:rPr>
      </w:pPr>
    </w:p>
    <w:p w:rsidR="00994750" w:rsidRPr="00447DFA" w:rsidRDefault="00994750" w:rsidP="00A952A0">
      <w:pPr>
        <w:rPr>
          <w:color w:val="auto"/>
        </w:rPr>
      </w:pPr>
      <w:r w:rsidRPr="00447DFA">
        <w:rPr>
          <w:color w:val="auto"/>
        </w:rPr>
        <w:t xml:space="preserve">// Opisz tez, ze są </w:t>
      </w:r>
      <w:r w:rsidR="002D36BE" w:rsidRPr="00447DFA">
        <w:rPr>
          <w:color w:val="auto"/>
        </w:rPr>
        <w:t>używane</w:t>
      </w:r>
      <w:r w:rsidRPr="00447DFA">
        <w:rPr>
          <w:color w:val="auto"/>
        </w:rPr>
        <w:t xml:space="preserve"> w wielu programach  - np. rendering 3dsmax, photoshop, itp</w:t>
      </w:r>
    </w:p>
    <w:p w:rsidR="009B1F79" w:rsidRPr="00447DFA" w:rsidRDefault="009B1F79" w:rsidP="00A952A0">
      <w:pPr>
        <w:rPr>
          <w:color w:val="auto"/>
        </w:rPr>
      </w:pPr>
    </w:p>
    <w:p w:rsidR="009B1F79" w:rsidRPr="00447DFA" w:rsidRDefault="009B1F79" w:rsidP="00A952A0">
      <w:pPr>
        <w:rPr>
          <w:color w:val="auto"/>
        </w:rPr>
      </w:pPr>
    </w:p>
    <w:p w:rsidR="009B1F79" w:rsidRPr="00447DFA" w:rsidRDefault="009B1F79" w:rsidP="00A952A0">
      <w:pPr>
        <w:rPr>
          <w:color w:val="auto"/>
        </w:rPr>
      </w:pPr>
    </w:p>
    <w:p w:rsidR="009B1F79" w:rsidRPr="00447DFA" w:rsidRDefault="009B1F79" w:rsidP="00A952A0">
      <w:pPr>
        <w:rPr>
          <w:color w:val="auto"/>
        </w:rPr>
      </w:pPr>
    </w:p>
    <w:p w:rsidR="00A952A0" w:rsidRPr="00447DFA" w:rsidRDefault="00A952A0" w:rsidP="00A952A0">
      <w:pPr>
        <w:rPr>
          <w:color w:val="auto"/>
        </w:rPr>
      </w:pPr>
      <w:r w:rsidRPr="00447DFA">
        <w:rPr>
          <w:color w:val="auto"/>
        </w:rPr>
        <w:t>GPU są używane do wykonywania programów ogólnego użytku najczęściej, ponieważ oczekuje się od nich większej prędkości niż na CPU</w:t>
      </w:r>
    </w:p>
    <w:p w:rsidR="00A32ED2" w:rsidRPr="00447DFA" w:rsidRDefault="00A32ED2" w:rsidP="00A952A0">
      <w:pPr>
        <w:rPr>
          <w:color w:val="auto"/>
        </w:rPr>
      </w:pPr>
      <w:r w:rsidRPr="00447DFA">
        <w:rPr>
          <w:color w:val="auto"/>
        </w:rPr>
        <w:t xml:space="preserve">Opis typów pamięci CUDA w tablei (było cos takiego w </w:t>
      </w:r>
      <w:r w:rsidR="002D36BE" w:rsidRPr="00447DFA">
        <w:rPr>
          <w:color w:val="auto"/>
        </w:rPr>
        <w:t>jakimś</w:t>
      </w:r>
      <w:r w:rsidRPr="00447DFA">
        <w:rPr>
          <w:color w:val="auto"/>
        </w:rPr>
        <w:t xml:space="preserve"> dokumencie)</w:t>
      </w:r>
    </w:p>
    <w:p w:rsidR="00774A83" w:rsidRPr="00447DFA" w:rsidRDefault="00774A83" w:rsidP="00A952A0">
      <w:pPr>
        <w:rPr>
          <w:color w:val="auto"/>
        </w:rPr>
      </w:pPr>
    </w:p>
    <w:p w:rsidR="00774A83" w:rsidRPr="00447DFA" w:rsidRDefault="00774A83" w:rsidP="00A952A0">
      <w:pPr>
        <w:rPr>
          <w:color w:val="auto"/>
        </w:rPr>
      </w:pPr>
      <w:r w:rsidRPr="00447DFA">
        <w:rPr>
          <w:color w:val="auto"/>
        </w:rPr>
        <w:t xml:space="preserve">Minusy – </w:t>
      </w:r>
      <w:r w:rsidR="002D36BE" w:rsidRPr="00447DFA">
        <w:rPr>
          <w:color w:val="auto"/>
        </w:rPr>
        <w:t>większy</w:t>
      </w:r>
      <w:r w:rsidRPr="00447DFA">
        <w:rPr>
          <w:color w:val="auto"/>
        </w:rPr>
        <w:t xml:space="preserve"> </w:t>
      </w:r>
      <w:r w:rsidR="002D36BE" w:rsidRPr="00447DFA">
        <w:rPr>
          <w:color w:val="auto"/>
        </w:rPr>
        <w:t>pobór</w:t>
      </w:r>
      <w:r w:rsidRPr="00447DFA">
        <w:rPr>
          <w:color w:val="auto"/>
        </w:rPr>
        <w:t xml:space="preserve"> </w:t>
      </w:r>
      <w:r w:rsidR="002D36BE" w:rsidRPr="00447DFA">
        <w:rPr>
          <w:color w:val="auto"/>
        </w:rPr>
        <w:t>prądu</w:t>
      </w:r>
    </w:p>
    <w:p w:rsidR="006D1236" w:rsidRPr="00447DFA" w:rsidRDefault="006D1236">
      <w:pPr>
        <w:spacing w:after="200" w:line="276" w:lineRule="auto"/>
        <w:ind w:firstLine="0"/>
        <w:rPr>
          <w:color w:val="auto"/>
        </w:rPr>
      </w:pPr>
    </w:p>
    <w:p w:rsidR="006D1236" w:rsidRPr="00447DFA" w:rsidRDefault="006D1236">
      <w:pPr>
        <w:spacing w:after="200" w:line="276" w:lineRule="auto"/>
        <w:ind w:firstLine="0"/>
        <w:rPr>
          <w:color w:val="auto"/>
        </w:rPr>
      </w:pPr>
    </w:p>
    <w:p w:rsidR="00AB6274" w:rsidRDefault="00AB6274" w:rsidP="00AB6274">
      <w:pPr>
        <w:pStyle w:val="NormalWeb"/>
      </w:pPr>
      <w:r>
        <w:t xml:space="preserve">Dwa projekty umożliwiają już wykorzystanie CUDA, a są to wspomniane SETI@home oraz GPUgrid.net. Wedle informacji zawartych na stronie BOINC, aplikacje te mogą działać </w:t>
      </w:r>
      <w:r>
        <w:rPr>
          <w:b/>
          <w:bCs/>
        </w:rPr>
        <w:t>od 2 do 10 razy szybciej, niż te wykorzystujące wyłącznie moc CPU</w:t>
      </w:r>
      <w:r>
        <w:t>.</w:t>
      </w:r>
    </w:p>
    <w:p w:rsidR="00AB6274" w:rsidRPr="00447DFA" w:rsidRDefault="00AB6274" w:rsidP="00AB6274">
      <w:pPr>
        <w:rPr>
          <w:rFonts w:eastAsiaTheme="majorEastAsia"/>
          <w:color w:val="auto"/>
        </w:rPr>
      </w:pPr>
    </w:p>
    <w:p w:rsidR="00AB6274" w:rsidRDefault="00AB6274" w:rsidP="00AB6274">
      <w:pPr>
        <w:pStyle w:val="NormalWeb"/>
      </w:pPr>
      <w:r>
        <w:t xml:space="preserve">Warto wspomnieć, że znajdują się tam też </w:t>
      </w:r>
      <w:hyperlink r:id="rId9" w:tgtFrame="_blank" w:history="1">
        <w:r>
          <w:rPr>
            <w:rStyle w:val="Hyperlink"/>
          </w:rPr>
          <w:t>dokumentacje dotyczące tworzenia wtyczek</w:t>
        </w:r>
      </w:hyperlink>
      <w:r>
        <w:t xml:space="preserve"> do</w:t>
      </w:r>
      <w:r>
        <w:rPr>
          <w:b/>
          <w:bCs/>
        </w:rPr>
        <w:t xml:space="preserve"> Photoshopa</w:t>
      </w:r>
      <w:r>
        <w:t xml:space="preserve"> oraz programu </w:t>
      </w:r>
      <w:r>
        <w:rPr>
          <w:b/>
          <w:bCs/>
        </w:rPr>
        <w:t>MATLAB</w:t>
      </w:r>
      <w:r>
        <w:t xml:space="preserve"> wykorzystujących tą technologię.</w:t>
      </w:r>
    </w:p>
    <w:p w:rsidR="00AB6274" w:rsidRPr="00447DFA" w:rsidRDefault="00AB6274">
      <w:pPr>
        <w:spacing w:after="200" w:line="276" w:lineRule="auto"/>
        <w:ind w:firstLine="0"/>
        <w:rPr>
          <w:color w:val="auto"/>
        </w:rPr>
      </w:pPr>
    </w:p>
    <w:p w:rsidR="009A0841" w:rsidRPr="00447DFA" w:rsidRDefault="009A0841">
      <w:pPr>
        <w:spacing w:after="200" w:line="276" w:lineRule="auto"/>
        <w:ind w:firstLine="0"/>
        <w:rPr>
          <w:color w:val="auto"/>
        </w:rPr>
      </w:pPr>
    </w:p>
    <w:p w:rsidR="009A0841" w:rsidRPr="00447DFA" w:rsidRDefault="009A0841">
      <w:pPr>
        <w:spacing w:after="200" w:line="276" w:lineRule="auto"/>
        <w:ind w:firstLine="0"/>
        <w:rPr>
          <w:color w:val="auto"/>
        </w:rPr>
      </w:pPr>
      <w:r w:rsidRPr="00447DFA">
        <w:rPr>
          <w:color w:val="auto"/>
        </w:rPr>
        <w:t>Napisz tez pracach badawczych, w których została użyta CUDA i inne (nie tylko praktyczne programy).</w:t>
      </w:r>
    </w:p>
    <w:p w:rsidR="005D31F0" w:rsidRPr="00447DFA" w:rsidRDefault="005D31F0">
      <w:pPr>
        <w:spacing w:after="200" w:line="276" w:lineRule="auto"/>
        <w:ind w:firstLine="0"/>
        <w:rPr>
          <w:color w:val="auto"/>
        </w:rPr>
      </w:pPr>
    </w:p>
    <w:p w:rsidR="005D31F0" w:rsidRPr="00447DFA" w:rsidRDefault="005D31F0" w:rsidP="005D31F0">
      <w:pPr>
        <w:rPr>
          <w:rFonts w:eastAsiaTheme="majorEastAsia"/>
          <w:color w:val="auto"/>
        </w:rPr>
      </w:pPr>
      <w:r w:rsidRPr="00447DFA">
        <w:rPr>
          <w:rFonts w:eastAsiaTheme="majorEastAsia"/>
          <w:color w:val="auto"/>
        </w:rPr>
        <w:t>Daj odnośniki do dokumentów, w których porownuje się performance CPU i GPU</w:t>
      </w:r>
    </w:p>
    <w:p w:rsidR="005D31F0" w:rsidRPr="00447DFA" w:rsidRDefault="005D31F0">
      <w:pPr>
        <w:spacing w:after="200" w:line="276" w:lineRule="auto"/>
        <w:ind w:firstLine="0"/>
        <w:rPr>
          <w:color w:val="auto"/>
        </w:rPr>
      </w:pPr>
    </w:p>
    <w:p w:rsidR="006D1236" w:rsidRDefault="006D1236" w:rsidP="006D1236">
      <w:pPr>
        <w:pStyle w:val="Heading2"/>
      </w:pPr>
      <w:bookmarkStart w:id="13" w:name="_Toc258787352"/>
      <w:r w:rsidRPr="00C508CC">
        <w:lastRenderedPageBreak/>
        <w:t>CUDA</w:t>
      </w:r>
      <w:bookmarkEnd w:id="13"/>
    </w:p>
    <w:p w:rsidR="00C31437" w:rsidRPr="00447DFA" w:rsidRDefault="007F264D" w:rsidP="00C31437">
      <w:pPr>
        <w:rPr>
          <w:color w:val="auto"/>
        </w:rPr>
      </w:pPr>
      <w:r w:rsidRPr="00447DFA">
        <w:rPr>
          <w:color w:val="auto"/>
        </w:rPr>
        <w:t xml:space="preserve">// </w:t>
      </w:r>
      <w:r w:rsidR="002D36BE" w:rsidRPr="00447DFA">
        <w:rPr>
          <w:color w:val="auto"/>
        </w:rPr>
        <w:t>Różne</w:t>
      </w:r>
      <w:r w:rsidR="00C31437" w:rsidRPr="00447DFA">
        <w:rPr>
          <w:color w:val="auto"/>
        </w:rPr>
        <w:t xml:space="preserve"> obrazki z cuda programming guide</w:t>
      </w:r>
    </w:p>
    <w:p w:rsidR="004A38E5" w:rsidRDefault="004A38E5" w:rsidP="008B5404">
      <w:pPr>
        <w:rPr>
          <w:rFonts w:eastAsiaTheme="majorEastAsia"/>
          <w:color w:val="auto"/>
        </w:rPr>
      </w:pPr>
      <w:r w:rsidRPr="00447DFA">
        <w:rPr>
          <w:rFonts w:eastAsiaTheme="majorEastAsia"/>
          <w:color w:val="auto"/>
        </w:rPr>
        <w:t xml:space="preserve">Cuda ma tryb driver i ten inny, który </w:t>
      </w:r>
      <w:r w:rsidR="008B5404" w:rsidRPr="00447DFA">
        <w:rPr>
          <w:rFonts w:eastAsiaTheme="majorEastAsia"/>
          <w:color w:val="auto"/>
        </w:rPr>
        <w:t>używam</w:t>
      </w:r>
    </w:p>
    <w:p w:rsidR="00B10B5D" w:rsidRDefault="00B10B5D" w:rsidP="008B5404">
      <w:pPr>
        <w:rPr>
          <w:rFonts w:eastAsiaTheme="majorEastAsia"/>
          <w:color w:val="auto"/>
        </w:rPr>
      </w:pPr>
    </w:p>
    <w:p w:rsidR="00B10B5D" w:rsidRDefault="00B10B5D" w:rsidP="008B5404">
      <w:pPr>
        <w:rPr>
          <w:rFonts w:eastAsiaTheme="majorEastAsia"/>
          <w:color w:val="auto"/>
        </w:rPr>
      </w:pPr>
    </w:p>
    <w:p w:rsidR="00B10B5D" w:rsidRDefault="00B10B5D" w:rsidP="00B10B5D">
      <w:pPr>
        <w:rPr>
          <w:ins w:id="14" w:author="Comparison" w:date="2010-04-13T16:08:00Z"/>
          <w:rFonts w:eastAsiaTheme="majorEastAsia"/>
          <w:color w:val="auto"/>
        </w:rPr>
      </w:pPr>
      <w:ins w:id="15" w:author="Comparison" w:date="2010-04-13T16:08:00Z">
        <w:r>
          <w:rPr>
            <w:rFonts w:eastAsiaTheme="majorEastAsia"/>
            <w:color w:val="auto"/>
          </w:rPr>
          <w:t>Obliczenia int są wolniejsze niż float</w:t>
        </w:r>
      </w:ins>
    </w:p>
    <w:p w:rsidR="00B10B5D" w:rsidRPr="00936E2B" w:rsidRDefault="00B10B5D" w:rsidP="00B10B5D">
      <w:pPr>
        <w:rPr>
          <w:ins w:id="16" w:author="Comparison" w:date="2010-04-13T16:08:00Z"/>
          <w:rFonts w:eastAsiaTheme="majorEastAsia"/>
          <w:color w:val="auto"/>
        </w:rPr>
      </w:pPr>
      <w:ins w:id="17" w:author="Comparison" w:date="2010-04-13T16:08:00Z">
        <w:r>
          <w:rPr>
            <w:rFonts w:hAnsi="Symbol"/>
          </w:rPr>
          <w:t></w:t>
        </w:r>
        <w:r>
          <w:t xml:space="preserve">  What is a kernel? A kernel is a function callable from the host and executed on the CUDA device -- simultaneously by many threads in parallel.</w:t>
        </w:r>
      </w:ins>
    </w:p>
    <w:p w:rsidR="00B10B5D" w:rsidRPr="00447DFA" w:rsidRDefault="00B10B5D" w:rsidP="008B5404">
      <w:pPr>
        <w:rPr>
          <w:rFonts w:eastAsiaTheme="majorEastAsia"/>
          <w:color w:val="auto"/>
        </w:rPr>
      </w:pPr>
    </w:p>
    <w:p w:rsidR="00C31437" w:rsidRPr="00447DFA" w:rsidRDefault="00C31437" w:rsidP="00C31437">
      <w:pPr>
        <w:rPr>
          <w:color w:val="auto"/>
        </w:rPr>
      </w:pPr>
    </w:p>
    <w:p w:rsidR="006D1236" w:rsidRDefault="006D1236" w:rsidP="006D1236">
      <w:pPr>
        <w:pStyle w:val="Heading3"/>
      </w:pPr>
      <w:bookmarkStart w:id="18" w:name="_Toc258787353"/>
      <w:r w:rsidRPr="00C508CC">
        <w:t>Wprowadzenie do technologii</w:t>
      </w:r>
      <w:bookmarkEnd w:id="18"/>
    </w:p>
    <w:p w:rsidR="007F264D" w:rsidRPr="00447DFA" w:rsidRDefault="007F264D" w:rsidP="007F264D">
      <w:pPr>
        <w:rPr>
          <w:color w:val="auto"/>
        </w:rPr>
      </w:pPr>
      <w:r w:rsidRPr="00447DFA">
        <w:rPr>
          <w:color w:val="auto"/>
        </w:rPr>
        <w:t>// (Kernele, hierarchia wątków, opis języka)</w:t>
      </w:r>
    </w:p>
    <w:p w:rsidR="006D1236" w:rsidRDefault="006D1236" w:rsidP="006D1236">
      <w:pPr>
        <w:pStyle w:val="Heading4"/>
      </w:pPr>
      <w:bookmarkStart w:id="19" w:name="_Toc258787354"/>
      <w:r w:rsidRPr="00C508CC">
        <w:t>Wersje CUDA</w:t>
      </w:r>
      <w:bookmarkEnd w:id="19"/>
    </w:p>
    <w:p w:rsidR="007F264D" w:rsidRPr="00447DFA" w:rsidRDefault="007F264D" w:rsidP="007F264D">
      <w:pPr>
        <w:rPr>
          <w:color w:val="auto"/>
        </w:rPr>
      </w:pPr>
      <w:r w:rsidRPr="00447DFA">
        <w:rPr>
          <w:color w:val="auto"/>
        </w:rPr>
        <w:t>// (Compute capability)</w:t>
      </w:r>
    </w:p>
    <w:p w:rsidR="008B5404" w:rsidRPr="00447DFA" w:rsidRDefault="008B5404" w:rsidP="008B5404">
      <w:pPr>
        <w:rPr>
          <w:rFonts w:eastAsiaTheme="majorEastAsia"/>
          <w:color w:val="auto"/>
        </w:rPr>
      </w:pPr>
      <w:r w:rsidRPr="00447DFA">
        <w:rPr>
          <w:rFonts w:eastAsiaTheme="majorEastAsia"/>
          <w:color w:val="auto"/>
        </w:rPr>
        <w:t>Napisz o aktualnych NVIDIA i nowych Fermi</w:t>
      </w:r>
    </w:p>
    <w:p w:rsidR="008B5404" w:rsidRPr="00447DFA" w:rsidRDefault="008B5404" w:rsidP="008B5404">
      <w:pPr>
        <w:rPr>
          <w:color w:val="auto"/>
        </w:rPr>
      </w:pPr>
    </w:p>
    <w:p w:rsidR="00BC2198" w:rsidRDefault="006D1236" w:rsidP="00BC2198">
      <w:pPr>
        <w:pStyle w:val="Heading4"/>
      </w:pPr>
      <w:bookmarkStart w:id="20" w:name="_Toc258787355"/>
      <w:r w:rsidRPr="00C508CC">
        <w:t>Ograniczenia</w:t>
      </w:r>
      <w:bookmarkEnd w:id="20"/>
      <w:r w:rsidRPr="00C508CC">
        <w:t xml:space="preserve"> </w:t>
      </w:r>
    </w:p>
    <w:p w:rsidR="00BC2198" w:rsidRPr="00447DFA" w:rsidRDefault="00BC2198" w:rsidP="00BC2198">
      <w:pPr>
        <w:rPr>
          <w:color w:val="auto"/>
        </w:rPr>
      </w:pPr>
      <w:r w:rsidRPr="00447DFA">
        <w:rPr>
          <w:color w:val="auto"/>
        </w:rPr>
        <w:t xml:space="preserve">// </w:t>
      </w:r>
      <w:r w:rsidR="006D1236" w:rsidRPr="00447DFA">
        <w:rPr>
          <w:color w:val="auto"/>
        </w:rPr>
        <w:t xml:space="preserve">tylko float </w:t>
      </w:r>
      <w:r w:rsidR="00A940E2" w:rsidRPr="00447DFA">
        <w:rPr>
          <w:color w:val="auto"/>
        </w:rPr>
        <w:t>(dla niższych Compute capability)</w:t>
      </w:r>
    </w:p>
    <w:p w:rsidR="00BC2198" w:rsidRPr="00447DFA" w:rsidRDefault="00BC2198" w:rsidP="00BC2198">
      <w:pPr>
        <w:rPr>
          <w:color w:val="auto"/>
        </w:rPr>
      </w:pPr>
      <w:r w:rsidRPr="00447DFA">
        <w:rPr>
          <w:color w:val="auto"/>
        </w:rPr>
        <w:t xml:space="preserve">// </w:t>
      </w:r>
      <w:r w:rsidR="006D1236" w:rsidRPr="00447DFA">
        <w:rPr>
          <w:color w:val="auto"/>
        </w:rPr>
        <w:t>nie można używać struktur</w:t>
      </w:r>
      <w:r w:rsidRPr="00447DFA">
        <w:rPr>
          <w:color w:val="auto"/>
        </w:rPr>
        <w:t xml:space="preserve"> C++ w kernelach, nawet w emu</w:t>
      </w:r>
    </w:p>
    <w:p w:rsidR="006D1236" w:rsidRPr="00447DFA" w:rsidRDefault="00BC2198" w:rsidP="00BC2198">
      <w:pPr>
        <w:rPr>
          <w:color w:val="auto"/>
        </w:rPr>
      </w:pPr>
      <w:r w:rsidRPr="00447DFA">
        <w:rPr>
          <w:color w:val="auto"/>
        </w:rPr>
        <w:t>//</w:t>
      </w:r>
      <w:r w:rsidR="006D1236" w:rsidRPr="00447DFA">
        <w:rPr>
          <w:color w:val="auto"/>
        </w:rPr>
        <w:t>Przy małych kernelach jest duży narzut czasowy CPU</w:t>
      </w:r>
    </w:p>
    <w:p w:rsidR="00A940E2" w:rsidRDefault="006D1236" w:rsidP="006D1236">
      <w:pPr>
        <w:pStyle w:val="Heading3"/>
      </w:pPr>
      <w:bookmarkStart w:id="21" w:name="_Toc258787356"/>
      <w:r w:rsidRPr="00C508CC">
        <w:t>Komunikacja między wątkami</w:t>
      </w:r>
      <w:bookmarkEnd w:id="21"/>
    </w:p>
    <w:p w:rsidR="006D1236" w:rsidRPr="00447DFA" w:rsidRDefault="00A940E2" w:rsidP="00A940E2">
      <w:pPr>
        <w:rPr>
          <w:color w:val="auto"/>
        </w:rPr>
      </w:pPr>
      <w:r w:rsidRPr="00447DFA">
        <w:rPr>
          <w:color w:val="auto"/>
        </w:rPr>
        <w:t xml:space="preserve">// </w:t>
      </w:r>
      <w:r w:rsidR="006D1236" w:rsidRPr="00447DFA">
        <w:rPr>
          <w:color w:val="auto"/>
        </w:rPr>
        <w:t xml:space="preserve">Synchronizacja wątków, zabezpieczenie przed racing conditions - </w:t>
      </w:r>
      <w:r w:rsidR="006D1236" w:rsidRPr="00447DFA">
        <w:rPr>
          <w:i/>
          <w:color w:val="auto"/>
        </w:rPr>
        <w:t>__syncthreads()</w:t>
      </w:r>
    </w:p>
    <w:p w:rsidR="00A940E2" w:rsidRPr="00447DFA" w:rsidRDefault="00A940E2" w:rsidP="00A940E2">
      <w:pPr>
        <w:rPr>
          <w:color w:val="auto"/>
        </w:rPr>
      </w:pPr>
      <w:r w:rsidRPr="00447DFA">
        <w:rPr>
          <w:color w:val="auto"/>
        </w:rPr>
        <w:t xml:space="preserve">// nie ma komunikacji miedzy watkami w innych blokach </w:t>
      </w:r>
    </w:p>
    <w:p w:rsidR="00A940E2" w:rsidRDefault="006D1236" w:rsidP="006D1236">
      <w:pPr>
        <w:pStyle w:val="Heading3"/>
      </w:pPr>
      <w:bookmarkStart w:id="22" w:name="_Toc258787357"/>
      <w:r w:rsidRPr="00C508CC">
        <w:t>Proces wykonania programu CUDA</w:t>
      </w:r>
      <w:bookmarkEnd w:id="22"/>
      <w:r w:rsidRPr="00C508CC">
        <w:t xml:space="preserve"> </w:t>
      </w:r>
    </w:p>
    <w:p w:rsidR="006D1236" w:rsidRPr="00447DFA" w:rsidRDefault="00A940E2" w:rsidP="00A940E2">
      <w:pPr>
        <w:rPr>
          <w:color w:val="auto"/>
        </w:rPr>
      </w:pPr>
      <w:r w:rsidRPr="00447DFA">
        <w:rPr>
          <w:color w:val="auto"/>
        </w:rPr>
        <w:t xml:space="preserve">// kolejne etapy, </w:t>
      </w:r>
      <w:r w:rsidR="006D1236" w:rsidRPr="00447DFA">
        <w:rPr>
          <w:color w:val="auto"/>
        </w:rPr>
        <w:t>czyli alokowanie pamięci, załadowanie danych do pamięci GPU, wykonanie, odczytanie danych</w:t>
      </w:r>
    </w:p>
    <w:p w:rsidR="006D1236" w:rsidRDefault="006D1236" w:rsidP="006D1236">
      <w:pPr>
        <w:pStyle w:val="Heading3"/>
      </w:pPr>
      <w:bookmarkStart w:id="23" w:name="_Toc258787358"/>
      <w:r w:rsidRPr="00C508CC">
        <w:lastRenderedPageBreak/>
        <w:t>Przykład kodu</w:t>
      </w:r>
      <w:bookmarkEnd w:id="23"/>
    </w:p>
    <w:p w:rsidR="00A940E2" w:rsidRPr="00447DFA" w:rsidRDefault="00A940E2" w:rsidP="00A940E2">
      <w:pPr>
        <w:rPr>
          <w:color w:val="auto"/>
        </w:rPr>
      </w:pPr>
      <w:r w:rsidRPr="00447DFA">
        <w:rPr>
          <w:color w:val="auto"/>
        </w:rPr>
        <w:t>Przykładowy kernel i wywolanie go.</w:t>
      </w:r>
    </w:p>
    <w:p w:rsidR="008C4DDE" w:rsidRPr="00447DFA" w:rsidRDefault="008C4DDE">
      <w:pPr>
        <w:spacing w:after="200" w:line="276" w:lineRule="auto"/>
        <w:ind w:firstLine="0"/>
        <w:rPr>
          <w:rFonts w:eastAsiaTheme="majorEastAsia"/>
          <w:b/>
          <w:bCs/>
          <w:color w:val="auto"/>
        </w:rPr>
      </w:pPr>
      <w:r w:rsidRPr="00447DFA">
        <w:rPr>
          <w:color w:val="auto"/>
        </w:rPr>
        <w:br w:type="page"/>
      </w:r>
    </w:p>
    <w:p w:rsidR="00C04371" w:rsidRPr="002F45CE" w:rsidRDefault="00836D01" w:rsidP="002F45CE">
      <w:pPr>
        <w:pStyle w:val="Heading1"/>
      </w:pPr>
      <w:bookmarkStart w:id="24" w:name="_Toc258787359"/>
      <w:r w:rsidRPr="002F45CE">
        <w:lastRenderedPageBreak/>
        <w:t>Sztuczne sieci neuronowe</w:t>
      </w:r>
      <w:bookmarkEnd w:id="24"/>
    </w:p>
    <w:p w:rsidR="006D1236" w:rsidRPr="00C508CC" w:rsidRDefault="006D1236" w:rsidP="006D1236">
      <w:pPr>
        <w:pStyle w:val="Heading2"/>
      </w:pPr>
      <w:bookmarkStart w:id="25" w:name="_Toc258787360"/>
      <w:r w:rsidRPr="00C508CC">
        <w:t>Wprowadzenie</w:t>
      </w:r>
      <w:bookmarkEnd w:id="25"/>
    </w:p>
    <w:p w:rsidR="006D1236" w:rsidRPr="00C508CC" w:rsidRDefault="006D1236" w:rsidP="006D1236">
      <w:pPr>
        <w:pStyle w:val="Heading2"/>
      </w:pPr>
      <w:bookmarkStart w:id="26" w:name="_Toc258787361"/>
      <w:r>
        <w:t>Model n</w:t>
      </w:r>
      <w:r w:rsidRPr="00C508CC">
        <w:t>euron</w:t>
      </w:r>
      <w:r>
        <w:t>u</w:t>
      </w:r>
      <w:bookmarkEnd w:id="26"/>
    </w:p>
    <w:p w:rsidR="006D1236" w:rsidRPr="00C508CC" w:rsidRDefault="006D1236" w:rsidP="006D1236">
      <w:pPr>
        <w:pStyle w:val="Heading3"/>
      </w:pPr>
      <w:bookmarkStart w:id="27" w:name="_Toc258787362"/>
      <w:r w:rsidRPr="00C508CC">
        <w:t>Neuron biologiczny</w:t>
      </w:r>
      <w:bookmarkEnd w:id="27"/>
    </w:p>
    <w:p w:rsidR="006D1236" w:rsidRPr="00C508CC" w:rsidRDefault="006D1236" w:rsidP="006D1236">
      <w:pPr>
        <w:pStyle w:val="Heading3"/>
      </w:pPr>
      <w:bookmarkStart w:id="28" w:name="_Toc258787363"/>
      <w:r w:rsidRPr="00C508CC">
        <w:t>Sztuczny neuron</w:t>
      </w:r>
      <w:bookmarkEnd w:id="28"/>
    </w:p>
    <w:p w:rsidR="006D1236" w:rsidRPr="00C508CC" w:rsidRDefault="006D1236" w:rsidP="006D1236">
      <w:pPr>
        <w:pStyle w:val="Heading3"/>
      </w:pPr>
      <w:bookmarkStart w:id="29" w:name="_Toc258787364"/>
      <w:r w:rsidRPr="00C508CC">
        <w:t>Funkcja aktywacji, neuron nieliniowy</w:t>
      </w:r>
      <w:bookmarkEnd w:id="29"/>
    </w:p>
    <w:p w:rsidR="006D1236" w:rsidRPr="00C508CC" w:rsidRDefault="006D1236" w:rsidP="006D1236">
      <w:pPr>
        <w:pStyle w:val="Heading2"/>
      </w:pPr>
      <w:bookmarkStart w:id="30" w:name="_Toc258787365"/>
      <w:r w:rsidRPr="00C508CC">
        <w:t>Architektury sieci neuronowych</w:t>
      </w:r>
      <w:bookmarkEnd w:id="30"/>
    </w:p>
    <w:p w:rsidR="006D1236" w:rsidRPr="00C508CC" w:rsidRDefault="006D1236" w:rsidP="006D1236">
      <w:pPr>
        <w:pStyle w:val="Heading3"/>
      </w:pPr>
      <w:bookmarkStart w:id="31" w:name="_Toc258787366"/>
      <w:r w:rsidRPr="00C508CC">
        <w:t>Jednokierunkowe</w:t>
      </w:r>
      <w:bookmarkEnd w:id="31"/>
    </w:p>
    <w:p w:rsidR="006D1236" w:rsidRPr="00C508CC" w:rsidRDefault="006D1236" w:rsidP="006D1236">
      <w:pPr>
        <w:pStyle w:val="Heading3"/>
      </w:pPr>
      <w:bookmarkStart w:id="32" w:name="_Toc258787367"/>
      <w:r w:rsidRPr="00C508CC">
        <w:t>Rekurencyjne</w:t>
      </w:r>
      <w:bookmarkEnd w:id="32"/>
    </w:p>
    <w:p w:rsidR="006D1236" w:rsidRPr="00C508CC" w:rsidRDefault="006D1236" w:rsidP="006D1236">
      <w:pPr>
        <w:pStyle w:val="Heading3"/>
      </w:pPr>
      <w:bookmarkStart w:id="33" w:name="_Toc258787368"/>
      <w:r w:rsidRPr="00C508CC">
        <w:t>Sieci komórkowe</w:t>
      </w:r>
      <w:bookmarkEnd w:id="33"/>
    </w:p>
    <w:p w:rsidR="006D1236" w:rsidRDefault="006D1236" w:rsidP="006D1236">
      <w:pPr>
        <w:pStyle w:val="Heading2"/>
      </w:pPr>
      <w:bookmarkStart w:id="34" w:name="_Toc258787369"/>
      <w:r w:rsidRPr="00C508CC">
        <w:t>Zastosowanie sztucznych sieci neuronowych</w:t>
      </w:r>
      <w:bookmarkEnd w:id="34"/>
    </w:p>
    <w:p w:rsidR="007F264D" w:rsidRPr="00447DFA" w:rsidRDefault="007F264D" w:rsidP="007F264D">
      <w:pPr>
        <w:rPr>
          <w:color w:val="auto"/>
        </w:rPr>
      </w:pPr>
      <w:r w:rsidRPr="00447DFA">
        <w:rPr>
          <w:color w:val="auto"/>
        </w:rPr>
        <w:t>//  (Różne zadania - optymalizacja i klasyfikacja)</w:t>
      </w:r>
    </w:p>
    <w:p w:rsidR="006D1236" w:rsidRPr="00C508CC" w:rsidRDefault="006D1236" w:rsidP="006D1236">
      <w:pPr>
        <w:pStyle w:val="Heading2"/>
      </w:pPr>
      <w:bookmarkStart w:id="35" w:name="_Toc258787370"/>
      <w:r w:rsidRPr="00C508CC">
        <w:t>Metody uczenia</w:t>
      </w:r>
      <w:bookmarkEnd w:id="35"/>
    </w:p>
    <w:p w:rsidR="006D1236" w:rsidRPr="00C508CC" w:rsidRDefault="007F264D" w:rsidP="006D1236">
      <w:pPr>
        <w:pStyle w:val="Heading3"/>
      </w:pPr>
      <w:bookmarkStart w:id="36" w:name="_Toc258787371"/>
      <w:r>
        <w:t>U</w:t>
      </w:r>
      <w:r w:rsidR="006D1236" w:rsidRPr="00C508CC">
        <w:t>czenie nadzorowane</w:t>
      </w:r>
      <w:bookmarkEnd w:id="36"/>
    </w:p>
    <w:p w:rsidR="006D1236" w:rsidRDefault="007F264D" w:rsidP="006D1236">
      <w:pPr>
        <w:pStyle w:val="Heading4"/>
      </w:pPr>
      <w:bookmarkStart w:id="37" w:name="_Toc258787372"/>
      <w:r>
        <w:t>Z</w:t>
      </w:r>
      <w:r w:rsidR="006D1236" w:rsidRPr="00C508CC">
        <w:t xml:space="preserve"> nauczycielem</w:t>
      </w:r>
      <w:bookmarkEnd w:id="37"/>
    </w:p>
    <w:p w:rsidR="007F264D" w:rsidRPr="00447DFA" w:rsidRDefault="007F264D" w:rsidP="007F264D">
      <w:pPr>
        <w:rPr>
          <w:b/>
          <w:color w:val="auto"/>
        </w:rPr>
      </w:pPr>
      <w:r w:rsidRPr="00447DFA">
        <w:rPr>
          <w:color w:val="auto"/>
        </w:rPr>
        <w:t>//  (opis reguły delta i metody momentum)</w:t>
      </w:r>
    </w:p>
    <w:p w:rsidR="006D1236" w:rsidRPr="00C508CC" w:rsidRDefault="007F264D" w:rsidP="006D1236">
      <w:pPr>
        <w:pStyle w:val="Heading4"/>
      </w:pPr>
      <w:bookmarkStart w:id="38" w:name="_Toc258787373"/>
      <w:r>
        <w:t>Z</w:t>
      </w:r>
      <w:r w:rsidR="006D1236" w:rsidRPr="00C508CC">
        <w:t xml:space="preserve"> krytykiem</w:t>
      </w:r>
      <w:bookmarkEnd w:id="38"/>
    </w:p>
    <w:p w:rsidR="006D1236" w:rsidRPr="00C508CC" w:rsidRDefault="007F264D" w:rsidP="006D1236">
      <w:pPr>
        <w:pStyle w:val="Heading3"/>
      </w:pPr>
      <w:bookmarkStart w:id="39" w:name="_Toc258787374"/>
      <w:r>
        <w:t>U</w:t>
      </w:r>
      <w:r w:rsidR="006D1236" w:rsidRPr="00C508CC">
        <w:t>czenie nienadzorowane</w:t>
      </w:r>
      <w:bookmarkEnd w:id="39"/>
    </w:p>
    <w:p w:rsidR="006D1236" w:rsidRPr="00C508CC" w:rsidRDefault="007F264D" w:rsidP="006D1236">
      <w:pPr>
        <w:pStyle w:val="Heading4"/>
      </w:pPr>
      <w:bookmarkStart w:id="40" w:name="_Toc258787375"/>
      <w:r>
        <w:t>S</w:t>
      </w:r>
      <w:r w:rsidR="006D1236" w:rsidRPr="00C508CC">
        <w:t>amoorganizujące się mapy</w:t>
      </w:r>
      <w:bookmarkEnd w:id="40"/>
    </w:p>
    <w:p w:rsidR="006D1236" w:rsidRPr="00C508CC" w:rsidRDefault="007F264D" w:rsidP="006D1236">
      <w:pPr>
        <w:pStyle w:val="Heading4"/>
      </w:pPr>
      <w:bookmarkStart w:id="41" w:name="_Toc258787376"/>
      <w:r>
        <w:t>K</w:t>
      </w:r>
      <w:r w:rsidR="006D1236" w:rsidRPr="00C508CC">
        <w:t>onkurencyjne</w:t>
      </w:r>
      <w:bookmarkEnd w:id="41"/>
    </w:p>
    <w:p w:rsidR="008C4DDE" w:rsidRPr="00447DFA" w:rsidRDefault="008C4DDE" w:rsidP="006F17B5">
      <w:pPr>
        <w:ind w:firstLine="0"/>
        <w:rPr>
          <w:color w:val="auto"/>
        </w:rPr>
      </w:pPr>
    </w:p>
    <w:p w:rsidR="008C4DDE" w:rsidRPr="00447DFA" w:rsidRDefault="008C4DDE">
      <w:pPr>
        <w:spacing w:after="200" w:line="276" w:lineRule="auto"/>
        <w:ind w:firstLine="0"/>
        <w:rPr>
          <w:rFonts w:eastAsiaTheme="majorEastAsia"/>
          <w:b/>
          <w:bCs/>
          <w:color w:val="auto"/>
        </w:rPr>
      </w:pPr>
      <w:r w:rsidRPr="00447DFA">
        <w:rPr>
          <w:color w:val="auto"/>
        </w:rPr>
        <w:br w:type="page"/>
      </w:r>
    </w:p>
    <w:p w:rsidR="00836D01" w:rsidRDefault="00836D01" w:rsidP="002F45CE">
      <w:pPr>
        <w:pStyle w:val="Heading1"/>
      </w:pPr>
      <w:bookmarkStart w:id="42" w:name="_Toc258787377"/>
      <w:r w:rsidRPr="002F45CE">
        <w:lastRenderedPageBreak/>
        <w:t>Implementacja sztucznych sieci neuronowych na GPU</w:t>
      </w:r>
      <w:bookmarkEnd w:id="42"/>
    </w:p>
    <w:p w:rsidR="006F17B5" w:rsidRPr="00447DFA" w:rsidRDefault="006F17B5" w:rsidP="00552F6C">
      <w:pPr>
        <w:rPr>
          <w:color w:val="auto"/>
        </w:rPr>
      </w:pPr>
      <w:r w:rsidRPr="00447DFA">
        <w:rPr>
          <w:color w:val="auto"/>
        </w:rPr>
        <w:t>Jeżeli punkt 4 nie będzie zbyt duży, to może być dołączony jako ostatni podpunkt do punktu  3</w:t>
      </w:r>
    </w:p>
    <w:p w:rsidR="006F17B5" w:rsidRPr="00C508CC" w:rsidRDefault="006F17B5" w:rsidP="00552F6C">
      <w:pPr>
        <w:pStyle w:val="Heading2"/>
      </w:pPr>
      <w:bookmarkStart w:id="43" w:name="_Toc258787378"/>
      <w:r w:rsidRPr="00C508CC">
        <w:t>Sieć neuronowa z punktu widzenia programisty</w:t>
      </w:r>
      <w:bookmarkEnd w:id="43"/>
    </w:p>
    <w:p w:rsidR="00447DFA" w:rsidRDefault="006F17B5" w:rsidP="00552F6C">
      <w:pPr>
        <w:pStyle w:val="Heading3"/>
      </w:pPr>
      <w:bookmarkStart w:id="44" w:name="_Toc258787379"/>
      <w:r w:rsidRPr="00C508CC">
        <w:t>Struktury danych w sieciach neuronowych</w:t>
      </w:r>
      <w:bookmarkEnd w:id="44"/>
    </w:p>
    <w:p w:rsidR="006F17B5" w:rsidRPr="00447DFA" w:rsidRDefault="007F264D" w:rsidP="00447DFA">
      <w:pPr>
        <w:rPr>
          <w:color w:val="auto"/>
        </w:rPr>
      </w:pPr>
      <w:r w:rsidRPr="00447DFA">
        <w:rPr>
          <w:color w:val="auto"/>
        </w:rPr>
        <w:t>// (Opis tego, jak dane są przedstawione w pamięci - wejścia, wagi, błąd, pochodna wyjścia, wyjście sieci).</w:t>
      </w:r>
    </w:p>
    <w:p w:rsidR="00447DFA" w:rsidRPr="00447DFA" w:rsidRDefault="006F17B5" w:rsidP="00552F6C">
      <w:pPr>
        <w:pStyle w:val="Heading3"/>
      </w:pPr>
      <w:bookmarkStart w:id="45" w:name="_Toc258787380"/>
      <w:r w:rsidRPr="006F17B5">
        <w:rPr>
          <w:lang w:val="en-US"/>
        </w:rPr>
        <w:t>Użyte algorytmy</w:t>
      </w:r>
      <w:bookmarkEnd w:id="45"/>
    </w:p>
    <w:p w:rsidR="006F17B5" w:rsidRPr="00447DFA" w:rsidRDefault="00447DFA" w:rsidP="00447DFA">
      <w:pPr>
        <w:rPr>
          <w:color w:val="auto"/>
        </w:rPr>
      </w:pPr>
      <w:r w:rsidRPr="00F17B04">
        <w:rPr>
          <w:color w:val="auto"/>
        </w:rPr>
        <w:t xml:space="preserve">// </w:t>
      </w:r>
      <w:r w:rsidR="006F17B5" w:rsidRPr="00F17B04">
        <w:rPr>
          <w:color w:val="auto"/>
        </w:rPr>
        <w:t xml:space="preserve"> (Algorytmy execute i train. </w:t>
      </w:r>
      <w:r w:rsidR="006F17B5" w:rsidRPr="00447DFA">
        <w:rPr>
          <w:color w:val="auto"/>
        </w:rPr>
        <w:t>Napisanie, że są to operacje macierzowe).</w:t>
      </w:r>
    </w:p>
    <w:p w:rsidR="006F17B5" w:rsidRPr="00C508CC" w:rsidRDefault="006F17B5" w:rsidP="00552F6C">
      <w:pPr>
        <w:pStyle w:val="Heading2"/>
      </w:pPr>
      <w:bookmarkStart w:id="46" w:name="_Toc258787381"/>
      <w:r w:rsidRPr="00C508CC">
        <w:t>Zastosowanie GPU w sztucznych sieciach neuronowych</w:t>
      </w:r>
      <w:bookmarkEnd w:id="46"/>
    </w:p>
    <w:p w:rsidR="006F17B5" w:rsidRDefault="006F17B5" w:rsidP="00552F6C">
      <w:pPr>
        <w:pStyle w:val="Heading3"/>
      </w:pPr>
      <w:bookmarkStart w:id="47" w:name="_Toc258787382"/>
      <w:r w:rsidRPr="00C508CC">
        <w:t>Zrównoleglenie operacji na sieciach neuronowych</w:t>
      </w:r>
      <w:bookmarkEnd w:id="47"/>
    </w:p>
    <w:p w:rsidR="00447DFA" w:rsidRPr="00447DFA" w:rsidRDefault="00447DFA" w:rsidP="00447DFA">
      <w:pPr>
        <w:rPr>
          <w:color w:val="auto"/>
        </w:rPr>
      </w:pPr>
      <w:r w:rsidRPr="00447DFA">
        <w:rPr>
          <w:color w:val="auto"/>
        </w:rPr>
        <w:t>// (Opisanie, że wiele operacji można wykonywać równolegle od siebie. Do tego można zastosować GPU).</w:t>
      </w:r>
    </w:p>
    <w:p w:rsidR="00447DFA" w:rsidRPr="00447DFA" w:rsidRDefault="006F17B5" w:rsidP="00447DFA">
      <w:pPr>
        <w:pStyle w:val="Heading3"/>
        <w:rPr>
          <w:color w:val="auto"/>
        </w:rPr>
      </w:pPr>
      <w:bookmarkStart w:id="48" w:name="_Toc258787383"/>
      <w:r>
        <w:t>Wewnę</w:t>
      </w:r>
      <w:r w:rsidRPr="00C508CC">
        <w:t>trz</w:t>
      </w:r>
      <w:r>
        <w:t xml:space="preserve">ne </w:t>
      </w:r>
      <w:r w:rsidRPr="00C508CC">
        <w:t xml:space="preserve"> </w:t>
      </w:r>
      <w:r>
        <w:t>s</w:t>
      </w:r>
      <w:r w:rsidRPr="00C508CC">
        <w:t>truktury danych GPU</w:t>
      </w:r>
      <w:bookmarkEnd w:id="48"/>
      <w:r w:rsidRPr="00C508CC">
        <w:t xml:space="preserve"> </w:t>
      </w:r>
    </w:p>
    <w:p w:rsidR="00447DFA" w:rsidRPr="00447DFA" w:rsidRDefault="00447DFA" w:rsidP="00447DFA">
      <w:pPr>
        <w:rPr>
          <w:color w:val="auto"/>
        </w:rPr>
      </w:pPr>
      <w:r w:rsidRPr="00447DFA">
        <w:rPr>
          <w:color w:val="auto"/>
        </w:rPr>
        <w:t>//(przedstawienie, jak dane sieci neuronowych i testów mogą być przedstawione wewnątrz pamięci GPU).</w:t>
      </w:r>
    </w:p>
    <w:p w:rsidR="006F17B5" w:rsidRPr="00C508CC" w:rsidRDefault="006F17B5" w:rsidP="00552F6C">
      <w:pPr>
        <w:pStyle w:val="Heading3"/>
      </w:pPr>
      <w:bookmarkStart w:id="49" w:name="_Toc258787384"/>
      <w:r>
        <w:t>Istniejące</w:t>
      </w:r>
      <w:r w:rsidRPr="00C508CC">
        <w:t xml:space="preserve"> rozwiąz</w:t>
      </w:r>
      <w:r>
        <w:t>ania software’owe</w:t>
      </w:r>
      <w:bookmarkEnd w:id="49"/>
    </w:p>
    <w:p w:rsidR="006F17B5" w:rsidRPr="00447DFA" w:rsidRDefault="006F17B5" w:rsidP="006F17B5">
      <w:pPr>
        <w:rPr>
          <w:color w:val="auto"/>
        </w:rPr>
      </w:pPr>
    </w:p>
    <w:p w:rsidR="00836D01" w:rsidRPr="00447DFA" w:rsidRDefault="00836D01">
      <w:pPr>
        <w:spacing w:after="200" w:line="276" w:lineRule="auto"/>
        <w:ind w:firstLine="0"/>
        <w:rPr>
          <w:rFonts w:eastAsiaTheme="majorEastAsia"/>
          <w:b/>
          <w:bCs/>
          <w:color w:val="auto"/>
        </w:rPr>
      </w:pPr>
      <w:r w:rsidRPr="00447DFA">
        <w:rPr>
          <w:color w:val="auto"/>
        </w:rPr>
        <w:br w:type="page"/>
      </w:r>
    </w:p>
    <w:p w:rsidR="00836D01" w:rsidRPr="002F45CE" w:rsidRDefault="00836D01" w:rsidP="002F45CE">
      <w:pPr>
        <w:pStyle w:val="Heading1"/>
      </w:pPr>
      <w:bookmarkStart w:id="50" w:name="_Toc258787385"/>
      <w:r w:rsidRPr="002F45CE">
        <w:lastRenderedPageBreak/>
        <w:t>Biblioteka CNL</w:t>
      </w:r>
      <w:bookmarkEnd w:id="50"/>
    </w:p>
    <w:p w:rsidR="00DA028C" w:rsidRPr="00447DFA" w:rsidRDefault="00B3645C" w:rsidP="00836D01">
      <w:pPr>
        <w:rPr>
          <w:color w:val="auto"/>
        </w:rPr>
      </w:pPr>
      <w:r w:rsidRPr="00447DFA">
        <w:rPr>
          <w:color w:val="auto"/>
        </w:rPr>
        <w:t>Głównym</w:t>
      </w:r>
      <w:r w:rsidR="008A131F" w:rsidRPr="00447DFA">
        <w:rPr>
          <w:color w:val="auto"/>
        </w:rPr>
        <w:t xml:space="preserve"> celem </w:t>
      </w:r>
      <w:r w:rsidRPr="00447DFA">
        <w:rPr>
          <w:color w:val="auto"/>
        </w:rPr>
        <w:t>tej pracy magisterskiej jest</w:t>
      </w:r>
      <w:r w:rsidR="008A131F" w:rsidRPr="00447DFA">
        <w:rPr>
          <w:color w:val="auto"/>
        </w:rPr>
        <w:t xml:space="preserve"> stworzenie biblioteki obsługującej sieci neuronowe z wykorzystaniem CPU </w:t>
      </w:r>
      <w:r w:rsidR="00020F08" w:rsidRPr="00447DFA">
        <w:rPr>
          <w:color w:val="auto"/>
        </w:rPr>
        <w:t>oraz GPU.</w:t>
      </w:r>
      <w:r w:rsidR="00DA028C" w:rsidRPr="00447DFA">
        <w:rPr>
          <w:color w:val="auto"/>
        </w:rPr>
        <w:t xml:space="preserve"> Biblioteka miała umożliwić dodawanie obsługi</w:t>
      </w:r>
      <w:r w:rsidR="007E03D8" w:rsidRPr="00447DFA">
        <w:rPr>
          <w:color w:val="auto"/>
        </w:rPr>
        <w:t xml:space="preserve"> różnych typów sieci neuronowych, oraz mieć zaimplementowany jeden z jej typów. Ja zaimplementowałem sieć MLP.</w:t>
      </w:r>
    </w:p>
    <w:p w:rsidR="00D973D2" w:rsidRPr="00447DFA" w:rsidRDefault="00CD1C8C" w:rsidP="004B0917">
      <w:pPr>
        <w:rPr>
          <w:color w:val="auto"/>
        </w:rPr>
      </w:pPr>
      <w:r w:rsidRPr="00447DFA">
        <w:rPr>
          <w:color w:val="auto"/>
        </w:rPr>
        <w:t xml:space="preserve">Biblioteka została stworzona w języku C++, zostały stworzone wersje do kompilacji pod Visual Studio 2008 (wersja 32bit i 64bit) oraz G++ (wersja 32bit). </w:t>
      </w:r>
      <w:r w:rsidR="00B3645C" w:rsidRPr="00447DFA">
        <w:rPr>
          <w:color w:val="auto"/>
        </w:rPr>
        <w:t>Podczas pisania, głównie zwracałem uwagę na prędkość działania części GPU oraz na przenośność programu.</w:t>
      </w:r>
    </w:p>
    <w:p w:rsidR="004B0917" w:rsidRPr="00447DFA" w:rsidRDefault="004B0917" w:rsidP="004B0917">
      <w:pPr>
        <w:rPr>
          <w:color w:val="auto"/>
        </w:rPr>
      </w:pPr>
    </w:p>
    <w:p w:rsidR="00D973D2" w:rsidRPr="00F05B9A" w:rsidRDefault="00D973D2" w:rsidP="00F05B9A">
      <w:pPr>
        <w:pStyle w:val="Heading2"/>
      </w:pPr>
      <w:bookmarkStart w:id="51" w:name="_Toc258787386"/>
      <w:r w:rsidRPr="00F05B9A">
        <w:t>Zakres programu</w:t>
      </w:r>
      <w:bookmarkEnd w:id="51"/>
    </w:p>
    <w:p w:rsidR="00107097" w:rsidRPr="00447DFA" w:rsidRDefault="00CD1C8C" w:rsidP="004B0917">
      <w:pPr>
        <w:rPr>
          <w:color w:val="auto"/>
        </w:rPr>
      </w:pPr>
      <w:r w:rsidRPr="00447DFA">
        <w:rPr>
          <w:color w:val="auto"/>
        </w:rPr>
        <w:t>Implementacja zawiera bibliotekę</w:t>
      </w:r>
      <w:r w:rsidR="007B381A" w:rsidRPr="00447DFA">
        <w:rPr>
          <w:color w:val="auto"/>
        </w:rPr>
        <w:t xml:space="preserve"> razem z plikiem CUDA.cpp, który </w:t>
      </w:r>
      <w:r w:rsidRPr="00447DFA">
        <w:rPr>
          <w:color w:val="auto"/>
        </w:rPr>
        <w:t xml:space="preserve">wykorzystuje tę bibliotekę i w którym są zawarte najczęstsze przypadki użycia biblioteki (m.in. wczytywanie, zapisywanie, uruchamianie sieci na danych testach) </w:t>
      </w:r>
      <w:r w:rsidR="00107097" w:rsidRPr="00447DFA">
        <w:rPr>
          <w:color w:val="auto"/>
        </w:rPr>
        <w:t>.</w:t>
      </w:r>
    </w:p>
    <w:p w:rsidR="004B0917" w:rsidRPr="00447DFA" w:rsidRDefault="004B0917" w:rsidP="004B0917">
      <w:pPr>
        <w:rPr>
          <w:color w:val="auto"/>
        </w:rPr>
      </w:pPr>
    </w:p>
    <w:p w:rsidR="001B7D2B" w:rsidRPr="005D379E" w:rsidRDefault="001B7D2B" w:rsidP="00F05B9A">
      <w:pPr>
        <w:pStyle w:val="Heading3"/>
      </w:pPr>
      <w:bookmarkStart w:id="52" w:name="_Toc258787387"/>
      <w:r w:rsidRPr="005D379E">
        <w:t>Ogólny projekt aplikacji</w:t>
      </w:r>
      <w:bookmarkEnd w:id="52"/>
      <w:r w:rsidRPr="005D379E">
        <w:t xml:space="preserve"> </w:t>
      </w:r>
    </w:p>
    <w:p w:rsidR="00B16AEB" w:rsidRPr="00447DFA" w:rsidRDefault="00CD1C8C" w:rsidP="00625DC5">
      <w:pPr>
        <w:rPr>
          <w:color w:val="auto"/>
        </w:rPr>
      </w:pPr>
      <w:r w:rsidRPr="00447DFA">
        <w:rPr>
          <w:color w:val="auto"/>
        </w:rPr>
        <w:t xml:space="preserve">Obliczenia na GPU są wykonywane w bibliotece CUDA, stworzonej przez firmę </w:t>
      </w:r>
      <w:r w:rsidR="00EE69E3" w:rsidRPr="00447DFA">
        <w:rPr>
          <w:color w:val="auto"/>
        </w:rPr>
        <w:t>NVIDIA</w:t>
      </w:r>
      <w:r w:rsidRPr="00447DFA">
        <w:rPr>
          <w:color w:val="auto"/>
        </w:rPr>
        <w:t xml:space="preserve"> i działającej tylko na kartach graficznych tej firmy, serii 8000 i wyższych. W momencie decyzji o rodzaju biblioteki GPU, na rynku były dostępne 3 biblioteki tego typu: OpenCL, </w:t>
      </w:r>
      <w:r w:rsidR="00472078" w:rsidRPr="00447DFA">
        <w:rPr>
          <w:color w:val="auto"/>
        </w:rPr>
        <w:t xml:space="preserve">NVIDIA </w:t>
      </w:r>
      <w:r w:rsidRPr="00447DFA">
        <w:rPr>
          <w:color w:val="auto"/>
        </w:rPr>
        <w:t>CUDA, ATI</w:t>
      </w:r>
      <w:r w:rsidR="00B16AEB" w:rsidRPr="00447DFA">
        <w:rPr>
          <w:color w:val="auto"/>
        </w:rPr>
        <w:t xml:space="preserve"> </w:t>
      </w:r>
      <w:r w:rsidRPr="00447DFA">
        <w:rPr>
          <w:color w:val="auto"/>
        </w:rPr>
        <w:t>Stream</w:t>
      </w:r>
      <w:r w:rsidR="00B16AEB" w:rsidRPr="00447DFA">
        <w:rPr>
          <w:color w:val="auto"/>
        </w:rPr>
        <w:t xml:space="preserve">. </w:t>
      </w:r>
      <w:r w:rsidR="00625DC5" w:rsidRPr="00447DFA">
        <w:rPr>
          <w:color w:val="auto"/>
        </w:rPr>
        <w:t xml:space="preserve">Poniżej jest tabela wyszczególniająca różne aspekty tych trzech </w:t>
      </w:r>
      <w:r w:rsidR="002B3236" w:rsidRPr="00447DFA">
        <w:rPr>
          <w:color w:val="auto"/>
        </w:rPr>
        <w:t>bibliotek.</w:t>
      </w:r>
    </w:p>
    <w:p w:rsidR="00B16AEB" w:rsidRPr="00447DFA" w:rsidRDefault="00B16AEB" w:rsidP="00B16AEB">
      <w:pPr>
        <w:rPr>
          <w:color w:val="auto"/>
        </w:rPr>
      </w:pPr>
    </w:p>
    <w:tbl>
      <w:tblPr>
        <w:tblStyle w:val="TableGrid"/>
        <w:tblW w:w="0" w:type="auto"/>
        <w:tblLook w:val="04A0"/>
      </w:tblPr>
      <w:tblGrid>
        <w:gridCol w:w="2103"/>
        <w:gridCol w:w="2252"/>
        <w:gridCol w:w="2193"/>
        <w:gridCol w:w="2193"/>
      </w:tblGrid>
      <w:tr w:rsidR="00B16AEB" w:rsidTr="00B16AEB">
        <w:tc>
          <w:tcPr>
            <w:tcW w:w="2308" w:type="dxa"/>
          </w:tcPr>
          <w:p w:rsidR="00B16AEB" w:rsidRPr="00447DFA" w:rsidRDefault="00B16AEB" w:rsidP="00B16AEB">
            <w:pPr>
              <w:ind w:firstLine="0"/>
              <w:rPr>
                <w:color w:val="auto"/>
                <w:sz w:val="24"/>
                <w:szCs w:val="24"/>
              </w:rPr>
            </w:pPr>
            <w:r w:rsidRPr="00447DFA">
              <w:rPr>
                <w:color w:val="auto"/>
                <w:sz w:val="24"/>
                <w:szCs w:val="24"/>
              </w:rPr>
              <w:t>Technologia / Aspekt</w:t>
            </w:r>
          </w:p>
        </w:tc>
        <w:tc>
          <w:tcPr>
            <w:tcW w:w="2308" w:type="dxa"/>
          </w:tcPr>
          <w:p w:rsidR="00B16AEB" w:rsidRPr="00447DFA" w:rsidRDefault="00B16AEB" w:rsidP="00B16AEB">
            <w:pPr>
              <w:ind w:firstLine="0"/>
              <w:rPr>
                <w:color w:val="auto"/>
                <w:sz w:val="24"/>
                <w:szCs w:val="24"/>
              </w:rPr>
            </w:pPr>
            <w:r w:rsidRPr="00447DFA">
              <w:rPr>
                <w:color w:val="auto"/>
                <w:sz w:val="24"/>
                <w:szCs w:val="24"/>
              </w:rPr>
              <w:t>NVidia CUDA</w:t>
            </w:r>
          </w:p>
        </w:tc>
        <w:tc>
          <w:tcPr>
            <w:tcW w:w="2308" w:type="dxa"/>
          </w:tcPr>
          <w:p w:rsidR="00B16AEB" w:rsidRPr="00447DFA" w:rsidRDefault="00B16AEB" w:rsidP="00B16AEB">
            <w:pPr>
              <w:ind w:firstLine="0"/>
              <w:rPr>
                <w:color w:val="auto"/>
                <w:sz w:val="24"/>
                <w:szCs w:val="24"/>
              </w:rPr>
            </w:pPr>
            <w:r w:rsidRPr="00447DFA">
              <w:rPr>
                <w:color w:val="auto"/>
                <w:sz w:val="24"/>
                <w:szCs w:val="24"/>
              </w:rPr>
              <w:t>OpenCL</w:t>
            </w:r>
          </w:p>
        </w:tc>
        <w:tc>
          <w:tcPr>
            <w:tcW w:w="2308" w:type="dxa"/>
          </w:tcPr>
          <w:p w:rsidR="00B16AEB" w:rsidRPr="00447DFA" w:rsidRDefault="00B16AEB" w:rsidP="00B16AEB">
            <w:pPr>
              <w:ind w:firstLine="0"/>
              <w:rPr>
                <w:color w:val="auto"/>
                <w:sz w:val="24"/>
                <w:szCs w:val="24"/>
              </w:rPr>
            </w:pPr>
            <w:r w:rsidRPr="00447DFA">
              <w:rPr>
                <w:color w:val="auto"/>
                <w:sz w:val="24"/>
                <w:szCs w:val="24"/>
              </w:rPr>
              <w:t>ATI Stream</w:t>
            </w:r>
          </w:p>
        </w:tc>
      </w:tr>
      <w:tr w:rsidR="00B16AEB" w:rsidTr="00B16AEB">
        <w:tc>
          <w:tcPr>
            <w:tcW w:w="2308" w:type="dxa"/>
          </w:tcPr>
          <w:p w:rsidR="00B16AEB" w:rsidRPr="00447DFA" w:rsidRDefault="00B16AEB" w:rsidP="00B16AEB">
            <w:pPr>
              <w:ind w:firstLine="0"/>
              <w:rPr>
                <w:color w:val="auto"/>
                <w:sz w:val="24"/>
                <w:szCs w:val="24"/>
              </w:rPr>
            </w:pPr>
            <w:r w:rsidRPr="00447DFA">
              <w:rPr>
                <w:color w:val="auto"/>
                <w:sz w:val="24"/>
                <w:szCs w:val="24"/>
              </w:rPr>
              <w:t>Obsługiwane chipsety</w:t>
            </w:r>
          </w:p>
        </w:tc>
        <w:tc>
          <w:tcPr>
            <w:tcW w:w="2308" w:type="dxa"/>
          </w:tcPr>
          <w:p w:rsidR="00B16AEB" w:rsidRPr="00447DFA" w:rsidRDefault="00B16AEB" w:rsidP="00B16AEB">
            <w:pPr>
              <w:ind w:firstLine="0"/>
              <w:rPr>
                <w:color w:val="auto"/>
                <w:sz w:val="24"/>
                <w:szCs w:val="24"/>
              </w:rPr>
            </w:pPr>
            <w:r w:rsidRPr="00447DFA">
              <w:rPr>
                <w:color w:val="auto"/>
                <w:sz w:val="24"/>
                <w:szCs w:val="24"/>
              </w:rPr>
              <w:t>NVidia GeForce &gt;= 8000, inne nVidia</w:t>
            </w:r>
          </w:p>
        </w:tc>
        <w:tc>
          <w:tcPr>
            <w:tcW w:w="2308" w:type="dxa"/>
          </w:tcPr>
          <w:p w:rsidR="00B16AEB" w:rsidRPr="00447DFA" w:rsidRDefault="00B16AEB" w:rsidP="00B16AEB">
            <w:pPr>
              <w:ind w:firstLine="0"/>
              <w:rPr>
                <w:color w:val="auto"/>
                <w:sz w:val="24"/>
                <w:szCs w:val="24"/>
              </w:rPr>
            </w:pPr>
            <w:r w:rsidRPr="00447DFA">
              <w:rPr>
                <w:color w:val="auto"/>
                <w:sz w:val="24"/>
                <w:szCs w:val="24"/>
              </w:rPr>
              <w:t xml:space="preserve">NVidia GeForce ??? </w:t>
            </w:r>
          </w:p>
        </w:tc>
        <w:tc>
          <w:tcPr>
            <w:tcW w:w="2308" w:type="dxa"/>
          </w:tcPr>
          <w:p w:rsidR="00B16AEB" w:rsidRPr="00447DFA" w:rsidRDefault="00B16AEB" w:rsidP="00B16AEB">
            <w:pPr>
              <w:ind w:firstLine="0"/>
              <w:rPr>
                <w:color w:val="auto"/>
                <w:sz w:val="24"/>
                <w:szCs w:val="24"/>
              </w:rPr>
            </w:pPr>
            <w:r w:rsidRPr="00447DFA">
              <w:rPr>
                <w:color w:val="auto"/>
                <w:sz w:val="24"/>
                <w:szCs w:val="24"/>
              </w:rPr>
              <w:t>ATI ???</w:t>
            </w:r>
          </w:p>
        </w:tc>
      </w:tr>
      <w:tr w:rsidR="00B16AEB" w:rsidTr="00B16AEB">
        <w:tc>
          <w:tcPr>
            <w:tcW w:w="2308" w:type="dxa"/>
          </w:tcPr>
          <w:p w:rsidR="00B16AEB" w:rsidRPr="00447DFA" w:rsidRDefault="00B16AEB" w:rsidP="00B16AEB">
            <w:pPr>
              <w:ind w:firstLine="0"/>
              <w:rPr>
                <w:color w:val="auto"/>
                <w:sz w:val="24"/>
                <w:szCs w:val="24"/>
              </w:rPr>
            </w:pPr>
            <w:r w:rsidRPr="00447DFA">
              <w:rPr>
                <w:color w:val="auto"/>
                <w:sz w:val="24"/>
                <w:szCs w:val="24"/>
              </w:rPr>
              <w:t>Popularność</w:t>
            </w:r>
          </w:p>
        </w:tc>
        <w:tc>
          <w:tcPr>
            <w:tcW w:w="2308" w:type="dxa"/>
          </w:tcPr>
          <w:p w:rsidR="00B16AEB" w:rsidRPr="00447DFA" w:rsidRDefault="00B16AEB" w:rsidP="00B16AEB">
            <w:pPr>
              <w:ind w:firstLine="0"/>
              <w:rPr>
                <w:color w:val="auto"/>
                <w:sz w:val="24"/>
                <w:szCs w:val="24"/>
              </w:rPr>
            </w:pPr>
            <w:r w:rsidRPr="00447DFA">
              <w:rPr>
                <w:color w:val="auto"/>
                <w:sz w:val="24"/>
                <w:szCs w:val="24"/>
              </w:rPr>
              <w:t>Duża. Popularne</w:t>
            </w:r>
            <w:r w:rsidR="00625DC5" w:rsidRPr="00447DFA">
              <w:rPr>
                <w:color w:val="auto"/>
                <w:sz w:val="24"/>
                <w:szCs w:val="24"/>
              </w:rPr>
              <w:t xml:space="preserve"> forum </w:t>
            </w:r>
            <w:r w:rsidR="007E03D8" w:rsidRPr="00447DFA">
              <w:rPr>
                <w:color w:val="auto"/>
                <w:sz w:val="24"/>
                <w:szCs w:val="24"/>
              </w:rPr>
              <w:t>NVidia</w:t>
            </w:r>
          </w:p>
        </w:tc>
        <w:tc>
          <w:tcPr>
            <w:tcW w:w="2308" w:type="dxa"/>
          </w:tcPr>
          <w:p w:rsidR="00B16AEB" w:rsidRPr="00447DFA" w:rsidRDefault="00625DC5" w:rsidP="00B16AEB">
            <w:pPr>
              <w:ind w:firstLine="0"/>
              <w:rPr>
                <w:color w:val="auto"/>
                <w:sz w:val="24"/>
                <w:szCs w:val="24"/>
              </w:rPr>
            </w:pPr>
            <w:r w:rsidRPr="00447DFA">
              <w:rPr>
                <w:color w:val="auto"/>
                <w:sz w:val="24"/>
                <w:szCs w:val="24"/>
              </w:rPr>
              <w:t>Średnia</w:t>
            </w:r>
          </w:p>
        </w:tc>
        <w:tc>
          <w:tcPr>
            <w:tcW w:w="2308" w:type="dxa"/>
          </w:tcPr>
          <w:p w:rsidR="00B16AEB" w:rsidRPr="00447DFA" w:rsidRDefault="00625DC5" w:rsidP="00B16AEB">
            <w:pPr>
              <w:ind w:firstLine="0"/>
              <w:rPr>
                <w:color w:val="auto"/>
                <w:sz w:val="24"/>
                <w:szCs w:val="24"/>
              </w:rPr>
            </w:pPr>
            <w:r w:rsidRPr="00447DFA">
              <w:rPr>
                <w:color w:val="auto"/>
                <w:sz w:val="24"/>
                <w:szCs w:val="24"/>
              </w:rPr>
              <w:t>Niewielka</w:t>
            </w:r>
          </w:p>
        </w:tc>
      </w:tr>
      <w:tr w:rsidR="00B16AEB" w:rsidTr="00B16AEB">
        <w:tc>
          <w:tcPr>
            <w:tcW w:w="2308" w:type="dxa"/>
          </w:tcPr>
          <w:p w:rsidR="00B16AEB" w:rsidRPr="00447DFA" w:rsidRDefault="00B16AEB" w:rsidP="00B16AEB">
            <w:pPr>
              <w:ind w:firstLine="0"/>
              <w:rPr>
                <w:color w:val="auto"/>
                <w:sz w:val="24"/>
                <w:szCs w:val="24"/>
              </w:rPr>
            </w:pPr>
            <w:r w:rsidRPr="00447DFA">
              <w:rPr>
                <w:color w:val="auto"/>
                <w:sz w:val="24"/>
                <w:szCs w:val="24"/>
              </w:rPr>
              <w:t>Częstość uaktualniania</w:t>
            </w:r>
            <w:r w:rsidR="00625DC5" w:rsidRPr="00447DFA">
              <w:rPr>
                <w:color w:val="auto"/>
                <w:sz w:val="24"/>
                <w:szCs w:val="24"/>
              </w:rPr>
              <w:t xml:space="preserve"> </w:t>
            </w:r>
            <w:r w:rsidR="00625DC5" w:rsidRPr="00447DFA">
              <w:rPr>
                <w:color w:val="auto"/>
                <w:sz w:val="24"/>
                <w:szCs w:val="24"/>
              </w:rPr>
              <w:lastRenderedPageBreak/>
              <w:t>biblioteki</w:t>
            </w:r>
          </w:p>
        </w:tc>
        <w:tc>
          <w:tcPr>
            <w:tcW w:w="2308" w:type="dxa"/>
          </w:tcPr>
          <w:p w:rsidR="00B16AEB" w:rsidRPr="00447DFA" w:rsidRDefault="00625DC5" w:rsidP="00B16AEB">
            <w:pPr>
              <w:ind w:firstLine="0"/>
              <w:rPr>
                <w:color w:val="auto"/>
                <w:sz w:val="24"/>
                <w:szCs w:val="24"/>
              </w:rPr>
            </w:pPr>
            <w:r w:rsidRPr="00447DFA">
              <w:rPr>
                <w:color w:val="auto"/>
                <w:sz w:val="24"/>
                <w:szCs w:val="24"/>
              </w:rPr>
              <w:lastRenderedPageBreak/>
              <w:t>Dosyć duża</w:t>
            </w:r>
          </w:p>
        </w:tc>
        <w:tc>
          <w:tcPr>
            <w:tcW w:w="2308" w:type="dxa"/>
          </w:tcPr>
          <w:p w:rsidR="00B16AEB" w:rsidRPr="00447DFA" w:rsidRDefault="00625DC5" w:rsidP="00B16AEB">
            <w:pPr>
              <w:ind w:firstLine="0"/>
              <w:rPr>
                <w:color w:val="auto"/>
                <w:sz w:val="24"/>
                <w:szCs w:val="24"/>
              </w:rPr>
            </w:pPr>
            <w:r w:rsidRPr="00447DFA">
              <w:rPr>
                <w:color w:val="auto"/>
                <w:sz w:val="24"/>
                <w:szCs w:val="24"/>
              </w:rPr>
              <w:t>Średnia</w:t>
            </w:r>
          </w:p>
        </w:tc>
        <w:tc>
          <w:tcPr>
            <w:tcW w:w="2308" w:type="dxa"/>
          </w:tcPr>
          <w:p w:rsidR="00B16AEB" w:rsidRPr="00447DFA" w:rsidRDefault="00625DC5" w:rsidP="00B16AEB">
            <w:pPr>
              <w:ind w:firstLine="0"/>
              <w:rPr>
                <w:color w:val="auto"/>
                <w:sz w:val="24"/>
                <w:szCs w:val="24"/>
              </w:rPr>
            </w:pPr>
            <w:r w:rsidRPr="00447DFA">
              <w:rPr>
                <w:color w:val="auto"/>
                <w:sz w:val="24"/>
                <w:szCs w:val="24"/>
              </w:rPr>
              <w:t>Średnia</w:t>
            </w:r>
          </w:p>
        </w:tc>
      </w:tr>
      <w:tr w:rsidR="00B16AEB" w:rsidTr="00B16AEB">
        <w:tc>
          <w:tcPr>
            <w:tcW w:w="2308" w:type="dxa"/>
          </w:tcPr>
          <w:p w:rsidR="00B16AEB" w:rsidRPr="00447DFA" w:rsidRDefault="00B16AEB" w:rsidP="00B16AEB">
            <w:pPr>
              <w:ind w:firstLine="0"/>
              <w:rPr>
                <w:color w:val="auto"/>
                <w:sz w:val="24"/>
                <w:szCs w:val="24"/>
              </w:rPr>
            </w:pPr>
            <w:r w:rsidRPr="00447DFA">
              <w:rPr>
                <w:color w:val="auto"/>
                <w:sz w:val="24"/>
                <w:szCs w:val="24"/>
              </w:rPr>
              <w:lastRenderedPageBreak/>
              <w:t>Prędkość działania aplikacji</w:t>
            </w:r>
          </w:p>
        </w:tc>
        <w:tc>
          <w:tcPr>
            <w:tcW w:w="2308" w:type="dxa"/>
          </w:tcPr>
          <w:p w:rsidR="00B16AEB" w:rsidRPr="00447DFA" w:rsidRDefault="00625DC5" w:rsidP="00B16AEB">
            <w:pPr>
              <w:ind w:firstLine="0"/>
              <w:rPr>
                <w:color w:val="auto"/>
                <w:sz w:val="24"/>
                <w:szCs w:val="24"/>
              </w:rPr>
            </w:pPr>
            <w:r w:rsidRPr="00447DFA">
              <w:rPr>
                <w:color w:val="auto"/>
                <w:sz w:val="24"/>
                <w:szCs w:val="24"/>
              </w:rPr>
              <w:t>Duża</w:t>
            </w:r>
          </w:p>
        </w:tc>
        <w:tc>
          <w:tcPr>
            <w:tcW w:w="2308" w:type="dxa"/>
          </w:tcPr>
          <w:p w:rsidR="00B16AEB" w:rsidRPr="00447DFA" w:rsidRDefault="00625DC5" w:rsidP="00B16AEB">
            <w:pPr>
              <w:ind w:firstLine="0"/>
              <w:rPr>
                <w:color w:val="auto"/>
                <w:sz w:val="24"/>
                <w:szCs w:val="24"/>
              </w:rPr>
            </w:pPr>
            <w:r w:rsidRPr="00447DFA">
              <w:rPr>
                <w:color w:val="auto"/>
                <w:sz w:val="24"/>
                <w:szCs w:val="24"/>
              </w:rPr>
              <w:t>Średnia (w związku z tym, że jest to biblioteka uniwersalna, trudno jest zoptymalizować do konkretnej karty).</w:t>
            </w:r>
          </w:p>
        </w:tc>
        <w:tc>
          <w:tcPr>
            <w:tcW w:w="2308" w:type="dxa"/>
          </w:tcPr>
          <w:p w:rsidR="00B16AEB" w:rsidRPr="00447DFA" w:rsidRDefault="00625DC5" w:rsidP="00B16AEB">
            <w:pPr>
              <w:ind w:firstLine="0"/>
              <w:rPr>
                <w:color w:val="auto"/>
                <w:sz w:val="24"/>
                <w:szCs w:val="24"/>
              </w:rPr>
            </w:pPr>
            <w:r w:rsidRPr="00447DFA">
              <w:rPr>
                <w:color w:val="auto"/>
                <w:sz w:val="24"/>
                <w:szCs w:val="24"/>
              </w:rPr>
              <w:t>Duża</w:t>
            </w:r>
          </w:p>
        </w:tc>
      </w:tr>
      <w:tr w:rsidR="00B16AEB" w:rsidTr="00B16AEB">
        <w:tc>
          <w:tcPr>
            <w:tcW w:w="2308" w:type="dxa"/>
          </w:tcPr>
          <w:p w:rsidR="00B16AEB" w:rsidRPr="00447DFA" w:rsidRDefault="00B16AEB" w:rsidP="00B16AEB">
            <w:pPr>
              <w:ind w:firstLine="0"/>
              <w:rPr>
                <w:color w:val="auto"/>
                <w:sz w:val="24"/>
                <w:szCs w:val="24"/>
              </w:rPr>
            </w:pPr>
            <w:r w:rsidRPr="00447DFA">
              <w:rPr>
                <w:color w:val="auto"/>
                <w:sz w:val="24"/>
                <w:szCs w:val="24"/>
              </w:rPr>
              <w:t>Styl programowania</w:t>
            </w:r>
          </w:p>
        </w:tc>
        <w:tc>
          <w:tcPr>
            <w:tcW w:w="2308" w:type="dxa"/>
          </w:tcPr>
          <w:p w:rsidR="00B16AEB" w:rsidRPr="00447DFA" w:rsidRDefault="00625DC5" w:rsidP="00B16AEB">
            <w:pPr>
              <w:ind w:firstLine="0"/>
              <w:rPr>
                <w:color w:val="auto"/>
                <w:sz w:val="24"/>
                <w:szCs w:val="24"/>
              </w:rPr>
            </w:pPr>
            <w:r w:rsidRPr="00447DFA">
              <w:rPr>
                <w:color w:val="auto"/>
                <w:sz w:val="24"/>
                <w:szCs w:val="24"/>
              </w:rPr>
              <w:t>Wysokopoziomowy</w:t>
            </w:r>
          </w:p>
        </w:tc>
        <w:tc>
          <w:tcPr>
            <w:tcW w:w="2308" w:type="dxa"/>
          </w:tcPr>
          <w:p w:rsidR="00B16AEB" w:rsidRPr="00447DFA" w:rsidRDefault="00625DC5" w:rsidP="00B16AEB">
            <w:pPr>
              <w:ind w:firstLine="0"/>
              <w:rPr>
                <w:color w:val="auto"/>
                <w:sz w:val="24"/>
                <w:szCs w:val="24"/>
              </w:rPr>
            </w:pPr>
            <w:r w:rsidRPr="00447DFA">
              <w:rPr>
                <w:color w:val="auto"/>
                <w:sz w:val="24"/>
                <w:szCs w:val="24"/>
              </w:rPr>
              <w:t>Niskopoziomowy, wymaga często więcej linii kodu</w:t>
            </w:r>
          </w:p>
        </w:tc>
        <w:tc>
          <w:tcPr>
            <w:tcW w:w="2308" w:type="dxa"/>
          </w:tcPr>
          <w:p w:rsidR="00B16AEB" w:rsidRPr="00447DFA" w:rsidRDefault="00625DC5" w:rsidP="00B16AEB">
            <w:pPr>
              <w:ind w:firstLine="0"/>
              <w:rPr>
                <w:color w:val="auto"/>
                <w:sz w:val="24"/>
                <w:szCs w:val="24"/>
              </w:rPr>
            </w:pPr>
            <w:r w:rsidRPr="00447DFA">
              <w:rPr>
                <w:color w:val="auto"/>
                <w:sz w:val="24"/>
                <w:szCs w:val="24"/>
              </w:rPr>
              <w:t>Niskopoziomowy, wymaga często więcej linii kodu</w:t>
            </w:r>
          </w:p>
        </w:tc>
      </w:tr>
      <w:tr w:rsidR="007552EA" w:rsidTr="00B16AEB">
        <w:tc>
          <w:tcPr>
            <w:tcW w:w="2308" w:type="dxa"/>
          </w:tcPr>
          <w:p w:rsidR="007552EA" w:rsidRPr="00447DFA" w:rsidRDefault="005E79A1" w:rsidP="007552EA">
            <w:pPr>
              <w:ind w:firstLine="0"/>
              <w:rPr>
                <w:color w:val="auto"/>
                <w:sz w:val="24"/>
                <w:szCs w:val="24"/>
              </w:rPr>
            </w:pPr>
            <w:r w:rsidRPr="00447DFA">
              <w:rPr>
                <w:color w:val="auto"/>
                <w:sz w:val="24"/>
                <w:szCs w:val="24"/>
              </w:rPr>
              <w:t>Różnice w obsłudze róż</w:t>
            </w:r>
            <w:r w:rsidR="007552EA" w:rsidRPr="00447DFA">
              <w:rPr>
                <w:color w:val="auto"/>
                <w:sz w:val="24"/>
                <w:szCs w:val="24"/>
              </w:rPr>
              <w:t xml:space="preserve">nych </w:t>
            </w:r>
            <w:r w:rsidRPr="00447DFA">
              <w:rPr>
                <w:color w:val="auto"/>
                <w:sz w:val="24"/>
                <w:szCs w:val="24"/>
              </w:rPr>
              <w:t>(</w:t>
            </w:r>
            <w:r w:rsidR="007552EA" w:rsidRPr="00447DFA">
              <w:rPr>
                <w:color w:val="auto"/>
                <w:sz w:val="24"/>
                <w:szCs w:val="24"/>
              </w:rPr>
              <w:t>chipsetów</w:t>
            </w:r>
            <w:r w:rsidRPr="00447DFA">
              <w:rPr>
                <w:color w:val="auto"/>
                <w:sz w:val="24"/>
                <w:szCs w:val="24"/>
              </w:rPr>
              <w:t>?)</w:t>
            </w:r>
          </w:p>
        </w:tc>
        <w:tc>
          <w:tcPr>
            <w:tcW w:w="2308" w:type="dxa"/>
          </w:tcPr>
          <w:p w:rsidR="007552EA" w:rsidRPr="00447DFA" w:rsidRDefault="007552EA" w:rsidP="00B16AEB">
            <w:pPr>
              <w:ind w:firstLine="0"/>
              <w:rPr>
                <w:color w:val="auto"/>
                <w:sz w:val="24"/>
                <w:szCs w:val="24"/>
              </w:rPr>
            </w:pPr>
            <w:r w:rsidRPr="00447DFA">
              <w:rPr>
                <w:color w:val="auto"/>
                <w:sz w:val="24"/>
                <w:szCs w:val="24"/>
              </w:rPr>
              <w:t>Tak – CUDA 1.0, 1.1, 1.3, różnice w możliwościach.</w:t>
            </w:r>
          </w:p>
        </w:tc>
        <w:tc>
          <w:tcPr>
            <w:tcW w:w="2308" w:type="dxa"/>
          </w:tcPr>
          <w:p w:rsidR="007552EA" w:rsidRPr="00447DFA" w:rsidRDefault="007552EA" w:rsidP="00B16AEB">
            <w:pPr>
              <w:ind w:firstLine="0"/>
              <w:rPr>
                <w:color w:val="auto"/>
                <w:sz w:val="24"/>
                <w:szCs w:val="24"/>
              </w:rPr>
            </w:pPr>
            <w:r w:rsidRPr="00447DFA">
              <w:rPr>
                <w:color w:val="auto"/>
                <w:sz w:val="24"/>
                <w:szCs w:val="24"/>
              </w:rPr>
              <w:t>?</w:t>
            </w:r>
          </w:p>
        </w:tc>
        <w:tc>
          <w:tcPr>
            <w:tcW w:w="2308" w:type="dxa"/>
          </w:tcPr>
          <w:p w:rsidR="007552EA" w:rsidRPr="00447DFA" w:rsidRDefault="007552EA" w:rsidP="00B16AEB">
            <w:pPr>
              <w:ind w:firstLine="0"/>
              <w:rPr>
                <w:color w:val="auto"/>
                <w:sz w:val="24"/>
                <w:szCs w:val="24"/>
              </w:rPr>
            </w:pPr>
            <w:r w:rsidRPr="00447DFA">
              <w:rPr>
                <w:color w:val="auto"/>
                <w:sz w:val="24"/>
                <w:szCs w:val="24"/>
              </w:rPr>
              <w:t>?</w:t>
            </w:r>
          </w:p>
        </w:tc>
      </w:tr>
    </w:tbl>
    <w:p w:rsidR="00B16AEB" w:rsidRPr="00447DFA" w:rsidRDefault="00C31437" w:rsidP="00B16AEB">
      <w:pPr>
        <w:rPr>
          <w:color w:val="auto"/>
        </w:rPr>
      </w:pPr>
      <w:r w:rsidRPr="00447DFA">
        <w:rPr>
          <w:color w:val="auto"/>
        </w:rPr>
        <w:t>(</w:t>
      </w:r>
      <w:r w:rsidR="002D36BE" w:rsidRPr="00447DFA">
        <w:rPr>
          <w:color w:val="auto"/>
        </w:rPr>
        <w:t>Źródła</w:t>
      </w:r>
      <w:r w:rsidRPr="00447DFA">
        <w:rPr>
          <w:color w:val="auto"/>
        </w:rPr>
        <w:t xml:space="preserve"> tabeli – linki do stron NVidia, OpenCL, Stream)</w:t>
      </w:r>
    </w:p>
    <w:p w:rsidR="00B16AEB" w:rsidRPr="00447DFA" w:rsidRDefault="00E84A74" w:rsidP="0052657A">
      <w:pPr>
        <w:rPr>
          <w:color w:val="auto"/>
        </w:rPr>
      </w:pPr>
      <w:r w:rsidRPr="00447DFA">
        <w:rPr>
          <w:color w:val="auto"/>
        </w:rPr>
        <w:t xml:space="preserve">Najważniejszymi aspektami dla mnie przy wyborze biblioteki </w:t>
      </w:r>
      <w:r w:rsidR="00684021" w:rsidRPr="00447DFA">
        <w:rPr>
          <w:color w:val="auto"/>
        </w:rPr>
        <w:t>była łatwość tworzenia kodu, przenośność oraz wsparcie ze strony twórców i osób korzystających z danej biblioteki. W związku z tym wybrałem technologię N</w:t>
      </w:r>
      <w:r w:rsidR="00C31437" w:rsidRPr="00447DFA">
        <w:rPr>
          <w:color w:val="auto"/>
        </w:rPr>
        <w:t>VIDIA</w:t>
      </w:r>
      <w:r w:rsidR="00FE75E6" w:rsidRPr="00447DFA">
        <w:rPr>
          <w:color w:val="auto"/>
        </w:rPr>
        <w:t xml:space="preserve">. Uważam, że był to dobry wybór – ani razu nie miałem problemu </w:t>
      </w:r>
      <w:r w:rsidR="007552EA" w:rsidRPr="00447DFA">
        <w:rPr>
          <w:color w:val="auto"/>
        </w:rPr>
        <w:t>z rozwiązaniem żadnego problemu</w:t>
      </w:r>
      <w:r w:rsidR="000A58DA" w:rsidRPr="00447DFA">
        <w:rPr>
          <w:color w:val="auto"/>
        </w:rPr>
        <w:t xml:space="preserve"> z tą biblioteką. Pomagała dokumentacja lub forum NVidia.</w:t>
      </w:r>
    </w:p>
    <w:p w:rsidR="00C262A5" w:rsidRPr="00447DFA" w:rsidRDefault="00C262A5" w:rsidP="00B16AEB">
      <w:pPr>
        <w:rPr>
          <w:color w:val="auto"/>
        </w:rPr>
      </w:pPr>
      <w:r w:rsidRPr="00447DFA">
        <w:rPr>
          <w:color w:val="auto"/>
        </w:rPr>
        <w:t xml:space="preserve">W założeniu program miał umożliwić obliczanie wyników sieci tylko za pomocą GPU, ale wolałem dodać możliwość wykonywania tych samych operacji na CPU. Zdecydowałem się na to, ponieważ </w:t>
      </w:r>
      <w:r w:rsidR="006C19E7" w:rsidRPr="00447DFA">
        <w:rPr>
          <w:color w:val="auto"/>
        </w:rPr>
        <w:t xml:space="preserve">wg. mnie to jest najlepszy sposób na określenie, czy część GPU działa poprawnie. Inny możliwy sposób sprawdzania poprawności </w:t>
      </w:r>
      <w:r w:rsidR="001A1393" w:rsidRPr="00447DFA">
        <w:rPr>
          <w:color w:val="auto"/>
        </w:rPr>
        <w:t xml:space="preserve">obliczeń na GPU </w:t>
      </w:r>
      <w:r w:rsidR="006C19E7" w:rsidRPr="00447DFA">
        <w:rPr>
          <w:color w:val="auto"/>
        </w:rPr>
        <w:t xml:space="preserve">to np. stworzenie sieci </w:t>
      </w:r>
      <w:r w:rsidR="001A1393" w:rsidRPr="00447DFA">
        <w:rPr>
          <w:color w:val="auto"/>
        </w:rPr>
        <w:t xml:space="preserve">o tej samej strukturze w jakimś znanym programie do obsługi sieci neuronowych. Jednak </w:t>
      </w:r>
      <w:r w:rsidR="00CC2836" w:rsidRPr="00447DFA">
        <w:rPr>
          <w:color w:val="auto"/>
        </w:rPr>
        <w:t>jak dla mnie dużo łatwiejsze debugowanie jest w przypadku, kiedy sam napiszę część CPU. Można wtedy wstawić punkty logowania w podobnych miejscach, co pomaga zauważać błędy.</w:t>
      </w:r>
    </w:p>
    <w:p w:rsidR="00B16AEB" w:rsidRPr="00447DFA" w:rsidRDefault="00276167" w:rsidP="009A6E7D">
      <w:pPr>
        <w:rPr>
          <w:color w:val="auto"/>
        </w:rPr>
      </w:pPr>
      <w:r w:rsidRPr="00447DFA">
        <w:rPr>
          <w:color w:val="auto"/>
        </w:rPr>
        <w:t xml:space="preserve">Innym z założeń </w:t>
      </w:r>
      <w:r w:rsidR="00DA028C" w:rsidRPr="00447DFA">
        <w:rPr>
          <w:color w:val="auto"/>
        </w:rPr>
        <w:t>było to, żeby biblioteka była łatwo rozszerzalna o obsługę nowych rodzajów sieci neuronowych</w:t>
      </w:r>
      <w:r w:rsidR="007B51B9" w:rsidRPr="00447DFA">
        <w:rPr>
          <w:color w:val="auto"/>
        </w:rPr>
        <w:t xml:space="preserve"> ( innych niż MLP, którą już zaimplementowałem). Wiele implementacji sieci neuronowych posiada </w:t>
      </w:r>
      <w:r w:rsidR="00DA3D8C" w:rsidRPr="00447DFA">
        <w:rPr>
          <w:color w:val="auto"/>
        </w:rPr>
        <w:t xml:space="preserve">połączone implementacje sieci neuronowej oraz zestawu testów wykonywanego na tej sieci. Ja oddzieliłem te 2 części – dodanie nowego rodzaju sieci nie będzie ingerować w część </w:t>
      </w:r>
      <w:r w:rsidR="005E79A1" w:rsidRPr="00447DFA">
        <w:rPr>
          <w:color w:val="auto"/>
        </w:rPr>
        <w:t>obsługującą</w:t>
      </w:r>
      <w:r w:rsidR="00DA3D8C" w:rsidRPr="00447DFA">
        <w:rPr>
          <w:color w:val="auto"/>
        </w:rPr>
        <w:t xml:space="preserve"> same testy.</w:t>
      </w:r>
    </w:p>
    <w:p w:rsidR="00DA050B" w:rsidRPr="00447DFA" w:rsidRDefault="00DA050B" w:rsidP="009A6E7D">
      <w:pPr>
        <w:rPr>
          <w:color w:val="auto"/>
        </w:rPr>
      </w:pPr>
      <w:r w:rsidRPr="00447DFA">
        <w:rPr>
          <w:color w:val="auto"/>
        </w:rPr>
        <w:lastRenderedPageBreak/>
        <w:t xml:space="preserve">// JRTODO – rozdzielono tez obiekty sieci od </w:t>
      </w:r>
      <w:r w:rsidR="002D36BE" w:rsidRPr="00447DFA">
        <w:rPr>
          <w:color w:val="auto"/>
        </w:rPr>
        <w:t>obiektów</w:t>
      </w:r>
      <w:r w:rsidRPr="00447DFA">
        <w:rPr>
          <w:color w:val="auto"/>
        </w:rPr>
        <w:t xml:space="preserve"> </w:t>
      </w:r>
      <w:r w:rsidR="002D36BE" w:rsidRPr="00447DFA">
        <w:rPr>
          <w:color w:val="auto"/>
        </w:rPr>
        <w:t>playera</w:t>
      </w:r>
      <w:r w:rsidRPr="00447DFA">
        <w:rPr>
          <w:color w:val="auto"/>
        </w:rPr>
        <w:t xml:space="preserve"> i </w:t>
      </w:r>
      <w:r w:rsidR="002D36BE" w:rsidRPr="00447DFA">
        <w:rPr>
          <w:color w:val="auto"/>
        </w:rPr>
        <w:t>obiektów</w:t>
      </w:r>
      <w:r w:rsidRPr="00447DFA">
        <w:rPr>
          <w:color w:val="auto"/>
        </w:rPr>
        <w:t xml:space="preserve"> neuronow. W przypadku obliczen na GPU</w:t>
      </w:r>
      <w:r w:rsidR="00181F13" w:rsidRPr="00447DFA">
        <w:rPr>
          <w:color w:val="auto"/>
        </w:rPr>
        <w:t xml:space="preserve"> nie ma obiektu Neuron, ponieważ na GPU dane neuronu </w:t>
      </w:r>
      <w:r w:rsidR="002431DE" w:rsidRPr="00447DFA">
        <w:rPr>
          <w:color w:val="auto"/>
        </w:rPr>
        <w:t>są</w:t>
      </w:r>
      <w:r w:rsidR="00181F13" w:rsidRPr="00447DFA">
        <w:rPr>
          <w:color w:val="auto"/>
        </w:rPr>
        <w:t xml:space="preserve"> ułożone w specjalny sposób, żeby osiągnąć duza szybkość.</w:t>
      </w:r>
    </w:p>
    <w:p w:rsidR="00284844" w:rsidRPr="00447DFA" w:rsidRDefault="00284844" w:rsidP="00313128">
      <w:pPr>
        <w:rPr>
          <w:rFonts w:eastAsiaTheme="minorHAnsi"/>
          <w:noProof/>
          <w:color w:val="auto"/>
          <w:lang w:eastAsia="en-US"/>
        </w:rPr>
      </w:pPr>
      <w:r w:rsidRPr="00447DFA">
        <w:rPr>
          <w:rFonts w:eastAsiaTheme="minorHAnsi"/>
          <w:noProof/>
          <w:color w:val="auto"/>
          <w:lang w:eastAsia="en-US"/>
        </w:rPr>
        <w:t xml:space="preserve">W programie nie ma obsługi warstwy wejścowej sieci. Jej rolę pełni wejście </w:t>
      </w:r>
      <w:r w:rsidR="009A6A31" w:rsidRPr="00447DFA">
        <w:rPr>
          <w:rFonts w:eastAsiaTheme="minorHAnsi"/>
          <w:noProof/>
          <w:color w:val="auto"/>
          <w:lang w:eastAsia="en-US"/>
        </w:rPr>
        <w:t xml:space="preserve">danego </w:t>
      </w:r>
      <w:r w:rsidRPr="00447DFA">
        <w:rPr>
          <w:rFonts w:eastAsiaTheme="minorHAnsi"/>
          <w:noProof/>
          <w:color w:val="auto"/>
          <w:lang w:eastAsia="en-US"/>
        </w:rPr>
        <w:t>testu</w:t>
      </w:r>
      <w:r w:rsidR="009A6A31" w:rsidRPr="00447DFA">
        <w:rPr>
          <w:rFonts w:eastAsiaTheme="minorHAnsi"/>
          <w:noProof/>
          <w:color w:val="auto"/>
          <w:lang w:eastAsia="en-US"/>
        </w:rPr>
        <w:t xml:space="preserve">. Zrobiłem tak, ponieważ wejście testu zawsze ma ten sam typ funkcji aktywacji (funkcja linearna). Oprócz tego nie jest konieczne kopiowanie wartości wejściowych testu do </w:t>
      </w:r>
      <w:r w:rsidR="00E414A4" w:rsidRPr="00447DFA">
        <w:rPr>
          <w:rFonts w:eastAsiaTheme="minorHAnsi"/>
          <w:noProof/>
          <w:color w:val="auto"/>
          <w:lang w:eastAsia="en-US"/>
        </w:rPr>
        <w:t>danych warstwy wejściowej.</w:t>
      </w:r>
    </w:p>
    <w:p w:rsidR="002431DE" w:rsidRPr="00447DFA" w:rsidRDefault="003B641A" w:rsidP="002431DE">
      <w:pPr>
        <w:rPr>
          <w:rFonts w:eastAsiaTheme="minorHAnsi"/>
          <w:noProof/>
          <w:color w:val="auto"/>
          <w:lang w:eastAsia="en-US"/>
        </w:rPr>
      </w:pPr>
      <w:r w:rsidRPr="00447DFA">
        <w:rPr>
          <w:rFonts w:eastAsiaTheme="minorHAnsi"/>
          <w:noProof/>
          <w:color w:val="auto"/>
          <w:lang w:eastAsia="en-US"/>
        </w:rPr>
        <w:t>//JRTODO – napisz, czemu wybralem notacje wegierska</w:t>
      </w:r>
    </w:p>
    <w:p w:rsidR="00675E72" w:rsidRPr="00447DFA" w:rsidRDefault="00675E72" w:rsidP="002431DE">
      <w:pPr>
        <w:rPr>
          <w:rFonts w:eastAsiaTheme="minorHAnsi"/>
          <w:noProof/>
          <w:color w:val="auto"/>
          <w:lang w:eastAsia="en-US"/>
        </w:rPr>
      </w:pPr>
      <w:r w:rsidRPr="00447DFA">
        <w:rPr>
          <w:rFonts w:eastAsiaTheme="minorHAnsi"/>
          <w:noProof/>
          <w:color w:val="auto"/>
          <w:lang w:eastAsia="en-US"/>
        </w:rPr>
        <w:t>// JRTODO – napisz o generycznosci w sensie tego, ze można zaladowac plik XML sieci dynamicznie nie znajac typu sieci.</w:t>
      </w:r>
    </w:p>
    <w:p w:rsidR="006B0FCD" w:rsidRPr="00447DFA" w:rsidRDefault="006B0FCD" w:rsidP="002431DE">
      <w:pPr>
        <w:rPr>
          <w:rFonts w:eastAsiaTheme="minorHAnsi"/>
          <w:noProof/>
          <w:color w:val="auto"/>
          <w:lang w:eastAsia="en-US"/>
        </w:rPr>
      </w:pPr>
    </w:p>
    <w:p w:rsidR="006B0FCD" w:rsidRPr="00447DFA" w:rsidRDefault="002D36BE" w:rsidP="006B0FCD">
      <w:pPr>
        <w:rPr>
          <w:color w:val="auto"/>
        </w:rPr>
      </w:pPr>
      <w:r w:rsidRPr="00447DFA">
        <w:rPr>
          <w:color w:val="auto"/>
        </w:rPr>
        <w:t>// JRTODO – napisz, że pr</w:t>
      </w:r>
      <w:r w:rsidR="006B0FCD" w:rsidRPr="00447DFA">
        <w:rPr>
          <w:color w:val="auto"/>
        </w:rPr>
        <w:t xml:space="preserve">ogram przyjmuje wartości wejściowe i wyjściowe </w:t>
      </w:r>
      <w:r w:rsidR="0052657A" w:rsidRPr="00447DFA">
        <w:rPr>
          <w:color w:val="auto"/>
        </w:rPr>
        <w:t>jako liczby</w:t>
      </w:r>
      <w:r w:rsidR="006B0FCD" w:rsidRPr="00447DFA">
        <w:rPr>
          <w:color w:val="auto"/>
        </w:rPr>
        <w:t xml:space="preserve"> zmiennoprzecinkowe. Na CPU to jest double, na GPU float (w </w:t>
      </w:r>
      <w:r w:rsidR="006E255A" w:rsidRPr="00447DFA">
        <w:rPr>
          <w:color w:val="auto"/>
        </w:rPr>
        <w:t>założeniu</w:t>
      </w:r>
      <w:r w:rsidR="006B0FCD" w:rsidRPr="00447DFA">
        <w:rPr>
          <w:color w:val="auto"/>
        </w:rPr>
        <w:t xml:space="preserve"> </w:t>
      </w:r>
      <w:r w:rsidR="006E255A" w:rsidRPr="00447DFA">
        <w:rPr>
          <w:color w:val="auto"/>
        </w:rPr>
        <w:t>może</w:t>
      </w:r>
      <w:r w:rsidR="006B0FCD" w:rsidRPr="00447DFA">
        <w:rPr>
          <w:color w:val="auto"/>
        </w:rPr>
        <w:t xml:space="preserve"> </w:t>
      </w:r>
      <w:r w:rsidR="006E255A" w:rsidRPr="00447DFA">
        <w:rPr>
          <w:color w:val="auto"/>
        </w:rPr>
        <w:t>mieć</w:t>
      </w:r>
      <w:r w:rsidR="006B0FCD" w:rsidRPr="00447DFA">
        <w:rPr>
          <w:color w:val="auto"/>
        </w:rPr>
        <w:t xml:space="preserve"> 8b na lepszych GPU).</w:t>
      </w:r>
    </w:p>
    <w:p w:rsidR="0052657A" w:rsidRPr="00447DFA" w:rsidRDefault="0052657A" w:rsidP="006B0FCD">
      <w:pPr>
        <w:rPr>
          <w:color w:val="auto"/>
        </w:rPr>
      </w:pPr>
      <w:r w:rsidRPr="00447DFA">
        <w:rPr>
          <w:color w:val="auto"/>
        </w:rPr>
        <w:t>// napisz, co zrobiles, żeby program był latwo rozbudowywalny</w:t>
      </w:r>
    </w:p>
    <w:p w:rsidR="006B0FCD" w:rsidRPr="00447DFA" w:rsidRDefault="006B0FCD" w:rsidP="002431DE">
      <w:pPr>
        <w:rPr>
          <w:rFonts w:eastAsiaTheme="minorHAnsi"/>
          <w:noProof/>
          <w:color w:val="auto"/>
          <w:lang w:eastAsia="en-US"/>
        </w:rPr>
      </w:pPr>
    </w:p>
    <w:p w:rsidR="00267338" w:rsidRPr="005A22E7" w:rsidRDefault="001B7D2B" w:rsidP="00F05B9A">
      <w:pPr>
        <w:pStyle w:val="Heading3"/>
      </w:pPr>
      <w:bookmarkStart w:id="53" w:name="_Toc258787388"/>
      <w:r w:rsidRPr="005A22E7">
        <w:t>Zastosowania programu.</w:t>
      </w:r>
      <w:bookmarkEnd w:id="53"/>
    </w:p>
    <w:p w:rsidR="00267338" w:rsidRPr="00447DFA" w:rsidRDefault="00FE47F1" w:rsidP="00267338">
      <w:pPr>
        <w:rPr>
          <w:color w:val="auto"/>
        </w:rPr>
      </w:pPr>
      <w:r w:rsidRPr="00447DFA">
        <w:rPr>
          <w:color w:val="auto"/>
        </w:rPr>
        <w:t>Biblioteka</w:t>
      </w:r>
      <w:r w:rsidR="00267338" w:rsidRPr="00447DFA">
        <w:rPr>
          <w:color w:val="auto"/>
        </w:rPr>
        <w:t xml:space="preserve"> </w:t>
      </w:r>
      <w:r w:rsidR="000B535D" w:rsidRPr="00447DFA">
        <w:rPr>
          <w:color w:val="auto"/>
        </w:rPr>
        <w:t xml:space="preserve">służy do rozwiązywania zadań optymalizacji oraz klasyfikacji. </w:t>
      </w:r>
      <w:r w:rsidR="00853FB1" w:rsidRPr="00447DFA">
        <w:rPr>
          <w:color w:val="auto"/>
        </w:rPr>
        <w:t>Każde zadanie może mieć</w:t>
      </w:r>
      <w:r w:rsidR="000B535D" w:rsidRPr="00447DFA">
        <w:rPr>
          <w:color w:val="auto"/>
        </w:rPr>
        <w:t xml:space="preserve"> wiele wejść </w:t>
      </w:r>
      <w:r w:rsidR="00A30130" w:rsidRPr="00447DFA">
        <w:rPr>
          <w:color w:val="auto"/>
        </w:rPr>
        <w:t xml:space="preserve">oraz </w:t>
      </w:r>
      <w:r w:rsidR="000B535D" w:rsidRPr="00447DFA">
        <w:rPr>
          <w:color w:val="auto"/>
        </w:rPr>
        <w:t>wyjść</w:t>
      </w:r>
      <w:r w:rsidR="00A30130" w:rsidRPr="00447DFA">
        <w:rPr>
          <w:color w:val="auto"/>
        </w:rPr>
        <w:t xml:space="preserve">. </w:t>
      </w:r>
      <w:r w:rsidR="00853FB1" w:rsidRPr="00447DFA">
        <w:rPr>
          <w:color w:val="auto"/>
        </w:rPr>
        <w:t xml:space="preserve">Każdy atrybut może </w:t>
      </w:r>
      <w:r w:rsidR="00A34E8F" w:rsidRPr="00447DFA">
        <w:rPr>
          <w:color w:val="auto"/>
        </w:rPr>
        <w:t>być liczbowym atrybutem z pewnego zakresu, lub atrybutem literalnym</w:t>
      </w:r>
    </w:p>
    <w:p w:rsidR="00267338" w:rsidRPr="00447DFA" w:rsidRDefault="00267338" w:rsidP="00267338">
      <w:pPr>
        <w:rPr>
          <w:color w:val="auto"/>
        </w:rPr>
      </w:pPr>
      <w:r w:rsidRPr="00447DFA">
        <w:rPr>
          <w:color w:val="auto"/>
        </w:rPr>
        <w:t>// JRTODO – jak zadanie klasyfikacji jest sprowadzane do zadania optymalizacji.</w:t>
      </w:r>
    </w:p>
    <w:p w:rsidR="00267338" w:rsidRPr="00447DFA" w:rsidRDefault="00267338" w:rsidP="00267338">
      <w:pPr>
        <w:rPr>
          <w:color w:val="auto"/>
        </w:rPr>
      </w:pPr>
    </w:p>
    <w:p w:rsidR="00267338" w:rsidRPr="00447DFA" w:rsidRDefault="00A34E8F" w:rsidP="002D6CD6">
      <w:pPr>
        <w:rPr>
          <w:color w:val="auto"/>
        </w:rPr>
      </w:pPr>
      <w:r w:rsidRPr="00447DFA">
        <w:rPr>
          <w:color w:val="auto"/>
        </w:rPr>
        <w:t>W programie jest zawarta baza</w:t>
      </w:r>
      <w:r w:rsidR="004A25E2" w:rsidRPr="00447DFA">
        <w:rPr>
          <w:color w:val="auto"/>
        </w:rPr>
        <w:t xml:space="preserve"> do rozwiązywania zadań klasyfikacji oraz optymalizacji za pomocą sieci neuronowych oraz zaimplementowana </w:t>
      </w:r>
      <w:r w:rsidR="00EC627A" w:rsidRPr="00447DFA">
        <w:rPr>
          <w:color w:val="auto"/>
        </w:rPr>
        <w:t>sieć MLP, korzystająca z tej bazy. W bibliotece jest możliwość stworzenia</w:t>
      </w:r>
      <w:r w:rsidR="006F38B2" w:rsidRPr="00447DFA">
        <w:rPr>
          <w:color w:val="auto"/>
        </w:rPr>
        <w:t xml:space="preserve"> sieci MLP, o dowolnej strukturze. </w:t>
      </w:r>
      <w:r w:rsidR="0063254C" w:rsidRPr="00447DFA">
        <w:rPr>
          <w:color w:val="auto"/>
        </w:rPr>
        <w:t>Program obsługuje prostą oraz sigmoidalną funkcję aktywacji. Program obsługuje tylko sieci gęste – w których neuron w warstwie N jest połączony ze wszystkimi neuronami w warstwie N+1.</w:t>
      </w:r>
    </w:p>
    <w:p w:rsidR="003C7196" w:rsidRPr="00447DFA" w:rsidRDefault="003C7196" w:rsidP="002D6CD6">
      <w:pPr>
        <w:rPr>
          <w:color w:val="auto"/>
        </w:rPr>
      </w:pPr>
    </w:p>
    <w:p w:rsidR="003C7196" w:rsidRPr="00447DFA" w:rsidRDefault="003C7196" w:rsidP="002D6CD6">
      <w:pPr>
        <w:rPr>
          <w:color w:val="auto"/>
        </w:rPr>
      </w:pPr>
      <w:r w:rsidRPr="00447DFA">
        <w:rPr>
          <w:color w:val="auto"/>
        </w:rPr>
        <w:t>// napisz, co zrobic, jeśli chciałoby się dodac jeszcze jeden rodzaj sieci</w:t>
      </w:r>
    </w:p>
    <w:p w:rsidR="001B7D2B" w:rsidRPr="005A22E7" w:rsidRDefault="001B7D2B" w:rsidP="00F05B9A">
      <w:pPr>
        <w:pStyle w:val="Heading3"/>
      </w:pPr>
      <w:bookmarkStart w:id="54" w:name="_Toc258787389"/>
      <w:r w:rsidRPr="005A22E7">
        <w:lastRenderedPageBreak/>
        <w:t>Diagramy:</w:t>
      </w:r>
      <w:bookmarkEnd w:id="54"/>
    </w:p>
    <w:p w:rsidR="00E414A4" w:rsidRPr="00447DFA" w:rsidRDefault="00E414A4" w:rsidP="00E414A4">
      <w:pPr>
        <w:rPr>
          <w:color w:val="auto"/>
        </w:rPr>
      </w:pPr>
      <w:r w:rsidRPr="00447DFA">
        <w:rPr>
          <w:color w:val="auto"/>
        </w:rPr>
        <w:t xml:space="preserve">Poniżej zamieszczone są diagramy UML </w:t>
      </w:r>
      <w:r w:rsidR="00882078" w:rsidRPr="00447DFA">
        <w:rPr>
          <w:color w:val="auto"/>
        </w:rPr>
        <w:t>biblioteki CNL.</w:t>
      </w:r>
    </w:p>
    <w:p w:rsidR="00882078" w:rsidRPr="00447DFA" w:rsidRDefault="00882078">
      <w:pPr>
        <w:spacing w:after="200" w:line="276" w:lineRule="auto"/>
        <w:ind w:firstLine="0"/>
        <w:rPr>
          <w:color w:val="auto"/>
        </w:rPr>
      </w:pPr>
      <w:r w:rsidRPr="00447DFA">
        <w:rPr>
          <w:color w:val="auto"/>
        </w:rPr>
        <w:br w:type="page"/>
      </w:r>
    </w:p>
    <w:p w:rsidR="001B7D2B" w:rsidRPr="004F3A28" w:rsidRDefault="001B7D2B" w:rsidP="004F3A28">
      <w:pPr>
        <w:pStyle w:val="Heading4"/>
      </w:pPr>
      <w:bookmarkStart w:id="55" w:name="_Toc258787390"/>
      <w:r w:rsidRPr="004F3A28">
        <w:lastRenderedPageBreak/>
        <w:t>Class</w:t>
      </w:r>
      <w:bookmarkEnd w:id="55"/>
    </w:p>
    <w:p w:rsidR="00882078" w:rsidRPr="00447DFA" w:rsidRDefault="00BA467A" w:rsidP="00882078">
      <w:pPr>
        <w:spacing w:after="200" w:line="276" w:lineRule="auto"/>
        <w:rPr>
          <w:color w:val="auto"/>
        </w:rPr>
      </w:pPr>
      <w:r w:rsidRPr="00447DFA">
        <w:rPr>
          <w:noProof/>
          <w:color w:val="auto"/>
          <w:lang w:val="en-US" w:eastAsia="en-US"/>
        </w:rPr>
        <w:drawing>
          <wp:inline distT="0" distB="0" distL="0" distR="0">
            <wp:extent cx="5773420" cy="6904869"/>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73420" cy="6904869"/>
                    </a:xfrm>
                    <a:prstGeom prst="rect">
                      <a:avLst/>
                    </a:prstGeom>
                    <a:noFill/>
                    <a:ln w="9525">
                      <a:noFill/>
                      <a:miter lim="800000"/>
                      <a:headEnd/>
                      <a:tailEnd/>
                    </a:ln>
                  </pic:spPr>
                </pic:pic>
              </a:graphicData>
            </a:graphic>
          </wp:inline>
        </w:drawing>
      </w:r>
    </w:p>
    <w:p w:rsidR="00202AB5" w:rsidRPr="00447DFA" w:rsidRDefault="00202AB5" w:rsidP="00882078">
      <w:pPr>
        <w:spacing w:after="200" w:line="276" w:lineRule="auto"/>
        <w:rPr>
          <w:color w:val="auto"/>
        </w:rPr>
      </w:pPr>
    </w:p>
    <w:p w:rsidR="00202AB5" w:rsidRPr="00447DFA" w:rsidRDefault="00202AB5" w:rsidP="00882078">
      <w:pPr>
        <w:spacing w:after="200" w:line="276" w:lineRule="auto"/>
        <w:rPr>
          <w:color w:val="auto"/>
        </w:rPr>
      </w:pPr>
      <w:r w:rsidRPr="00447DFA">
        <w:rPr>
          <w:color w:val="auto"/>
        </w:rPr>
        <w:t xml:space="preserve">Pliki testów (InputTestSet i InputTest) są niezależne od plików sieci neuronowej. </w:t>
      </w:r>
    </w:p>
    <w:p w:rsidR="00F40D70" w:rsidRPr="00447DFA" w:rsidRDefault="00F40D70">
      <w:pPr>
        <w:spacing w:after="200" w:line="276" w:lineRule="auto"/>
        <w:ind w:firstLine="0"/>
        <w:rPr>
          <w:color w:val="auto"/>
        </w:rPr>
      </w:pPr>
      <w:r w:rsidRPr="00447DFA">
        <w:rPr>
          <w:color w:val="auto"/>
        </w:rPr>
        <w:br w:type="page"/>
      </w:r>
    </w:p>
    <w:p w:rsidR="003A6DE7" w:rsidRPr="00447DFA" w:rsidRDefault="003A6DE7" w:rsidP="006B0394">
      <w:pPr>
        <w:spacing w:after="200" w:line="276" w:lineRule="auto"/>
        <w:ind w:firstLine="0"/>
        <w:jc w:val="right"/>
        <w:rPr>
          <w:color w:val="auto"/>
        </w:rPr>
      </w:pPr>
    </w:p>
    <w:p w:rsidR="001B7D2B" w:rsidRDefault="001B7D2B" w:rsidP="004F3A28">
      <w:pPr>
        <w:pStyle w:val="Heading4"/>
      </w:pPr>
      <w:bookmarkStart w:id="56" w:name="_Toc258787391"/>
      <w:r w:rsidRPr="00C508CC">
        <w:t>Component</w:t>
      </w:r>
      <w:bookmarkEnd w:id="56"/>
    </w:p>
    <w:p w:rsidR="00773825" w:rsidRPr="00447DFA" w:rsidRDefault="00C30658" w:rsidP="00773825">
      <w:pPr>
        <w:spacing w:after="200" w:line="276" w:lineRule="auto"/>
        <w:rPr>
          <w:color w:val="auto"/>
        </w:rPr>
      </w:pPr>
      <w:r w:rsidRPr="00447DFA">
        <w:rPr>
          <w:color w:val="auto"/>
        </w:rPr>
        <w:t>Opisz to jakos</w:t>
      </w:r>
    </w:p>
    <w:p w:rsidR="00773825" w:rsidRPr="00447DFA" w:rsidRDefault="00773825" w:rsidP="00773825">
      <w:pPr>
        <w:spacing w:after="200" w:line="276" w:lineRule="auto"/>
        <w:rPr>
          <w:color w:val="auto"/>
        </w:rPr>
      </w:pPr>
      <w:r w:rsidRPr="00447DFA">
        <w:rPr>
          <w:noProof/>
          <w:color w:val="auto"/>
          <w:lang w:val="en-US" w:eastAsia="en-US"/>
        </w:rPr>
        <w:drawing>
          <wp:inline distT="0" distB="0" distL="0" distR="0">
            <wp:extent cx="5773420" cy="2464949"/>
            <wp:effectExtent l="19050" t="0" r="0" b="0"/>
            <wp:docPr id="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773420" cy="2464949"/>
                    </a:xfrm>
                    <a:prstGeom prst="rect">
                      <a:avLst/>
                    </a:prstGeom>
                    <a:noFill/>
                    <a:ln w="9525">
                      <a:noFill/>
                      <a:miter lim="800000"/>
                      <a:headEnd/>
                      <a:tailEnd/>
                    </a:ln>
                  </pic:spPr>
                </pic:pic>
              </a:graphicData>
            </a:graphic>
          </wp:inline>
        </w:drawing>
      </w:r>
    </w:p>
    <w:p w:rsidR="00EE7224" w:rsidRDefault="00EE7224" w:rsidP="004F3A28">
      <w:pPr>
        <w:pStyle w:val="Heading4"/>
      </w:pPr>
      <w:bookmarkStart w:id="57" w:name="_Toc258787392"/>
      <w:r w:rsidRPr="00C508CC">
        <w:t>Component</w:t>
      </w:r>
      <w:bookmarkEnd w:id="57"/>
    </w:p>
    <w:p w:rsidR="00EE7224" w:rsidRPr="00447DFA" w:rsidRDefault="00EE7224" w:rsidP="00EE7224">
      <w:pPr>
        <w:spacing w:after="200" w:line="276" w:lineRule="auto"/>
        <w:rPr>
          <w:color w:val="auto"/>
        </w:rPr>
      </w:pPr>
      <w:r w:rsidRPr="00447DFA">
        <w:rPr>
          <w:color w:val="auto"/>
        </w:rPr>
        <w:t xml:space="preserve">Przykładowy diagram użycia </w:t>
      </w:r>
      <w:r w:rsidRPr="00447DFA">
        <w:rPr>
          <w:color w:val="auto"/>
        </w:rPr>
        <w:tab/>
        <w:t>biblioteki:</w:t>
      </w:r>
    </w:p>
    <w:p w:rsidR="00EE7224" w:rsidRPr="00447DFA" w:rsidRDefault="00EE7224" w:rsidP="00EE7224">
      <w:pPr>
        <w:spacing w:after="200" w:line="276" w:lineRule="auto"/>
        <w:rPr>
          <w:color w:val="auto"/>
        </w:rPr>
      </w:pPr>
      <w:r w:rsidRPr="00447DFA">
        <w:rPr>
          <w:noProof/>
          <w:color w:val="auto"/>
          <w:lang w:val="en-US" w:eastAsia="en-US"/>
        </w:rPr>
        <w:lastRenderedPageBreak/>
        <w:drawing>
          <wp:inline distT="0" distB="0" distL="0" distR="0">
            <wp:extent cx="5773420" cy="6848748"/>
            <wp:effectExtent l="19050" t="0" r="0" b="0"/>
            <wp:docPr id="1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5773420" cy="6848748"/>
                    </a:xfrm>
                    <a:prstGeom prst="rect">
                      <a:avLst/>
                    </a:prstGeom>
                    <a:noFill/>
                    <a:ln w="9525">
                      <a:noFill/>
                      <a:miter lim="800000"/>
                      <a:headEnd/>
                      <a:tailEnd/>
                    </a:ln>
                  </pic:spPr>
                </pic:pic>
              </a:graphicData>
            </a:graphic>
          </wp:inline>
        </w:drawing>
      </w:r>
    </w:p>
    <w:p w:rsidR="00773825" w:rsidRPr="00447DFA" w:rsidRDefault="00773825" w:rsidP="00773825">
      <w:pPr>
        <w:spacing w:after="200" w:line="276" w:lineRule="auto"/>
        <w:rPr>
          <w:color w:val="auto"/>
        </w:rPr>
      </w:pPr>
    </w:p>
    <w:p w:rsidR="001B7D2B" w:rsidRDefault="001B7D2B" w:rsidP="004F3A28">
      <w:pPr>
        <w:pStyle w:val="Heading4"/>
      </w:pPr>
      <w:bookmarkStart w:id="58" w:name="_Toc258787393"/>
      <w:r w:rsidRPr="00C508CC">
        <w:t>Activity</w:t>
      </w:r>
      <w:bookmarkEnd w:id="58"/>
    </w:p>
    <w:p w:rsidR="00CD7940" w:rsidRPr="00447DFA" w:rsidRDefault="00CD7940" w:rsidP="00CD7940">
      <w:pPr>
        <w:spacing w:after="200" w:line="276" w:lineRule="auto"/>
        <w:rPr>
          <w:color w:val="auto"/>
        </w:rPr>
      </w:pPr>
      <w:r w:rsidRPr="00447DFA">
        <w:rPr>
          <w:color w:val="auto"/>
        </w:rPr>
        <w:t xml:space="preserve">Nie wiem, </w:t>
      </w:r>
      <w:r w:rsidR="00773825" w:rsidRPr="00447DFA">
        <w:rPr>
          <w:color w:val="auto"/>
        </w:rPr>
        <w:t>jak miałby ten diagram wyglądać…</w:t>
      </w:r>
    </w:p>
    <w:p w:rsidR="00773825" w:rsidRPr="00447DFA" w:rsidRDefault="00773825" w:rsidP="00CD7940">
      <w:pPr>
        <w:spacing w:after="200" w:line="276" w:lineRule="auto"/>
        <w:rPr>
          <w:color w:val="auto"/>
        </w:rPr>
      </w:pPr>
    </w:p>
    <w:p w:rsidR="001B7D2B" w:rsidRPr="005A22E7" w:rsidRDefault="001B7D2B" w:rsidP="00F05B9A">
      <w:pPr>
        <w:pStyle w:val="Heading3"/>
      </w:pPr>
      <w:bookmarkStart w:id="59" w:name="_Toc258787394"/>
      <w:r w:rsidRPr="005A22E7">
        <w:lastRenderedPageBreak/>
        <w:t>Struktura plików danych</w:t>
      </w:r>
      <w:bookmarkEnd w:id="59"/>
    </w:p>
    <w:p w:rsidR="00420509" w:rsidRPr="00447DFA" w:rsidRDefault="00420509" w:rsidP="00420509">
      <w:pPr>
        <w:rPr>
          <w:color w:val="auto"/>
        </w:rPr>
      </w:pPr>
      <w:r w:rsidRPr="00447DFA">
        <w:rPr>
          <w:color w:val="auto"/>
        </w:rPr>
        <w:t>Program, żeby mieć pełnię funkcji, musi mieć możliwość zapisywania i odczytywania</w:t>
      </w:r>
      <w:r w:rsidR="00F331E7" w:rsidRPr="00447DFA">
        <w:rPr>
          <w:color w:val="auto"/>
        </w:rPr>
        <w:t xml:space="preserve"> stanu pomiędzy uruchomieniami. Poniżej jest zawarta tabela z dostępnymi formatami plików i możliwością ich obsługi:</w:t>
      </w:r>
    </w:p>
    <w:p w:rsidR="00F331E7" w:rsidRPr="00447DFA" w:rsidRDefault="00F331E7" w:rsidP="00420509">
      <w:pPr>
        <w:rPr>
          <w:color w:val="auto"/>
        </w:rPr>
      </w:pPr>
    </w:p>
    <w:tbl>
      <w:tblPr>
        <w:tblStyle w:val="TableGrid"/>
        <w:tblW w:w="0" w:type="auto"/>
        <w:tblLook w:val="04A0"/>
      </w:tblPr>
      <w:tblGrid>
        <w:gridCol w:w="1471"/>
        <w:gridCol w:w="1530"/>
        <w:gridCol w:w="1917"/>
        <w:gridCol w:w="3823"/>
      </w:tblGrid>
      <w:tr w:rsidR="00F331E7" w:rsidTr="00603388">
        <w:tc>
          <w:tcPr>
            <w:tcW w:w="1526" w:type="dxa"/>
          </w:tcPr>
          <w:p w:rsidR="00F331E7" w:rsidRDefault="00F331E7" w:rsidP="00420509">
            <w:pPr>
              <w:ind w:firstLine="0"/>
            </w:pPr>
          </w:p>
        </w:tc>
        <w:tc>
          <w:tcPr>
            <w:tcW w:w="1559" w:type="dxa"/>
          </w:tcPr>
          <w:p w:rsidR="00F331E7" w:rsidRPr="00447DFA" w:rsidRDefault="0094726A" w:rsidP="00420509">
            <w:pPr>
              <w:ind w:firstLine="0"/>
              <w:rPr>
                <w:color w:val="auto"/>
                <w:sz w:val="24"/>
                <w:szCs w:val="24"/>
              </w:rPr>
            </w:pPr>
            <w:r w:rsidRPr="00447DFA">
              <w:rPr>
                <w:color w:val="auto"/>
                <w:sz w:val="24"/>
                <w:szCs w:val="24"/>
              </w:rPr>
              <w:t>MLP</w:t>
            </w:r>
          </w:p>
        </w:tc>
        <w:tc>
          <w:tcPr>
            <w:tcW w:w="1985" w:type="dxa"/>
          </w:tcPr>
          <w:p w:rsidR="00F331E7" w:rsidRPr="00447DFA" w:rsidRDefault="0094726A" w:rsidP="00420509">
            <w:pPr>
              <w:ind w:firstLine="0"/>
              <w:rPr>
                <w:color w:val="auto"/>
                <w:sz w:val="24"/>
                <w:szCs w:val="24"/>
              </w:rPr>
            </w:pPr>
            <w:r w:rsidRPr="00447DFA">
              <w:rPr>
                <w:color w:val="auto"/>
                <w:sz w:val="24"/>
                <w:szCs w:val="24"/>
              </w:rPr>
              <w:t>InputTestSet</w:t>
            </w:r>
          </w:p>
        </w:tc>
        <w:tc>
          <w:tcPr>
            <w:tcW w:w="4162" w:type="dxa"/>
          </w:tcPr>
          <w:p w:rsidR="00F331E7" w:rsidRPr="00447DFA" w:rsidRDefault="0094726A" w:rsidP="00420509">
            <w:pPr>
              <w:ind w:firstLine="0"/>
              <w:rPr>
                <w:color w:val="auto"/>
                <w:sz w:val="24"/>
                <w:szCs w:val="24"/>
              </w:rPr>
            </w:pPr>
            <w:r w:rsidRPr="00447DFA">
              <w:rPr>
                <w:color w:val="auto"/>
                <w:sz w:val="24"/>
                <w:szCs w:val="24"/>
              </w:rPr>
              <w:t>InputTestSet</w:t>
            </w:r>
          </w:p>
        </w:tc>
      </w:tr>
      <w:tr w:rsidR="00F331E7" w:rsidTr="00603388">
        <w:tc>
          <w:tcPr>
            <w:tcW w:w="1526" w:type="dxa"/>
          </w:tcPr>
          <w:p w:rsidR="00F331E7" w:rsidRPr="00447DFA" w:rsidRDefault="00FA0212" w:rsidP="00420509">
            <w:pPr>
              <w:ind w:firstLine="0"/>
              <w:rPr>
                <w:color w:val="auto"/>
                <w:sz w:val="24"/>
                <w:szCs w:val="24"/>
              </w:rPr>
            </w:pPr>
            <w:r w:rsidRPr="00447DFA">
              <w:rPr>
                <w:color w:val="auto"/>
                <w:sz w:val="24"/>
                <w:szCs w:val="24"/>
              </w:rPr>
              <w:t>Format</w:t>
            </w:r>
          </w:p>
        </w:tc>
        <w:tc>
          <w:tcPr>
            <w:tcW w:w="1559" w:type="dxa"/>
          </w:tcPr>
          <w:p w:rsidR="00F331E7" w:rsidRPr="00447DFA" w:rsidRDefault="00FA0212" w:rsidP="00420509">
            <w:pPr>
              <w:ind w:firstLine="0"/>
              <w:rPr>
                <w:color w:val="auto"/>
                <w:sz w:val="24"/>
                <w:szCs w:val="24"/>
              </w:rPr>
            </w:pPr>
            <w:r w:rsidRPr="00447DFA">
              <w:rPr>
                <w:color w:val="auto"/>
                <w:sz w:val="24"/>
                <w:szCs w:val="24"/>
              </w:rPr>
              <w:t>XML</w:t>
            </w:r>
          </w:p>
        </w:tc>
        <w:tc>
          <w:tcPr>
            <w:tcW w:w="1985" w:type="dxa"/>
          </w:tcPr>
          <w:p w:rsidR="00F331E7" w:rsidRPr="00447DFA" w:rsidRDefault="00FA0212" w:rsidP="00420509">
            <w:pPr>
              <w:ind w:firstLine="0"/>
              <w:rPr>
                <w:color w:val="auto"/>
                <w:sz w:val="24"/>
                <w:szCs w:val="24"/>
              </w:rPr>
            </w:pPr>
            <w:r w:rsidRPr="00447DFA">
              <w:rPr>
                <w:color w:val="auto"/>
                <w:sz w:val="24"/>
                <w:szCs w:val="24"/>
              </w:rPr>
              <w:t>XML</w:t>
            </w:r>
          </w:p>
        </w:tc>
        <w:tc>
          <w:tcPr>
            <w:tcW w:w="4162" w:type="dxa"/>
          </w:tcPr>
          <w:p w:rsidR="00F331E7" w:rsidRPr="00447DFA" w:rsidRDefault="00603388" w:rsidP="00420509">
            <w:pPr>
              <w:ind w:firstLine="0"/>
              <w:rPr>
                <w:color w:val="auto"/>
                <w:sz w:val="24"/>
                <w:szCs w:val="24"/>
              </w:rPr>
            </w:pPr>
            <w:r w:rsidRPr="00447DFA">
              <w:rPr>
                <w:color w:val="auto"/>
                <w:sz w:val="24"/>
                <w:szCs w:val="24"/>
              </w:rPr>
              <w:t>CSV</w:t>
            </w:r>
          </w:p>
        </w:tc>
      </w:tr>
      <w:tr w:rsidR="00F331E7" w:rsidTr="00603388">
        <w:tc>
          <w:tcPr>
            <w:tcW w:w="1526" w:type="dxa"/>
          </w:tcPr>
          <w:p w:rsidR="00F331E7" w:rsidRPr="00447DFA" w:rsidRDefault="00FA0212" w:rsidP="00420509">
            <w:pPr>
              <w:ind w:firstLine="0"/>
              <w:rPr>
                <w:color w:val="auto"/>
                <w:sz w:val="24"/>
                <w:szCs w:val="24"/>
              </w:rPr>
            </w:pPr>
            <w:r w:rsidRPr="00447DFA">
              <w:rPr>
                <w:color w:val="auto"/>
                <w:sz w:val="24"/>
                <w:szCs w:val="24"/>
              </w:rPr>
              <w:t>Użycie</w:t>
            </w:r>
          </w:p>
        </w:tc>
        <w:tc>
          <w:tcPr>
            <w:tcW w:w="1559" w:type="dxa"/>
          </w:tcPr>
          <w:p w:rsidR="00F331E7" w:rsidRPr="00447DFA" w:rsidRDefault="00FA0212" w:rsidP="00420509">
            <w:pPr>
              <w:ind w:firstLine="0"/>
              <w:rPr>
                <w:color w:val="auto"/>
                <w:sz w:val="24"/>
                <w:szCs w:val="24"/>
              </w:rPr>
            </w:pPr>
            <w:r w:rsidRPr="00447DFA">
              <w:rPr>
                <w:color w:val="auto"/>
                <w:sz w:val="24"/>
                <w:szCs w:val="24"/>
              </w:rPr>
              <w:t>Read/Write</w:t>
            </w:r>
          </w:p>
        </w:tc>
        <w:tc>
          <w:tcPr>
            <w:tcW w:w="1985" w:type="dxa"/>
          </w:tcPr>
          <w:p w:rsidR="00F331E7" w:rsidRPr="00447DFA" w:rsidRDefault="00FA0212" w:rsidP="00420509">
            <w:pPr>
              <w:ind w:firstLine="0"/>
              <w:rPr>
                <w:color w:val="auto"/>
                <w:sz w:val="24"/>
                <w:szCs w:val="24"/>
              </w:rPr>
            </w:pPr>
            <w:r w:rsidRPr="00447DFA">
              <w:rPr>
                <w:color w:val="auto"/>
                <w:sz w:val="24"/>
                <w:szCs w:val="24"/>
              </w:rPr>
              <w:t>Read/Write</w:t>
            </w:r>
          </w:p>
        </w:tc>
        <w:tc>
          <w:tcPr>
            <w:tcW w:w="4162" w:type="dxa"/>
          </w:tcPr>
          <w:p w:rsidR="00F331E7" w:rsidRPr="00447DFA" w:rsidRDefault="00603388" w:rsidP="00420509">
            <w:pPr>
              <w:ind w:firstLine="0"/>
              <w:rPr>
                <w:color w:val="auto"/>
                <w:sz w:val="24"/>
                <w:szCs w:val="24"/>
              </w:rPr>
            </w:pPr>
            <w:r w:rsidRPr="00447DFA">
              <w:rPr>
                <w:color w:val="auto"/>
                <w:sz w:val="24"/>
                <w:szCs w:val="24"/>
              </w:rPr>
              <w:t>Read</w:t>
            </w:r>
          </w:p>
        </w:tc>
      </w:tr>
      <w:tr w:rsidR="00F331E7" w:rsidTr="00603388">
        <w:tc>
          <w:tcPr>
            <w:tcW w:w="1526" w:type="dxa"/>
          </w:tcPr>
          <w:p w:rsidR="00F331E7" w:rsidRPr="00447DFA" w:rsidRDefault="00FA0212" w:rsidP="00420509">
            <w:pPr>
              <w:ind w:firstLine="0"/>
              <w:rPr>
                <w:color w:val="auto"/>
                <w:sz w:val="24"/>
                <w:szCs w:val="24"/>
              </w:rPr>
            </w:pPr>
            <w:r w:rsidRPr="00447DFA">
              <w:rPr>
                <w:color w:val="auto"/>
                <w:sz w:val="24"/>
                <w:szCs w:val="24"/>
              </w:rPr>
              <w:t>Zapisane dane</w:t>
            </w:r>
          </w:p>
        </w:tc>
        <w:tc>
          <w:tcPr>
            <w:tcW w:w="1559" w:type="dxa"/>
          </w:tcPr>
          <w:p w:rsidR="00F331E7" w:rsidRPr="00447DFA" w:rsidRDefault="00FA0212" w:rsidP="00420509">
            <w:pPr>
              <w:ind w:firstLine="0"/>
              <w:rPr>
                <w:color w:val="auto"/>
                <w:sz w:val="24"/>
                <w:szCs w:val="24"/>
              </w:rPr>
            </w:pPr>
            <w:r w:rsidRPr="00447DFA">
              <w:rPr>
                <w:color w:val="auto"/>
                <w:sz w:val="24"/>
                <w:szCs w:val="24"/>
              </w:rPr>
              <w:t>Cała struktura sieci</w:t>
            </w:r>
          </w:p>
        </w:tc>
        <w:tc>
          <w:tcPr>
            <w:tcW w:w="1985" w:type="dxa"/>
          </w:tcPr>
          <w:p w:rsidR="00F331E7" w:rsidRPr="00447DFA" w:rsidRDefault="00603388" w:rsidP="00420509">
            <w:pPr>
              <w:ind w:firstLine="0"/>
              <w:rPr>
                <w:color w:val="auto"/>
                <w:sz w:val="24"/>
                <w:szCs w:val="24"/>
              </w:rPr>
            </w:pPr>
            <w:r w:rsidRPr="00447DFA">
              <w:rPr>
                <w:color w:val="auto"/>
                <w:sz w:val="24"/>
                <w:szCs w:val="24"/>
              </w:rPr>
              <w:t>Wszystkie dane sieci</w:t>
            </w:r>
          </w:p>
        </w:tc>
        <w:tc>
          <w:tcPr>
            <w:tcW w:w="4162" w:type="dxa"/>
          </w:tcPr>
          <w:p w:rsidR="00F331E7" w:rsidRPr="00447DFA" w:rsidRDefault="00603388" w:rsidP="00420509">
            <w:pPr>
              <w:ind w:firstLine="0"/>
              <w:rPr>
                <w:color w:val="auto"/>
                <w:sz w:val="24"/>
                <w:szCs w:val="24"/>
              </w:rPr>
            </w:pPr>
            <w:r w:rsidRPr="00447DFA">
              <w:rPr>
                <w:color w:val="auto"/>
                <w:sz w:val="24"/>
                <w:szCs w:val="24"/>
              </w:rPr>
              <w:t>Dane wszystkich wierszy, bez oznaczenia, które to wyjścia. Czasem są podane nazwy kolumn.</w:t>
            </w:r>
          </w:p>
        </w:tc>
      </w:tr>
    </w:tbl>
    <w:p w:rsidR="00F331E7" w:rsidRPr="00447DFA" w:rsidRDefault="00F331E7" w:rsidP="00420509">
      <w:pPr>
        <w:rPr>
          <w:color w:val="auto"/>
        </w:rPr>
      </w:pPr>
    </w:p>
    <w:p w:rsidR="0094726A" w:rsidRPr="00447DFA" w:rsidRDefault="0094726A" w:rsidP="00420509">
      <w:pPr>
        <w:rPr>
          <w:rFonts w:eastAsiaTheme="minorHAnsi"/>
          <w:noProof/>
          <w:color w:val="auto"/>
          <w:lang w:eastAsia="en-US"/>
        </w:rPr>
      </w:pPr>
      <w:r w:rsidRPr="00447DFA">
        <w:rPr>
          <w:color w:val="auto"/>
        </w:rPr>
        <w:t xml:space="preserve">Obiekt Layer posiada metody </w:t>
      </w:r>
      <w:r w:rsidRPr="00447DFA">
        <w:rPr>
          <w:rFonts w:eastAsiaTheme="minorHAnsi"/>
          <w:noProof/>
          <w:color w:val="auto"/>
          <w:lang w:eastAsia="en-US"/>
        </w:rPr>
        <w:t xml:space="preserve">saveToXML() i loadFromXML(), przez co </w:t>
      </w:r>
      <w:r w:rsidR="00FA0212" w:rsidRPr="00447DFA">
        <w:rPr>
          <w:rFonts w:eastAsiaTheme="minorHAnsi"/>
          <w:noProof/>
          <w:color w:val="auto"/>
          <w:lang w:eastAsia="en-US"/>
        </w:rPr>
        <w:t>jeśli jeśli będzie dodawany jakiś inny rodzaj sieci i będzie korzystał z layerów, to będzie mógł ich użyć.</w:t>
      </w:r>
    </w:p>
    <w:p w:rsidR="00421508" w:rsidRPr="00447DFA" w:rsidRDefault="00421508" w:rsidP="00420509">
      <w:pPr>
        <w:rPr>
          <w:rFonts w:eastAsiaTheme="minorHAnsi"/>
          <w:noProof/>
          <w:color w:val="auto"/>
          <w:lang w:eastAsia="en-US"/>
        </w:rPr>
      </w:pPr>
    </w:p>
    <w:p w:rsidR="00421508" w:rsidRPr="00447DFA" w:rsidRDefault="00421508" w:rsidP="00420509">
      <w:pPr>
        <w:rPr>
          <w:rFonts w:eastAsiaTheme="minorHAnsi"/>
          <w:noProof/>
          <w:color w:val="auto"/>
          <w:lang w:eastAsia="en-US"/>
        </w:rPr>
      </w:pPr>
      <w:r w:rsidRPr="00447DFA">
        <w:rPr>
          <w:rFonts w:eastAsiaTheme="minorHAnsi"/>
          <w:noProof/>
          <w:color w:val="auto"/>
          <w:lang w:eastAsia="en-US"/>
        </w:rPr>
        <w:t xml:space="preserve">Poniżej opiszę strukturę podanych </w:t>
      </w:r>
      <w:r w:rsidR="004772D9" w:rsidRPr="00447DFA">
        <w:rPr>
          <w:rFonts w:eastAsiaTheme="minorHAnsi"/>
          <w:noProof/>
          <w:color w:val="auto"/>
          <w:lang w:eastAsia="en-US"/>
        </w:rPr>
        <w:t xml:space="preserve">typów </w:t>
      </w:r>
      <w:r w:rsidRPr="00447DFA">
        <w:rPr>
          <w:rFonts w:eastAsiaTheme="minorHAnsi"/>
          <w:noProof/>
          <w:color w:val="auto"/>
          <w:lang w:eastAsia="en-US"/>
        </w:rPr>
        <w:t>plików</w:t>
      </w:r>
      <w:r w:rsidR="004772D9" w:rsidRPr="00447DFA">
        <w:rPr>
          <w:rFonts w:eastAsiaTheme="minorHAnsi"/>
          <w:noProof/>
          <w:color w:val="auto"/>
          <w:lang w:eastAsia="en-US"/>
        </w:rPr>
        <w:t xml:space="preserve">. </w:t>
      </w:r>
      <w:r w:rsidR="00DE0ED3" w:rsidRPr="00447DFA">
        <w:rPr>
          <w:rFonts w:eastAsiaTheme="minorHAnsi"/>
          <w:noProof/>
          <w:color w:val="auto"/>
          <w:lang w:eastAsia="en-US"/>
        </w:rPr>
        <w:t xml:space="preserve">W poniższej tabeli jest </w:t>
      </w:r>
      <w:r w:rsidR="0098072D" w:rsidRPr="00447DFA">
        <w:rPr>
          <w:rFonts w:eastAsiaTheme="minorHAnsi"/>
          <w:noProof/>
          <w:color w:val="auto"/>
          <w:lang w:eastAsia="en-US"/>
        </w:rPr>
        <w:t xml:space="preserve">opisana sekwancja do wygenerowania plików XML zestawu testów i sieci MLP. </w:t>
      </w:r>
    </w:p>
    <w:p w:rsidR="00F934FF" w:rsidRPr="00447DFA" w:rsidRDefault="00F934FF" w:rsidP="00420509">
      <w:pPr>
        <w:rPr>
          <w:rFonts w:eastAsiaTheme="minorHAnsi"/>
          <w:noProof/>
          <w:color w:val="auto"/>
          <w:lang w:eastAsia="en-US"/>
        </w:rPr>
      </w:pPr>
    </w:p>
    <w:tbl>
      <w:tblPr>
        <w:tblStyle w:val="TableGrid"/>
        <w:tblW w:w="10774" w:type="dxa"/>
        <w:tblInd w:w="-743" w:type="dxa"/>
        <w:tblLook w:val="04A0"/>
      </w:tblPr>
      <w:tblGrid>
        <w:gridCol w:w="10774"/>
      </w:tblGrid>
      <w:tr w:rsidR="00F934FF" w:rsidTr="00F934FF">
        <w:tc>
          <w:tcPr>
            <w:tcW w:w="10774" w:type="dxa"/>
          </w:tcPr>
          <w:p w:rsidR="004772D9" w:rsidRPr="004B0917" w:rsidRDefault="004772D9" w:rsidP="00912090">
            <w:pPr>
              <w:pStyle w:val="Kod"/>
              <w:rPr>
                <w:color w:val="008000"/>
              </w:rPr>
            </w:pPr>
            <w:r w:rsidRPr="004B0917">
              <w:tab/>
              <w:t>InputTestSet testSetCSV;</w:t>
            </w:r>
            <w:r w:rsidRPr="004B0917">
              <w:tab/>
            </w:r>
            <w:r w:rsidRPr="004B0917">
              <w:tab/>
            </w:r>
            <w:r w:rsidRPr="004B0917">
              <w:rPr>
                <w:color w:val="008000"/>
              </w:rPr>
              <w:t>// Nowy zestaw testów</w:t>
            </w:r>
          </w:p>
          <w:p w:rsidR="004772D9" w:rsidRPr="004B0917" w:rsidRDefault="004772D9" w:rsidP="00912090">
            <w:pPr>
              <w:pStyle w:val="Kod"/>
              <w:rPr>
                <w:color w:val="008000"/>
              </w:rPr>
            </w:pPr>
            <w:r w:rsidRPr="004B0917">
              <w:tab/>
              <w:t>vector&lt;</w:t>
            </w:r>
            <w:r w:rsidRPr="004B0917">
              <w:rPr>
                <w:color w:val="0000FF"/>
              </w:rPr>
              <w:t>int</w:t>
            </w:r>
            <w:r w:rsidRPr="004B0917">
              <w:t>&gt; vecOutputColumns;</w:t>
            </w:r>
            <w:r w:rsidRPr="004B0917">
              <w:tab/>
            </w:r>
            <w:r w:rsidRPr="004B0917">
              <w:rPr>
                <w:color w:val="008000"/>
              </w:rPr>
              <w:t>// Tworzenie listy numerów kolumn wyjściowych (wynikowych)</w:t>
            </w:r>
          </w:p>
          <w:p w:rsidR="004772D9" w:rsidRPr="004B0917" w:rsidRDefault="004772D9" w:rsidP="00912090">
            <w:pPr>
              <w:pStyle w:val="Kod"/>
              <w:rPr>
                <w:color w:val="008000"/>
              </w:rPr>
            </w:pPr>
            <w:r w:rsidRPr="004B0917">
              <w:tab/>
              <w:t>vecOutputColumns.push_back(12);</w:t>
            </w:r>
            <w:r w:rsidRPr="004B0917">
              <w:tab/>
            </w:r>
            <w:r w:rsidRPr="004B0917">
              <w:rPr>
                <w:color w:val="008000"/>
              </w:rPr>
              <w:t>// Jedyna wyjściowa kolumna - indeks 12</w:t>
            </w:r>
          </w:p>
          <w:p w:rsidR="004772D9" w:rsidRPr="004B0917" w:rsidRDefault="004772D9" w:rsidP="00912090">
            <w:pPr>
              <w:pStyle w:val="Kod"/>
              <w:rPr>
                <w:color w:val="008000"/>
              </w:rPr>
            </w:pPr>
            <w:r w:rsidRPr="004B0917">
              <w:tab/>
              <w:t>vector&lt;</w:t>
            </w:r>
            <w:r w:rsidRPr="004B0917">
              <w:rPr>
                <w:color w:val="0000FF"/>
              </w:rPr>
              <w:t>int</w:t>
            </w:r>
            <w:r w:rsidRPr="004B0917">
              <w:t>&gt; vecUnusedColumns;</w:t>
            </w:r>
            <w:r w:rsidRPr="004B0917">
              <w:tab/>
            </w:r>
            <w:r w:rsidRPr="004B0917">
              <w:rPr>
                <w:color w:val="008000"/>
              </w:rPr>
              <w:t>// Lista numerów kolumn nieużywanych - pusta</w:t>
            </w:r>
          </w:p>
          <w:p w:rsidR="004772D9" w:rsidRPr="004B0917" w:rsidRDefault="004772D9" w:rsidP="00912090">
            <w:pPr>
              <w:pStyle w:val="Kod"/>
              <w:rPr>
                <w:color w:val="008000"/>
              </w:rPr>
            </w:pPr>
            <w:r w:rsidRPr="004B0917">
              <w:tab/>
              <w:t>testSetCSV.loadFromCSVFile</w:t>
            </w:r>
            <w:r w:rsidRPr="004B0917">
              <w:tab/>
            </w:r>
            <w:r w:rsidRPr="004B0917">
              <w:tab/>
            </w:r>
            <w:r w:rsidRPr="004B0917">
              <w:rPr>
                <w:color w:val="008000"/>
              </w:rPr>
              <w:t>// Ładowanie listy testów</w:t>
            </w:r>
          </w:p>
          <w:p w:rsidR="004772D9" w:rsidRPr="004B0917" w:rsidRDefault="004772D9" w:rsidP="00912090">
            <w:pPr>
              <w:pStyle w:val="Kod"/>
              <w:rPr>
                <w:color w:val="008000"/>
              </w:rPr>
            </w:pPr>
            <w:r w:rsidRPr="004B0917">
              <w:tab/>
            </w:r>
            <w:r w:rsidRPr="004B0917">
              <w:tab/>
              <w:t>(</w:t>
            </w:r>
            <w:r w:rsidRPr="004B0917">
              <w:rPr>
                <w:color w:val="A31515"/>
              </w:rPr>
              <w:t>"forestfires2.csv"</w:t>
            </w:r>
            <w:r w:rsidRPr="004B0917">
              <w:tab/>
            </w:r>
            <w:r w:rsidRPr="004B0917">
              <w:tab/>
            </w:r>
            <w:r w:rsidRPr="004B0917">
              <w:tab/>
            </w:r>
            <w:r w:rsidRPr="004B0917">
              <w:rPr>
                <w:color w:val="008000"/>
              </w:rPr>
              <w:t>// Pl</w:t>
            </w:r>
            <w:r w:rsidR="00CE1B12" w:rsidRPr="004B0917">
              <w:rPr>
                <w:color w:val="008000"/>
              </w:rPr>
              <w:t>ik wejściowy z testami w formac</w:t>
            </w:r>
            <w:r w:rsidRPr="004B0917">
              <w:rPr>
                <w:color w:val="008000"/>
              </w:rPr>
              <w:t>ie CSV</w:t>
            </w:r>
          </w:p>
          <w:p w:rsidR="004772D9" w:rsidRPr="004B0917" w:rsidRDefault="004772D9" w:rsidP="00912090">
            <w:pPr>
              <w:pStyle w:val="Kod"/>
              <w:rPr>
                <w:color w:val="008000"/>
              </w:rPr>
            </w:pPr>
            <w:r w:rsidRPr="004B0917">
              <w:tab/>
            </w:r>
            <w:r w:rsidRPr="004B0917">
              <w:tab/>
              <w:t>,</w:t>
            </w:r>
            <w:r w:rsidRPr="004B0917">
              <w:rPr>
                <w:color w:val="0000FF"/>
              </w:rPr>
              <w:t>true</w:t>
            </w:r>
            <w:r w:rsidRPr="004B0917">
              <w:tab/>
            </w:r>
            <w:r w:rsidRPr="004B0917">
              <w:tab/>
            </w:r>
            <w:r w:rsidRPr="004B0917">
              <w:tab/>
            </w:r>
            <w:r w:rsidRPr="004B0917">
              <w:tab/>
            </w:r>
            <w:r w:rsidRPr="004B0917">
              <w:tab/>
            </w:r>
            <w:r w:rsidRPr="004B0917">
              <w:tab/>
            </w:r>
            <w:r w:rsidRPr="004B0917">
              <w:rPr>
                <w:color w:val="008000"/>
              </w:rPr>
              <w:t>// Pierwszy wiersz zawiera nazwy kolumn</w:t>
            </w:r>
          </w:p>
          <w:p w:rsidR="004772D9" w:rsidRPr="004B0917" w:rsidRDefault="004772D9" w:rsidP="00912090">
            <w:pPr>
              <w:pStyle w:val="Kod"/>
              <w:rPr>
                <w:color w:val="008000"/>
              </w:rPr>
            </w:pPr>
            <w:r w:rsidRPr="004B0917">
              <w:tab/>
            </w:r>
            <w:r w:rsidRPr="004B0917">
              <w:tab/>
              <w:t>,</w:t>
            </w:r>
            <w:r w:rsidRPr="004B0917">
              <w:rPr>
                <w:color w:val="A31515"/>
              </w:rPr>
              <w:t>','</w:t>
            </w:r>
            <w:r w:rsidRPr="004B0917">
              <w:tab/>
            </w:r>
            <w:r w:rsidRPr="004B0917">
              <w:tab/>
            </w:r>
            <w:r w:rsidRPr="004B0917">
              <w:tab/>
            </w:r>
            <w:r w:rsidRPr="004B0917">
              <w:tab/>
            </w:r>
            <w:r w:rsidRPr="004B0917">
              <w:tab/>
            </w:r>
            <w:r w:rsidRPr="004B0917">
              <w:tab/>
            </w:r>
            <w:r w:rsidRPr="004B0917">
              <w:rPr>
                <w:color w:val="008000"/>
              </w:rPr>
              <w:t>// Określenie znaku oddzielającego elementy - przecinek</w:t>
            </w:r>
          </w:p>
          <w:p w:rsidR="004772D9" w:rsidRPr="004B0917" w:rsidRDefault="004772D9" w:rsidP="00912090">
            <w:pPr>
              <w:pStyle w:val="Kod"/>
              <w:rPr>
                <w:color w:val="008000"/>
              </w:rPr>
            </w:pPr>
            <w:r w:rsidRPr="004B0917">
              <w:tab/>
            </w:r>
            <w:r w:rsidRPr="004B0917">
              <w:tab/>
              <w:t>,vecOutputColumns</w:t>
            </w:r>
            <w:r w:rsidRPr="004B0917">
              <w:tab/>
            </w:r>
            <w:r w:rsidRPr="004B0917">
              <w:tab/>
            </w:r>
            <w:r w:rsidRPr="004B0917">
              <w:tab/>
            </w:r>
            <w:r w:rsidRPr="004B0917">
              <w:rPr>
                <w:color w:val="008000"/>
              </w:rPr>
              <w:t>// Podanie listy kolumn wyjściowych</w:t>
            </w:r>
          </w:p>
          <w:p w:rsidR="004772D9" w:rsidRPr="004B0917" w:rsidRDefault="004772D9" w:rsidP="00912090">
            <w:pPr>
              <w:pStyle w:val="Kod"/>
              <w:rPr>
                <w:color w:val="008000"/>
              </w:rPr>
            </w:pPr>
            <w:r w:rsidRPr="004B0917">
              <w:tab/>
            </w:r>
            <w:r w:rsidRPr="004B0917">
              <w:tab/>
              <w:t>,vecUnusedColumns);</w:t>
            </w:r>
            <w:r w:rsidRPr="004B0917">
              <w:tab/>
            </w:r>
            <w:r w:rsidRPr="004B0917">
              <w:tab/>
            </w:r>
            <w:r w:rsidRPr="004B0917">
              <w:tab/>
            </w:r>
            <w:r w:rsidRPr="004B0917">
              <w:rPr>
                <w:color w:val="008000"/>
              </w:rPr>
              <w:t>// Podanie listy kolumn nieużywanych</w:t>
            </w:r>
          </w:p>
          <w:p w:rsidR="004772D9" w:rsidRPr="004B0917" w:rsidRDefault="004772D9" w:rsidP="00912090">
            <w:pPr>
              <w:pStyle w:val="Kod"/>
              <w:rPr>
                <w:color w:val="008000"/>
              </w:rPr>
            </w:pPr>
          </w:p>
          <w:p w:rsidR="004772D9" w:rsidRPr="004B0917" w:rsidRDefault="004772D9" w:rsidP="00912090">
            <w:pPr>
              <w:pStyle w:val="Kod"/>
              <w:rPr>
                <w:color w:val="008000"/>
              </w:rPr>
            </w:pPr>
            <w:r w:rsidRPr="004B0917">
              <w:tab/>
              <w:t>MLP dummyNet;</w:t>
            </w:r>
            <w:r w:rsidRPr="004B0917">
              <w:tab/>
            </w:r>
            <w:r w:rsidRPr="004B0917">
              <w:tab/>
            </w:r>
            <w:r w:rsidRPr="004B0917">
              <w:tab/>
            </w:r>
            <w:r w:rsidRPr="004B0917">
              <w:tab/>
            </w:r>
            <w:r w:rsidRPr="004B0917">
              <w:tab/>
            </w:r>
            <w:r w:rsidRPr="004B0917">
              <w:tab/>
            </w:r>
            <w:r w:rsidRPr="004B0917">
              <w:tab/>
            </w:r>
            <w:r w:rsidRPr="004B0917">
              <w:tab/>
            </w:r>
            <w:r w:rsidRPr="004B0917">
              <w:rPr>
                <w:color w:val="008000"/>
              </w:rPr>
              <w:t>// Nowa sieć MLP</w:t>
            </w:r>
          </w:p>
          <w:p w:rsidR="004772D9" w:rsidRPr="004B0917" w:rsidRDefault="004772D9" w:rsidP="00912090">
            <w:pPr>
              <w:pStyle w:val="Kod"/>
              <w:rPr>
                <w:color w:val="008000"/>
              </w:rPr>
            </w:pPr>
            <w:r w:rsidRPr="004B0917">
              <w:tab/>
              <w:t>dummyNet.setInputNeuronCount</w:t>
            </w:r>
            <w:r w:rsidRPr="004B0917">
              <w:tab/>
            </w:r>
            <w:r w:rsidRPr="004B0917">
              <w:tab/>
            </w:r>
            <w:r w:rsidRPr="004B0917">
              <w:tab/>
            </w:r>
            <w:r w:rsidRPr="004B0917">
              <w:tab/>
            </w:r>
            <w:r w:rsidRPr="004B0917">
              <w:rPr>
                <w:color w:val="008000"/>
              </w:rPr>
              <w:t>// Ustawienie ilości neuronów wejściowych</w:t>
            </w:r>
          </w:p>
          <w:p w:rsidR="004772D9" w:rsidRPr="004B0917" w:rsidRDefault="004772D9" w:rsidP="00912090">
            <w:pPr>
              <w:pStyle w:val="Kod"/>
            </w:pPr>
            <w:r w:rsidRPr="004B0917">
              <w:tab/>
            </w:r>
            <w:r w:rsidRPr="004B0917">
              <w:tab/>
              <w:t>(testSetCSV.getInputCount());</w:t>
            </w:r>
          </w:p>
          <w:p w:rsidR="004772D9" w:rsidRPr="004B0917" w:rsidRDefault="004772D9" w:rsidP="00912090">
            <w:pPr>
              <w:pStyle w:val="Kod"/>
              <w:rPr>
                <w:color w:val="008000"/>
              </w:rPr>
            </w:pPr>
            <w:r w:rsidRPr="004B0917">
              <w:tab/>
              <w:t>dummyNet.addNewLayer</w:t>
            </w:r>
            <w:r w:rsidRPr="004B0917">
              <w:tab/>
            </w:r>
            <w:r w:rsidRPr="004B0917">
              <w:tab/>
            </w:r>
            <w:r w:rsidRPr="004B0917">
              <w:tab/>
            </w:r>
            <w:r w:rsidRPr="004B0917">
              <w:tab/>
            </w:r>
            <w:r w:rsidRPr="004B0917">
              <w:tab/>
            </w:r>
            <w:r w:rsidRPr="004B0917">
              <w:tab/>
            </w:r>
            <w:r w:rsidRPr="004B0917">
              <w:rPr>
                <w:color w:val="008000"/>
              </w:rPr>
              <w:t>// Dodawanie warstwie ukrytej</w:t>
            </w:r>
          </w:p>
          <w:p w:rsidR="004772D9" w:rsidRPr="004B0917" w:rsidRDefault="004772D9" w:rsidP="00912090">
            <w:pPr>
              <w:pStyle w:val="Kod"/>
              <w:rPr>
                <w:color w:val="008000"/>
              </w:rPr>
            </w:pPr>
            <w:r w:rsidRPr="004B0917">
              <w:tab/>
            </w:r>
            <w:r w:rsidRPr="004B0917">
              <w:tab/>
              <w:t>(6</w:t>
            </w:r>
            <w:r w:rsidRPr="004B0917">
              <w:tab/>
            </w:r>
            <w:r w:rsidRPr="004B0917">
              <w:tab/>
            </w:r>
            <w:r w:rsidRPr="004B0917">
              <w:tab/>
            </w:r>
            <w:r w:rsidRPr="004B0917">
              <w:tab/>
            </w:r>
            <w:r w:rsidRPr="004B0917">
              <w:tab/>
            </w:r>
            <w:r w:rsidRPr="004B0917">
              <w:tab/>
            </w:r>
            <w:r w:rsidRPr="004B0917">
              <w:tab/>
            </w:r>
            <w:r w:rsidRPr="004B0917">
              <w:tab/>
            </w:r>
            <w:r w:rsidRPr="004B0917">
              <w:tab/>
            </w:r>
            <w:r w:rsidRPr="004B0917">
              <w:tab/>
            </w:r>
            <w:r w:rsidRPr="004B0917">
              <w:rPr>
                <w:color w:val="008000"/>
              </w:rPr>
              <w:t>// Ilość neuronów</w:t>
            </w:r>
          </w:p>
          <w:p w:rsidR="004772D9" w:rsidRPr="004B0917" w:rsidRDefault="004772D9" w:rsidP="00912090">
            <w:pPr>
              <w:pStyle w:val="Kod"/>
              <w:rPr>
                <w:color w:val="008000"/>
              </w:rPr>
            </w:pPr>
            <w:r w:rsidRPr="004B0917">
              <w:lastRenderedPageBreak/>
              <w:tab/>
            </w:r>
            <w:r w:rsidRPr="004B0917">
              <w:tab/>
              <w:t>,Neuron::NT_SIGMOID);</w:t>
            </w:r>
            <w:r w:rsidRPr="004B0917">
              <w:tab/>
            </w:r>
            <w:r w:rsidRPr="004B0917">
              <w:tab/>
            </w:r>
            <w:r w:rsidRPr="004B0917">
              <w:tab/>
            </w:r>
            <w:r w:rsidRPr="004B0917">
              <w:tab/>
            </w:r>
            <w:r w:rsidRPr="004B0917">
              <w:tab/>
            </w:r>
            <w:r w:rsidRPr="004B0917">
              <w:rPr>
                <w:color w:val="008000"/>
              </w:rPr>
              <w:t>// Funkcja aktywancji w warstwie ukrytej</w:t>
            </w:r>
          </w:p>
          <w:p w:rsidR="004772D9" w:rsidRPr="004B0917" w:rsidRDefault="004772D9" w:rsidP="00912090">
            <w:pPr>
              <w:pStyle w:val="Kod"/>
              <w:rPr>
                <w:color w:val="008000"/>
              </w:rPr>
            </w:pPr>
            <w:r w:rsidRPr="004B0917">
              <w:tab/>
              <w:t>dummyNet.addNewLayer</w:t>
            </w:r>
            <w:r w:rsidRPr="004B0917">
              <w:tab/>
            </w:r>
            <w:r w:rsidRPr="004B0917">
              <w:tab/>
            </w:r>
            <w:r w:rsidRPr="004B0917">
              <w:tab/>
            </w:r>
            <w:r w:rsidRPr="004B0917">
              <w:tab/>
            </w:r>
            <w:r w:rsidRPr="004B0917">
              <w:tab/>
            </w:r>
            <w:r w:rsidRPr="004B0917">
              <w:tab/>
            </w:r>
            <w:r w:rsidRPr="004B0917">
              <w:rPr>
                <w:color w:val="008000"/>
              </w:rPr>
              <w:t>// Ustawienie ilości neuronów wyjściowych ...</w:t>
            </w:r>
          </w:p>
          <w:p w:rsidR="004772D9" w:rsidRPr="004B0917" w:rsidRDefault="004772D9" w:rsidP="00912090">
            <w:pPr>
              <w:pStyle w:val="Kod"/>
              <w:rPr>
                <w:color w:val="008000"/>
              </w:rPr>
            </w:pPr>
            <w:r w:rsidRPr="004B0917">
              <w:tab/>
            </w:r>
            <w:r w:rsidRPr="004B0917">
              <w:tab/>
              <w:t>(testSetCSV.getOutputCount()</w:t>
            </w:r>
            <w:r w:rsidRPr="004B0917">
              <w:tab/>
            </w:r>
            <w:r w:rsidRPr="004B0917">
              <w:tab/>
            </w:r>
            <w:r w:rsidRPr="004B0917">
              <w:tab/>
            </w:r>
            <w:r w:rsidRPr="004B0917">
              <w:rPr>
                <w:color w:val="008000"/>
              </w:rPr>
              <w:t>// ... - tyle ile wyjść w zestawie testów</w:t>
            </w:r>
          </w:p>
          <w:p w:rsidR="004772D9" w:rsidRPr="004B0917" w:rsidRDefault="004772D9" w:rsidP="00912090">
            <w:pPr>
              <w:pStyle w:val="Kod"/>
              <w:rPr>
                <w:color w:val="008000"/>
              </w:rPr>
            </w:pPr>
            <w:r w:rsidRPr="004B0917">
              <w:tab/>
            </w:r>
            <w:r w:rsidRPr="004B0917">
              <w:tab/>
              <w:t>,Neuron::NT_LINEAR);</w:t>
            </w:r>
            <w:r w:rsidRPr="004B0917">
              <w:tab/>
            </w:r>
            <w:r w:rsidRPr="004B0917">
              <w:tab/>
            </w:r>
            <w:r w:rsidRPr="004B0917">
              <w:tab/>
            </w:r>
            <w:r w:rsidRPr="004B0917">
              <w:tab/>
            </w:r>
            <w:r w:rsidRPr="004B0917">
              <w:tab/>
            </w:r>
            <w:r w:rsidRPr="004B0917">
              <w:rPr>
                <w:color w:val="008000"/>
              </w:rPr>
              <w:t>// Wyjście sieci - linearne</w:t>
            </w:r>
          </w:p>
          <w:p w:rsidR="004772D9" w:rsidRPr="004B0917" w:rsidRDefault="004772D9" w:rsidP="00912090">
            <w:pPr>
              <w:pStyle w:val="Kod"/>
              <w:rPr>
                <w:color w:val="008000"/>
              </w:rPr>
            </w:pPr>
            <w:r w:rsidRPr="004B0917">
              <w:tab/>
              <w:t>dummyNet.randomizeWeights(0.01,NULL);</w:t>
            </w:r>
            <w:r w:rsidRPr="004B0917">
              <w:tab/>
            </w:r>
            <w:r w:rsidRPr="004B0917">
              <w:tab/>
            </w:r>
            <w:r w:rsidRPr="004B0917">
              <w:rPr>
                <w:color w:val="008000"/>
              </w:rPr>
              <w:t>// dobranie losowych wartości wag</w:t>
            </w:r>
          </w:p>
          <w:p w:rsidR="004772D9" w:rsidRPr="004B0917" w:rsidRDefault="004772D9" w:rsidP="00912090">
            <w:pPr>
              <w:pStyle w:val="Kod"/>
              <w:rPr>
                <w:color w:val="008000"/>
              </w:rPr>
            </w:pPr>
            <w:r w:rsidRPr="004B0917">
              <w:tab/>
              <w:t>dummyNet.trainNetwork</w:t>
            </w:r>
            <w:r w:rsidRPr="004B0917">
              <w:tab/>
            </w:r>
            <w:r w:rsidRPr="004B0917">
              <w:tab/>
            </w:r>
            <w:r w:rsidRPr="004B0917">
              <w:tab/>
            </w:r>
            <w:r w:rsidRPr="004B0917">
              <w:tab/>
            </w:r>
            <w:r w:rsidRPr="004B0917">
              <w:tab/>
            </w:r>
            <w:r w:rsidRPr="004B0917">
              <w:tab/>
            </w:r>
            <w:r w:rsidRPr="004B0917">
              <w:rPr>
                <w:color w:val="008000"/>
              </w:rPr>
              <w:t>// Uczenie sieci przez CPU</w:t>
            </w:r>
          </w:p>
          <w:p w:rsidR="004772D9" w:rsidRPr="004B0917" w:rsidRDefault="004772D9" w:rsidP="00912090">
            <w:pPr>
              <w:pStyle w:val="Kod"/>
              <w:rPr>
                <w:color w:val="008000"/>
              </w:rPr>
            </w:pPr>
            <w:r w:rsidRPr="004B0917">
              <w:tab/>
            </w:r>
            <w:r w:rsidRPr="004B0917">
              <w:tab/>
              <w:t>(testSetCSV</w:t>
            </w:r>
            <w:r w:rsidRPr="004B0917">
              <w:tab/>
            </w:r>
            <w:r w:rsidRPr="004B0917">
              <w:tab/>
            </w:r>
            <w:r w:rsidRPr="004B0917">
              <w:tab/>
            </w:r>
            <w:r w:rsidRPr="004B0917">
              <w:tab/>
            </w:r>
            <w:r w:rsidRPr="004B0917">
              <w:tab/>
            </w:r>
            <w:r w:rsidRPr="004B0917">
              <w:tab/>
            </w:r>
            <w:r w:rsidRPr="004B0917">
              <w:tab/>
            </w:r>
            <w:r w:rsidRPr="004B0917">
              <w:tab/>
            </w:r>
            <w:r w:rsidRPr="004B0917">
              <w:rPr>
                <w:color w:val="008000"/>
              </w:rPr>
              <w:t>// Uczenie wcześniej załadowanym zestawem testów</w:t>
            </w:r>
          </w:p>
          <w:p w:rsidR="004772D9" w:rsidRPr="004B0917" w:rsidRDefault="004772D9" w:rsidP="00912090">
            <w:pPr>
              <w:pStyle w:val="Kod"/>
              <w:rPr>
                <w:color w:val="008000"/>
              </w:rPr>
            </w:pPr>
            <w:r w:rsidRPr="004B0917">
              <w:tab/>
            </w:r>
            <w:r w:rsidRPr="004B0917">
              <w:tab/>
              <w:t>,6000</w:t>
            </w:r>
            <w:r w:rsidRPr="004B0917">
              <w:tab/>
            </w:r>
            <w:r w:rsidRPr="004B0917">
              <w:tab/>
            </w:r>
            <w:r w:rsidRPr="004B0917">
              <w:tab/>
            </w:r>
            <w:r w:rsidRPr="004B0917">
              <w:tab/>
            </w:r>
            <w:r w:rsidRPr="004B0917">
              <w:tab/>
            </w:r>
            <w:r w:rsidRPr="004B0917">
              <w:tab/>
            </w:r>
            <w:r w:rsidRPr="004B0917">
              <w:tab/>
            </w:r>
            <w:r w:rsidRPr="004B0917">
              <w:tab/>
            </w:r>
            <w:r w:rsidRPr="004B0917">
              <w:tab/>
            </w:r>
            <w:r w:rsidRPr="004B0917">
              <w:rPr>
                <w:color w:val="008000"/>
              </w:rPr>
              <w:t>// Ilość sekwencji uczenia sieci</w:t>
            </w:r>
          </w:p>
          <w:p w:rsidR="004772D9" w:rsidRPr="004B0917" w:rsidRDefault="004772D9" w:rsidP="00912090">
            <w:pPr>
              <w:pStyle w:val="Kod"/>
              <w:rPr>
                <w:color w:val="008000"/>
              </w:rPr>
            </w:pPr>
            <w:r w:rsidRPr="004B0917">
              <w:tab/>
            </w:r>
            <w:r w:rsidRPr="004B0917">
              <w:tab/>
              <w:t>,0.01</w:t>
            </w:r>
            <w:r w:rsidRPr="004B0917">
              <w:tab/>
            </w:r>
            <w:r w:rsidRPr="004B0917">
              <w:tab/>
            </w:r>
            <w:r w:rsidRPr="004B0917">
              <w:tab/>
            </w:r>
            <w:r w:rsidRPr="004B0917">
              <w:tab/>
            </w:r>
            <w:r w:rsidRPr="004B0917">
              <w:tab/>
            </w:r>
            <w:r w:rsidRPr="004B0917">
              <w:tab/>
            </w:r>
            <w:r w:rsidRPr="004B0917">
              <w:tab/>
            </w:r>
            <w:r w:rsidRPr="004B0917">
              <w:tab/>
            </w:r>
            <w:r w:rsidRPr="004B0917">
              <w:tab/>
            </w:r>
            <w:r w:rsidRPr="004B0917">
              <w:rPr>
                <w:color w:val="008000"/>
              </w:rPr>
              <w:t>// eta - czynnik uczenia</w:t>
            </w:r>
          </w:p>
          <w:p w:rsidR="004772D9" w:rsidRPr="004B0917" w:rsidRDefault="004772D9" w:rsidP="00912090">
            <w:pPr>
              <w:pStyle w:val="Kod"/>
              <w:rPr>
                <w:color w:val="008000"/>
              </w:rPr>
            </w:pPr>
            <w:r w:rsidRPr="004B0917">
              <w:tab/>
            </w:r>
            <w:r w:rsidRPr="004B0917">
              <w:tab/>
              <w:t>,1</w:t>
            </w:r>
            <w:r w:rsidRPr="004B0917">
              <w:tab/>
            </w:r>
            <w:r w:rsidRPr="004B0917">
              <w:tab/>
            </w:r>
            <w:r w:rsidRPr="004B0917">
              <w:tab/>
            </w:r>
            <w:r w:rsidRPr="004B0917">
              <w:tab/>
            </w:r>
            <w:r w:rsidRPr="004B0917">
              <w:tab/>
            </w:r>
            <w:r w:rsidRPr="004B0917">
              <w:tab/>
            </w:r>
            <w:r w:rsidRPr="004B0917">
              <w:tab/>
            </w:r>
            <w:r w:rsidRPr="004B0917">
              <w:tab/>
            </w:r>
            <w:r w:rsidRPr="004B0917">
              <w:tab/>
            </w:r>
            <w:r w:rsidRPr="004B0917">
              <w:tab/>
            </w:r>
            <w:r w:rsidRPr="004B0917">
              <w:rPr>
                <w:color w:val="008000"/>
              </w:rPr>
              <w:t>// Ilość testów uczona na raz</w:t>
            </w:r>
          </w:p>
          <w:p w:rsidR="004772D9" w:rsidRPr="004B0917" w:rsidRDefault="004772D9" w:rsidP="00912090">
            <w:pPr>
              <w:pStyle w:val="Kod"/>
              <w:rPr>
                <w:color w:val="008000"/>
              </w:rPr>
            </w:pPr>
            <w:r w:rsidRPr="004B0917">
              <w:tab/>
            </w:r>
            <w:r w:rsidRPr="004B0917">
              <w:tab/>
              <w:t>,NULL);</w:t>
            </w:r>
            <w:r w:rsidRPr="004B0917">
              <w:tab/>
            </w:r>
            <w:r w:rsidRPr="004B0917">
              <w:tab/>
            </w:r>
            <w:r w:rsidRPr="004B0917">
              <w:tab/>
            </w:r>
            <w:r w:rsidRPr="004B0917">
              <w:tab/>
            </w:r>
            <w:r w:rsidRPr="004B0917">
              <w:tab/>
            </w:r>
            <w:r w:rsidRPr="004B0917">
              <w:tab/>
            </w:r>
            <w:r w:rsidRPr="004B0917">
              <w:tab/>
            </w:r>
            <w:r w:rsidRPr="004B0917">
              <w:tab/>
            </w:r>
            <w:r w:rsidRPr="004B0917">
              <w:tab/>
            </w:r>
            <w:r w:rsidRPr="004B0917">
              <w:rPr>
                <w:color w:val="008000"/>
              </w:rPr>
              <w:t>// Generator liczb pseudolosowych - niepotrzebny</w:t>
            </w:r>
          </w:p>
          <w:p w:rsidR="004772D9" w:rsidRPr="004B0917" w:rsidRDefault="004772D9" w:rsidP="00912090">
            <w:pPr>
              <w:pStyle w:val="Kod"/>
              <w:rPr>
                <w:color w:val="008000"/>
              </w:rPr>
            </w:pPr>
          </w:p>
          <w:p w:rsidR="004772D9" w:rsidRPr="004B0917" w:rsidRDefault="004772D9" w:rsidP="00912090">
            <w:pPr>
              <w:pStyle w:val="Kod"/>
              <w:rPr>
                <w:color w:val="008000"/>
              </w:rPr>
            </w:pPr>
            <w:r w:rsidRPr="004B0917">
              <w:tab/>
              <w:t>dummyNet.executeNetwork(testSetCSV);</w:t>
            </w:r>
            <w:r w:rsidRPr="004B0917">
              <w:tab/>
            </w:r>
            <w:r w:rsidRPr="004B0917">
              <w:tab/>
            </w:r>
            <w:r w:rsidRPr="004B0917">
              <w:rPr>
                <w:color w:val="008000"/>
              </w:rPr>
              <w:t>// Uruchomienie sieci na wszystkich testach przez CPU</w:t>
            </w:r>
          </w:p>
          <w:p w:rsidR="004772D9" w:rsidRPr="004B0917" w:rsidRDefault="004772D9" w:rsidP="00912090">
            <w:pPr>
              <w:pStyle w:val="Kod"/>
              <w:rPr>
                <w:color w:val="008000"/>
              </w:rPr>
            </w:pPr>
            <w:r w:rsidRPr="004B0917">
              <w:tab/>
              <w:t>dummyNet.executeNetworkGPU(testSetCSV);</w:t>
            </w:r>
            <w:r w:rsidRPr="004B0917">
              <w:tab/>
            </w:r>
            <w:r w:rsidRPr="004B0917">
              <w:rPr>
                <w:color w:val="008000"/>
              </w:rPr>
              <w:t>// Uruchomienie sieci na wszystkich testach przez GPU</w:t>
            </w:r>
          </w:p>
          <w:p w:rsidR="004772D9" w:rsidRPr="004B0917" w:rsidRDefault="004772D9" w:rsidP="00912090">
            <w:pPr>
              <w:pStyle w:val="Kod"/>
              <w:rPr>
                <w:color w:val="008000"/>
              </w:rPr>
            </w:pPr>
          </w:p>
          <w:p w:rsidR="004772D9" w:rsidRPr="004B0917" w:rsidRDefault="004772D9" w:rsidP="00912090">
            <w:pPr>
              <w:pStyle w:val="Kod"/>
              <w:rPr>
                <w:color w:val="008000"/>
              </w:rPr>
            </w:pPr>
          </w:p>
          <w:p w:rsidR="004772D9" w:rsidRPr="004B0917" w:rsidRDefault="004772D9" w:rsidP="00912090">
            <w:pPr>
              <w:pStyle w:val="Kod"/>
              <w:rPr>
                <w:color w:val="008000"/>
              </w:rPr>
            </w:pPr>
            <w:r w:rsidRPr="004B0917">
              <w:tab/>
              <w:t>testSetCSV.saveToFile(</w:t>
            </w:r>
            <w:r w:rsidRPr="004B0917">
              <w:rPr>
                <w:color w:val="A31515"/>
              </w:rPr>
              <w:t>"TestSetFromCSV.xml"</w:t>
            </w:r>
            <w:r w:rsidRPr="004B0917">
              <w:t>);</w:t>
            </w:r>
            <w:r w:rsidRPr="004B0917">
              <w:rPr>
                <w:color w:val="008000"/>
              </w:rPr>
              <w:t>// Zapisywanie zestawu testów jako XML</w:t>
            </w:r>
          </w:p>
          <w:p w:rsidR="00F934FF" w:rsidRPr="002E6CFD" w:rsidRDefault="004772D9" w:rsidP="00912090">
            <w:pPr>
              <w:pStyle w:val="Kod"/>
              <w:rPr>
                <w:rFonts w:ascii="Times New Roman" w:hAnsi="Times New Roman" w:cs="Times New Roman"/>
                <w:sz w:val="24"/>
                <w:szCs w:val="24"/>
              </w:rPr>
            </w:pPr>
            <w:r w:rsidRPr="004B0917">
              <w:tab/>
              <w:t>dummyNet.saveToFile(</w:t>
            </w:r>
            <w:r w:rsidRPr="004B0917">
              <w:rPr>
                <w:color w:val="A31515"/>
              </w:rPr>
              <w:t>"NetworkStruct.xml"</w:t>
            </w:r>
            <w:r w:rsidRPr="004B0917">
              <w:t>);</w:t>
            </w:r>
            <w:r w:rsidRPr="004B0917">
              <w:tab/>
            </w:r>
            <w:r w:rsidRPr="004B0917">
              <w:rPr>
                <w:color w:val="008000"/>
              </w:rPr>
              <w:t>// Zapisywanie sieci MLP jako XML</w:t>
            </w:r>
          </w:p>
        </w:tc>
      </w:tr>
    </w:tbl>
    <w:p w:rsidR="008F60ED" w:rsidRPr="00447DFA" w:rsidRDefault="008F60ED" w:rsidP="00420509">
      <w:pPr>
        <w:rPr>
          <w:color w:val="auto"/>
        </w:rPr>
      </w:pPr>
    </w:p>
    <w:p w:rsidR="00977474" w:rsidRPr="005A22E7" w:rsidRDefault="00977474" w:rsidP="004F3A28">
      <w:pPr>
        <w:pStyle w:val="Heading4"/>
      </w:pPr>
      <w:bookmarkStart w:id="60" w:name="_Toc258787395"/>
      <w:r w:rsidRPr="005A22E7">
        <w:t>Plik zestawu testów CSV</w:t>
      </w:r>
      <w:bookmarkEnd w:id="60"/>
    </w:p>
    <w:p w:rsidR="00977474" w:rsidRPr="00447DFA" w:rsidRDefault="00977474" w:rsidP="00977474">
      <w:pPr>
        <w:rPr>
          <w:color w:val="auto"/>
        </w:rPr>
      </w:pPr>
    </w:p>
    <w:p w:rsidR="00F934FF" w:rsidRPr="00447DFA" w:rsidRDefault="008F60ED" w:rsidP="00420509">
      <w:pPr>
        <w:rPr>
          <w:color w:val="auto"/>
        </w:rPr>
      </w:pPr>
      <w:r w:rsidRPr="00447DFA">
        <w:rPr>
          <w:color w:val="auto"/>
        </w:rPr>
        <w:t>Plik forestfires2.csv użyty w powyższym kodzie:</w:t>
      </w:r>
    </w:p>
    <w:p w:rsidR="00EA54EB" w:rsidRPr="00447DFA" w:rsidRDefault="00EA54EB" w:rsidP="00420509">
      <w:pPr>
        <w:rPr>
          <w:color w:val="auto"/>
        </w:rPr>
      </w:pPr>
    </w:p>
    <w:tbl>
      <w:tblPr>
        <w:tblStyle w:val="TableGrid"/>
        <w:tblW w:w="0" w:type="auto"/>
        <w:tblLook w:val="04A0"/>
      </w:tblPr>
      <w:tblGrid>
        <w:gridCol w:w="8741"/>
      </w:tblGrid>
      <w:tr w:rsidR="00EA54EB" w:rsidRPr="00FA266B" w:rsidTr="00EA54EB">
        <w:tc>
          <w:tcPr>
            <w:tcW w:w="9232" w:type="dxa"/>
          </w:tcPr>
          <w:p w:rsidR="007D1776" w:rsidRPr="002E6CFD" w:rsidRDefault="007D1776" w:rsidP="00912090">
            <w:pPr>
              <w:pStyle w:val="Kod"/>
              <w:rPr>
                <w:lang w:val="en-US"/>
              </w:rPr>
            </w:pPr>
            <w:r w:rsidRPr="002E6CFD">
              <w:rPr>
                <w:lang w:val="en-US"/>
              </w:rPr>
              <w:t>X,Y,month,day,FFMC,DMC,DC,ISI,temp,RH,wind,rain,area</w:t>
            </w:r>
          </w:p>
          <w:p w:rsidR="007D1776" w:rsidRPr="002E6CFD" w:rsidRDefault="007D1776" w:rsidP="00912090">
            <w:pPr>
              <w:pStyle w:val="Kod"/>
              <w:rPr>
                <w:lang w:val="en-US"/>
              </w:rPr>
            </w:pPr>
            <w:r w:rsidRPr="002E6CFD">
              <w:rPr>
                <w:lang w:val="en-US"/>
              </w:rPr>
              <w:t>7,5,mar,fri,86.2,26.2,94.3,5.1,8.2,51,6.7,1,0</w:t>
            </w:r>
          </w:p>
          <w:p w:rsidR="007D1776" w:rsidRPr="002E6CFD" w:rsidRDefault="007D1776" w:rsidP="00912090">
            <w:pPr>
              <w:pStyle w:val="Kod"/>
              <w:rPr>
                <w:lang w:val="en-US"/>
              </w:rPr>
            </w:pPr>
            <w:r w:rsidRPr="002E6CFD">
              <w:rPr>
                <w:lang w:val="en-US"/>
              </w:rPr>
              <w:t>7,4,oct,tue,90.6,35.4,669.1,6.7,18,33,0.9,0,0</w:t>
            </w:r>
          </w:p>
          <w:p w:rsidR="00EA54EB" w:rsidRPr="002E6CFD" w:rsidRDefault="007D1776" w:rsidP="00912090">
            <w:pPr>
              <w:pStyle w:val="Kod"/>
              <w:rPr>
                <w:lang w:val="en-US"/>
              </w:rPr>
            </w:pPr>
            <w:r w:rsidRPr="002E6CFD">
              <w:rPr>
                <w:lang w:val="en-US"/>
              </w:rPr>
              <w:t>8,4,oct,sat,90.6,43.7,686.9,6.7,14.6,33,1.3,0,1</w:t>
            </w:r>
          </w:p>
        </w:tc>
      </w:tr>
    </w:tbl>
    <w:p w:rsidR="00EA54EB" w:rsidRPr="00447DFA" w:rsidRDefault="00EA54EB" w:rsidP="00420509">
      <w:pPr>
        <w:rPr>
          <w:color w:val="auto"/>
          <w:lang w:val="en-US"/>
        </w:rPr>
      </w:pPr>
    </w:p>
    <w:p w:rsidR="00977474" w:rsidRPr="00447DFA" w:rsidRDefault="00951E63" w:rsidP="00E076A3">
      <w:pPr>
        <w:rPr>
          <w:rFonts w:eastAsiaTheme="minorHAnsi"/>
          <w:noProof/>
          <w:color w:val="auto"/>
          <w:lang w:eastAsia="en-US"/>
        </w:rPr>
      </w:pPr>
      <w:r w:rsidRPr="00447DFA">
        <w:rPr>
          <w:color w:val="auto"/>
        </w:rPr>
        <w:t xml:space="preserve">Ten zestaw testów to </w:t>
      </w:r>
      <w:r w:rsidR="007D1776" w:rsidRPr="00447DFA">
        <w:rPr>
          <w:color w:val="auto"/>
        </w:rPr>
        <w:t>3</w:t>
      </w:r>
      <w:r w:rsidRPr="00447DFA">
        <w:rPr>
          <w:color w:val="auto"/>
        </w:rPr>
        <w:t xml:space="preserve"> pierwsz</w:t>
      </w:r>
      <w:r w:rsidR="007D1776" w:rsidRPr="00447DFA">
        <w:rPr>
          <w:color w:val="auto"/>
        </w:rPr>
        <w:t>e</w:t>
      </w:r>
      <w:r w:rsidRPr="00447DFA">
        <w:rPr>
          <w:color w:val="auto"/>
        </w:rPr>
        <w:t xml:space="preserve"> test</w:t>
      </w:r>
      <w:r w:rsidR="007D1776" w:rsidRPr="00447DFA">
        <w:rPr>
          <w:color w:val="auto"/>
        </w:rPr>
        <w:t>y</w:t>
      </w:r>
      <w:r w:rsidRPr="00447DFA">
        <w:rPr>
          <w:color w:val="auto"/>
        </w:rPr>
        <w:t xml:space="preserve"> z zestawu testów forestfires.csv, dostępnego w Internecie, po drobnej przeróbce.</w:t>
      </w:r>
      <w:r w:rsidR="00E076A3" w:rsidRPr="00447DFA">
        <w:rPr>
          <w:color w:val="auto"/>
        </w:rPr>
        <w:t xml:space="preserve"> Czasem w plikach CSV pierwsza linia zawiera nazwy kolumn. Jeśli tak jest, należy podać wartość true jako drugi parametr metody </w:t>
      </w:r>
      <w:r w:rsidR="00E076A3" w:rsidRPr="00447DFA">
        <w:rPr>
          <w:rFonts w:eastAsiaTheme="minorHAnsi"/>
          <w:noProof/>
          <w:color w:val="auto"/>
          <w:lang w:eastAsia="en-US"/>
        </w:rPr>
        <w:t>InputTestSet::loadFromCSVFile</w:t>
      </w:r>
      <w:r w:rsidR="00675E72" w:rsidRPr="00447DFA">
        <w:rPr>
          <w:rFonts w:eastAsiaTheme="minorHAnsi"/>
          <w:noProof/>
          <w:color w:val="auto"/>
          <w:lang w:eastAsia="en-US"/>
        </w:rPr>
        <w:t>().</w:t>
      </w:r>
      <w:r w:rsidR="00446BC5" w:rsidRPr="00447DFA">
        <w:rPr>
          <w:rFonts w:eastAsiaTheme="minorHAnsi"/>
          <w:noProof/>
          <w:color w:val="auto"/>
          <w:lang w:eastAsia="en-US"/>
        </w:rPr>
        <w:t xml:space="preserve"> F</w:t>
      </w:r>
      <w:r w:rsidR="00977474" w:rsidRPr="00447DFA">
        <w:rPr>
          <w:rFonts w:eastAsiaTheme="minorHAnsi"/>
          <w:noProof/>
          <w:color w:val="auto"/>
          <w:lang w:eastAsia="en-US"/>
        </w:rPr>
        <w:t>ormat pliku CSV jest ogólnie znany. Jedyne</w:t>
      </w:r>
      <w:r w:rsidR="00446BC5" w:rsidRPr="00447DFA">
        <w:rPr>
          <w:rFonts w:eastAsiaTheme="minorHAnsi"/>
          <w:noProof/>
          <w:color w:val="auto"/>
          <w:lang w:eastAsia="en-US"/>
        </w:rPr>
        <w:t xml:space="preserve"> róż</w:t>
      </w:r>
      <w:r w:rsidR="00977474" w:rsidRPr="00447DFA">
        <w:rPr>
          <w:rFonts w:eastAsiaTheme="minorHAnsi"/>
          <w:noProof/>
          <w:color w:val="auto"/>
          <w:lang w:eastAsia="en-US"/>
        </w:rPr>
        <w:t xml:space="preserve">nice to </w:t>
      </w:r>
      <w:r w:rsidR="00446BC5" w:rsidRPr="00447DFA">
        <w:rPr>
          <w:rFonts w:eastAsiaTheme="minorHAnsi"/>
          <w:noProof/>
          <w:color w:val="auto"/>
          <w:lang w:eastAsia="en-US"/>
        </w:rPr>
        <w:t>znak oddzielający elementy</w:t>
      </w:r>
      <w:r w:rsidR="00977474" w:rsidRPr="00447DFA">
        <w:rPr>
          <w:rFonts w:eastAsiaTheme="minorHAnsi"/>
          <w:noProof/>
          <w:color w:val="auto"/>
          <w:lang w:eastAsia="en-US"/>
        </w:rPr>
        <w:t xml:space="preserve"> – albo przecinek albo średnik.</w:t>
      </w:r>
    </w:p>
    <w:p w:rsidR="00446BC5" w:rsidRPr="00447DFA" w:rsidRDefault="00446BC5" w:rsidP="00E076A3">
      <w:pPr>
        <w:rPr>
          <w:rFonts w:eastAsiaTheme="minorHAnsi"/>
          <w:noProof/>
          <w:color w:val="auto"/>
          <w:lang w:eastAsia="en-US"/>
        </w:rPr>
      </w:pPr>
      <w:r w:rsidRPr="00447DFA">
        <w:rPr>
          <w:rFonts w:eastAsiaTheme="minorHAnsi"/>
          <w:noProof/>
          <w:color w:val="auto"/>
          <w:lang w:eastAsia="en-US"/>
        </w:rPr>
        <w:lastRenderedPageBreak/>
        <w:t>Pliki CSV użyte w programie są ogólnodostępne, więc metoda InputTestSet::loadFromCSVFile() zawiera pewne zabezpieczenia przed niepoprawnymi danymi</w:t>
      </w:r>
      <w:r w:rsidR="00C14E17" w:rsidRPr="00447DFA">
        <w:rPr>
          <w:rFonts w:eastAsiaTheme="minorHAnsi"/>
          <w:noProof/>
          <w:color w:val="auto"/>
          <w:lang w:eastAsia="en-US"/>
        </w:rPr>
        <w:t xml:space="preserve"> w pliku</w:t>
      </w:r>
      <w:r w:rsidRPr="00447DFA">
        <w:rPr>
          <w:rFonts w:eastAsiaTheme="minorHAnsi"/>
          <w:noProof/>
          <w:color w:val="auto"/>
          <w:lang w:eastAsia="en-US"/>
        </w:rPr>
        <w:t>:</w:t>
      </w:r>
    </w:p>
    <w:p w:rsidR="00446BC5" w:rsidRDefault="007F284A" w:rsidP="00B0611A">
      <w:pPr>
        <w:pStyle w:val="ListParagraph"/>
        <w:numPr>
          <w:ilvl w:val="0"/>
          <w:numId w:val="3"/>
        </w:numPr>
        <w:rPr>
          <w:rFonts w:ascii="Courier New" w:eastAsiaTheme="minorHAnsi" w:hAnsi="Courier New" w:cs="Courier New"/>
          <w:noProof/>
          <w:sz w:val="18"/>
          <w:szCs w:val="18"/>
          <w:lang w:eastAsia="en-US"/>
        </w:rPr>
      </w:pPr>
      <w:r>
        <w:rPr>
          <w:rFonts w:ascii="Courier New" w:eastAsiaTheme="minorHAnsi" w:hAnsi="Courier New" w:cs="Courier New"/>
          <w:noProof/>
          <w:sz w:val="18"/>
          <w:szCs w:val="18"/>
          <w:lang w:eastAsia="en-US"/>
        </w:rPr>
        <w:t>Minimalnie 3 testy</w:t>
      </w:r>
    </w:p>
    <w:p w:rsidR="007F284A" w:rsidRDefault="007F284A" w:rsidP="00B0611A">
      <w:pPr>
        <w:pStyle w:val="ListParagraph"/>
        <w:numPr>
          <w:ilvl w:val="0"/>
          <w:numId w:val="3"/>
        </w:numPr>
        <w:rPr>
          <w:rFonts w:ascii="Courier New" w:eastAsiaTheme="minorHAnsi" w:hAnsi="Courier New" w:cs="Courier New"/>
          <w:noProof/>
          <w:sz w:val="18"/>
          <w:szCs w:val="18"/>
          <w:lang w:eastAsia="en-US"/>
        </w:rPr>
      </w:pPr>
      <w:r>
        <w:rPr>
          <w:rFonts w:ascii="Courier New" w:eastAsiaTheme="minorHAnsi" w:hAnsi="Courier New" w:cs="Courier New"/>
          <w:noProof/>
          <w:sz w:val="18"/>
          <w:szCs w:val="18"/>
          <w:lang w:eastAsia="en-US"/>
        </w:rPr>
        <w:t>Ilość wartości w każdej linii jest taka sama</w:t>
      </w:r>
    </w:p>
    <w:p w:rsidR="007F284A" w:rsidRDefault="007F284A" w:rsidP="00B0611A">
      <w:pPr>
        <w:pStyle w:val="ListParagraph"/>
        <w:numPr>
          <w:ilvl w:val="0"/>
          <w:numId w:val="3"/>
        </w:numPr>
        <w:rPr>
          <w:rFonts w:ascii="Courier New" w:eastAsiaTheme="minorHAnsi" w:hAnsi="Courier New" w:cs="Courier New"/>
          <w:noProof/>
          <w:sz w:val="18"/>
          <w:szCs w:val="18"/>
          <w:lang w:eastAsia="en-US"/>
        </w:rPr>
      </w:pPr>
      <w:r>
        <w:rPr>
          <w:rFonts w:ascii="Courier New" w:eastAsiaTheme="minorHAnsi" w:hAnsi="Courier New" w:cs="Courier New"/>
          <w:noProof/>
          <w:sz w:val="18"/>
          <w:szCs w:val="18"/>
          <w:lang w:eastAsia="en-US"/>
        </w:rPr>
        <w:t>Każda z wartości w każdym teście jest niepusta</w:t>
      </w:r>
    </w:p>
    <w:p w:rsidR="007F284A" w:rsidRPr="007F284A" w:rsidRDefault="007F284A" w:rsidP="00B0611A">
      <w:pPr>
        <w:pStyle w:val="ListParagraph"/>
        <w:numPr>
          <w:ilvl w:val="0"/>
          <w:numId w:val="3"/>
        </w:numPr>
        <w:rPr>
          <w:rFonts w:ascii="Courier New" w:eastAsiaTheme="minorHAnsi" w:hAnsi="Courier New" w:cs="Courier New"/>
          <w:noProof/>
          <w:sz w:val="18"/>
          <w:szCs w:val="18"/>
          <w:lang w:eastAsia="en-US"/>
        </w:rPr>
      </w:pPr>
      <w:r>
        <w:rPr>
          <w:rFonts w:ascii="Courier New" w:eastAsiaTheme="minorHAnsi" w:hAnsi="Courier New" w:cs="Courier New"/>
          <w:noProof/>
          <w:sz w:val="18"/>
          <w:szCs w:val="18"/>
          <w:lang w:eastAsia="en-US"/>
        </w:rPr>
        <w:t>Każda kolumna ma przynajmniej 2 wartości</w:t>
      </w:r>
    </w:p>
    <w:p w:rsidR="00977474" w:rsidRPr="00447DFA" w:rsidRDefault="00977474" w:rsidP="00E076A3">
      <w:pPr>
        <w:rPr>
          <w:rFonts w:eastAsiaTheme="minorHAnsi"/>
          <w:noProof/>
          <w:color w:val="auto"/>
          <w:lang w:eastAsia="en-US"/>
        </w:rPr>
      </w:pPr>
    </w:p>
    <w:p w:rsidR="00977474" w:rsidRPr="005A22E7" w:rsidRDefault="00977474" w:rsidP="004F3A28">
      <w:pPr>
        <w:pStyle w:val="Heading4"/>
      </w:pPr>
      <w:bookmarkStart w:id="61" w:name="_Toc258787396"/>
      <w:r w:rsidRPr="005A22E7">
        <w:t>Plik zestawu testów XML</w:t>
      </w:r>
      <w:bookmarkEnd w:id="61"/>
    </w:p>
    <w:p w:rsidR="00C83B5E" w:rsidRPr="00447DFA" w:rsidRDefault="00C83B5E" w:rsidP="00E076A3">
      <w:pPr>
        <w:rPr>
          <w:rFonts w:eastAsiaTheme="minorHAnsi"/>
          <w:noProof/>
          <w:color w:val="auto"/>
          <w:lang w:eastAsia="en-US"/>
        </w:rPr>
      </w:pPr>
    </w:p>
    <w:p w:rsidR="00C83B5E" w:rsidRPr="00447DFA" w:rsidRDefault="00D731D9" w:rsidP="00E076A3">
      <w:pPr>
        <w:rPr>
          <w:rFonts w:eastAsiaTheme="minorHAnsi"/>
          <w:noProof/>
          <w:color w:val="auto"/>
          <w:lang w:eastAsia="en-US"/>
        </w:rPr>
      </w:pPr>
      <w:r w:rsidRPr="00447DFA">
        <w:rPr>
          <w:rFonts w:eastAsiaTheme="minorHAnsi"/>
          <w:noProof/>
          <w:color w:val="auto"/>
          <w:lang w:eastAsia="en-US"/>
        </w:rPr>
        <w:t>Poniżej jest zamieszczony p</w:t>
      </w:r>
      <w:r w:rsidR="00C83B5E" w:rsidRPr="00447DFA">
        <w:rPr>
          <w:rFonts w:eastAsiaTheme="minorHAnsi"/>
          <w:noProof/>
          <w:color w:val="auto"/>
          <w:lang w:eastAsia="en-US"/>
        </w:rPr>
        <w:t>lik TestSetFromCSV.xml wygenerowagany na końcu sekwencji</w:t>
      </w:r>
      <w:r w:rsidRPr="00447DFA">
        <w:rPr>
          <w:rFonts w:eastAsiaTheme="minorHAnsi"/>
          <w:noProof/>
          <w:color w:val="auto"/>
          <w:lang w:eastAsia="en-US"/>
        </w:rPr>
        <w:t>:</w:t>
      </w:r>
    </w:p>
    <w:tbl>
      <w:tblPr>
        <w:tblStyle w:val="TableGrid"/>
        <w:tblW w:w="10774" w:type="dxa"/>
        <w:tblInd w:w="-743" w:type="dxa"/>
        <w:tblLayout w:type="fixed"/>
        <w:tblLook w:val="04A0"/>
      </w:tblPr>
      <w:tblGrid>
        <w:gridCol w:w="10774"/>
      </w:tblGrid>
      <w:tr w:rsidR="00616038" w:rsidRPr="007D1776" w:rsidTr="00334D78">
        <w:tc>
          <w:tcPr>
            <w:tcW w:w="10774" w:type="dxa"/>
          </w:tcPr>
          <w:p w:rsidR="007D1776" w:rsidRPr="002E6CFD" w:rsidRDefault="007D1776" w:rsidP="00912090">
            <w:pPr>
              <w:pStyle w:val="Kod"/>
              <w:rPr>
                <w:lang w:val="en-US"/>
              </w:rPr>
            </w:pPr>
            <w:r w:rsidRPr="002E6CFD">
              <w:rPr>
                <w:lang w:val="en-US"/>
              </w:rPr>
              <w:t>&lt;?</w:t>
            </w:r>
            <w:r w:rsidRPr="002E6CFD">
              <w:rPr>
                <w:color w:val="A31515"/>
                <w:lang w:val="en-US"/>
              </w:rPr>
              <w:t>xml</w:t>
            </w:r>
            <w:r w:rsidRPr="002E6CFD">
              <w:rPr>
                <w:lang w:val="en-US"/>
              </w:rPr>
              <w:t xml:space="preserve"> </w:t>
            </w:r>
            <w:r w:rsidRPr="002E6CFD">
              <w:rPr>
                <w:color w:val="FF0000"/>
                <w:lang w:val="en-US"/>
              </w:rPr>
              <w:t>version</w:t>
            </w:r>
            <w:r w:rsidRPr="002E6CFD">
              <w:rPr>
                <w:lang w:val="en-US"/>
              </w:rPr>
              <w:t>="1.0" ?&gt;</w:t>
            </w:r>
          </w:p>
          <w:p w:rsidR="007D1776" w:rsidRPr="002E6CFD" w:rsidRDefault="007D1776" w:rsidP="00912090">
            <w:pPr>
              <w:pStyle w:val="Kod"/>
              <w:rPr>
                <w:lang w:val="en-US"/>
              </w:rPr>
            </w:pPr>
            <w:r w:rsidRPr="002E6CFD">
              <w:rPr>
                <w:lang w:val="en-US"/>
              </w:rPr>
              <w:t>&lt;</w:t>
            </w:r>
            <w:r w:rsidRPr="002E6CFD">
              <w:rPr>
                <w:color w:val="A31515"/>
                <w:lang w:val="en-US"/>
              </w:rPr>
              <w:t>TestSet</w:t>
            </w:r>
            <w:r w:rsidRPr="002E6CFD">
              <w:rPr>
                <w:lang w:val="en-US"/>
              </w:rPr>
              <w:t xml:space="preserve"> </w:t>
            </w:r>
            <w:r w:rsidRPr="002E6CFD">
              <w:rPr>
                <w:color w:val="FF0000"/>
                <w:lang w:val="en-US"/>
              </w:rPr>
              <w:t>SourceFileName</w:t>
            </w:r>
            <w:r w:rsidRPr="002E6CFD">
              <w:rPr>
                <w:lang w:val="en-US"/>
              </w:rPr>
              <w:t>="forestfires2.csv"&gt;</w:t>
            </w:r>
          </w:p>
          <w:p w:rsidR="007D1776" w:rsidRPr="002E6CFD" w:rsidRDefault="007D1776" w:rsidP="00912090">
            <w:pPr>
              <w:pStyle w:val="Kod"/>
              <w:rPr>
                <w:lang w:val="en-US"/>
              </w:rPr>
            </w:pPr>
            <w:r w:rsidRPr="002E6CFD">
              <w:rPr>
                <w:lang w:val="en-US"/>
              </w:rPr>
              <w:tab/>
              <w:t>&lt;</w:t>
            </w:r>
            <w:r w:rsidRPr="002E6CFD">
              <w:rPr>
                <w:color w:val="A31515"/>
                <w:lang w:val="en-US"/>
              </w:rPr>
              <w:t>AttributeMappings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="X"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="0" </w:t>
            </w:r>
            <w:r w:rsidRPr="002E6CFD">
              <w:rPr>
                <w:color w:val="FF0000"/>
                <w:lang w:val="en-US"/>
              </w:rPr>
              <w:t>ColumnIndexInStructure</w:t>
            </w:r>
            <w:r w:rsidRPr="002E6CFD">
              <w:rPr>
                <w:lang w:val="en-US"/>
              </w:rPr>
              <w:t xml:space="preserve">="0"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="7" </w:t>
            </w:r>
            <w:r w:rsidRPr="002E6CFD">
              <w:rPr>
                <w:color w:val="FF0000"/>
                <w:lang w:val="en-US"/>
              </w:rPr>
              <w:t>MaxValue</w:t>
            </w:r>
            <w:r w:rsidRPr="002E6CFD">
              <w:rPr>
                <w:lang w:val="en-US"/>
              </w:rPr>
              <w:t>="8" /&gt;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="Y"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="1" </w:t>
            </w:r>
            <w:r w:rsidRPr="002E6CFD">
              <w:rPr>
                <w:color w:val="FF0000"/>
                <w:lang w:val="en-US"/>
              </w:rPr>
              <w:t>ColumnIndexInStructure</w:t>
            </w:r>
            <w:r w:rsidRPr="002E6CFD">
              <w:rPr>
                <w:lang w:val="en-US"/>
              </w:rPr>
              <w:t xml:space="preserve">="1"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="4" </w:t>
            </w:r>
            <w:r w:rsidRPr="002E6CFD">
              <w:rPr>
                <w:color w:val="FF0000"/>
                <w:lang w:val="en-US"/>
              </w:rPr>
              <w:t>MaxValue</w:t>
            </w:r>
            <w:r w:rsidRPr="002E6CFD">
              <w:rPr>
                <w:lang w:val="en-US"/>
              </w:rPr>
              <w:t>="5" /&gt;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="month"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="2" </w:t>
            </w:r>
            <w:r w:rsidRPr="002E6CFD">
              <w:rPr>
                <w:color w:val="FF0000"/>
                <w:lang w:val="en-US"/>
              </w:rPr>
              <w:t>ColumnIndexInStructure</w:t>
            </w:r>
            <w:r w:rsidRPr="002E6CFD">
              <w:rPr>
                <w:lang w:val="en-US"/>
              </w:rPr>
              <w:t xml:space="preserve">="2" </w:t>
            </w:r>
            <w:r w:rsidRPr="002E6CFD">
              <w:rPr>
                <w:color w:val="FF0000"/>
                <w:lang w:val="en-US"/>
              </w:rPr>
              <w:t>IsLiteralAttribute</w:t>
            </w:r>
            <w:r w:rsidRPr="002E6CFD">
              <w:rPr>
                <w:lang w:val="en-US"/>
              </w:rPr>
              <w:t>="True"&gt;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ColumnElementName</w:t>
            </w:r>
            <w:r w:rsidRPr="002E6CFD">
              <w:rPr>
                <w:lang w:val="en-US"/>
              </w:rPr>
              <w:t>&gt;mar&lt;/</w:t>
            </w:r>
            <w:r w:rsidRPr="002E6CFD">
              <w:rPr>
                <w:color w:val="A31515"/>
                <w:lang w:val="en-US"/>
              </w:rPr>
              <w:t>ColumnElementName</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ColumnElementName</w:t>
            </w:r>
            <w:r w:rsidRPr="002E6CFD">
              <w:rPr>
                <w:lang w:val="en-US"/>
              </w:rPr>
              <w:t>&gt;oct&lt;/</w:t>
            </w:r>
            <w:r w:rsidRPr="002E6CFD">
              <w:rPr>
                <w:color w:val="A31515"/>
                <w:lang w:val="en-US"/>
              </w:rPr>
              <w:t>ColumnElementName</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="day"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="3" </w:t>
            </w:r>
            <w:r w:rsidRPr="002E6CFD">
              <w:rPr>
                <w:color w:val="FF0000"/>
                <w:lang w:val="en-US"/>
              </w:rPr>
              <w:t>ColumnIndexInStructure</w:t>
            </w:r>
            <w:r w:rsidRPr="002E6CFD">
              <w:rPr>
                <w:lang w:val="en-US"/>
              </w:rPr>
              <w:t xml:space="preserve">="3" </w:t>
            </w:r>
            <w:r w:rsidRPr="002E6CFD">
              <w:rPr>
                <w:color w:val="FF0000"/>
                <w:lang w:val="en-US"/>
              </w:rPr>
              <w:t>IsLiteralAttribute</w:t>
            </w:r>
            <w:r w:rsidRPr="002E6CFD">
              <w:rPr>
                <w:lang w:val="en-US"/>
              </w:rPr>
              <w:t>="True"&gt;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ColumnElementName</w:t>
            </w:r>
            <w:r w:rsidRPr="002E6CFD">
              <w:rPr>
                <w:lang w:val="en-US"/>
              </w:rPr>
              <w:t>&gt;fri&lt;/</w:t>
            </w:r>
            <w:r w:rsidRPr="002E6CFD">
              <w:rPr>
                <w:color w:val="A31515"/>
                <w:lang w:val="en-US"/>
              </w:rPr>
              <w:t>ColumnElementName</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ColumnElementName</w:t>
            </w:r>
            <w:r w:rsidRPr="002E6CFD">
              <w:rPr>
                <w:lang w:val="en-US"/>
              </w:rPr>
              <w:t>&gt;tue&lt;/</w:t>
            </w:r>
            <w:r w:rsidRPr="002E6CFD">
              <w:rPr>
                <w:color w:val="A31515"/>
                <w:lang w:val="en-US"/>
              </w:rPr>
              <w:t>ColumnElementName</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ColumnElementName</w:t>
            </w:r>
            <w:r w:rsidRPr="002E6CFD">
              <w:rPr>
                <w:lang w:val="en-US"/>
              </w:rPr>
              <w:t>&gt;sat&lt;/</w:t>
            </w:r>
            <w:r w:rsidRPr="002E6CFD">
              <w:rPr>
                <w:color w:val="A31515"/>
                <w:lang w:val="en-US"/>
              </w:rPr>
              <w:t>ColumnElementName</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="FFMC"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="4" </w:t>
            </w:r>
            <w:r w:rsidRPr="002E6CFD">
              <w:rPr>
                <w:color w:val="FF0000"/>
                <w:lang w:val="en-US"/>
              </w:rPr>
              <w:t>ColumnIndexInStructure</w:t>
            </w:r>
            <w:r w:rsidRPr="002E6CFD">
              <w:rPr>
                <w:lang w:val="en-US"/>
              </w:rPr>
              <w:t xml:space="preserve">="6"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="86.2" </w:t>
            </w:r>
            <w:r w:rsidRPr="002E6CFD">
              <w:rPr>
                <w:color w:val="FF0000"/>
                <w:lang w:val="en-US"/>
              </w:rPr>
              <w:t>MaxValue</w:t>
            </w:r>
            <w:r w:rsidRPr="002E6CFD">
              <w:rPr>
                <w:lang w:val="en-US"/>
              </w:rPr>
              <w:t>="90.6" /&gt;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="DMC"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="5" </w:t>
            </w:r>
            <w:r w:rsidRPr="002E6CFD">
              <w:rPr>
                <w:color w:val="FF0000"/>
                <w:lang w:val="en-US"/>
              </w:rPr>
              <w:t>ColumnIndexInStructure</w:t>
            </w:r>
            <w:r w:rsidRPr="002E6CFD">
              <w:rPr>
                <w:lang w:val="en-US"/>
              </w:rPr>
              <w:t xml:space="preserve">="7"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="26.2" </w:t>
            </w:r>
            <w:r w:rsidRPr="002E6CFD">
              <w:rPr>
                <w:color w:val="FF0000"/>
                <w:lang w:val="en-US"/>
              </w:rPr>
              <w:t>MaxValue</w:t>
            </w:r>
            <w:r w:rsidRPr="002E6CFD">
              <w:rPr>
                <w:lang w:val="en-US"/>
              </w:rPr>
              <w:t>="43.7" /&gt;</w:t>
            </w:r>
          </w:p>
          <w:p w:rsidR="007D1776" w:rsidRPr="002E6CFD" w:rsidRDefault="007D1776" w:rsidP="00912090">
            <w:pPr>
              <w:pStyle w:val="Kod"/>
              <w:rPr>
                <w:lang w:val="en-US"/>
              </w:rPr>
            </w:pPr>
            <w:r w:rsidRPr="002E6CFD">
              <w:rPr>
                <w:lang w:val="en-US"/>
              </w:rPr>
              <w:lastRenderedPageBreak/>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="DC"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="6" </w:t>
            </w:r>
            <w:r w:rsidRPr="002E6CFD">
              <w:rPr>
                <w:color w:val="FF0000"/>
                <w:lang w:val="en-US"/>
              </w:rPr>
              <w:t>ColumnIndexInStructure</w:t>
            </w:r>
            <w:r w:rsidRPr="002E6CFD">
              <w:rPr>
                <w:lang w:val="en-US"/>
              </w:rPr>
              <w:t xml:space="preserve">="8"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="94.3" </w:t>
            </w:r>
            <w:r w:rsidRPr="002E6CFD">
              <w:rPr>
                <w:color w:val="FF0000"/>
                <w:lang w:val="en-US"/>
              </w:rPr>
              <w:t>MaxValue</w:t>
            </w:r>
            <w:r w:rsidRPr="002E6CFD">
              <w:rPr>
                <w:lang w:val="en-US"/>
              </w:rPr>
              <w:t>="686.9" /&gt;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="ISI"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="7" </w:t>
            </w:r>
            <w:r w:rsidRPr="002E6CFD">
              <w:rPr>
                <w:color w:val="FF0000"/>
                <w:lang w:val="en-US"/>
              </w:rPr>
              <w:t>ColumnIndexInStructure</w:t>
            </w:r>
            <w:r w:rsidRPr="002E6CFD">
              <w:rPr>
                <w:lang w:val="en-US"/>
              </w:rPr>
              <w:t xml:space="preserve">="9"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="5.1" </w:t>
            </w:r>
            <w:r w:rsidRPr="002E6CFD">
              <w:rPr>
                <w:color w:val="FF0000"/>
                <w:lang w:val="en-US"/>
              </w:rPr>
              <w:t>MaxValue</w:t>
            </w:r>
            <w:r w:rsidRPr="002E6CFD">
              <w:rPr>
                <w:lang w:val="en-US"/>
              </w:rPr>
              <w:t>="6.7" /&gt;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="temp"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="8" </w:t>
            </w:r>
            <w:r w:rsidRPr="002E6CFD">
              <w:rPr>
                <w:color w:val="FF0000"/>
                <w:lang w:val="en-US"/>
              </w:rPr>
              <w:t>ColumnIndexInStructure</w:t>
            </w:r>
            <w:r w:rsidRPr="002E6CFD">
              <w:rPr>
                <w:lang w:val="en-US"/>
              </w:rPr>
              <w:t xml:space="preserve">="10"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="8.2" </w:t>
            </w:r>
            <w:r w:rsidRPr="002E6CFD">
              <w:rPr>
                <w:color w:val="FF0000"/>
                <w:lang w:val="en-US"/>
              </w:rPr>
              <w:t>MaxValue</w:t>
            </w:r>
            <w:r w:rsidRPr="002E6CFD">
              <w:rPr>
                <w:lang w:val="en-US"/>
              </w:rPr>
              <w:t>="18" /&gt;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="RH"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="9" </w:t>
            </w:r>
            <w:r w:rsidRPr="002E6CFD">
              <w:rPr>
                <w:color w:val="FF0000"/>
                <w:lang w:val="en-US"/>
              </w:rPr>
              <w:t>ColumnIndexInStructure</w:t>
            </w:r>
            <w:r w:rsidRPr="002E6CFD">
              <w:rPr>
                <w:lang w:val="en-US"/>
              </w:rPr>
              <w:t xml:space="preserve">="11"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="33" </w:t>
            </w:r>
            <w:r w:rsidRPr="002E6CFD">
              <w:rPr>
                <w:color w:val="FF0000"/>
                <w:lang w:val="en-US"/>
              </w:rPr>
              <w:t>MaxValue</w:t>
            </w:r>
            <w:r w:rsidRPr="002E6CFD">
              <w:rPr>
                <w:lang w:val="en-US"/>
              </w:rPr>
              <w:t>="51" /&gt;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="wind"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="10" </w:t>
            </w:r>
            <w:r w:rsidRPr="002E6CFD">
              <w:rPr>
                <w:color w:val="FF0000"/>
                <w:lang w:val="en-US"/>
              </w:rPr>
              <w:t>ColumnIndexInStructure</w:t>
            </w:r>
            <w:r w:rsidRPr="002E6CFD">
              <w:rPr>
                <w:lang w:val="en-US"/>
              </w:rPr>
              <w:t xml:space="preserve">="12"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="0.9" </w:t>
            </w:r>
            <w:r w:rsidRPr="002E6CFD">
              <w:rPr>
                <w:color w:val="FF0000"/>
                <w:lang w:val="en-US"/>
              </w:rPr>
              <w:t>MaxValue</w:t>
            </w:r>
            <w:r w:rsidRPr="002E6CFD">
              <w:rPr>
                <w:lang w:val="en-US"/>
              </w:rPr>
              <w:t>="6.7" /&gt;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="rain"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="11" </w:t>
            </w:r>
            <w:r w:rsidRPr="002E6CFD">
              <w:rPr>
                <w:color w:val="FF0000"/>
                <w:lang w:val="en-US"/>
              </w:rPr>
              <w:t>ColumnIndexInStructure</w:t>
            </w:r>
            <w:r w:rsidRPr="002E6CFD">
              <w:rPr>
                <w:lang w:val="en-US"/>
              </w:rPr>
              <w:t xml:space="preserve">="13"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="0" </w:t>
            </w:r>
            <w:r w:rsidRPr="002E6CFD">
              <w:rPr>
                <w:color w:val="FF0000"/>
                <w:lang w:val="en-US"/>
              </w:rPr>
              <w:t>MaxValue</w:t>
            </w:r>
            <w:r w:rsidRPr="002E6CFD">
              <w:rPr>
                <w:lang w:val="en-US"/>
              </w:rPr>
              <w:t>="1" /&gt;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="area" </w:t>
            </w:r>
            <w:r w:rsidRPr="002E6CFD">
              <w:rPr>
                <w:color w:val="FF0000"/>
                <w:lang w:val="en-US"/>
              </w:rPr>
              <w:t>IsOutputAttribute</w:t>
            </w:r>
            <w:r w:rsidRPr="002E6CFD">
              <w:rPr>
                <w:lang w:val="en-US"/>
              </w:rPr>
              <w:t xml:space="preserve">="True" </w:t>
            </w:r>
            <w:r w:rsidRPr="002E6CFD">
              <w:rPr>
                <w:color w:val="FF0000"/>
                <w:lang w:val="en-US"/>
              </w:rPr>
              <w:t>ColumnIndexInInputFile</w:t>
            </w:r>
            <w:r w:rsidRPr="002E6CFD">
              <w:rPr>
                <w:lang w:val="en-US"/>
              </w:rPr>
              <w:t xml:space="preserve">="12" </w:t>
            </w:r>
            <w:r w:rsidRPr="002E6CFD">
              <w:rPr>
                <w:color w:val="FF0000"/>
                <w:lang w:val="en-US"/>
              </w:rPr>
              <w:t>ColumnIndexInStructure</w:t>
            </w:r>
            <w:r w:rsidRPr="002E6CFD">
              <w:rPr>
                <w:lang w:val="en-US"/>
              </w:rPr>
              <w:t xml:space="preserve">="0"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="0" </w:t>
            </w:r>
            <w:r w:rsidRPr="002E6CFD">
              <w:rPr>
                <w:color w:val="FF0000"/>
                <w:lang w:val="en-US"/>
              </w:rPr>
              <w:t>MaxValue</w:t>
            </w:r>
            <w:r w:rsidRPr="002E6CFD">
              <w:rPr>
                <w:lang w:val="en-US"/>
              </w:rPr>
              <w:t>="1" /&gt;</w:t>
            </w:r>
          </w:p>
          <w:p w:rsidR="007D1776" w:rsidRPr="002E6CFD" w:rsidRDefault="007D1776" w:rsidP="00912090">
            <w:pPr>
              <w:pStyle w:val="Kod"/>
              <w:rPr>
                <w:lang w:val="en-US"/>
              </w:rPr>
            </w:pPr>
            <w:r w:rsidRPr="002E6CFD">
              <w:rPr>
                <w:lang w:val="en-US"/>
              </w:rPr>
              <w:tab/>
              <w:t>&lt;/</w:t>
            </w:r>
            <w:r w:rsidRPr="002E6CFD">
              <w:rPr>
                <w:color w:val="A31515"/>
                <w:lang w:val="en-US"/>
              </w:rPr>
              <w:t>AttributeMappings</w:t>
            </w:r>
            <w:r w:rsidRPr="002E6CFD">
              <w:rPr>
                <w:lang w:val="en-US"/>
              </w:rPr>
              <w:t>&gt;</w:t>
            </w:r>
          </w:p>
          <w:p w:rsidR="007D1776" w:rsidRPr="002E6CFD" w:rsidRDefault="007D1776" w:rsidP="00912090">
            <w:pPr>
              <w:pStyle w:val="Kod"/>
              <w:rPr>
                <w:lang w:val="en-US"/>
              </w:rPr>
            </w:pPr>
            <w:r w:rsidRPr="002E6CFD">
              <w:rPr>
                <w:lang w:val="en-US"/>
              </w:rPr>
              <w:tab/>
              <w:t>&lt;</w:t>
            </w:r>
            <w:r w:rsidRPr="002E6CFD">
              <w:rPr>
                <w:color w:val="A31515"/>
                <w:lang w:val="en-US"/>
              </w:rPr>
              <w:t>Tests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Test</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Inputs</w:t>
            </w:r>
            <w:r w:rsidRPr="002E6CFD">
              <w:rPr>
                <w:lang w:val="en-US"/>
              </w:rPr>
              <w:t>&gt;7;5;[-1][mar];[1;-1;-1][fri];86.2;26.2;94.3;5.1;8.2;51;6.7;1&lt;/</w:t>
            </w:r>
            <w:r w:rsidRPr="002E6CFD">
              <w:rPr>
                <w:color w:val="A31515"/>
                <w:lang w:val="en-US"/>
              </w:rPr>
              <w:t>Inputs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CorrectOutputs</w:t>
            </w:r>
            <w:r w:rsidRPr="002E6CFD">
              <w:rPr>
                <w:lang w:val="en-US"/>
              </w:rPr>
              <w:t>&gt;0&lt;/</w:t>
            </w:r>
            <w:r w:rsidRPr="002E6CFD">
              <w:rPr>
                <w:color w:val="A31515"/>
                <w:lang w:val="en-US"/>
              </w:rPr>
              <w:t>CorrectOutputs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NetworkOutputs</w:t>
            </w:r>
            <w:r w:rsidRPr="002E6CFD">
              <w:rPr>
                <w:lang w:val="en-US"/>
              </w:rPr>
              <w:t>&gt;-3.52944e-006&lt;/</w:t>
            </w:r>
            <w:r w:rsidRPr="002E6CFD">
              <w:rPr>
                <w:color w:val="A31515"/>
                <w:lang w:val="en-US"/>
              </w:rPr>
              <w:t>NetworkOutputs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NetworkOutputsGPU</w:t>
            </w:r>
            <w:r w:rsidRPr="002E6CFD">
              <w:rPr>
                <w:lang w:val="en-US"/>
              </w:rPr>
              <w:t>&gt;-3.45707e-006&lt;/</w:t>
            </w:r>
            <w:r w:rsidRPr="002E6CFD">
              <w:rPr>
                <w:color w:val="A31515"/>
                <w:lang w:val="en-US"/>
              </w:rPr>
              <w:t>NetworkOutputsGPU</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Test</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Test</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Inputs</w:t>
            </w:r>
            <w:r w:rsidRPr="002E6CFD">
              <w:rPr>
                <w:lang w:val="en-US"/>
              </w:rPr>
              <w:t>&gt;7;4;[1][oct];[-1;1;-1][tue];90.6;35.4;669.1;6.7;18;33;0.9;0&lt;/</w:t>
            </w:r>
            <w:r w:rsidRPr="002E6CFD">
              <w:rPr>
                <w:color w:val="A31515"/>
                <w:lang w:val="en-US"/>
              </w:rPr>
              <w:t>Inputs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CorrectOutputs</w:t>
            </w:r>
            <w:r w:rsidRPr="002E6CFD">
              <w:rPr>
                <w:lang w:val="en-US"/>
              </w:rPr>
              <w:t>&gt;0&lt;/</w:t>
            </w:r>
            <w:r w:rsidRPr="002E6CFD">
              <w:rPr>
                <w:color w:val="A31515"/>
                <w:lang w:val="en-US"/>
              </w:rPr>
              <w:t>CorrectOutputs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NetworkOutputs</w:t>
            </w:r>
            <w:r w:rsidRPr="002E6CFD">
              <w:rPr>
                <w:lang w:val="en-US"/>
              </w:rPr>
              <w:t>&gt;1.0557e-005&lt;/</w:t>
            </w:r>
            <w:r w:rsidRPr="002E6CFD">
              <w:rPr>
                <w:color w:val="A31515"/>
                <w:lang w:val="en-US"/>
              </w:rPr>
              <w:t>NetworkOutputs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NetworkOutputsGPU</w:t>
            </w:r>
            <w:r w:rsidRPr="002E6CFD">
              <w:rPr>
                <w:lang w:val="en-US"/>
              </w:rPr>
              <w:t>&gt;1.06096e-005&lt;/</w:t>
            </w:r>
            <w:r w:rsidRPr="002E6CFD">
              <w:rPr>
                <w:color w:val="A31515"/>
                <w:lang w:val="en-US"/>
              </w:rPr>
              <w:t>NetworkOutputsGPU</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Test</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Test</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Inputs</w:t>
            </w:r>
            <w:r w:rsidRPr="002E6CFD">
              <w:rPr>
                <w:lang w:val="en-US"/>
              </w:rPr>
              <w:t>&gt;8;4;[1][oct];[-1;-1;1][sat];90.6;43.7;686.9;6.7;14.6;33;1.3;0&lt;/</w:t>
            </w:r>
            <w:r w:rsidRPr="002E6CFD">
              <w:rPr>
                <w:color w:val="A31515"/>
                <w:lang w:val="en-US"/>
              </w:rPr>
              <w:t>Inputs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CorrectOutputs</w:t>
            </w:r>
            <w:r w:rsidRPr="002E6CFD">
              <w:rPr>
                <w:lang w:val="en-US"/>
              </w:rPr>
              <w:t>&gt;1&lt;/</w:t>
            </w:r>
            <w:r w:rsidRPr="002E6CFD">
              <w:rPr>
                <w:color w:val="A31515"/>
                <w:lang w:val="en-US"/>
              </w:rPr>
              <w:t>CorrectOutputs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NetworkOutputs</w:t>
            </w:r>
            <w:r w:rsidRPr="002E6CFD">
              <w:rPr>
                <w:lang w:val="en-US"/>
              </w:rPr>
              <w:t>&gt;0.999976&lt;/</w:t>
            </w:r>
            <w:r w:rsidRPr="002E6CFD">
              <w:rPr>
                <w:color w:val="A31515"/>
                <w:lang w:val="en-US"/>
              </w:rPr>
              <w:t>NetworkOutputs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NetworkOutputsGPU</w:t>
            </w:r>
            <w:r w:rsidRPr="002E6CFD">
              <w:rPr>
                <w:lang w:val="en-US"/>
              </w:rPr>
              <w:t>&gt;0.999976&lt;/</w:t>
            </w:r>
            <w:r w:rsidRPr="002E6CFD">
              <w:rPr>
                <w:color w:val="A31515"/>
                <w:lang w:val="en-US"/>
              </w:rPr>
              <w:t>NetworkOutputsGPU</w:t>
            </w:r>
            <w:r w:rsidRPr="002E6CFD">
              <w:rPr>
                <w:lang w:val="en-US"/>
              </w:rPr>
              <w:t>&gt;</w:t>
            </w:r>
          </w:p>
          <w:p w:rsidR="007D1776" w:rsidRPr="002E6CFD" w:rsidRDefault="007D1776" w:rsidP="00912090">
            <w:pPr>
              <w:pStyle w:val="Kod"/>
              <w:rPr>
                <w:lang w:val="en-US"/>
              </w:rPr>
            </w:pPr>
            <w:r w:rsidRPr="002E6CFD">
              <w:rPr>
                <w:lang w:val="en-US"/>
              </w:rPr>
              <w:lastRenderedPageBreak/>
              <w:tab/>
            </w:r>
            <w:r w:rsidRPr="002E6CFD">
              <w:rPr>
                <w:lang w:val="en-US"/>
              </w:rPr>
              <w:tab/>
              <w:t>&lt;/</w:t>
            </w:r>
            <w:r w:rsidRPr="002E6CFD">
              <w:rPr>
                <w:color w:val="A31515"/>
                <w:lang w:val="en-US"/>
              </w:rPr>
              <w:t>Test</w:t>
            </w:r>
            <w:r w:rsidRPr="002E6CFD">
              <w:rPr>
                <w:lang w:val="en-US"/>
              </w:rPr>
              <w:t>&gt;</w:t>
            </w:r>
          </w:p>
          <w:p w:rsidR="007D1776" w:rsidRPr="002E6CFD" w:rsidRDefault="007D1776" w:rsidP="00912090">
            <w:pPr>
              <w:pStyle w:val="Kod"/>
              <w:rPr>
                <w:lang w:val="en-US"/>
              </w:rPr>
            </w:pPr>
            <w:r w:rsidRPr="002E6CFD">
              <w:rPr>
                <w:lang w:val="en-US"/>
              </w:rPr>
              <w:tab/>
              <w:t>&lt;/</w:t>
            </w:r>
            <w:r w:rsidRPr="002E6CFD">
              <w:rPr>
                <w:color w:val="A31515"/>
                <w:lang w:val="en-US"/>
              </w:rPr>
              <w:t>Tests</w:t>
            </w:r>
            <w:r w:rsidRPr="002E6CFD">
              <w:rPr>
                <w:lang w:val="en-US"/>
              </w:rPr>
              <w:t>&gt;</w:t>
            </w:r>
          </w:p>
          <w:p w:rsidR="007D1776" w:rsidRPr="002E6CFD" w:rsidRDefault="007D1776" w:rsidP="00912090">
            <w:pPr>
              <w:pStyle w:val="Kod"/>
              <w:rPr>
                <w:lang w:val="en-US"/>
              </w:rPr>
            </w:pPr>
            <w:r w:rsidRPr="002E6CFD">
              <w:rPr>
                <w:lang w:val="en-US"/>
              </w:rPr>
              <w:t>&lt;/</w:t>
            </w:r>
            <w:r w:rsidRPr="002E6CFD">
              <w:rPr>
                <w:color w:val="A31515"/>
                <w:lang w:val="en-US"/>
              </w:rPr>
              <w:t>TestSet</w:t>
            </w:r>
            <w:r w:rsidRPr="002E6CFD">
              <w:rPr>
                <w:lang w:val="en-US"/>
              </w:rPr>
              <w:t>&gt;</w:t>
            </w:r>
          </w:p>
          <w:p w:rsidR="00616038" w:rsidRPr="002E6CFD" w:rsidRDefault="007D1776" w:rsidP="00912090">
            <w:pPr>
              <w:pStyle w:val="Kod"/>
            </w:pPr>
            <w:r w:rsidRPr="002E6CFD">
              <w:t xml:space="preserve"> </w:t>
            </w:r>
          </w:p>
        </w:tc>
      </w:tr>
    </w:tbl>
    <w:p w:rsidR="00D731D9" w:rsidRPr="00447DFA" w:rsidRDefault="00D731D9" w:rsidP="00E076A3">
      <w:pPr>
        <w:rPr>
          <w:color w:val="auto"/>
        </w:rPr>
      </w:pPr>
    </w:p>
    <w:p w:rsidR="003677DF" w:rsidRPr="00447DFA" w:rsidRDefault="003677DF" w:rsidP="00912090">
      <w:pPr>
        <w:rPr>
          <w:color w:val="auto"/>
        </w:rPr>
      </w:pPr>
      <w:r w:rsidRPr="00447DFA">
        <w:rPr>
          <w:color w:val="auto"/>
        </w:rPr>
        <w:t xml:space="preserve">Jak widać, plik w formacie </w:t>
      </w:r>
      <w:r w:rsidR="00096BC7" w:rsidRPr="00447DFA">
        <w:rPr>
          <w:color w:val="auto"/>
        </w:rPr>
        <w:t>XML jest zdecydowanie większy od pliku CSV. Jest to spowodowany tym, że:</w:t>
      </w:r>
    </w:p>
    <w:p w:rsidR="00096BC7" w:rsidRPr="00447DFA" w:rsidRDefault="00096BC7" w:rsidP="00912090">
      <w:pPr>
        <w:rPr>
          <w:color w:val="auto"/>
        </w:rPr>
      </w:pPr>
      <w:r w:rsidRPr="00447DFA">
        <w:rPr>
          <w:color w:val="auto"/>
        </w:rPr>
        <w:t>Każda wartość jest opisana nazwą</w:t>
      </w:r>
    </w:p>
    <w:p w:rsidR="00D06EE4" w:rsidRPr="00447DFA" w:rsidRDefault="00D06EE4" w:rsidP="00912090">
      <w:pPr>
        <w:rPr>
          <w:color w:val="auto"/>
        </w:rPr>
      </w:pPr>
      <w:r w:rsidRPr="00447DFA">
        <w:rPr>
          <w:color w:val="auto"/>
        </w:rPr>
        <w:t>Podane są również wyjścia sieci obliczone przez CPU i GPU.</w:t>
      </w:r>
    </w:p>
    <w:p w:rsidR="0025516D" w:rsidRPr="00447DFA" w:rsidRDefault="0025516D" w:rsidP="00912090">
      <w:pPr>
        <w:rPr>
          <w:color w:val="auto"/>
        </w:rPr>
      </w:pPr>
    </w:p>
    <w:p w:rsidR="008F7B7E" w:rsidRPr="00447DFA" w:rsidRDefault="000F37D0" w:rsidP="00912090">
      <w:pPr>
        <w:rPr>
          <w:color w:val="auto"/>
        </w:rPr>
      </w:pPr>
      <w:r w:rsidRPr="00447DFA">
        <w:rPr>
          <w:color w:val="auto"/>
        </w:rPr>
        <w:t xml:space="preserve">Struktura pliku jest taka, że główny element to </w:t>
      </w:r>
      <w:r w:rsidRPr="00447DFA">
        <w:rPr>
          <w:rFonts w:eastAsiaTheme="minorHAnsi"/>
          <w:noProof/>
          <w:color w:val="auto"/>
          <w:lang w:eastAsia="en-US"/>
        </w:rPr>
        <w:t>TestSet</w:t>
      </w:r>
      <w:r w:rsidR="00E4001A" w:rsidRPr="00447DFA">
        <w:rPr>
          <w:rFonts w:eastAsiaTheme="minorHAnsi"/>
          <w:noProof/>
          <w:color w:val="auto"/>
          <w:lang w:eastAsia="en-US"/>
        </w:rPr>
        <w:t>. Zawiera on atrybut SourceFileName, który jest wypełniony jeśli obiekt InputTestSet</w:t>
      </w:r>
      <w:r w:rsidR="00E10A5D" w:rsidRPr="00447DFA">
        <w:rPr>
          <w:rFonts w:eastAsiaTheme="minorHAnsi"/>
          <w:noProof/>
          <w:color w:val="auto"/>
          <w:lang w:eastAsia="en-US"/>
        </w:rPr>
        <w:t>, który zapisywał dane, był wczytany z pliku CSV.</w:t>
      </w:r>
      <w:r w:rsidR="006F6274" w:rsidRPr="00447DFA">
        <w:rPr>
          <w:rFonts w:eastAsiaTheme="minorHAnsi"/>
          <w:noProof/>
          <w:color w:val="auto"/>
          <w:lang w:eastAsia="en-US"/>
        </w:rPr>
        <w:t xml:space="preserve"> Potomkowie elementu TestSet:</w:t>
      </w:r>
    </w:p>
    <w:p w:rsidR="00114600" w:rsidRPr="00447DFA" w:rsidRDefault="006F6274" w:rsidP="00912090">
      <w:pPr>
        <w:rPr>
          <w:color w:val="auto"/>
        </w:rPr>
      </w:pPr>
      <w:r w:rsidRPr="00447DFA">
        <w:rPr>
          <w:rFonts w:eastAsiaTheme="minorHAnsi"/>
          <w:noProof/>
          <w:color w:val="auto"/>
          <w:lang w:eastAsia="en-US"/>
        </w:rPr>
        <w:t>AttributeMappings</w:t>
      </w:r>
      <w:r w:rsidRPr="00447DFA">
        <w:rPr>
          <w:color w:val="auto"/>
        </w:rPr>
        <w:t xml:space="preserve"> – element ten zawiera </w:t>
      </w:r>
      <w:r w:rsidR="001672DD" w:rsidRPr="00447DFA">
        <w:rPr>
          <w:color w:val="auto"/>
        </w:rPr>
        <w:t>informacje o wszystkich atrybutach (kolumnach) w danym zestawie testów.</w:t>
      </w:r>
      <w:r w:rsidR="00CD127B" w:rsidRPr="00447DFA">
        <w:rPr>
          <w:color w:val="auto"/>
        </w:rPr>
        <w:t xml:space="preserve"> Jego potomkami są elementy </w:t>
      </w:r>
      <w:r w:rsidR="00CD127B" w:rsidRPr="00447DFA">
        <w:rPr>
          <w:rFonts w:eastAsiaTheme="minorHAnsi"/>
          <w:noProof/>
          <w:color w:val="auto"/>
          <w:lang w:eastAsia="en-US"/>
        </w:rPr>
        <w:t>AttributeMapping (po jednym na każd</w:t>
      </w:r>
      <w:r w:rsidR="000045A8" w:rsidRPr="00447DFA">
        <w:rPr>
          <w:rFonts w:eastAsiaTheme="minorHAnsi"/>
          <w:noProof/>
          <w:color w:val="auto"/>
          <w:lang w:eastAsia="en-US"/>
        </w:rPr>
        <w:t xml:space="preserve">ą kolumną </w:t>
      </w:r>
      <w:r w:rsidR="00CD127B" w:rsidRPr="00447DFA">
        <w:rPr>
          <w:rFonts w:eastAsiaTheme="minorHAnsi"/>
          <w:noProof/>
          <w:color w:val="auto"/>
          <w:lang w:eastAsia="en-US"/>
        </w:rPr>
        <w:t xml:space="preserve">testu). </w:t>
      </w:r>
      <w:r w:rsidR="00114600" w:rsidRPr="00447DFA">
        <w:rPr>
          <w:rFonts w:eastAsiaTheme="minorHAnsi"/>
          <w:noProof/>
          <w:color w:val="auto"/>
          <w:lang w:eastAsia="en-US"/>
        </w:rPr>
        <w:t>Atrybuty elementu AttributeMapping i ich opisy:</w:t>
      </w:r>
    </w:p>
    <w:p w:rsidR="00114600" w:rsidRPr="00447DFA" w:rsidRDefault="00114600" w:rsidP="00912090">
      <w:pPr>
        <w:rPr>
          <w:color w:val="auto"/>
        </w:rPr>
      </w:pPr>
      <w:r w:rsidRPr="00447DFA">
        <w:rPr>
          <w:rFonts w:eastAsiaTheme="minorHAnsi"/>
          <w:noProof/>
          <w:color w:val="auto"/>
          <w:lang w:eastAsia="en-US"/>
        </w:rPr>
        <w:t>ColumnName – nazwa danej kolumny w zestawie testów. Mogła być ustawiona w pliku CSV, który został wczytany, a następnie zapisany do pliku XML.</w:t>
      </w:r>
    </w:p>
    <w:p w:rsidR="00114600" w:rsidRPr="00447DFA" w:rsidRDefault="00114600" w:rsidP="00912090">
      <w:pPr>
        <w:rPr>
          <w:color w:val="auto"/>
        </w:rPr>
      </w:pPr>
      <w:r w:rsidRPr="00447DFA">
        <w:rPr>
          <w:rFonts w:eastAsiaTheme="minorHAnsi"/>
          <w:noProof/>
          <w:color w:val="auto"/>
          <w:lang w:eastAsia="en-US"/>
        </w:rPr>
        <w:t xml:space="preserve">IsOutputAttribute – wartość true/false określająca, czy atrybut jest wyjściowy, czyli czy ma odpowiednik w neuronach wyjściowych. </w:t>
      </w:r>
    </w:p>
    <w:p w:rsidR="00114600" w:rsidRPr="00447DFA" w:rsidRDefault="00114600" w:rsidP="00912090">
      <w:pPr>
        <w:rPr>
          <w:color w:val="auto"/>
        </w:rPr>
      </w:pPr>
      <w:r w:rsidRPr="00447DFA">
        <w:rPr>
          <w:rFonts w:eastAsiaTheme="minorHAnsi"/>
          <w:noProof/>
          <w:color w:val="auto"/>
          <w:lang w:eastAsia="en-US"/>
        </w:rPr>
        <w:t>ColumnIndexInInputFile – jeśli zestaw testów pochodzi z pliku CSV, to ten atrybut zawiera indeks kolumny w pliku CSV zawierającej ten atrybut. Jeśli któryś atrybut jest atrybutem klasyfikacyjnym, to ten atrybut oraz ColumnIndexInStructure mogą się różnić.</w:t>
      </w:r>
    </w:p>
    <w:p w:rsidR="00114600" w:rsidRPr="00447DFA" w:rsidRDefault="00114600" w:rsidP="00912090">
      <w:pPr>
        <w:rPr>
          <w:color w:val="auto"/>
        </w:rPr>
      </w:pPr>
      <w:r w:rsidRPr="00447DFA">
        <w:rPr>
          <w:rFonts w:eastAsiaTheme="minorHAnsi"/>
          <w:noProof/>
          <w:color w:val="auto"/>
          <w:lang w:eastAsia="en-US"/>
        </w:rPr>
        <w:t>ColumnIndexInStructure – atrybut zawiera indeks danej kolumny w strukturze wewnętrznej programu. Dana kolumna może odpowiadać więcej niż jednej kolumnie w strukturze wewnętrznej programu. Oprócz tego, ta wartość określa indeks danej kolumny w pliku XML w elementach Inputs, CorrectOutputs, NetworkOutputs, NetworkOutputsGPU</w:t>
      </w:r>
    </w:p>
    <w:p w:rsidR="00114600" w:rsidRPr="00447DFA" w:rsidRDefault="00114600" w:rsidP="00912090">
      <w:pPr>
        <w:rPr>
          <w:color w:val="auto"/>
        </w:rPr>
      </w:pPr>
      <w:r w:rsidRPr="00447DFA">
        <w:rPr>
          <w:rFonts w:eastAsiaTheme="minorHAnsi"/>
          <w:noProof/>
          <w:color w:val="auto"/>
          <w:lang w:eastAsia="en-US"/>
        </w:rPr>
        <w:t>IsLiteralAttribute – atrybut false/true określający, czy atrybut jest klasyfikacyjny.</w:t>
      </w:r>
    </w:p>
    <w:p w:rsidR="00114600" w:rsidRPr="00447DFA" w:rsidRDefault="00114600" w:rsidP="00912090">
      <w:pPr>
        <w:rPr>
          <w:color w:val="auto"/>
        </w:rPr>
      </w:pPr>
      <w:r w:rsidRPr="00447DFA">
        <w:rPr>
          <w:rFonts w:eastAsiaTheme="minorHAnsi"/>
          <w:noProof/>
          <w:color w:val="auto"/>
          <w:lang w:eastAsia="en-US"/>
        </w:rPr>
        <w:t>MinValue – atrybut występuje tylko przy atrybutach liczbowych (IsLiteralAttribute = false). Określa minimalną wartość danej kolumny.</w:t>
      </w:r>
    </w:p>
    <w:p w:rsidR="008708A2" w:rsidRPr="00447DFA" w:rsidRDefault="00114600" w:rsidP="00912090">
      <w:pPr>
        <w:rPr>
          <w:color w:val="auto"/>
        </w:rPr>
      </w:pPr>
      <w:r w:rsidRPr="00447DFA">
        <w:rPr>
          <w:rFonts w:eastAsiaTheme="minorHAnsi"/>
          <w:noProof/>
          <w:color w:val="auto"/>
          <w:lang w:eastAsia="en-US"/>
        </w:rPr>
        <w:lastRenderedPageBreak/>
        <w:t>MaxValue - atrybut występuje tylko przy atrybutach liczbowych (IsLiteralAttribute = false). Określa mmaksymalną wartość danej kolumny.</w:t>
      </w:r>
    </w:p>
    <w:p w:rsidR="004559C6" w:rsidRPr="00447DFA" w:rsidRDefault="008708A2" w:rsidP="00912090">
      <w:pPr>
        <w:rPr>
          <w:rFonts w:eastAsiaTheme="minorHAnsi"/>
          <w:noProof/>
          <w:color w:val="auto"/>
          <w:lang w:eastAsia="en-US"/>
        </w:rPr>
      </w:pPr>
      <w:r w:rsidRPr="00447DFA">
        <w:rPr>
          <w:color w:val="auto"/>
        </w:rPr>
        <w:t>Atrybuty literalne (</w:t>
      </w:r>
      <w:r w:rsidRPr="00447DFA">
        <w:rPr>
          <w:rFonts w:eastAsiaTheme="minorHAnsi"/>
          <w:noProof/>
          <w:color w:val="auto"/>
          <w:lang w:eastAsia="en-US"/>
        </w:rPr>
        <w:t xml:space="preserve">IsLiteralAttribute = false) mają potomków o nazwie ColumnElementName. Każdy z tych potomków zawiera </w:t>
      </w:r>
      <w:r w:rsidR="008C1110" w:rsidRPr="00447DFA">
        <w:rPr>
          <w:rFonts w:eastAsiaTheme="minorHAnsi"/>
          <w:noProof/>
          <w:color w:val="auto"/>
          <w:lang w:eastAsia="en-US"/>
        </w:rPr>
        <w:t xml:space="preserve">literalną wartość klasyfikacyjną. Jeśli są możliwa tylko dwie wartości, wtedy </w:t>
      </w:r>
      <w:r w:rsidR="000E4EED" w:rsidRPr="00447DFA">
        <w:rPr>
          <w:rFonts w:eastAsiaTheme="minorHAnsi"/>
          <w:noProof/>
          <w:color w:val="auto"/>
          <w:lang w:eastAsia="en-US"/>
        </w:rPr>
        <w:t>danemu atrybutowi odpowiada jedno wejście/wyjście (wartość pierwsza odpowiada wartości</w:t>
      </w:r>
      <w:r w:rsidR="009A645A" w:rsidRPr="00447DFA">
        <w:rPr>
          <w:rFonts w:eastAsiaTheme="minorHAnsi"/>
          <w:noProof/>
          <w:color w:val="auto"/>
          <w:lang w:eastAsia="en-US"/>
        </w:rPr>
        <w:t xml:space="preserve"> -1, a druga wartości 1). Jeśli jest więcej wartości, wtedy każda możliwa wartość odpowiada jednemu wejści</w:t>
      </w:r>
      <w:r w:rsidR="00780038" w:rsidRPr="00447DFA">
        <w:rPr>
          <w:rFonts w:eastAsiaTheme="minorHAnsi"/>
          <w:noProof/>
          <w:color w:val="auto"/>
          <w:lang w:eastAsia="en-US"/>
        </w:rPr>
        <w:t>u</w:t>
      </w:r>
      <w:r w:rsidR="009A645A" w:rsidRPr="00447DFA">
        <w:rPr>
          <w:rFonts w:eastAsiaTheme="minorHAnsi"/>
          <w:noProof/>
          <w:color w:val="auto"/>
          <w:lang w:eastAsia="en-US"/>
        </w:rPr>
        <w:t>/wyjści</w:t>
      </w:r>
      <w:r w:rsidR="00780038" w:rsidRPr="00447DFA">
        <w:rPr>
          <w:rFonts w:eastAsiaTheme="minorHAnsi"/>
          <w:noProof/>
          <w:color w:val="auto"/>
          <w:lang w:eastAsia="en-US"/>
        </w:rPr>
        <w:t>u</w:t>
      </w:r>
      <w:r w:rsidR="009A645A" w:rsidRPr="00447DFA">
        <w:rPr>
          <w:rFonts w:eastAsiaTheme="minorHAnsi"/>
          <w:noProof/>
          <w:color w:val="auto"/>
          <w:lang w:eastAsia="en-US"/>
        </w:rPr>
        <w:t>.</w:t>
      </w:r>
      <w:r w:rsidR="00780038" w:rsidRPr="00447DFA">
        <w:rPr>
          <w:rFonts w:eastAsiaTheme="minorHAnsi"/>
          <w:noProof/>
          <w:color w:val="auto"/>
          <w:lang w:eastAsia="en-US"/>
        </w:rPr>
        <w:t xml:space="preserve"> W tym przypadku n-ta wartość powoduje, że wszystkie wejścia/wyjścia przypisane do tego atrybutu mają wartość -1 oprócz n-te</w:t>
      </w:r>
      <w:r w:rsidR="000A4C18" w:rsidRPr="00447DFA">
        <w:rPr>
          <w:rFonts w:eastAsiaTheme="minorHAnsi"/>
          <w:noProof/>
          <w:color w:val="auto"/>
          <w:lang w:eastAsia="en-US"/>
        </w:rPr>
        <w:t>go, który ma wartość 1.</w:t>
      </w:r>
    </w:p>
    <w:p w:rsidR="004559C6" w:rsidRPr="00447DFA" w:rsidRDefault="004559C6" w:rsidP="00912090">
      <w:pPr>
        <w:rPr>
          <w:color w:val="auto"/>
        </w:rPr>
      </w:pPr>
    </w:p>
    <w:p w:rsidR="003A5ABC" w:rsidRPr="00447DFA" w:rsidRDefault="004559C6" w:rsidP="00912090">
      <w:pPr>
        <w:rPr>
          <w:color w:val="auto"/>
        </w:rPr>
      </w:pPr>
      <w:r w:rsidRPr="00447DFA">
        <w:rPr>
          <w:rFonts w:eastAsiaTheme="minorHAnsi"/>
          <w:noProof/>
          <w:color w:val="auto"/>
          <w:lang w:eastAsia="en-US"/>
        </w:rPr>
        <w:t>Tests</w:t>
      </w:r>
      <w:r w:rsidR="003A5ABC" w:rsidRPr="00447DFA">
        <w:rPr>
          <w:rFonts w:eastAsiaTheme="minorHAnsi"/>
          <w:noProof/>
          <w:color w:val="auto"/>
          <w:lang w:eastAsia="en-US"/>
        </w:rPr>
        <w:t xml:space="preserve"> -</w:t>
      </w:r>
      <w:r w:rsidR="00993B26" w:rsidRPr="00447DFA">
        <w:rPr>
          <w:rFonts w:eastAsiaTheme="minorHAnsi"/>
          <w:noProof/>
          <w:color w:val="auto"/>
          <w:lang w:eastAsia="en-US"/>
        </w:rPr>
        <w:t xml:space="preserve"> </w:t>
      </w:r>
      <w:r w:rsidR="003A5ABC" w:rsidRPr="00447DFA">
        <w:rPr>
          <w:color w:val="auto"/>
        </w:rPr>
        <w:t xml:space="preserve">element ten zawiera informacje o wszystkich testach w danym zestawie testów. Jego potomkami są elementy </w:t>
      </w:r>
      <w:r w:rsidR="003A5ABC" w:rsidRPr="00447DFA">
        <w:rPr>
          <w:rFonts w:eastAsiaTheme="minorHAnsi"/>
          <w:noProof/>
          <w:color w:val="auto"/>
          <w:lang w:eastAsia="en-US"/>
        </w:rPr>
        <w:t>Test (po jednym na każdy test w zestawie). Elementy potomne elementu AttributeMapping i ich opisy:</w:t>
      </w:r>
    </w:p>
    <w:p w:rsidR="003A5ABC" w:rsidRPr="00447DFA" w:rsidRDefault="003A5ABC" w:rsidP="00912090">
      <w:pPr>
        <w:rPr>
          <w:color w:val="auto"/>
        </w:rPr>
      </w:pPr>
      <w:r w:rsidRPr="00447DFA">
        <w:rPr>
          <w:rFonts w:eastAsiaTheme="minorHAnsi"/>
          <w:noProof/>
          <w:color w:val="auto"/>
          <w:lang w:eastAsia="en-US"/>
        </w:rPr>
        <w:t>Inputs</w:t>
      </w:r>
      <w:r w:rsidR="005428B5" w:rsidRPr="00447DFA">
        <w:rPr>
          <w:rFonts w:eastAsiaTheme="minorHAnsi"/>
          <w:noProof/>
          <w:color w:val="auto"/>
          <w:lang w:eastAsia="en-US"/>
        </w:rPr>
        <w:t xml:space="preserve"> – wejścia testu</w:t>
      </w:r>
    </w:p>
    <w:p w:rsidR="003A5ABC" w:rsidRPr="00447DFA" w:rsidRDefault="003A5ABC" w:rsidP="00912090">
      <w:pPr>
        <w:rPr>
          <w:color w:val="auto"/>
        </w:rPr>
      </w:pPr>
      <w:r w:rsidRPr="00447DFA">
        <w:rPr>
          <w:rFonts w:eastAsiaTheme="minorHAnsi"/>
          <w:noProof/>
          <w:color w:val="auto"/>
          <w:lang w:eastAsia="en-US"/>
        </w:rPr>
        <w:t>CorrectOutputs</w:t>
      </w:r>
      <w:r w:rsidR="005428B5" w:rsidRPr="00447DFA">
        <w:rPr>
          <w:rFonts w:eastAsiaTheme="minorHAnsi"/>
          <w:noProof/>
          <w:color w:val="auto"/>
          <w:lang w:eastAsia="en-US"/>
        </w:rPr>
        <w:t xml:space="preserve"> – wyjścia wzorcowe</w:t>
      </w:r>
    </w:p>
    <w:p w:rsidR="003A5ABC" w:rsidRPr="00447DFA" w:rsidRDefault="003A5ABC" w:rsidP="00912090">
      <w:pPr>
        <w:rPr>
          <w:color w:val="auto"/>
        </w:rPr>
      </w:pPr>
      <w:r w:rsidRPr="00447DFA">
        <w:rPr>
          <w:rFonts w:eastAsiaTheme="minorHAnsi"/>
          <w:noProof/>
          <w:color w:val="auto"/>
          <w:lang w:eastAsia="en-US"/>
        </w:rPr>
        <w:t>NetworkOutputs</w:t>
      </w:r>
      <w:r w:rsidR="005428B5" w:rsidRPr="00447DFA">
        <w:rPr>
          <w:rFonts w:eastAsiaTheme="minorHAnsi"/>
          <w:noProof/>
          <w:color w:val="auto"/>
          <w:lang w:eastAsia="en-US"/>
        </w:rPr>
        <w:t xml:space="preserve"> – wyjścia wygenerowane przez CPU. Nadpisywane przez </w:t>
      </w:r>
      <w:r w:rsidR="00482F0E" w:rsidRPr="00447DFA">
        <w:rPr>
          <w:rFonts w:eastAsiaTheme="minorHAnsi"/>
          <w:noProof/>
          <w:color w:val="auto"/>
          <w:lang w:eastAsia="en-US"/>
        </w:rPr>
        <w:t>metodę NeuralNetwork::executeNetwork() lub NeuralNetwork::trainNetwork().</w:t>
      </w:r>
    </w:p>
    <w:p w:rsidR="00482F0E" w:rsidRPr="00447DFA" w:rsidRDefault="003A5ABC" w:rsidP="00912090">
      <w:pPr>
        <w:rPr>
          <w:color w:val="auto"/>
        </w:rPr>
      </w:pPr>
      <w:r w:rsidRPr="00447DFA">
        <w:rPr>
          <w:rFonts w:eastAsiaTheme="minorHAnsi"/>
          <w:noProof/>
          <w:color w:val="auto"/>
          <w:lang w:eastAsia="en-US"/>
        </w:rPr>
        <w:t>NetworkOutputsGPU</w:t>
      </w:r>
      <w:r w:rsidR="00482F0E" w:rsidRPr="00447DFA">
        <w:rPr>
          <w:rFonts w:eastAsiaTheme="minorHAnsi"/>
          <w:noProof/>
          <w:color w:val="auto"/>
          <w:lang w:eastAsia="en-US"/>
        </w:rPr>
        <w:t xml:space="preserve"> - wyjścia wygenerowane przez GPU. Nadpisywane przez metodę NeuralNetwork::executeNetworkGPU() lub NeuralNetwork::trainNetworkGPU().</w:t>
      </w:r>
    </w:p>
    <w:p w:rsidR="00482F0E" w:rsidRPr="00447DFA" w:rsidRDefault="00022DB2" w:rsidP="00912090">
      <w:pPr>
        <w:rPr>
          <w:color w:val="auto"/>
        </w:rPr>
      </w:pPr>
      <w:r w:rsidRPr="00447DFA">
        <w:rPr>
          <w:color w:val="auto"/>
        </w:rPr>
        <w:t>Każdy element w wejściach lub wyjściach jest albo wartością liczbową albo klasyfikacyjną. Są one poprzedzielane średnikami. Wartości liczbowe są przedstawione jako liczby. Wartości klasyfikacyjne są przedsta</w:t>
      </w:r>
      <w:r w:rsidR="00672030" w:rsidRPr="00447DFA">
        <w:rPr>
          <w:color w:val="auto"/>
        </w:rPr>
        <w:t>wione liczba</w:t>
      </w:r>
      <w:r w:rsidR="00CE21C5" w:rsidRPr="00447DFA">
        <w:rPr>
          <w:color w:val="auto"/>
        </w:rPr>
        <w:t>/liczby</w:t>
      </w:r>
      <w:r w:rsidR="00672030" w:rsidRPr="00447DFA">
        <w:rPr>
          <w:color w:val="auto"/>
        </w:rPr>
        <w:t xml:space="preserve"> oraz nazwa klasyfikacyjna</w:t>
      </w:r>
      <w:r w:rsidR="00CE21C5" w:rsidRPr="00447DFA">
        <w:rPr>
          <w:color w:val="auto"/>
        </w:rPr>
        <w:t>.</w:t>
      </w:r>
      <w:r w:rsidR="00162965" w:rsidRPr="00447DFA">
        <w:rPr>
          <w:color w:val="auto"/>
        </w:rPr>
        <w:t xml:space="preserve"> </w:t>
      </w:r>
      <w:r w:rsidR="00CE21C5" w:rsidRPr="00447DFA">
        <w:rPr>
          <w:color w:val="auto"/>
        </w:rPr>
        <w:t>Nazwa klasyfikacyjna jest określana po tym, która wartość jest największa. Jeśli k-ta</w:t>
      </w:r>
      <w:r w:rsidR="00FE63A4" w:rsidRPr="00447DFA">
        <w:rPr>
          <w:color w:val="auto"/>
        </w:rPr>
        <w:t xml:space="preserve"> wartość, wtedy „wybrana” została” k-ta wartość klasyfikacyjna.</w:t>
      </w:r>
    </w:p>
    <w:p w:rsidR="001672DD" w:rsidRPr="008708A2" w:rsidRDefault="001672DD" w:rsidP="003A5ABC">
      <w:pPr>
        <w:pStyle w:val="ListParagraph"/>
        <w:ind w:left="1429" w:firstLine="0"/>
      </w:pPr>
    </w:p>
    <w:p w:rsidR="001672DD" w:rsidRPr="00447DFA" w:rsidRDefault="001672DD" w:rsidP="001672DD">
      <w:pPr>
        <w:rPr>
          <w:color w:val="auto"/>
        </w:rPr>
      </w:pPr>
    </w:p>
    <w:p w:rsidR="001672DD" w:rsidRPr="00447DFA" w:rsidRDefault="001672DD" w:rsidP="00E17220">
      <w:pPr>
        <w:autoSpaceDE w:val="0"/>
        <w:autoSpaceDN w:val="0"/>
        <w:adjustRightInd w:val="0"/>
        <w:ind w:firstLine="0"/>
        <w:rPr>
          <w:rFonts w:eastAsiaTheme="minorHAnsi"/>
          <w:noProof/>
          <w:color w:val="auto"/>
          <w:lang w:eastAsia="en-US"/>
        </w:rPr>
      </w:pPr>
      <w:r w:rsidRPr="00447DFA">
        <w:rPr>
          <w:rFonts w:eastAsiaTheme="minorHAnsi"/>
          <w:noProof/>
          <w:color w:val="auto"/>
          <w:lang w:eastAsia="en-US"/>
        </w:rPr>
        <w:t xml:space="preserve">     </w:t>
      </w:r>
    </w:p>
    <w:p w:rsidR="001672DD" w:rsidRPr="00447DFA" w:rsidRDefault="001672DD" w:rsidP="001672DD">
      <w:pPr>
        <w:pBdr>
          <w:bottom w:val="single" w:sz="6" w:space="1" w:color="auto"/>
        </w:pBdr>
        <w:rPr>
          <w:color w:val="auto"/>
        </w:rPr>
      </w:pPr>
    </w:p>
    <w:p w:rsidR="00977474" w:rsidRPr="00447DFA" w:rsidRDefault="00977474" w:rsidP="00D06EE4">
      <w:pPr>
        <w:rPr>
          <w:color w:val="auto"/>
        </w:rPr>
      </w:pPr>
    </w:p>
    <w:p w:rsidR="00977474" w:rsidRPr="005A22E7" w:rsidRDefault="00977474" w:rsidP="004F3A28">
      <w:pPr>
        <w:pStyle w:val="Heading4"/>
      </w:pPr>
      <w:bookmarkStart w:id="62" w:name="_Toc258787397"/>
      <w:r w:rsidRPr="005A22E7">
        <w:t>Format Sieci MLP w XML</w:t>
      </w:r>
      <w:bookmarkEnd w:id="62"/>
    </w:p>
    <w:p w:rsidR="00977474" w:rsidRPr="00447DFA" w:rsidRDefault="00977474" w:rsidP="00977474">
      <w:pPr>
        <w:rPr>
          <w:color w:val="auto"/>
        </w:rPr>
      </w:pPr>
    </w:p>
    <w:p w:rsidR="00977474" w:rsidRPr="00447DFA" w:rsidRDefault="00977474" w:rsidP="00977474">
      <w:pPr>
        <w:rPr>
          <w:color w:val="auto"/>
        </w:rPr>
      </w:pPr>
      <w:r w:rsidRPr="00447DFA">
        <w:rPr>
          <w:color w:val="auto"/>
        </w:rPr>
        <w:lastRenderedPageBreak/>
        <w:t>Poniżej jest plik sieci MLP stworzony po poprzedniej sekwencji operacji w pliku NetworkStruct.xml:</w:t>
      </w:r>
    </w:p>
    <w:p w:rsidR="00977474" w:rsidRPr="00447DFA" w:rsidRDefault="00977474" w:rsidP="00977474">
      <w:pPr>
        <w:rPr>
          <w:color w:val="auto"/>
        </w:rPr>
      </w:pPr>
    </w:p>
    <w:tbl>
      <w:tblPr>
        <w:tblStyle w:val="TableGrid"/>
        <w:tblW w:w="10920" w:type="dxa"/>
        <w:tblInd w:w="-889" w:type="dxa"/>
        <w:tblLook w:val="04A0"/>
      </w:tblPr>
      <w:tblGrid>
        <w:gridCol w:w="10920"/>
      </w:tblGrid>
      <w:tr w:rsidR="00977474" w:rsidRPr="00FA266B" w:rsidTr="00977474">
        <w:tc>
          <w:tcPr>
            <w:tcW w:w="10920" w:type="dxa"/>
          </w:tcPr>
          <w:p w:rsidR="007D1776" w:rsidRPr="002E6CFD" w:rsidRDefault="007D1776" w:rsidP="00912090">
            <w:pPr>
              <w:pStyle w:val="Kod"/>
              <w:rPr>
                <w:lang w:val="en-US"/>
              </w:rPr>
            </w:pPr>
            <w:r w:rsidRPr="002E6CFD">
              <w:rPr>
                <w:lang w:val="en-US"/>
              </w:rPr>
              <w:t>&lt;?</w:t>
            </w:r>
            <w:r w:rsidRPr="002E6CFD">
              <w:rPr>
                <w:color w:val="A31515"/>
                <w:lang w:val="en-US"/>
              </w:rPr>
              <w:t>xml</w:t>
            </w:r>
            <w:r w:rsidRPr="002E6CFD">
              <w:rPr>
                <w:lang w:val="en-US"/>
              </w:rPr>
              <w:t xml:space="preserve"> </w:t>
            </w:r>
            <w:r w:rsidRPr="002E6CFD">
              <w:rPr>
                <w:color w:val="FF0000"/>
                <w:lang w:val="en-US"/>
              </w:rPr>
              <w:t>version</w:t>
            </w:r>
            <w:r w:rsidRPr="002E6CFD">
              <w:rPr>
                <w:lang w:val="en-US"/>
              </w:rPr>
              <w:t>="1.0" ?&gt;</w:t>
            </w:r>
          </w:p>
          <w:p w:rsidR="007D1776" w:rsidRPr="002E6CFD" w:rsidRDefault="007D1776" w:rsidP="00912090">
            <w:pPr>
              <w:pStyle w:val="Kod"/>
              <w:rPr>
                <w:lang w:val="en-US"/>
              </w:rPr>
            </w:pPr>
            <w:r w:rsidRPr="002E6CFD">
              <w:rPr>
                <w:lang w:val="en-US"/>
              </w:rPr>
              <w:t>&lt;</w:t>
            </w:r>
            <w:r w:rsidRPr="002E6CFD">
              <w:rPr>
                <w:color w:val="A31515"/>
                <w:lang w:val="en-US"/>
              </w:rPr>
              <w:t>NeuralNetwork</w:t>
            </w:r>
            <w:r w:rsidRPr="002E6CFD">
              <w:rPr>
                <w:lang w:val="en-US"/>
              </w:rPr>
              <w:t xml:space="preserve"> </w:t>
            </w:r>
            <w:r w:rsidRPr="002E6CFD">
              <w:rPr>
                <w:color w:val="FF0000"/>
                <w:lang w:val="en-US"/>
              </w:rPr>
              <w:t>Type</w:t>
            </w:r>
            <w:r w:rsidRPr="002E6CFD">
              <w:rPr>
                <w:lang w:val="en-US"/>
              </w:rPr>
              <w:t>="MLP"&gt;</w:t>
            </w:r>
          </w:p>
          <w:p w:rsidR="007D1776" w:rsidRPr="002E6CFD" w:rsidRDefault="007D1776" w:rsidP="00912090">
            <w:pPr>
              <w:pStyle w:val="Kod"/>
              <w:rPr>
                <w:lang w:val="en-US"/>
              </w:rPr>
            </w:pPr>
            <w:r w:rsidRPr="002E6CFD">
              <w:rPr>
                <w:lang w:val="en-US"/>
              </w:rPr>
              <w:tab/>
              <w:t>&lt;</w:t>
            </w:r>
            <w:r w:rsidRPr="002E6CFD">
              <w:rPr>
                <w:color w:val="A31515"/>
                <w:lang w:val="en-US"/>
              </w:rPr>
              <w:t>Layer</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Neuron</w:t>
            </w:r>
            <w:r w:rsidRPr="002E6CFD">
              <w:rPr>
                <w:lang w:val="en-US"/>
              </w:rPr>
              <w:t xml:space="preserve"> </w:t>
            </w:r>
            <w:r w:rsidRPr="002E6CFD">
              <w:rPr>
                <w:color w:val="FF0000"/>
                <w:lang w:val="en-US"/>
              </w:rPr>
              <w:t>NeuronType</w:t>
            </w:r>
            <w:r w:rsidRPr="002E6CFD">
              <w:rPr>
                <w:lang w:val="en-US"/>
              </w:rPr>
              <w:t>="NT_SIGMOID"&gt;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Weights</w:t>
            </w:r>
            <w:r w:rsidRPr="002E6CFD">
              <w:rPr>
                <w:lang w:val="en-US"/>
              </w:rPr>
              <w:t>&gt;-0.644995;0.0517328;-0.044401;0.0508847;0.553819;-0.640026;-0.0499197;-0.340208;-0.0756364;-0.0542719;0.154846;0.049415;0.0122903;0.0387111;0.0363326;&lt;/</w:t>
            </w:r>
            <w:r w:rsidRPr="002E6CFD">
              <w:rPr>
                <w:color w:val="A31515"/>
                <w:lang w:val="en-US"/>
              </w:rPr>
              <w:t>Weights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Neuron</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Neuron</w:t>
            </w:r>
            <w:r w:rsidRPr="002E6CFD">
              <w:rPr>
                <w:lang w:val="en-US"/>
              </w:rPr>
              <w:t xml:space="preserve"> </w:t>
            </w:r>
            <w:r w:rsidRPr="002E6CFD">
              <w:rPr>
                <w:color w:val="FF0000"/>
                <w:lang w:val="en-US"/>
              </w:rPr>
              <w:t>NeuronType</w:t>
            </w:r>
            <w:r w:rsidRPr="002E6CFD">
              <w:rPr>
                <w:lang w:val="en-US"/>
              </w:rPr>
              <w:t>="NT_SIGMOID"&gt;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Weights</w:t>
            </w:r>
            <w:r w:rsidRPr="002E6CFD">
              <w:rPr>
                <w:lang w:val="en-US"/>
              </w:rPr>
              <w:t>&gt;-0.492991;0.0634698;-0.0655245;0.0716414;0.426053;-0.491632;-0.0600052;-0.262257;-0.0701903;-0.0706763;0.110501;0.0650343;0.0256953;0.0695995;0.014993;&lt;/</w:t>
            </w:r>
            <w:r w:rsidRPr="002E6CFD">
              <w:rPr>
                <w:color w:val="A31515"/>
                <w:lang w:val="en-US"/>
              </w:rPr>
              <w:t>Weights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Neuron</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Neuron</w:t>
            </w:r>
            <w:r w:rsidRPr="002E6CFD">
              <w:rPr>
                <w:lang w:val="en-US"/>
              </w:rPr>
              <w:t xml:space="preserve"> </w:t>
            </w:r>
            <w:r w:rsidRPr="002E6CFD">
              <w:rPr>
                <w:color w:val="FF0000"/>
                <w:lang w:val="en-US"/>
              </w:rPr>
              <w:t>NeuronType</w:t>
            </w:r>
            <w:r w:rsidRPr="002E6CFD">
              <w:rPr>
                <w:lang w:val="en-US"/>
              </w:rPr>
              <w:t>="NT_SIGMOID"&gt;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Weights</w:t>
            </w:r>
            <w:r w:rsidRPr="002E6CFD">
              <w:rPr>
                <w:lang w:val="en-US"/>
              </w:rPr>
              <w:t>&gt;-0.597295;0.0589075;-0.0505662;0.0570438;0.509406;-0.600241;-0.0560901;-0.306225;-0.0646669;-0.050627;0.138164;0.0468326;0.0200996;0.0558004;0.0230561;&lt;/</w:t>
            </w:r>
            <w:r w:rsidRPr="002E6CFD">
              <w:rPr>
                <w:color w:val="A31515"/>
                <w:lang w:val="en-US"/>
              </w:rPr>
              <w:t>Weights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Neuron</w:t>
            </w:r>
            <w:r w:rsidRPr="002E6CFD">
              <w:rPr>
                <w:lang w:val="en-US"/>
              </w:rPr>
              <w:t>&gt;</w:t>
            </w:r>
          </w:p>
          <w:p w:rsidR="007D1776" w:rsidRPr="002E6CFD" w:rsidRDefault="007D1776" w:rsidP="00912090">
            <w:pPr>
              <w:pStyle w:val="Kod"/>
              <w:rPr>
                <w:lang w:val="en-US"/>
              </w:rPr>
            </w:pPr>
            <w:r w:rsidRPr="002E6CFD">
              <w:rPr>
                <w:lang w:val="en-US"/>
              </w:rPr>
              <w:tab/>
              <w:t>&lt;/</w:t>
            </w:r>
            <w:r w:rsidRPr="002E6CFD">
              <w:rPr>
                <w:color w:val="A31515"/>
                <w:lang w:val="en-US"/>
              </w:rPr>
              <w:t>Layer</w:t>
            </w:r>
            <w:r w:rsidRPr="002E6CFD">
              <w:rPr>
                <w:lang w:val="en-US"/>
              </w:rPr>
              <w:t>&gt;</w:t>
            </w:r>
          </w:p>
          <w:p w:rsidR="007D1776" w:rsidRPr="002E6CFD" w:rsidRDefault="007D1776" w:rsidP="00912090">
            <w:pPr>
              <w:pStyle w:val="Kod"/>
              <w:rPr>
                <w:lang w:val="en-US"/>
              </w:rPr>
            </w:pPr>
            <w:r w:rsidRPr="002E6CFD">
              <w:rPr>
                <w:lang w:val="en-US"/>
              </w:rPr>
              <w:tab/>
              <w:t>&lt;</w:t>
            </w:r>
            <w:r w:rsidRPr="002E6CFD">
              <w:rPr>
                <w:color w:val="A31515"/>
                <w:lang w:val="en-US"/>
              </w:rPr>
              <w:t>Layer</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Neuron</w:t>
            </w:r>
            <w:r w:rsidRPr="002E6CFD">
              <w:rPr>
                <w:lang w:val="en-US"/>
              </w:rPr>
              <w:t xml:space="preserve"> </w:t>
            </w:r>
            <w:r w:rsidRPr="002E6CFD">
              <w:rPr>
                <w:color w:val="FF0000"/>
                <w:lang w:val="en-US"/>
              </w:rPr>
              <w:t>NeuronType</w:t>
            </w:r>
            <w:r w:rsidRPr="002E6CFD">
              <w:rPr>
                <w:lang w:val="en-US"/>
              </w:rPr>
              <w:t>="NT_LINEAR"&gt;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Weights</w:t>
            </w:r>
            <w:r w:rsidRPr="002E6CFD">
              <w:rPr>
                <w:lang w:val="en-US"/>
              </w:rPr>
              <w:t>&gt;-1.10815;-0.736504;-0.978474;1.238;&lt;/</w:t>
            </w:r>
            <w:r w:rsidRPr="002E6CFD">
              <w:rPr>
                <w:color w:val="A31515"/>
                <w:lang w:val="en-US"/>
              </w:rPr>
              <w:t>Weights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Neuron</w:t>
            </w:r>
            <w:r w:rsidRPr="002E6CFD">
              <w:rPr>
                <w:lang w:val="en-US"/>
              </w:rPr>
              <w:t>&gt;</w:t>
            </w:r>
          </w:p>
          <w:p w:rsidR="007D1776" w:rsidRPr="002E6CFD" w:rsidRDefault="007D1776" w:rsidP="00912090">
            <w:pPr>
              <w:pStyle w:val="Kod"/>
              <w:rPr>
                <w:lang w:val="en-US"/>
              </w:rPr>
            </w:pPr>
            <w:r w:rsidRPr="002E6CFD">
              <w:rPr>
                <w:lang w:val="en-US"/>
              </w:rPr>
              <w:tab/>
              <w:t>&lt;/</w:t>
            </w:r>
            <w:r w:rsidRPr="002E6CFD">
              <w:rPr>
                <w:color w:val="A31515"/>
                <w:lang w:val="en-US"/>
              </w:rPr>
              <w:t>Layer</w:t>
            </w:r>
            <w:r w:rsidRPr="002E6CFD">
              <w:rPr>
                <w:lang w:val="en-US"/>
              </w:rPr>
              <w:t>&gt;</w:t>
            </w:r>
          </w:p>
          <w:p w:rsidR="00977474" w:rsidRPr="002E6CFD" w:rsidRDefault="007D1776" w:rsidP="00912090">
            <w:pPr>
              <w:pStyle w:val="Kod"/>
              <w:rPr>
                <w:lang w:val="en-US"/>
              </w:rPr>
            </w:pPr>
            <w:r w:rsidRPr="002E6CFD">
              <w:rPr>
                <w:lang w:val="en-US"/>
              </w:rPr>
              <w:t>&lt;/</w:t>
            </w:r>
            <w:r w:rsidRPr="002E6CFD">
              <w:rPr>
                <w:color w:val="A31515"/>
                <w:lang w:val="en-US"/>
              </w:rPr>
              <w:t>NeuralNetwork</w:t>
            </w:r>
            <w:r w:rsidRPr="002E6CFD">
              <w:rPr>
                <w:lang w:val="en-US"/>
              </w:rPr>
              <w:t>&gt;</w:t>
            </w:r>
          </w:p>
        </w:tc>
      </w:tr>
    </w:tbl>
    <w:p w:rsidR="00977474" w:rsidRPr="00447DFA" w:rsidRDefault="00977474" w:rsidP="00977474">
      <w:pPr>
        <w:rPr>
          <w:color w:val="auto"/>
          <w:lang w:val="en-US"/>
        </w:rPr>
      </w:pPr>
    </w:p>
    <w:p w:rsidR="00977474" w:rsidRPr="00447DFA" w:rsidRDefault="00977474" w:rsidP="005256E5">
      <w:pPr>
        <w:rPr>
          <w:rFonts w:eastAsiaTheme="minorHAnsi"/>
          <w:noProof/>
          <w:color w:val="auto"/>
          <w:lang w:eastAsia="en-US"/>
        </w:rPr>
      </w:pPr>
      <w:r w:rsidRPr="00447DFA">
        <w:rPr>
          <w:color w:val="auto"/>
        </w:rPr>
        <w:t>Głównym elementem pliku XML ma nazwę NeuralNetwork</w:t>
      </w:r>
      <w:r w:rsidR="00ED5316" w:rsidRPr="00447DFA">
        <w:rPr>
          <w:color w:val="auto"/>
        </w:rPr>
        <w:t xml:space="preserve">. Ma on jeden atrybut Type. Określa on typ sieci neuronowej. Sieć MLP ma w sobie jednego lub więcej potomków Layer reprezentujących warstę ukrytą lub wyjściową. Warstwy są uporządkowane w kolejności od pierszej warstwy ukrytej do warstwy wyjściowej. Ilość neuronów wejściowych jest </w:t>
      </w:r>
      <w:r w:rsidR="007D1776" w:rsidRPr="00447DFA">
        <w:rPr>
          <w:color w:val="auto"/>
        </w:rPr>
        <w:t>równa</w:t>
      </w:r>
      <w:r w:rsidR="00ED5316" w:rsidRPr="00447DFA">
        <w:rPr>
          <w:color w:val="auto"/>
        </w:rPr>
        <w:t xml:space="preserve"> iloś</w:t>
      </w:r>
      <w:r w:rsidR="007D1776" w:rsidRPr="00447DFA">
        <w:rPr>
          <w:color w:val="auto"/>
        </w:rPr>
        <w:t>ci</w:t>
      </w:r>
      <w:r w:rsidR="00ED5316" w:rsidRPr="00447DFA">
        <w:rPr>
          <w:color w:val="auto"/>
        </w:rPr>
        <w:t xml:space="preserve"> wag w pierwszej warstwie ukrytej</w:t>
      </w:r>
      <w:r w:rsidR="007D1776" w:rsidRPr="00447DFA">
        <w:rPr>
          <w:color w:val="auto"/>
        </w:rPr>
        <w:t xml:space="preserve"> (lub wyjściowej, jeśli nie ma warstw ukrytych) minus jeden.</w:t>
      </w:r>
      <w:r w:rsidR="00ED5316" w:rsidRPr="00447DFA">
        <w:rPr>
          <w:color w:val="auto"/>
        </w:rPr>
        <w:t xml:space="preserve"> Każdy element  Layer ma jeden lub więcej potomków Neuron. Element Neuron ma jeden atrybut </w:t>
      </w:r>
      <w:r w:rsidR="00ED5316" w:rsidRPr="00447DFA">
        <w:rPr>
          <w:rFonts w:eastAsiaTheme="minorHAnsi"/>
          <w:noProof/>
          <w:color w:val="auto"/>
          <w:lang w:eastAsia="en-US"/>
        </w:rPr>
        <w:t>NeuronType o wartości NT_LINEAR lub NT_SIGMOID  określający funkcję aktywacji</w:t>
      </w:r>
      <w:r w:rsidR="000A51E0" w:rsidRPr="00447DFA">
        <w:rPr>
          <w:rFonts w:eastAsiaTheme="minorHAnsi"/>
          <w:noProof/>
          <w:color w:val="auto"/>
          <w:lang w:eastAsia="en-US"/>
        </w:rPr>
        <w:t>. Element Neuron posiada jednego potomka o nazwie Weights, który zawiera wagi neuronu oddzielone średnikiem.</w:t>
      </w:r>
    </w:p>
    <w:p w:rsidR="00ED5316" w:rsidRPr="00447DFA" w:rsidRDefault="007D1776" w:rsidP="007D1776">
      <w:pPr>
        <w:rPr>
          <w:color w:val="auto"/>
        </w:rPr>
      </w:pPr>
      <w:r w:rsidRPr="00447DFA">
        <w:rPr>
          <w:color w:val="auto"/>
        </w:rPr>
        <w:lastRenderedPageBreak/>
        <w:t xml:space="preserve">Jeśli byłby stworzony inny typ </w:t>
      </w:r>
      <w:r w:rsidR="005256E5" w:rsidRPr="00447DFA">
        <w:rPr>
          <w:color w:val="auto"/>
        </w:rPr>
        <w:t>sieci neuronowej</w:t>
      </w:r>
      <w:r w:rsidRPr="00447DFA">
        <w:rPr>
          <w:color w:val="auto"/>
        </w:rPr>
        <w:t xml:space="preserve">, mógłby on mieć </w:t>
      </w:r>
      <w:r w:rsidR="005256E5" w:rsidRPr="00447DFA">
        <w:rPr>
          <w:color w:val="auto"/>
        </w:rPr>
        <w:t>oczywiście inną strukturę</w:t>
      </w:r>
      <w:r w:rsidRPr="00447DFA">
        <w:rPr>
          <w:color w:val="auto"/>
        </w:rPr>
        <w:t>.</w:t>
      </w:r>
    </w:p>
    <w:p w:rsidR="00977474" w:rsidRPr="00447DFA" w:rsidRDefault="00977474" w:rsidP="00D06EE4">
      <w:pPr>
        <w:rPr>
          <w:color w:val="auto"/>
        </w:rPr>
      </w:pPr>
    </w:p>
    <w:p w:rsidR="00D06EE4" w:rsidRPr="00447DFA" w:rsidRDefault="00D06EE4" w:rsidP="00D06EE4">
      <w:pPr>
        <w:rPr>
          <w:color w:val="auto"/>
        </w:rPr>
      </w:pPr>
      <w:r w:rsidRPr="00447DFA">
        <w:rPr>
          <w:color w:val="auto"/>
        </w:rPr>
        <w:t>Fo</w:t>
      </w:r>
      <w:r w:rsidR="00F05EB2" w:rsidRPr="00447DFA">
        <w:rPr>
          <w:color w:val="auto"/>
        </w:rPr>
        <w:t>rmat plików XML MLP i zestawu testów</w:t>
      </w:r>
      <w:r w:rsidR="008F7B7E" w:rsidRPr="00447DFA">
        <w:rPr>
          <w:color w:val="auto"/>
        </w:rPr>
        <w:t xml:space="preserve"> został stworzony tak, </w:t>
      </w:r>
      <w:r w:rsidR="00977474" w:rsidRPr="00447DFA">
        <w:rPr>
          <w:color w:val="auto"/>
        </w:rPr>
        <w:t xml:space="preserve">żeby łatwiej było dla człowieka to wszystko </w:t>
      </w:r>
      <w:r w:rsidR="00034940" w:rsidRPr="00447DFA">
        <w:rPr>
          <w:color w:val="auto"/>
        </w:rPr>
        <w:t>zrozumieć</w:t>
      </w:r>
      <w:r w:rsidR="007D1776" w:rsidRPr="00447DFA">
        <w:rPr>
          <w:color w:val="auto"/>
        </w:rPr>
        <w:t xml:space="preserve">. Właśnie dlatego został wybrany format XML. Z tego też powodu w pliku zestawu testów znajdują się nadmiarowe dane – w elemencie AttributeMapping jest informacja o </w:t>
      </w:r>
      <w:r w:rsidR="00034940" w:rsidRPr="00447DFA">
        <w:rPr>
          <w:color w:val="auto"/>
        </w:rPr>
        <w:t>minimalnej</w:t>
      </w:r>
      <w:r w:rsidR="007D1776" w:rsidRPr="00447DFA">
        <w:rPr>
          <w:color w:val="auto"/>
        </w:rPr>
        <w:t xml:space="preserve"> i maksymalnej wartości, a można to też wyczytać z konkretnych wartości testów. Jako potomkowie AttributeMapping jest podana lista elementów literalnych, która znajduje się też w potomku Tests. Pliki testów są łatwiejsze do czytania, i dlatego wartości nieliteralne są skalowane do skali -1;1 dopiero po załadowaniu.</w:t>
      </w:r>
      <w:r w:rsidR="005F6B18" w:rsidRPr="00447DFA">
        <w:rPr>
          <w:color w:val="auto"/>
        </w:rPr>
        <w:t xml:space="preserve"> Zakładamy, że pliki XML są poprawne (bo sam je stworzyłem).</w:t>
      </w:r>
    </w:p>
    <w:p w:rsidR="001B7D2B" w:rsidRPr="005A22E7" w:rsidRDefault="00E84C03" w:rsidP="00F05B9A">
      <w:pPr>
        <w:pStyle w:val="Heading3"/>
      </w:pPr>
      <w:bookmarkStart w:id="63" w:name="_Toc258787398"/>
      <w:r w:rsidRPr="005A22E7">
        <w:t>Katalogi i p</w:t>
      </w:r>
      <w:r w:rsidR="001B7D2B" w:rsidRPr="005A22E7">
        <w:t>liki w projekcie</w:t>
      </w:r>
      <w:bookmarkEnd w:id="63"/>
    </w:p>
    <w:p w:rsidR="001B7D2B" w:rsidRPr="00447DFA" w:rsidRDefault="00E84C03" w:rsidP="00E84C03">
      <w:pPr>
        <w:rPr>
          <w:color w:val="auto"/>
        </w:rPr>
      </w:pPr>
      <w:r w:rsidRPr="00447DFA">
        <w:rPr>
          <w:color w:val="auto"/>
        </w:rPr>
        <w:t>Poniżej znajduje się lista katalogów i plików użytych w projekcie Visual Studio 2008:</w:t>
      </w:r>
    </w:p>
    <w:tbl>
      <w:tblPr>
        <w:tblStyle w:val="TableGrid"/>
        <w:tblW w:w="0" w:type="auto"/>
        <w:tblLook w:val="04A0"/>
      </w:tblPr>
      <w:tblGrid>
        <w:gridCol w:w="4922"/>
        <w:gridCol w:w="3819"/>
      </w:tblGrid>
      <w:tr w:rsidR="00D57A6A" w:rsidTr="00D57A6A">
        <w:tc>
          <w:tcPr>
            <w:tcW w:w="5489" w:type="dxa"/>
          </w:tcPr>
          <w:p w:rsidR="00D57A6A" w:rsidRPr="00447DFA" w:rsidRDefault="00D57A6A" w:rsidP="00E84C03">
            <w:pPr>
              <w:autoSpaceDE w:val="0"/>
              <w:autoSpaceDN w:val="0"/>
              <w:adjustRightInd w:val="0"/>
              <w:ind w:firstLine="0"/>
              <w:rPr>
                <w:rFonts w:eastAsiaTheme="minorHAnsi"/>
                <w:b/>
                <w:noProof/>
                <w:color w:val="auto"/>
                <w:sz w:val="24"/>
                <w:szCs w:val="24"/>
                <w:lang w:eastAsia="en-US"/>
              </w:rPr>
            </w:pPr>
            <w:r w:rsidRPr="00447DFA">
              <w:rPr>
                <w:rFonts w:eastAsiaTheme="minorHAnsi"/>
                <w:b/>
                <w:noProof/>
                <w:color w:val="auto"/>
                <w:sz w:val="24"/>
                <w:szCs w:val="24"/>
                <w:lang w:eastAsia="en-US"/>
              </w:rPr>
              <w:lastRenderedPageBreak/>
              <w:t>Wstaw FileIndex.txt.</w:t>
            </w:r>
          </w:p>
          <w:p w:rsidR="00D57A6A" w:rsidRPr="00447DFA" w:rsidRDefault="00D57A6A" w:rsidP="00E84C03">
            <w:pPr>
              <w:autoSpaceDE w:val="0"/>
              <w:autoSpaceDN w:val="0"/>
              <w:adjustRightInd w:val="0"/>
              <w:ind w:firstLine="0"/>
              <w:rPr>
                <w:rFonts w:eastAsiaTheme="minorHAnsi"/>
                <w:noProof/>
                <w:color w:val="auto"/>
                <w:sz w:val="24"/>
                <w:szCs w:val="24"/>
                <w:lang w:eastAsia="en-US"/>
              </w:rPr>
            </w:pPr>
            <w:r w:rsidRPr="00447DFA">
              <w:rPr>
                <w:rFonts w:eastAsiaTheme="minorHAnsi"/>
                <w:b/>
                <w:noProof/>
                <w:color w:val="auto"/>
                <w:sz w:val="24"/>
                <w:szCs w:val="24"/>
                <w:lang w:eastAsia="en-US"/>
              </w:rPr>
              <w:t>Pogrub (albo pochyl) nazwy plików i katalogów</w:t>
            </w:r>
          </w:p>
        </w:tc>
        <w:tc>
          <w:tcPr>
            <w:tcW w:w="3819" w:type="dxa"/>
          </w:tcPr>
          <w:p w:rsidR="00D57A6A" w:rsidRDefault="00D57A6A" w:rsidP="00E84C03">
            <w:pPr>
              <w:autoSpaceDE w:val="0"/>
              <w:autoSpaceDN w:val="0"/>
              <w:adjustRightInd w:val="0"/>
              <w:ind w:firstLine="0"/>
              <w:rPr>
                <w:rFonts w:ascii="Courier New" w:eastAsiaTheme="minorHAnsi" w:hAnsi="Courier New" w:cs="Courier New"/>
                <w:noProof/>
                <w:sz w:val="20"/>
                <w:szCs w:val="20"/>
                <w:lang w:eastAsia="en-US"/>
              </w:rPr>
            </w:pPr>
            <w:r>
              <w:rPr>
                <w:rFonts w:ascii="Courier New" w:eastAsiaTheme="minorHAnsi" w:hAnsi="Courier New" w:cs="Courier New"/>
                <w:noProof/>
                <w:sz w:val="20"/>
                <w:szCs w:val="20"/>
                <w:lang w:val="en-US" w:eastAsia="en-US"/>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E84C03" w:rsidRPr="00447DFA" w:rsidRDefault="00E84C03" w:rsidP="00E84C03">
      <w:pPr>
        <w:autoSpaceDE w:val="0"/>
        <w:autoSpaceDN w:val="0"/>
        <w:adjustRightInd w:val="0"/>
        <w:ind w:firstLine="0"/>
        <w:rPr>
          <w:rFonts w:eastAsiaTheme="minorHAnsi"/>
          <w:noProof/>
          <w:color w:val="auto"/>
          <w:lang w:eastAsia="en-US"/>
        </w:rPr>
      </w:pPr>
    </w:p>
    <w:p w:rsidR="001B7D2B" w:rsidRPr="00447DFA" w:rsidRDefault="001B7D2B" w:rsidP="00D973D2">
      <w:pPr>
        <w:rPr>
          <w:color w:val="auto"/>
        </w:rPr>
      </w:pPr>
    </w:p>
    <w:p w:rsidR="001B7D2B" w:rsidRPr="00447DFA" w:rsidRDefault="001B7D2B" w:rsidP="00D973D2">
      <w:pPr>
        <w:rPr>
          <w:color w:val="auto"/>
        </w:rPr>
      </w:pPr>
    </w:p>
    <w:p w:rsidR="000954A1" w:rsidRPr="005A22E7" w:rsidRDefault="000954A1" w:rsidP="00F05B9A">
      <w:pPr>
        <w:pStyle w:val="Heading3"/>
      </w:pPr>
      <w:bookmarkStart w:id="64" w:name="_Toc258787399"/>
      <w:r w:rsidRPr="005A22E7">
        <w:t>Logowanie</w:t>
      </w:r>
      <w:bookmarkEnd w:id="64"/>
    </w:p>
    <w:p w:rsidR="006B0FCD" w:rsidRPr="00447DFA" w:rsidRDefault="006B0FCD" w:rsidP="006B0FCD">
      <w:pPr>
        <w:rPr>
          <w:color w:val="auto"/>
        </w:rPr>
      </w:pPr>
      <w:r w:rsidRPr="00447DFA">
        <w:rPr>
          <w:color w:val="auto"/>
        </w:rPr>
        <w:t>W programie dodałem obsługę logowania wiadomości, służy ono do chronologicznej rejestracji różnych zdarzeń. Każda wiadomość ma ok</w:t>
      </w:r>
      <w:r w:rsidR="007365CD" w:rsidRPr="00447DFA">
        <w:rPr>
          <w:color w:val="auto"/>
        </w:rPr>
        <w:t xml:space="preserve">reślony poziom </w:t>
      </w:r>
      <w:r w:rsidR="007365CD" w:rsidRPr="00447DFA">
        <w:rPr>
          <w:color w:val="auto"/>
        </w:rPr>
        <w:lastRenderedPageBreak/>
        <w:t>logowania (typ wiadomości). Aplikacja umożliwia dynamiczne określenie, które poziomy logowania są wyświetlane w konsoli, a które w pliku logowania. Jednymi z celów logowania jest określanie sekwencji działań w programie, lub mierzenie długości czasu wykonywania pewnych informacji.</w:t>
      </w:r>
    </w:p>
    <w:p w:rsidR="007365CD" w:rsidRPr="00447DFA" w:rsidRDefault="007365CD" w:rsidP="006B0FCD">
      <w:pPr>
        <w:rPr>
          <w:rFonts w:eastAsiaTheme="minorHAnsi"/>
          <w:noProof/>
          <w:color w:val="auto"/>
          <w:lang w:eastAsia="en-US"/>
        </w:rPr>
      </w:pPr>
      <w:r w:rsidRPr="00447DFA">
        <w:rPr>
          <w:color w:val="auto"/>
        </w:rPr>
        <w:t>Prawie wszystkie informacje są logowane przy pomocy metody Logging::</w:t>
      </w:r>
      <w:r w:rsidRPr="00447DFA">
        <w:rPr>
          <w:rFonts w:eastAsiaTheme="minorHAnsi"/>
          <w:noProof/>
          <w:color w:val="auto"/>
          <w:lang w:eastAsia="en-US"/>
        </w:rPr>
        <w:t xml:space="preserve"> logTextFileLine, jednak ograniczenia kompilatora CUDA uniemożliwiają użycie go wewnątrz pliku TrainNetwork.cu – z tego powodu logowanie w tym pliku jest wykonywane przez funkcję printf</w:t>
      </w:r>
      <w:r w:rsidR="003B3204" w:rsidRPr="00447DFA">
        <w:rPr>
          <w:rFonts w:eastAsiaTheme="minorHAnsi"/>
          <w:noProof/>
          <w:color w:val="auto"/>
          <w:lang w:eastAsia="en-US"/>
        </w:rPr>
        <w:t xml:space="preserve"> (tylko do konsoli)</w:t>
      </w:r>
      <w:r w:rsidRPr="00447DFA">
        <w:rPr>
          <w:rFonts w:eastAsiaTheme="minorHAnsi"/>
          <w:noProof/>
          <w:color w:val="auto"/>
          <w:lang w:eastAsia="en-US"/>
        </w:rPr>
        <w:t>.</w:t>
      </w:r>
      <w:r w:rsidR="003B3204" w:rsidRPr="00447DFA">
        <w:rPr>
          <w:rFonts w:eastAsiaTheme="minorHAnsi"/>
          <w:noProof/>
          <w:color w:val="auto"/>
          <w:lang w:eastAsia="en-US"/>
        </w:rPr>
        <w:t xml:space="preserve"> Logowanie wewnątrz kerneli jest też ograniczone tylko do trybu emulacji.</w:t>
      </w:r>
    </w:p>
    <w:p w:rsidR="006B0FCD" w:rsidRPr="00447DFA" w:rsidRDefault="003B3204" w:rsidP="003B3204">
      <w:pPr>
        <w:rPr>
          <w:rFonts w:eastAsiaTheme="minorHAnsi"/>
          <w:noProof/>
          <w:color w:val="auto"/>
          <w:lang w:eastAsia="en-US"/>
        </w:rPr>
      </w:pPr>
      <w:r w:rsidRPr="00447DFA">
        <w:rPr>
          <w:rFonts w:eastAsiaTheme="minorHAnsi"/>
          <w:noProof/>
          <w:color w:val="auto"/>
          <w:lang w:eastAsia="en-US"/>
        </w:rPr>
        <w:t>W trakcie mojej pracy, miałem pewne problemy z niestabilnym działaniem programu przy wykonywaniu kerneli. Problem ten udało mi się rozwiązać poprzez zapisywanie informacji o adresach i wielkościach zaalokowanych bloków w pamięci GPU, oraz sprawdzanie, czy w którymś momencie nie używałem adresu spoza tablicy. Tryb logowania LT_DEBUG służy do wyświetlania wielu pomocniczych informacji i również służy to rozwiązaywania błędów, ponieważ w standardowym użytkowaniu programu wypisuje on bardzo dużo informacji.</w:t>
      </w:r>
    </w:p>
    <w:p w:rsidR="00016222" w:rsidRPr="00447DFA" w:rsidRDefault="00C27CE1" w:rsidP="003B3204">
      <w:pPr>
        <w:rPr>
          <w:rFonts w:eastAsiaTheme="minorHAnsi"/>
          <w:noProof/>
          <w:color w:val="auto"/>
          <w:lang w:eastAsia="en-US"/>
        </w:rPr>
      </w:pPr>
      <w:r w:rsidRPr="00447DFA">
        <w:rPr>
          <w:rFonts w:eastAsiaTheme="minorHAnsi"/>
          <w:noProof/>
          <w:color w:val="auto"/>
          <w:lang w:eastAsia="en-US"/>
        </w:rPr>
        <w:t>//jrtdodo – jest tez specjalne logowanie roznic wyjsc – żeby poznac jak dobrze jest nauczona siec i jakie są roznice miescy CPU a GPU.</w:t>
      </w:r>
    </w:p>
    <w:p w:rsidR="00D973D2" w:rsidRPr="00447DFA" w:rsidRDefault="00D973D2" w:rsidP="00D973D2">
      <w:pPr>
        <w:rPr>
          <w:color w:val="auto"/>
        </w:rPr>
      </w:pPr>
    </w:p>
    <w:p w:rsidR="00D973D2" w:rsidRPr="00F05B9A" w:rsidRDefault="00D973D2" w:rsidP="00F05B9A">
      <w:pPr>
        <w:pStyle w:val="Heading2"/>
      </w:pPr>
      <w:bookmarkStart w:id="65" w:name="_Toc258787400"/>
      <w:r w:rsidRPr="00F05B9A">
        <w:t>Część CPU</w:t>
      </w:r>
      <w:bookmarkEnd w:id="65"/>
    </w:p>
    <w:p w:rsidR="006D79D9" w:rsidRPr="00447DFA" w:rsidRDefault="00A436A2" w:rsidP="006D79D9">
      <w:pPr>
        <w:rPr>
          <w:color w:val="auto"/>
        </w:rPr>
      </w:pPr>
      <w:r w:rsidRPr="00447DFA">
        <w:rPr>
          <w:color w:val="auto"/>
        </w:rPr>
        <w:t>W bibliotece została zaimplementowana możliwość uruchamiania i uczenia sieci MLP wykonywana bez użycia GPU</w:t>
      </w:r>
      <w:r w:rsidR="00F57F4E" w:rsidRPr="00447DFA">
        <w:rPr>
          <w:color w:val="auto"/>
        </w:rPr>
        <w:t xml:space="preserve">. Dzięki temu, dużo łatwiejsze było </w:t>
      </w:r>
      <w:r w:rsidR="00052978" w:rsidRPr="00447DFA">
        <w:rPr>
          <w:color w:val="auto"/>
        </w:rPr>
        <w:t>poprawianie</w:t>
      </w:r>
      <w:r w:rsidR="00F57F4E" w:rsidRPr="00447DFA">
        <w:rPr>
          <w:color w:val="auto"/>
        </w:rPr>
        <w:t xml:space="preserve"> błędów przy implementacji funkcjonalności wykonywanych na GPU. </w:t>
      </w:r>
      <w:r w:rsidR="0031327E" w:rsidRPr="00447DFA">
        <w:rPr>
          <w:color w:val="auto"/>
        </w:rPr>
        <w:t>Pozwoliło też ocenić,</w:t>
      </w:r>
      <w:r w:rsidR="00052978" w:rsidRPr="00447DFA">
        <w:rPr>
          <w:color w:val="auto"/>
        </w:rPr>
        <w:t xml:space="preserve"> </w:t>
      </w:r>
      <w:r w:rsidR="0031327E" w:rsidRPr="00447DFA">
        <w:rPr>
          <w:color w:val="auto"/>
        </w:rPr>
        <w:t xml:space="preserve">czy zmniejszenie </w:t>
      </w:r>
      <w:r w:rsidR="00052978" w:rsidRPr="00447DFA">
        <w:rPr>
          <w:color w:val="auto"/>
        </w:rPr>
        <w:t>precyzji obliczeń na GPU pogorszy prędkość uczenia.</w:t>
      </w:r>
    </w:p>
    <w:p w:rsidR="006D79D9" w:rsidRPr="00447DFA" w:rsidRDefault="006D79D9" w:rsidP="006D79D9">
      <w:pPr>
        <w:rPr>
          <w:color w:val="auto"/>
        </w:rPr>
      </w:pPr>
      <w:r w:rsidRPr="00447DFA">
        <w:rPr>
          <w:color w:val="auto"/>
        </w:rPr>
        <w:t>W bibliotece, w części CPU, wszystkie dane są zawarte w obiekcie go reprezentującym:</w:t>
      </w:r>
    </w:p>
    <w:p w:rsidR="006D79D9" w:rsidRDefault="006D79D9" w:rsidP="00B0611A">
      <w:pPr>
        <w:pStyle w:val="ListParagraph"/>
        <w:numPr>
          <w:ilvl w:val="0"/>
          <w:numId w:val="4"/>
        </w:numPr>
      </w:pPr>
      <w:r>
        <w:t>Obiekt MLP zawiera informacje o warstwach (obiekt Layer) w nim zawartych</w:t>
      </w:r>
    </w:p>
    <w:p w:rsidR="006D79D9" w:rsidRDefault="006D79D9" w:rsidP="00B0611A">
      <w:pPr>
        <w:pStyle w:val="ListParagraph"/>
        <w:numPr>
          <w:ilvl w:val="0"/>
          <w:numId w:val="4"/>
        </w:numPr>
      </w:pPr>
      <w:r>
        <w:t>Obiekt Layer zawiera informacje o neuronach w nim zawartych</w:t>
      </w:r>
    </w:p>
    <w:p w:rsidR="006D79D9" w:rsidRDefault="006D79D9" w:rsidP="00B0611A">
      <w:pPr>
        <w:pStyle w:val="ListParagraph"/>
        <w:numPr>
          <w:ilvl w:val="0"/>
          <w:numId w:val="4"/>
        </w:numPr>
      </w:pPr>
      <w:r>
        <w:t>Obiekt Neuron zawiera właściwości danego neuronu  - typ neuronu, wartości wag, wartości ostatnich wyjść i błędów.</w:t>
      </w:r>
    </w:p>
    <w:p w:rsidR="006D79D9" w:rsidRPr="00447DFA" w:rsidRDefault="006D79D9" w:rsidP="006D79D9">
      <w:pPr>
        <w:rPr>
          <w:color w:val="auto"/>
        </w:rPr>
      </w:pPr>
    </w:p>
    <w:p w:rsidR="00052978" w:rsidRPr="00447DFA" w:rsidRDefault="00052978" w:rsidP="006D79D9">
      <w:pPr>
        <w:rPr>
          <w:color w:val="auto"/>
        </w:rPr>
      </w:pPr>
    </w:p>
    <w:p w:rsidR="00052978" w:rsidRPr="005A22E7" w:rsidRDefault="00052978" w:rsidP="00F05B9A">
      <w:pPr>
        <w:pStyle w:val="Heading3"/>
      </w:pPr>
      <w:bookmarkStart w:id="66" w:name="_Toc258787401"/>
      <w:r w:rsidRPr="005A22E7">
        <w:t>Podejście CPU do aplikacji wykonującej MLP</w:t>
      </w:r>
      <w:bookmarkEnd w:id="66"/>
    </w:p>
    <w:p w:rsidR="00052978" w:rsidRPr="005A22E7" w:rsidRDefault="00A12AE5" w:rsidP="004F3A28">
      <w:pPr>
        <w:pStyle w:val="Heading4"/>
      </w:pPr>
      <w:bookmarkStart w:id="67" w:name="_Toc258787402"/>
      <w:r w:rsidRPr="005A22E7">
        <w:t>Diagram sekwencji uruchamiania sieci</w:t>
      </w:r>
      <w:bookmarkEnd w:id="67"/>
    </w:p>
    <w:p w:rsidR="006D79D9" w:rsidRPr="00447DFA" w:rsidRDefault="006D79D9" w:rsidP="006D79D9">
      <w:pPr>
        <w:spacing w:after="200" w:line="276" w:lineRule="auto"/>
        <w:ind w:firstLine="0"/>
        <w:rPr>
          <w:color w:val="auto"/>
        </w:rPr>
      </w:pPr>
      <w:r w:rsidRPr="00447DFA">
        <w:rPr>
          <w:noProof/>
          <w:color w:val="auto"/>
          <w:lang w:val="en-US" w:eastAsia="en-US"/>
        </w:rPr>
        <w:drawing>
          <wp:inline distT="0" distB="0" distL="0" distR="0">
            <wp:extent cx="5773420" cy="4110558"/>
            <wp:effectExtent l="19050" t="0" r="0" b="0"/>
            <wp:docPr id="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773420" cy="4110558"/>
                    </a:xfrm>
                    <a:prstGeom prst="rect">
                      <a:avLst/>
                    </a:prstGeom>
                    <a:noFill/>
                    <a:ln w="9525">
                      <a:noFill/>
                      <a:miter lim="800000"/>
                      <a:headEnd/>
                      <a:tailEnd/>
                    </a:ln>
                  </pic:spPr>
                </pic:pic>
              </a:graphicData>
            </a:graphic>
          </wp:inline>
        </w:drawing>
      </w:r>
    </w:p>
    <w:p w:rsidR="00D57A6A" w:rsidRPr="00447DFA" w:rsidRDefault="006D79D9" w:rsidP="006D79D9">
      <w:pPr>
        <w:rPr>
          <w:color w:val="auto"/>
        </w:rPr>
      </w:pPr>
      <w:r w:rsidRPr="00447DFA">
        <w:rPr>
          <w:color w:val="auto"/>
        </w:rPr>
        <w:t>Na powyższym diagramie opisano sekwencję operacji przy uruchomieniu sieci przy użyciu CPU. Najpierw są pobierane wejścia testu, później obiekt MLP uruchamia po kolei wszystkie warstwy sieci, a obiekt każdej warstwy oblicza wyjście każdego neuronu w tej warstwie. Później, zapisywane są obliczone wyjścia testu.</w:t>
      </w:r>
    </w:p>
    <w:p w:rsidR="00A12AE5" w:rsidRPr="00447DFA" w:rsidRDefault="00A12AE5" w:rsidP="006D79D9">
      <w:pPr>
        <w:rPr>
          <w:color w:val="auto"/>
        </w:rPr>
      </w:pPr>
    </w:p>
    <w:p w:rsidR="00A12AE5" w:rsidRPr="005A22E7" w:rsidRDefault="00A12AE5" w:rsidP="004F3A28">
      <w:pPr>
        <w:pStyle w:val="Heading4"/>
      </w:pPr>
      <w:bookmarkStart w:id="68" w:name="_Toc258787403"/>
      <w:r w:rsidRPr="005A22E7">
        <w:t>Diagram sekwencji trenowania sieci</w:t>
      </w:r>
      <w:bookmarkEnd w:id="68"/>
    </w:p>
    <w:p w:rsidR="00A12AE5" w:rsidRPr="00447DFA" w:rsidRDefault="00A12AE5" w:rsidP="006D79D9">
      <w:pPr>
        <w:rPr>
          <w:color w:val="auto"/>
        </w:rPr>
      </w:pPr>
    </w:p>
    <w:p w:rsidR="00052978" w:rsidRPr="00447DFA" w:rsidRDefault="00052978" w:rsidP="006D79D9">
      <w:pPr>
        <w:rPr>
          <w:color w:val="auto"/>
        </w:rPr>
      </w:pPr>
    </w:p>
    <w:p w:rsidR="00052978" w:rsidRPr="00447DFA" w:rsidRDefault="00201D9B" w:rsidP="006E3744">
      <w:pPr>
        <w:ind w:firstLine="0"/>
        <w:rPr>
          <w:color w:val="auto"/>
        </w:rPr>
      </w:pPr>
      <w:r w:rsidRPr="00447DFA">
        <w:rPr>
          <w:noProof/>
          <w:color w:val="auto"/>
          <w:lang w:val="en-US" w:eastAsia="en-US"/>
        </w:rPr>
        <w:lastRenderedPageBreak/>
        <w:drawing>
          <wp:inline distT="0" distB="0" distL="0" distR="0">
            <wp:extent cx="6031892" cy="4516277"/>
            <wp:effectExtent l="19050" t="0" r="6958" b="0"/>
            <wp:docPr id="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6035991" cy="4519346"/>
                    </a:xfrm>
                    <a:prstGeom prst="rect">
                      <a:avLst/>
                    </a:prstGeom>
                    <a:noFill/>
                    <a:ln w="9525">
                      <a:noFill/>
                      <a:miter lim="800000"/>
                      <a:headEnd/>
                      <a:tailEnd/>
                    </a:ln>
                  </pic:spPr>
                </pic:pic>
              </a:graphicData>
            </a:graphic>
          </wp:inline>
        </w:drawing>
      </w:r>
    </w:p>
    <w:p w:rsidR="006E3744" w:rsidRPr="00447DFA" w:rsidRDefault="006E3744" w:rsidP="006E3744">
      <w:pPr>
        <w:rPr>
          <w:color w:val="auto"/>
        </w:rPr>
      </w:pPr>
    </w:p>
    <w:p w:rsidR="00AC1307" w:rsidRPr="00447DFA" w:rsidRDefault="00AC1307" w:rsidP="00AC1307">
      <w:pPr>
        <w:rPr>
          <w:color w:val="auto"/>
        </w:rPr>
      </w:pPr>
      <w:r w:rsidRPr="00447DFA">
        <w:rPr>
          <w:color w:val="auto"/>
        </w:rPr>
        <w:t xml:space="preserve">W powyższym diagramie opisano sekwencję operacji dla jednej iteracji uczenia sieci MLP przy użyciu CPU. </w:t>
      </w:r>
      <w:r w:rsidR="0083472E" w:rsidRPr="00447DFA">
        <w:rPr>
          <w:color w:val="auto"/>
        </w:rPr>
        <w:t>Pierwszym etapem jest wybranie losow</w:t>
      </w:r>
      <w:r w:rsidR="00A456D7" w:rsidRPr="00447DFA">
        <w:rPr>
          <w:color w:val="auto"/>
        </w:rPr>
        <w:t>ych</w:t>
      </w:r>
      <w:r w:rsidR="0083472E" w:rsidRPr="00447DFA">
        <w:rPr>
          <w:color w:val="auto"/>
        </w:rPr>
        <w:t xml:space="preserve"> test</w:t>
      </w:r>
      <w:r w:rsidR="00A456D7" w:rsidRPr="00447DFA">
        <w:rPr>
          <w:color w:val="auto"/>
        </w:rPr>
        <w:t>ów</w:t>
      </w:r>
      <w:r w:rsidR="0083472E" w:rsidRPr="00447DFA">
        <w:rPr>
          <w:color w:val="auto"/>
        </w:rPr>
        <w:t xml:space="preserve"> z zestawu testów oraz uruchomienie </w:t>
      </w:r>
      <w:r w:rsidR="00A456D7" w:rsidRPr="00447DFA">
        <w:rPr>
          <w:color w:val="auto"/>
        </w:rPr>
        <w:t>ich</w:t>
      </w:r>
      <w:r w:rsidR="0083472E" w:rsidRPr="00447DFA">
        <w:rPr>
          <w:color w:val="auto"/>
        </w:rPr>
        <w:t xml:space="preserve">. </w:t>
      </w:r>
      <w:r w:rsidR="00A456D7" w:rsidRPr="00447DFA">
        <w:rPr>
          <w:color w:val="auto"/>
        </w:rPr>
        <w:t>Następnie określany jest „błąd” wyjściowy każdego neuronu</w:t>
      </w:r>
      <w:r w:rsidR="00057B03" w:rsidRPr="00447DFA">
        <w:rPr>
          <w:color w:val="auto"/>
        </w:rPr>
        <w:t>. Końcowym etapem jest zaktualizowanie wszystkich wag.</w:t>
      </w:r>
    </w:p>
    <w:p w:rsidR="00052978" w:rsidRPr="00447DFA" w:rsidRDefault="00052978" w:rsidP="006D79D9">
      <w:pPr>
        <w:rPr>
          <w:color w:val="auto"/>
        </w:rPr>
      </w:pPr>
    </w:p>
    <w:p w:rsidR="006D79D9" w:rsidRPr="00447DFA" w:rsidRDefault="006D79D9" w:rsidP="006D79D9">
      <w:pPr>
        <w:rPr>
          <w:color w:val="auto"/>
        </w:rPr>
      </w:pPr>
    </w:p>
    <w:p w:rsidR="001B7D2B" w:rsidRPr="005A22E7" w:rsidRDefault="001B7D2B" w:rsidP="00F05B9A">
      <w:pPr>
        <w:pStyle w:val="Heading3"/>
      </w:pPr>
      <w:bookmarkStart w:id="69" w:name="_Toc258787404"/>
      <w:r w:rsidRPr="005A22E7">
        <w:t>Zewnętrzne biblioteki</w:t>
      </w:r>
      <w:bookmarkEnd w:id="69"/>
    </w:p>
    <w:p w:rsidR="00BC5486" w:rsidRPr="00447DFA" w:rsidRDefault="00BC5486" w:rsidP="00107097">
      <w:pPr>
        <w:rPr>
          <w:rFonts w:eastAsiaTheme="minorHAnsi"/>
          <w:noProof/>
          <w:color w:val="auto"/>
          <w:lang w:eastAsia="en-US"/>
        </w:rPr>
      </w:pPr>
      <w:r w:rsidRPr="00447DFA">
        <w:rPr>
          <w:rFonts w:eastAsiaTheme="minorHAnsi"/>
          <w:noProof/>
          <w:color w:val="auto"/>
          <w:lang w:eastAsia="en-US"/>
        </w:rPr>
        <w:t>W programie użyłem dwóch różnych bibliotek zewnętrznych – Mersenne Twister i TinyXML.</w:t>
      </w:r>
    </w:p>
    <w:p w:rsidR="00BC5486" w:rsidRPr="00912090" w:rsidRDefault="00BC5486" w:rsidP="00B0611A">
      <w:pPr>
        <w:pStyle w:val="ListParagraph"/>
        <w:numPr>
          <w:ilvl w:val="0"/>
          <w:numId w:val="5"/>
        </w:numPr>
        <w:rPr>
          <w:rFonts w:eastAsiaTheme="minorHAnsi"/>
          <w:noProof/>
          <w:color w:val="008000"/>
          <w:lang w:eastAsia="en-US"/>
        </w:rPr>
      </w:pPr>
      <w:r w:rsidRPr="00912090">
        <w:rPr>
          <w:rFonts w:eastAsiaTheme="minorHAnsi"/>
          <w:noProof/>
          <w:color w:val="008000"/>
          <w:lang w:eastAsia="en-US"/>
        </w:rPr>
        <w:t>Mersenne Twister</w:t>
      </w:r>
    </w:p>
    <w:p w:rsidR="00BC5486" w:rsidRPr="00447DFA" w:rsidRDefault="00714F09" w:rsidP="00BC5486">
      <w:pPr>
        <w:rPr>
          <w:rFonts w:eastAsiaTheme="minorHAnsi"/>
          <w:noProof/>
          <w:color w:val="auto"/>
          <w:lang w:eastAsia="en-US"/>
        </w:rPr>
      </w:pPr>
      <w:r w:rsidRPr="00447DFA">
        <w:rPr>
          <w:rFonts w:eastAsiaTheme="minorHAnsi"/>
          <w:noProof/>
          <w:color w:val="auto"/>
          <w:lang w:eastAsia="en-US"/>
        </w:rPr>
        <w:t xml:space="preserve">Generator liczb pseudolosowych wbudowany w język c++, rand(), jest bardzo niskiej jakości – działa wolno, a wylosowane liczby nie spełniają wielu testów na losowość. Przez to badania wykonane z tym generatorem mogą nie dawać poprawnych wyników. Dla zadań tej biblioteki, bardzo dobrym rozwiązaniem jest generator </w:t>
      </w:r>
      <w:r w:rsidRPr="00447DFA">
        <w:rPr>
          <w:rFonts w:eastAsiaTheme="minorHAnsi"/>
          <w:noProof/>
          <w:color w:val="auto"/>
          <w:lang w:eastAsia="en-US"/>
        </w:rPr>
        <w:lastRenderedPageBreak/>
        <w:t>Mersenne Twister.</w:t>
      </w:r>
      <w:r w:rsidR="0007415A" w:rsidRPr="00447DFA">
        <w:rPr>
          <w:rFonts w:eastAsiaTheme="minorHAnsi"/>
          <w:noProof/>
          <w:color w:val="auto"/>
          <w:lang w:eastAsia="en-US"/>
        </w:rPr>
        <w:t xml:space="preserve"> Wybrałem bibliotekę obiektową stworzoną przez Richarda J. Wagnera.</w:t>
      </w:r>
      <w:r w:rsidR="00201D9B" w:rsidRPr="00447DFA">
        <w:rPr>
          <w:rFonts w:eastAsiaTheme="minorHAnsi"/>
          <w:noProof/>
          <w:color w:val="auto"/>
          <w:lang w:eastAsia="en-US"/>
        </w:rPr>
        <w:t xml:space="preserve"> (dodaj odnośnik)</w:t>
      </w:r>
    </w:p>
    <w:p w:rsidR="0007415A" w:rsidRPr="00912090" w:rsidRDefault="0007415A" w:rsidP="00B0611A">
      <w:pPr>
        <w:pStyle w:val="ListParagraph"/>
        <w:numPr>
          <w:ilvl w:val="0"/>
          <w:numId w:val="5"/>
        </w:numPr>
        <w:rPr>
          <w:rFonts w:eastAsiaTheme="minorHAnsi"/>
          <w:noProof/>
          <w:color w:val="008000"/>
          <w:lang w:eastAsia="en-US"/>
        </w:rPr>
      </w:pPr>
      <w:r w:rsidRPr="00912090">
        <w:rPr>
          <w:rFonts w:eastAsiaTheme="minorHAnsi"/>
          <w:noProof/>
          <w:color w:val="008000"/>
          <w:lang w:eastAsia="en-US"/>
        </w:rPr>
        <w:t>TinyXML</w:t>
      </w:r>
    </w:p>
    <w:p w:rsidR="00107097" w:rsidRPr="00447DFA" w:rsidRDefault="005D1DB6" w:rsidP="005D1DB6">
      <w:pPr>
        <w:rPr>
          <w:color w:val="auto"/>
        </w:rPr>
      </w:pPr>
      <w:r w:rsidRPr="00447DFA">
        <w:rPr>
          <w:rFonts w:eastAsiaTheme="minorHAnsi"/>
          <w:noProof/>
          <w:color w:val="auto"/>
          <w:lang w:eastAsia="en-US"/>
        </w:rPr>
        <w:t>Jako format pzechowywania danych sieci i zestawów testów, wybrałem XML. Zależało mi na znalezieniu biblioteki do obsługi XML, która przedstawia dokument w postaci struktury obiektów (DOM), oraz jest prosta w obsłudze. TinyXML to jedna z najpopularniejszych darmowych bibliotek dla C++.</w:t>
      </w:r>
      <w:r w:rsidR="00107097" w:rsidRPr="00447DFA">
        <w:rPr>
          <w:rFonts w:eastAsiaTheme="minorHAnsi"/>
          <w:noProof/>
          <w:color w:val="auto"/>
          <w:lang w:eastAsia="en-US"/>
        </w:rPr>
        <w:t xml:space="preserve"> </w:t>
      </w:r>
      <w:r w:rsidR="00201D9B" w:rsidRPr="00447DFA">
        <w:rPr>
          <w:rFonts w:eastAsiaTheme="minorHAnsi"/>
          <w:noProof/>
          <w:color w:val="auto"/>
          <w:lang w:eastAsia="en-US"/>
        </w:rPr>
        <w:t>(dodaj odnośnik)</w:t>
      </w:r>
    </w:p>
    <w:p w:rsidR="00D973D2" w:rsidRPr="00447DFA" w:rsidRDefault="00D973D2" w:rsidP="00D973D2">
      <w:pPr>
        <w:rPr>
          <w:color w:val="auto"/>
        </w:rPr>
      </w:pPr>
    </w:p>
    <w:p w:rsidR="00D973D2" w:rsidRPr="00447DFA" w:rsidRDefault="00D973D2" w:rsidP="00D973D2">
      <w:pPr>
        <w:rPr>
          <w:color w:val="auto"/>
        </w:rPr>
      </w:pPr>
    </w:p>
    <w:p w:rsidR="00D973D2" w:rsidRPr="00F05B9A" w:rsidRDefault="00D973D2" w:rsidP="00F05B9A">
      <w:pPr>
        <w:pStyle w:val="Heading2"/>
      </w:pPr>
      <w:bookmarkStart w:id="70" w:name="_Toc258787405"/>
      <w:r w:rsidRPr="00F05B9A">
        <w:t>Część GPU</w:t>
      </w:r>
      <w:bookmarkEnd w:id="70"/>
    </w:p>
    <w:p w:rsidR="00DA666F" w:rsidRPr="00447DFA" w:rsidRDefault="00DA666F" w:rsidP="00DA666F">
      <w:pPr>
        <w:rPr>
          <w:color w:val="auto"/>
        </w:rPr>
      </w:pPr>
      <w:r w:rsidRPr="00447DFA">
        <w:rPr>
          <w:color w:val="auto"/>
        </w:rPr>
        <w:t xml:space="preserve">Aktualnie biblioteka umożliwia uruchamianie sieci na danym zestawie testowym oraz uczenie sieci na GPU przy pomocy biblioteki NVIDIA CUDA SDK 2.3. </w:t>
      </w:r>
      <w:r w:rsidR="00CC5CEB" w:rsidRPr="00447DFA">
        <w:rPr>
          <w:color w:val="auto"/>
        </w:rPr>
        <w:t xml:space="preserve">Funkcje (kernele, o nazwach kończących się na ‘kernel’) wykonywane na GPU są zawarte w pliku TrainNetwork.cu. W tym pliku są też zawarte funkcje, które są wykonywane na CPU, a uruchamiaję </w:t>
      </w:r>
      <w:r w:rsidR="008D2F00" w:rsidRPr="00447DFA">
        <w:rPr>
          <w:color w:val="auto"/>
        </w:rPr>
        <w:t xml:space="preserve">wykonywaie </w:t>
      </w:r>
      <w:r w:rsidR="00CC5CEB" w:rsidRPr="00447DFA">
        <w:rPr>
          <w:color w:val="auto"/>
        </w:rPr>
        <w:t>kernel</w:t>
      </w:r>
      <w:r w:rsidR="008D2F00" w:rsidRPr="00447DFA">
        <w:rPr>
          <w:color w:val="auto"/>
        </w:rPr>
        <w:t>i (mają nazwy kończące się na CUDA).</w:t>
      </w:r>
    </w:p>
    <w:p w:rsidR="008D2F00" w:rsidRPr="00447DFA" w:rsidRDefault="008D2F00" w:rsidP="00DA666F">
      <w:pPr>
        <w:rPr>
          <w:color w:val="auto"/>
        </w:rPr>
      </w:pPr>
      <w:r w:rsidRPr="00447DFA">
        <w:rPr>
          <w:color w:val="auto"/>
        </w:rPr>
        <w:t xml:space="preserve">Plik CUDATools.cpp zawiera </w:t>
      </w:r>
      <w:r w:rsidR="00FF4C17" w:rsidRPr="00447DFA">
        <w:rPr>
          <w:color w:val="auto"/>
        </w:rPr>
        <w:t>metody statyczne odpowiedzialne za pozostałą komunikację z GPU. Są to operacje alokowania,  dealokowania, ustawiania, pobierania pamięci GPU, oraz uruchamiania funkcji z zawartych w TrainNetwork.cu.</w:t>
      </w:r>
    </w:p>
    <w:p w:rsidR="00FF4C17" w:rsidRPr="00447DFA" w:rsidRDefault="00FF4C17" w:rsidP="00DA666F">
      <w:pPr>
        <w:rPr>
          <w:color w:val="auto"/>
        </w:rPr>
      </w:pPr>
    </w:p>
    <w:p w:rsidR="00185F3D" w:rsidRPr="00447DFA" w:rsidRDefault="0083472E" w:rsidP="006B0FCD">
      <w:pPr>
        <w:ind w:firstLine="0"/>
        <w:rPr>
          <w:color w:val="auto"/>
        </w:rPr>
      </w:pPr>
      <w:r w:rsidRPr="00447DFA">
        <w:rPr>
          <w:color w:val="auto"/>
        </w:rPr>
        <w:t>// JRTODO – czy gdzies jest napi</w:t>
      </w:r>
      <w:r w:rsidR="008C2B0F" w:rsidRPr="00447DFA">
        <w:rPr>
          <w:color w:val="auto"/>
        </w:rPr>
        <w:t>s</w:t>
      </w:r>
      <w:r w:rsidRPr="00447DFA">
        <w:rPr>
          <w:color w:val="auto"/>
        </w:rPr>
        <w:t>ane, ze uczysz jednoczesnie kilku/nastu testow?</w:t>
      </w:r>
    </w:p>
    <w:p w:rsidR="00185F3D" w:rsidRPr="00447DFA" w:rsidRDefault="00185F3D" w:rsidP="00D973D2">
      <w:pPr>
        <w:rPr>
          <w:color w:val="auto"/>
        </w:rPr>
      </w:pPr>
    </w:p>
    <w:p w:rsidR="001B7D2B" w:rsidRPr="005A22E7" w:rsidRDefault="001B7D2B" w:rsidP="00F05B9A">
      <w:pPr>
        <w:pStyle w:val="Heading3"/>
      </w:pPr>
      <w:bookmarkStart w:id="71" w:name="_Toc258787406"/>
      <w:r w:rsidRPr="005A22E7">
        <w:t xml:space="preserve">Implementacja </w:t>
      </w:r>
      <w:r w:rsidR="006C3F31">
        <w:t>MLP</w:t>
      </w:r>
      <w:r w:rsidRPr="005A22E7">
        <w:t xml:space="preserve"> na GPU</w:t>
      </w:r>
      <w:bookmarkEnd w:id="71"/>
    </w:p>
    <w:p w:rsidR="001B7D2B" w:rsidRPr="005A22E7" w:rsidRDefault="001B7D2B" w:rsidP="004F3A28">
      <w:pPr>
        <w:pStyle w:val="Heading4"/>
      </w:pPr>
      <w:bookmarkStart w:id="72" w:name="_Toc258787407"/>
      <w:r w:rsidRPr="005A22E7">
        <w:t>Ogólny algorytm</w:t>
      </w:r>
      <w:bookmarkEnd w:id="72"/>
    </w:p>
    <w:p w:rsidR="00BD1BE6" w:rsidRPr="00447DFA" w:rsidRDefault="00BD1BE6" w:rsidP="00BD1BE6">
      <w:pPr>
        <w:rPr>
          <w:color w:val="auto"/>
        </w:rPr>
      </w:pPr>
    </w:p>
    <w:p w:rsidR="00BD1BE6" w:rsidRPr="00447DFA" w:rsidRDefault="00AC731B" w:rsidP="00BD1BE6">
      <w:pPr>
        <w:rPr>
          <w:color w:val="auto"/>
        </w:rPr>
      </w:pPr>
      <w:r w:rsidRPr="00447DFA">
        <w:rPr>
          <w:color w:val="auto"/>
        </w:rPr>
        <w:t xml:space="preserve">Większość </w:t>
      </w:r>
      <w:r w:rsidR="00043092" w:rsidRPr="00447DFA">
        <w:rPr>
          <w:color w:val="auto"/>
        </w:rPr>
        <w:t xml:space="preserve">operacji wykonywanych </w:t>
      </w:r>
      <w:r w:rsidR="00C45DE9" w:rsidRPr="00447DFA">
        <w:rPr>
          <w:color w:val="auto"/>
        </w:rPr>
        <w:t>na GPU ma następującą sekwencję:</w:t>
      </w:r>
    </w:p>
    <w:p w:rsidR="00C45DE9" w:rsidRDefault="00C45DE9" w:rsidP="00B0611A">
      <w:pPr>
        <w:pStyle w:val="ListParagraph"/>
        <w:numPr>
          <w:ilvl w:val="0"/>
          <w:numId w:val="11"/>
        </w:numPr>
        <w:ind w:left="1418" w:hanging="142"/>
      </w:pPr>
      <w:r>
        <w:t>Alokowanie wejściowej i wyjściowej pamięci na GPU</w:t>
      </w:r>
    </w:p>
    <w:p w:rsidR="00C45DE9" w:rsidRDefault="00C45DE9" w:rsidP="00B0611A">
      <w:pPr>
        <w:pStyle w:val="ListParagraph"/>
        <w:numPr>
          <w:ilvl w:val="0"/>
          <w:numId w:val="11"/>
        </w:numPr>
        <w:ind w:left="1418" w:hanging="142"/>
      </w:pPr>
      <w:r>
        <w:t>Kopiowanie danych wejściowych do GPU</w:t>
      </w:r>
    </w:p>
    <w:p w:rsidR="00C45DE9" w:rsidRDefault="00C45DE9" w:rsidP="00B0611A">
      <w:pPr>
        <w:pStyle w:val="ListParagraph"/>
        <w:numPr>
          <w:ilvl w:val="0"/>
          <w:numId w:val="11"/>
        </w:numPr>
        <w:ind w:left="1418" w:hanging="142"/>
      </w:pPr>
      <w:r>
        <w:t>Wykonywanie właściwych operacji (kerneli) na GPU</w:t>
      </w:r>
    </w:p>
    <w:p w:rsidR="00C45DE9" w:rsidRDefault="00D47E03" w:rsidP="00B0611A">
      <w:pPr>
        <w:pStyle w:val="ListParagraph"/>
        <w:numPr>
          <w:ilvl w:val="0"/>
          <w:numId w:val="11"/>
        </w:numPr>
        <w:ind w:left="1418" w:hanging="142"/>
      </w:pPr>
      <w:r>
        <w:t>Kopiowanie danych wyjściowych z GPU do RAM</w:t>
      </w:r>
    </w:p>
    <w:p w:rsidR="00503C1E" w:rsidRDefault="00D47E03" w:rsidP="00B0611A">
      <w:pPr>
        <w:pStyle w:val="ListParagraph"/>
        <w:numPr>
          <w:ilvl w:val="0"/>
          <w:numId w:val="11"/>
        </w:numPr>
        <w:ind w:left="1418" w:hanging="142"/>
      </w:pPr>
      <w:r>
        <w:t>Dealokacja wejściowej i wyjściowej pamięci na GPU</w:t>
      </w:r>
    </w:p>
    <w:p w:rsidR="00DF451E" w:rsidRPr="00447DFA" w:rsidRDefault="00DF451E" w:rsidP="00DF451E">
      <w:pPr>
        <w:rPr>
          <w:color w:val="auto"/>
        </w:rPr>
      </w:pPr>
    </w:p>
    <w:p w:rsidR="00503C1E" w:rsidRPr="00447DFA" w:rsidRDefault="00D26718" w:rsidP="004E256F">
      <w:pPr>
        <w:rPr>
          <w:color w:val="auto"/>
        </w:rPr>
      </w:pPr>
      <w:r w:rsidRPr="00447DFA">
        <w:rPr>
          <w:color w:val="auto"/>
        </w:rPr>
        <w:lastRenderedPageBreak/>
        <w:t>Można zauważyć, że</w:t>
      </w:r>
      <w:r w:rsidR="00774A83" w:rsidRPr="00447DFA">
        <w:rPr>
          <w:color w:val="auto"/>
        </w:rPr>
        <w:t xml:space="preserve"> jest więcej operacji niż normalne operacje CPU (bo jest kopiowanie pamieci</w:t>
      </w:r>
      <w:r w:rsidR="004E256F" w:rsidRPr="00447DFA">
        <w:rPr>
          <w:color w:val="auto"/>
        </w:rPr>
        <w:t xml:space="preserve"> RAM </w:t>
      </w:r>
      <w:r w:rsidR="004E256F" w:rsidRPr="00447DFA">
        <w:rPr>
          <w:color w:val="auto"/>
        </w:rPr>
        <w:sym w:font="Wingdings" w:char="F0F3"/>
      </w:r>
      <w:r w:rsidR="004E256F" w:rsidRPr="00447DFA">
        <w:rPr>
          <w:color w:val="auto"/>
        </w:rPr>
        <w:t xml:space="preserve"> GPU</w:t>
      </w:r>
      <w:r w:rsidR="00774A83" w:rsidRPr="00447DFA">
        <w:rPr>
          <w:color w:val="auto"/>
        </w:rPr>
        <w:t>).</w:t>
      </w:r>
    </w:p>
    <w:p w:rsidR="00503C1E" w:rsidRPr="00447DFA" w:rsidRDefault="00503C1E" w:rsidP="00BD1BE6">
      <w:pPr>
        <w:rPr>
          <w:color w:val="auto"/>
        </w:rPr>
      </w:pPr>
    </w:p>
    <w:p w:rsidR="00503C1E" w:rsidRPr="00447DFA" w:rsidRDefault="00503C1E" w:rsidP="004E256F">
      <w:pPr>
        <w:rPr>
          <w:color w:val="auto"/>
        </w:rPr>
      </w:pPr>
      <w:r w:rsidRPr="00447DFA">
        <w:rPr>
          <w:color w:val="auto"/>
        </w:rPr>
        <w:t xml:space="preserve">Na karcie GPU dostępnej dla mnie, nie ma obsługi liczb zmiennoprzecinkowych podwójnej precyzji, więc są użyte liczby pojedynczej precyzji (float). Z tego wzgledu obliczenia na GPU moga byc mniej dokladne. </w:t>
      </w:r>
    </w:p>
    <w:p w:rsidR="00503C1E" w:rsidRPr="00447DFA" w:rsidRDefault="00F7686D" w:rsidP="00503C1E">
      <w:pPr>
        <w:rPr>
          <w:color w:val="auto"/>
        </w:rPr>
      </w:pPr>
      <w:r w:rsidRPr="00447DFA">
        <w:rPr>
          <w:color w:val="auto"/>
        </w:rPr>
        <w:t xml:space="preserve">Algorytmy uruchamiania i trenowania sieci dla CPU i GPU są identyczne (jedyne różnice to kolejność dodawania kolejnych czynników). </w:t>
      </w:r>
      <w:r w:rsidR="00503C1E" w:rsidRPr="00447DFA">
        <w:rPr>
          <w:color w:val="auto"/>
        </w:rPr>
        <w:t>Sekwencja operacji na GPU dla uruvhamiania i trenowania sieci jest bardzo podobna jak dla CPU</w:t>
      </w:r>
      <w:r w:rsidRPr="00447DFA">
        <w:rPr>
          <w:color w:val="auto"/>
        </w:rPr>
        <w:t xml:space="preserve"> (?)</w:t>
      </w:r>
      <w:r w:rsidR="00503C1E" w:rsidRPr="00447DFA">
        <w:rPr>
          <w:color w:val="auto"/>
        </w:rPr>
        <w:t xml:space="preserve">. Jednak dla GPU, na początku i końcu operacji, jest konieczne kopiowanie pamięci między RAM a GPU. </w:t>
      </w:r>
    </w:p>
    <w:p w:rsidR="00503C1E" w:rsidRPr="00447DFA" w:rsidRDefault="00503C1E" w:rsidP="00BD1BE6">
      <w:pPr>
        <w:rPr>
          <w:color w:val="auto"/>
        </w:rPr>
      </w:pPr>
    </w:p>
    <w:p w:rsidR="00276682" w:rsidRPr="005A22E7" w:rsidRDefault="00276682" w:rsidP="004F3A28">
      <w:pPr>
        <w:pStyle w:val="Heading4"/>
      </w:pPr>
      <w:bookmarkStart w:id="73" w:name="_Toc258787408"/>
      <w:r w:rsidRPr="005A22E7">
        <w:t>Diagram sekwencji uruchamiania sieci</w:t>
      </w:r>
      <w:bookmarkEnd w:id="73"/>
    </w:p>
    <w:p w:rsidR="00276682" w:rsidRPr="00447DFA" w:rsidRDefault="00276682" w:rsidP="00BD1BE6">
      <w:pPr>
        <w:rPr>
          <w:color w:val="auto"/>
        </w:rPr>
      </w:pPr>
    </w:p>
    <w:p w:rsidR="001629DB" w:rsidRPr="00447DFA" w:rsidRDefault="001629DB" w:rsidP="001629DB">
      <w:pPr>
        <w:spacing w:after="200" w:line="276" w:lineRule="auto"/>
        <w:ind w:firstLine="0"/>
        <w:rPr>
          <w:color w:val="auto"/>
        </w:rPr>
      </w:pPr>
      <w:r w:rsidRPr="00447DFA">
        <w:rPr>
          <w:noProof/>
          <w:color w:val="auto"/>
          <w:lang w:val="en-US" w:eastAsia="en-US"/>
        </w:rPr>
        <w:drawing>
          <wp:inline distT="0" distB="0" distL="0" distR="0">
            <wp:extent cx="4992648" cy="4528868"/>
            <wp:effectExtent l="19050" t="0" r="0" b="0"/>
            <wp:docPr id="1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4995140" cy="4531129"/>
                    </a:xfrm>
                    <a:prstGeom prst="rect">
                      <a:avLst/>
                    </a:prstGeom>
                    <a:noFill/>
                    <a:ln w="9525">
                      <a:noFill/>
                      <a:miter lim="800000"/>
                      <a:headEnd/>
                      <a:tailEnd/>
                    </a:ln>
                  </pic:spPr>
                </pic:pic>
              </a:graphicData>
            </a:graphic>
          </wp:inline>
        </w:drawing>
      </w:r>
    </w:p>
    <w:p w:rsidR="001629DB" w:rsidRPr="00447DFA" w:rsidRDefault="001629DB" w:rsidP="001629DB">
      <w:pPr>
        <w:rPr>
          <w:color w:val="auto"/>
        </w:rPr>
      </w:pPr>
      <w:r w:rsidRPr="00447DFA">
        <w:rPr>
          <w:color w:val="auto"/>
        </w:rPr>
        <w:lastRenderedPageBreak/>
        <w:t>Na powyższym diagramie opisano sekwencję operacji przy uruchomieniu sieci przy użyciu GPU.</w:t>
      </w:r>
    </w:p>
    <w:p w:rsidR="00276682" w:rsidRPr="00447DFA" w:rsidRDefault="001629DB" w:rsidP="001629DB">
      <w:pPr>
        <w:rPr>
          <w:color w:val="auto"/>
        </w:rPr>
      </w:pPr>
      <w:r w:rsidRPr="00447DFA">
        <w:rPr>
          <w:color w:val="auto"/>
        </w:rPr>
        <w:t>Dla każdej warstwy, jest wykonywanych operacji. Najpierw wykonywane są alokacje potrzebnej pamięci dla aktualnej warstwy (wagi, wyjścia) oraz ewentualnie ich zapisanie. Oprócz tego zwalniana jest niepotrzebna pamięć używana wcześniej. Później jest wykonywana operacja executeLayerGPU() – metoda uruchamiająca kernel wykonujący równolegle operacje uruchamiania neuronów na danej warstwie. Sam kernel opisany jest w rozdziale X.X.</w:t>
      </w:r>
    </w:p>
    <w:p w:rsidR="00664CE1" w:rsidRPr="00447DFA" w:rsidRDefault="00664CE1" w:rsidP="001629DB">
      <w:pPr>
        <w:rPr>
          <w:color w:val="auto"/>
        </w:rPr>
      </w:pPr>
    </w:p>
    <w:p w:rsidR="00664CE1" w:rsidRPr="00447DFA" w:rsidRDefault="00664CE1" w:rsidP="001629DB">
      <w:pPr>
        <w:rPr>
          <w:color w:val="auto"/>
        </w:rPr>
      </w:pPr>
    </w:p>
    <w:p w:rsidR="00276682" w:rsidRPr="005A22E7" w:rsidRDefault="00276682" w:rsidP="004F3A28">
      <w:pPr>
        <w:pStyle w:val="Heading4"/>
      </w:pPr>
      <w:bookmarkStart w:id="74" w:name="_Toc258787409"/>
      <w:r w:rsidRPr="005A22E7">
        <w:t>Diagram sekwencji trenowania sieci</w:t>
      </w:r>
      <w:bookmarkEnd w:id="74"/>
    </w:p>
    <w:p w:rsidR="00276682" w:rsidRPr="00447DFA" w:rsidRDefault="00276682" w:rsidP="00276682">
      <w:pPr>
        <w:rPr>
          <w:color w:val="auto"/>
        </w:rPr>
      </w:pPr>
    </w:p>
    <w:p w:rsidR="00276682" w:rsidRPr="00447DFA" w:rsidRDefault="00276682" w:rsidP="00276682">
      <w:pPr>
        <w:rPr>
          <w:color w:val="auto"/>
        </w:rPr>
      </w:pPr>
    </w:p>
    <w:p w:rsidR="00276682" w:rsidRPr="00447DFA" w:rsidRDefault="00276682" w:rsidP="00276682">
      <w:pPr>
        <w:rPr>
          <w:color w:val="auto"/>
        </w:rPr>
      </w:pPr>
      <w:r w:rsidRPr="00447DFA">
        <w:rPr>
          <w:noProof/>
          <w:color w:val="auto"/>
          <w:lang w:val="en-US" w:eastAsia="en-US"/>
        </w:rPr>
        <w:lastRenderedPageBreak/>
        <w:drawing>
          <wp:inline distT="0" distB="0" distL="0" distR="0">
            <wp:extent cx="5773420" cy="9290256"/>
            <wp:effectExtent l="19050" t="0" r="0" b="0"/>
            <wp:docPr id="1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5773420" cy="9290256"/>
                    </a:xfrm>
                    <a:prstGeom prst="rect">
                      <a:avLst/>
                    </a:prstGeom>
                    <a:noFill/>
                    <a:ln w="9525">
                      <a:noFill/>
                      <a:miter lim="800000"/>
                      <a:headEnd/>
                      <a:tailEnd/>
                    </a:ln>
                  </pic:spPr>
                </pic:pic>
              </a:graphicData>
            </a:graphic>
          </wp:inline>
        </w:drawing>
      </w:r>
    </w:p>
    <w:p w:rsidR="00276682" w:rsidRPr="00447DFA" w:rsidRDefault="00276682" w:rsidP="00BD1BE6">
      <w:pPr>
        <w:rPr>
          <w:color w:val="auto"/>
        </w:rPr>
      </w:pPr>
    </w:p>
    <w:p w:rsidR="00276682" w:rsidRPr="00447DFA" w:rsidRDefault="00276682" w:rsidP="00276682">
      <w:pPr>
        <w:rPr>
          <w:color w:val="auto"/>
        </w:rPr>
      </w:pPr>
      <w:r w:rsidRPr="00447DFA">
        <w:rPr>
          <w:color w:val="auto"/>
        </w:rPr>
        <w:t>W powyższym diagramie opisano sekwencję operacji dla jednej iteracji uczenia sieci MLP przy użyciu CPU. Pierwszym etapem jest wybranie losowych testów z zestawu testów oraz uruchomienie ich. Następnie określany jest „błąd” wyjściowy każdego neuronu. Końcowym etapem jest zaktualizowanie wszystkich wag.</w:t>
      </w:r>
    </w:p>
    <w:p w:rsidR="00276682" w:rsidRPr="00447DFA" w:rsidRDefault="00276682" w:rsidP="00BD1BE6">
      <w:pPr>
        <w:rPr>
          <w:color w:val="auto"/>
        </w:rPr>
      </w:pPr>
    </w:p>
    <w:p w:rsidR="00276682" w:rsidRPr="00447DFA" w:rsidRDefault="00276682" w:rsidP="00BD1BE6">
      <w:pPr>
        <w:rPr>
          <w:color w:val="auto"/>
        </w:rPr>
      </w:pPr>
    </w:p>
    <w:p w:rsidR="00107097" w:rsidRPr="00447DFA" w:rsidRDefault="00107097" w:rsidP="005A0BDA">
      <w:pPr>
        <w:ind w:firstLine="0"/>
        <w:rPr>
          <w:rFonts w:eastAsiaTheme="minorHAnsi"/>
          <w:noProof/>
          <w:color w:val="auto"/>
          <w:lang w:eastAsia="en-US"/>
        </w:rPr>
      </w:pPr>
    </w:p>
    <w:p w:rsidR="00107097" w:rsidRPr="00447DFA" w:rsidRDefault="00107097" w:rsidP="00107097">
      <w:pPr>
        <w:rPr>
          <w:color w:val="auto"/>
        </w:rPr>
      </w:pPr>
    </w:p>
    <w:p w:rsidR="001B7D2B" w:rsidRPr="005A22E7" w:rsidRDefault="001B7D2B" w:rsidP="004F3A28">
      <w:pPr>
        <w:pStyle w:val="Heading4"/>
      </w:pPr>
      <w:bookmarkStart w:id="75" w:name="_Toc258787410"/>
      <w:r w:rsidRPr="005A22E7">
        <w:t>Struktury danych w pamięci GPU</w:t>
      </w:r>
      <w:bookmarkEnd w:id="75"/>
      <w:r w:rsidRPr="005A22E7">
        <w:t xml:space="preserve"> </w:t>
      </w:r>
    </w:p>
    <w:p w:rsidR="00841988" w:rsidRPr="00447DFA" w:rsidRDefault="00A85CD5" w:rsidP="009763B5">
      <w:pPr>
        <w:rPr>
          <w:color w:val="auto"/>
        </w:rPr>
      </w:pPr>
      <w:r w:rsidRPr="00447DFA">
        <w:rPr>
          <w:color w:val="auto"/>
        </w:rPr>
        <w:t>Po stronie CPU, jest określona hierarchia kla</w:t>
      </w:r>
      <w:r w:rsidR="00F223BE" w:rsidRPr="00447DFA">
        <w:rPr>
          <w:color w:val="auto"/>
        </w:rPr>
        <w:t xml:space="preserve">s, a wszystkie dane sieci neuronowej lub zestawu testów znajdują się w obiektach tych klas. </w:t>
      </w:r>
      <w:r w:rsidR="001C4178" w:rsidRPr="00447DFA">
        <w:rPr>
          <w:color w:val="auto"/>
        </w:rPr>
        <w:t>Tech</w:t>
      </w:r>
      <w:r w:rsidR="009D7DAD" w:rsidRPr="00447DFA">
        <w:rPr>
          <w:color w:val="auto"/>
        </w:rPr>
        <w:t xml:space="preserve">nologia CUDA też </w:t>
      </w:r>
      <w:r w:rsidR="00F85F5C" w:rsidRPr="00447DFA">
        <w:rPr>
          <w:color w:val="auto"/>
        </w:rPr>
        <w:t xml:space="preserve">umożliwia </w:t>
      </w:r>
      <w:r w:rsidR="009D7DAD" w:rsidRPr="00447DFA">
        <w:rPr>
          <w:color w:val="auto"/>
        </w:rPr>
        <w:t xml:space="preserve">używanie </w:t>
      </w:r>
      <w:r w:rsidR="00F85F5C" w:rsidRPr="00447DFA">
        <w:rPr>
          <w:color w:val="auto"/>
        </w:rPr>
        <w:t>złożonych typów danych (struct)</w:t>
      </w:r>
      <w:r w:rsidR="00BC2E00" w:rsidRPr="00447DFA">
        <w:rPr>
          <w:color w:val="auto"/>
        </w:rPr>
        <w:t>.  Jest to ułatwienie. J</w:t>
      </w:r>
      <w:r w:rsidR="00F85F5C" w:rsidRPr="00447DFA">
        <w:rPr>
          <w:color w:val="auto"/>
        </w:rPr>
        <w:t xml:space="preserve">ednak nie jest to zalecane – w większości </w:t>
      </w:r>
      <w:r w:rsidR="00BC2E00" w:rsidRPr="00447DFA">
        <w:rPr>
          <w:color w:val="auto"/>
        </w:rPr>
        <w:t>przypadków spowodowałoby to kilkukrotne spowolnienie pracy kerneli. Żeby uzyskać wysoką wydajność</w:t>
      </w:r>
      <w:r w:rsidR="00EA45A6" w:rsidRPr="00447DFA">
        <w:rPr>
          <w:color w:val="auto"/>
        </w:rPr>
        <w:t>, konieczne jest czytanie oraz zapisywanie danych z/do globalnej pamięci przy pomocy tablic.</w:t>
      </w:r>
    </w:p>
    <w:p w:rsidR="00AA3DD2" w:rsidRDefault="00841988" w:rsidP="00AA3DD2">
      <w:pPr>
        <w:rPr>
          <w:color w:val="auto"/>
        </w:rPr>
      </w:pPr>
      <w:r w:rsidRPr="00447DFA">
        <w:rPr>
          <w:color w:val="auto"/>
        </w:rPr>
        <w:t xml:space="preserve">Z tego względu, po stronie GPU </w:t>
      </w:r>
      <w:r w:rsidR="003F719D" w:rsidRPr="00447DFA">
        <w:rPr>
          <w:color w:val="auto"/>
        </w:rPr>
        <w:t xml:space="preserve">używane są tylko zmienne </w:t>
      </w:r>
      <w:r w:rsidR="00366847" w:rsidRPr="00447DFA">
        <w:rPr>
          <w:color w:val="auto"/>
        </w:rPr>
        <w:t xml:space="preserve">całkowite, zmienne zmiennoprzecinkowe oraz tablice jednowymiarowe zmiennych tych typów. </w:t>
      </w:r>
      <w:r w:rsidR="004A6536" w:rsidRPr="00447DFA">
        <w:rPr>
          <w:color w:val="auto"/>
        </w:rPr>
        <w:t xml:space="preserve">Alokowanie i dealokowanie pamięci na GPU zajmuje dużo więcej czasu niż w pamięci RAM, więc nie ma osobnych tablic dla pojedynczego neuronu lub pojedynczego testu – tablice zawierają informacje o całej warstwie neuronów lub zestawie testów. </w:t>
      </w:r>
      <w:r w:rsidR="00366847" w:rsidRPr="00447DFA">
        <w:rPr>
          <w:color w:val="auto"/>
        </w:rPr>
        <w:t>Poniżej znajduje się lista tablic używanych po stronie GPU oraz ich opis:</w:t>
      </w:r>
    </w:p>
    <w:p w:rsidR="002C7029" w:rsidRPr="00167804" w:rsidRDefault="004A6536" w:rsidP="00167804">
      <w:pPr>
        <w:pStyle w:val="Wypunktowane"/>
      </w:pPr>
      <w:r w:rsidRPr="00167804">
        <w:rPr>
          <w:rFonts w:eastAsiaTheme="minorHAnsi"/>
          <w:noProof/>
        </w:rPr>
        <w:t>TestsInput – tablica zawierająca wartości wejść testów</w:t>
      </w:r>
    </w:p>
    <w:p w:rsidR="002C7029" w:rsidRPr="00167804" w:rsidRDefault="002C7029" w:rsidP="00167804">
      <w:pPr>
        <w:pStyle w:val="Wypunktowane"/>
      </w:pPr>
      <w:r w:rsidRPr="00167804">
        <w:rPr>
          <w:rFonts w:eastAsiaTheme="minorHAnsi"/>
          <w:noProof/>
        </w:rPr>
        <w:t>TestsOutput – tablica zawierająca wartości wyjść testów</w:t>
      </w:r>
    </w:p>
    <w:p w:rsidR="002C7029" w:rsidRPr="00167804" w:rsidRDefault="002C7029" w:rsidP="00167804">
      <w:pPr>
        <w:pStyle w:val="Wypunktowane"/>
      </w:pPr>
      <w:r w:rsidRPr="00167804">
        <w:rPr>
          <w:rFonts w:eastAsiaTheme="minorHAnsi"/>
          <w:noProof/>
        </w:rPr>
        <w:t>LayerWeights – wagi w danej warstwie neuronów</w:t>
      </w:r>
    </w:p>
    <w:p w:rsidR="002C7029" w:rsidRPr="00167804" w:rsidRDefault="002C7029" w:rsidP="00167804">
      <w:pPr>
        <w:pStyle w:val="Wypunktowane"/>
      </w:pPr>
      <w:r w:rsidRPr="00167804">
        <w:rPr>
          <w:rFonts w:eastAsiaTheme="minorHAnsi"/>
          <w:noProof/>
        </w:rPr>
        <w:t xml:space="preserve">DerivativeOfLastOutput – pochodna </w:t>
      </w:r>
      <w:r w:rsidR="00D13A81" w:rsidRPr="00167804">
        <w:rPr>
          <w:rFonts w:eastAsiaTheme="minorHAnsi"/>
          <w:noProof/>
        </w:rPr>
        <w:t>wyjść neuronów w danej warstwie</w:t>
      </w:r>
    </w:p>
    <w:p w:rsidR="00D13A81" w:rsidRPr="00167804" w:rsidRDefault="00D13A81" w:rsidP="00167804">
      <w:pPr>
        <w:pStyle w:val="Wypunktowane"/>
      </w:pPr>
      <w:r w:rsidRPr="00167804">
        <w:rPr>
          <w:rFonts w:eastAsiaTheme="minorHAnsi"/>
          <w:noProof/>
        </w:rPr>
        <w:t>LastOutputWithOutputFunction – wyjścia neuronów po wykonaniu funkcji aktywacji</w:t>
      </w:r>
    </w:p>
    <w:p w:rsidR="00D13A81" w:rsidRPr="00167804" w:rsidRDefault="00D13A81" w:rsidP="00167804">
      <w:pPr>
        <w:pStyle w:val="Wypunktowane"/>
      </w:pPr>
      <w:r w:rsidRPr="00167804">
        <w:rPr>
          <w:rFonts w:eastAsiaTheme="minorHAnsi"/>
          <w:noProof/>
        </w:rPr>
        <w:t>LastError – różnica między oczekiwanymi a rzeczywistymi wyjściami neuronów</w:t>
      </w:r>
    </w:p>
    <w:p w:rsidR="00DB2E29" w:rsidRPr="00167804" w:rsidRDefault="00DB2E29" w:rsidP="00167804">
      <w:pPr>
        <w:pStyle w:val="Wypunktowane"/>
      </w:pPr>
      <w:r w:rsidRPr="00167804">
        <w:rPr>
          <w:rFonts w:eastAsiaTheme="minorHAnsi"/>
          <w:noProof/>
        </w:rPr>
        <w:t xml:space="preserve">TestIndices – tablica </w:t>
      </w:r>
      <w:r w:rsidR="00E4369D" w:rsidRPr="00167804">
        <w:rPr>
          <w:rFonts w:eastAsiaTheme="minorHAnsi"/>
          <w:noProof/>
        </w:rPr>
        <w:t>określa indeksy testów używanych przy trenowaniu sieci, znajduje się w pamięci stałej (constant).</w:t>
      </w:r>
    </w:p>
    <w:p w:rsidR="00E4369D" w:rsidRPr="00447DFA" w:rsidRDefault="00E4369D" w:rsidP="00E4369D">
      <w:pPr>
        <w:rPr>
          <w:color w:val="auto"/>
        </w:rPr>
      </w:pPr>
    </w:p>
    <w:p w:rsidR="00E4369D" w:rsidRPr="00447DFA" w:rsidRDefault="00E91B7E" w:rsidP="00262748">
      <w:pPr>
        <w:rPr>
          <w:color w:val="auto"/>
        </w:rPr>
      </w:pPr>
      <w:r w:rsidRPr="00447DFA">
        <w:rPr>
          <w:color w:val="auto"/>
        </w:rPr>
        <w:lastRenderedPageBreak/>
        <w:t xml:space="preserve">Niektóre z powyższych tablic są </w:t>
      </w:r>
      <w:r w:rsidR="00262748" w:rsidRPr="00447DFA">
        <w:rPr>
          <w:color w:val="auto"/>
        </w:rPr>
        <w:t xml:space="preserve">alignowane (zobacz rozdział x.x), żeby odczyt z tych tablic lub zapis do nich był wykonywany szybciej. </w:t>
      </w:r>
      <w:r w:rsidR="00E4369D" w:rsidRPr="00447DFA">
        <w:rPr>
          <w:color w:val="auto"/>
        </w:rPr>
        <w:t xml:space="preserve">Oprócz tych tablic, </w:t>
      </w:r>
      <w:r w:rsidRPr="00447DFA">
        <w:rPr>
          <w:color w:val="auto"/>
        </w:rPr>
        <w:t xml:space="preserve">kernele używają tablic znajdujących się w pamięci dzielonej, która jest używana jako szybka pamięć podręczna. </w:t>
      </w:r>
    </w:p>
    <w:p w:rsidR="00E91B7E" w:rsidRPr="00447DFA" w:rsidRDefault="00E91B7E" w:rsidP="00E4369D">
      <w:pPr>
        <w:rPr>
          <w:color w:val="auto"/>
        </w:rPr>
      </w:pPr>
    </w:p>
    <w:p w:rsidR="002C7029" w:rsidRPr="00447DFA" w:rsidRDefault="002C7029" w:rsidP="002C7029">
      <w:pPr>
        <w:rPr>
          <w:rFonts w:eastAsiaTheme="minorHAnsi"/>
          <w:noProof/>
          <w:color w:val="auto"/>
          <w:lang w:eastAsia="en-US"/>
        </w:rPr>
      </w:pPr>
    </w:p>
    <w:p w:rsidR="001B7D2B" w:rsidRPr="005A22E7" w:rsidRDefault="001B7D2B" w:rsidP="004F3A28">
      <w:pPr>
        <w:pStyle w:val="Heading4"/>
      </w:pPr>
      <w:bookmarkStart w:id="76" w:name="_Toc258787411"/>
      <w:r w:rsidRPr="005A22E7">
        <w:t>Opis działania kerneli</w:t>
      </w:r>
      <w:bookmarkEnd w:id="76"/>
    </w:p>
    <w:p w:rsidR="003A3BAC" w:rsidRPr="00447DFA" w:rsidRDefault="004173A9" w:rsidP="00856A3B">
      <w:pPr>
        <w:rPr>
          <w:color w:val="auto"/>
        </w:rPr>
      </w:pPr>
      <w:r w:rsidRPr="00447DFA">
        <w:rPr>
          <w:color w:val="auto"/>
        </w:rPr>
        <w:t xml:space="preserve">Wszystkie operacje </w:t>
      </w:r>
      <w:r w:rsidR="00DD0871" w:rsidRPr="00447DFA">
        <w:rPr>
          <w:color w:val="auto"/>
        </w:rPr>
        <w:t>na GPU są wykonywane w kernelach</w:t>
      </w:r>
      <w:r w:rsidR="002515D5" w:rsidRPr="00447DFA">
        <w:rPr>
          <w:color w:val="auto"/>
        </w:rPr>
        <w:t xml:space="preserve"> (odpowiednikach funkcji wykonywanych na CPU)</w:t>
      </w:r>
      <w:r w:rsidR="00DD0871" w:rsidRPr="00447DFA">
        <w:rPr>
          <w:color w:val="auto"/>
        </w:rPr>
        <w:t>. Poniżej są wymienione i opisane kernele użyte w bibliotece</w:t>
      </w:r>
      <w:r w:rsidR="005B61EF" w:rsidRPr="00447DFA">
        <w:rPr>
          <w:color w:val="auto"/>
        </w:rPr>
        <w:t xml:space="preserve">. </w:t>
      </w:r>
    </w:p>
    <w:p w:rsidR="00856A3B" w:rsidRPr="00447DFA" w:rsidRDefault="00856A3B" w:rsidP="00856A3B">
      <w:pPr>
        <w:rPr>
          <w:color w:val="auto"/>
        </w:rPr>
      </w:pPr>
    </w:p>
    <w:tbl>
      <w:tblPr>
        <w:tblStyle w:val="TableGrid"/>
        <w:tblW w:w="0" w:type="auto"/>
        <w:tblLook w:val="04A0"/>
      </w:tblPr>
      <w:tblGrid>
        <w:gridCol w:w="1258"/>
        <w:gridCol w:w="3761"/>
        <w:gridCol w:w="3722"/>
      </w:tblGrid>
      <w:tr w:rsidR="007E0F29" w:rsidTr="00BC1016">
        <w:tc>
          <w:tcPr>
            <w:tcW w:w="2235" w:type="dxa"/>
          </w:tcPr>
          <w:p w:rsidR="007E0F29" w:rsidRPr="005B61EF" w:rsidRDefault="007E0F29" w:rsidP="007E0F29">
            <w:pPr>
              <w:rPr>
                <w:sz w:val="24"/>
                <w:szCs w:val="24"/>
              </w:rPr>
            </w:pPr>
          </w:p>
        </w:tc>
        <w:tc>
          <w:tcPr>
            <w:tcW w:w="3672" w:type="dxa"/>
          </w:tcPr>
          <w:p w:rsidR="007E0F29" w:rsidRPr="00447DFA" w:rsidRDefault="007E0F29" w:rsidP="00BC1016">
            <w:pPr>
              <w:ind w:firstLine="0"/>
              <w:rPr>
                <w:b/>
                <w:color w:val="auto"/>
                <w:sz w:val="24"/>
                <w:szCs w:val="24"/>
                <w:lang w:val="en-US"/>
              </w:rPr>
            </w:pPr>
            <w:r w:rsidRPr="00447DFA">
              <w:rPr>
                <w:rFonts w:eastAsiaTheme="minorHAnsi"/>
                <w:b/>
                <w:noProof/>
                <w:color w:val="auto"/>
                <w:sz w:val="24"/>
                <w:szCs w:val="24"/>
                <w:lang w:eastAsia="en-US"/>
              </w:rPr>
              <w:t>executeLayerKernel</w:t>
            </w:r>
          </w:p>
        </w:tc>
        <w:tc>
          <w:tcPr>
            <w:tcW w:w="3401" w:type="dxa"/>
          </w:tcPr>
          <w:p w:rsidR="007E0F29" w:rsidRPr="00447DFA" w:rsidRDefault="007E0F29" w:rsidP="00BC1016">
            <w:pPr>
              <w:ind w:firstLine="0"/>
              <w:rPr>
                <w:b/>
                <w:color w:val="auto"/>
                <w:sz w:val="24"/>
                <w:szCs w:val="24"/>
                <w:lang w:val="en-US"/>
              </w:rPr>
            </w:pPr>
            <w:r w:rsidRPr="00447DFA">
              <w:rPr>
                <w:rFonts w:eastAsiaTheme="minorHAnsi"/>
                <w:b/>
                <w:noProof/>
                <w:color w:val="auto"/>
                <w:sz w:val="24"/>
                <w:szCs w:val="24"/>
                <w:lang w:val="en-US" w:eastAsia="en-US"/>
              </w:rPr>
              <w:t>calculateErrorInLastLayerKernel</w:t>
            </w:r>
          </w:p>
        </w:tc>
      </w:tr>
      <w:tr w:rsidR="007E0F29" w:rsidRPr="00480491" w:rsidTr="00BC1016">
        <w:tc>
          <w:tcPr>
            <w:tcW w:w="2235" w:type="dxa"/>
          </w:tcPr>
          <w:p w:rsidR="007E0F29" w:rsidRPr="00447DFA" w:rsidRDefault="00BC1016" w:rsidP="00BC1016">
            <w:pPr>
              <w:ind w:firstLine="0"/>
              <w:rPr>
                <w:color w:val="auto"/>
                <w:sz w:val="24"/>
                <w:szCs w:val="24"/>
                <w:lang w:val="en-US"/>
              </w:rPr>
            </w:pPr>
            <w:r w:rsidRPr="00447DFA">
              <w:rPr>
                <w:rFonts w:eastAsiaTheme="minorHAnsi"/>
                <w:noProof/>
                <w:color w:val="auto"/>
                <w:sz w:val="24"/>
                <w:szCs w:val="24"/>
                <w:lang w:eastAsia="en-US"/>
              </w:rPr>
              <w:t>Opis</w:t>
            </w:r>
          </w:p>
        </w:tc>
        <w:tc>
          <w:tcPr>
            <w:tcW w:w="3672" w:type="dxa"/>
          </w:tcPr>
          <w:p w:rsidR="007E0F29" w:rsidRPr="00447DFA" w:rsidRDefault="00BC1016" w:rsidP="00BC1016">
            <w:pPr>
              <w:ind w:firstLine="0"/>
              <w:rPr>
                <w:color w:val="auto"/>
                <w:sz w:val="24"/>
                <w:szCs w:val="24"/>
              </w:rPr>
            </w:pPr>
            <w:r w:rsidRPr="00447DFA">
              <w:rPr>
                <w:color w:val="auto"/>
                <w:sz w:val="24"/>
                <w:szCs w:val="24"/>
              </w:rPr>
              <w:t xml:space="preserve">Oblicza wyjście </w:t>
            </w:r>
            <w:r w:rsidR="00480491" w:rsidRPr="00447DFA">
              <w:rPr>
                <w:color w:val="auto"/>
                <w:sz w:val="24"/>
                <w:szCs w:val="24"/>
              </w:rPr>
              <w:t>neuronów w danej warstwie na podstawie wejść i wag neuronów.</w:t>
            </w:r>
          </w:p>
        </w:tc>
        <w:tc>
          <w:tcPr>
            <w:tcW w:w="3401" w:type="dxa"/>
          </w:tcPr>
          <w:p w:rsidR="007E0F29" w:rsidRPr="00447DFA" w:rsidRDefault="008A4F80" w:rsidP="00BC1016">
            <w:pPr>
              <w:ind w:firstLine="0"/>
              <w:rPr>
                <w:color w:val="auto"/>
                <w:sz w:val="24"/>
                <w:szCs w:val="24"/>
              </w:rPr>
            </w:pPr>
            <w:r w:rsidRPr="00447DFA">
              <w:rPr>
                <w:color w:val="auto"/>
                <w:sz w:val="24"/>
                <w:szCs w:val="24"/>
              </w:rPr>
              <w:t>Oblicza błąd w ostatniej warstwie sieci</w:t>
            </w:r>
          </w:p>
        </w:tc>
      </w:tr>
      <w:tr w:rsidR="007E0F29" w:rsidTr="00BC1016">
        <w:tc>
          <w:tcPr>
            <w:tcW w:w="2235" w:type="dxa"/>
          </w:tcPr>
          <w:p w:rsidR="007E0F29" w:rsidRPr="00447DFA" w:rsidRDefault="00BC1016" w:rsidP="00BC1016">
            <w:pPr>
              <w:ind w:firstLine="0"/>
              <w:rPr>
                <w:rFonts w:eastAsiaTheme="minorHAnsi"/>
                <w:noProof/>
                <w:color w:val="auto"/>
                <w:sz w:val="24"/>
                <w:szCs w:val="24"/>
                <w:lang w:eastAsia="en-US"/>
              </w:rPr>
            </w:pPr>
            <w:r w:rsidRPr="00447DFA">
              <w:rPr>
                <w:rFonts w:eastAsiaTheme="minorHAnsi"/>
                <w:noProof/>
                <w:color w:val="auto"/>
                <w:sz w:val="24"/>
                <w:szCs w:val="24"/>
                <w:lang w:eastAsia="en-US"/>
              </w:rPr>
              <w:t>Użycie</w:t>
            </w:r>
          </w:p>
        </w:tc>
        <w:tc>
          <w:tcPr>
            <w:tcW w:w="3672" w:type="dxa"/>
          </w:tcPr>
          <w:p w:rsidR="007E0F29" w:rsidRPr="00447DFA" w:rsidRDefault="00D3234B" w:rsidP="00BC1016">
            <w:pPr>
              <w:ind w:firstLine="0"/>
              <w:rPr>
                <w:color w:val="auto"/>
                <w:sz w:val="24"/>
                <w:szCs w:val="24"/>
                <w:lang w:val="en-US"/>
              </w:rPr>
            </w:pPr>
            <w:r w:rsidRPr="00447DFA">
              <w:rPr>
                <w:color w:val="auto"/>
                <w:sz w:val="24"/>
                <w:szCs w:val="24"/>
                <w:lang w:val="en-US"/>
              </w:rPr>
              <w:t xml:space="preserve">Uruchamianie </w:t>
            </w:r>
            <w:r w:rsidR="008A4F80" w:rsidRPr="00447DFA">
              <w:rPr>
                <w:color w:val="auto"/>
                <w:sz w:val="24"/>
                <w:szCs w:val="24"/>
                <w:lang w:val="en-US"/>
              </w:rPr>
              <w:t>i</w:t>
            </w:r>
            <w:r w:rsidRPr="00447DFA">
              <w:rPr>
                <w:color w:val="auto"/>
                <w:sz w:val="24"/>
                <w:szCs w:val="24"/>
                <w:lang w:val="en-US"/>
              </w:rPr>
              <w:t xml:space="preserve"> trenowanie sieci.</w:t>
            </w:r>
          </w:p>
        </w:tc>
        <w:tc>
          <w:tcPr>
            <w:tcW w:w="3401" w:type="dxa"/>
          </w:tcPr>
          <w:p w:rsidR="007E0F29" w:rsidRPr="00447DFA" w:rsidRDefault="005B61EF" w:rsidP="00BC1016">
            <w:pPr>
              <w:ind w:firstLine="0"/>
              <w:rPr>
                <w:color w:val="auto"/>
                <w:sz w:val="24"/>
                <w:szCs w:val="24"/>
                <w:lang w:val="en-US"/>
              </w:rPr>
            </w:pPr>
            <w:r w:rsidRPr="00447DFA">
              <w:rPr>
                <w:color w:val="auto"/>
                <w:sz w:val="24"/>
                <w:szCs w:val="24"/>
                <w:lang w:val="en-US"/>
              </w:rPr>
              <w:t>Trenowanie sieci</w:t>
            </w:r>
          </w:p>
        </w:tc>
      </w:tr>
      <w:tr w:rsidR="00BC1016" w:rsidRPr="0001129D" w:rsidTr="00BC1016">
        <w:tc>
          <w:tcPr>
            <w:tcW w:w="2235" w:type="dxa"/>
          </w:tcPr>
          <w:p w:rsidR="00BC1016" w:rsidRPr="00447DFA" w:rsidRDefault="00BC1016" w:rsidP="00042BD4">
            <w:pPr>
              <w:ind w:firstLine="0"/>
              <w:rPr>
                <w:rFonts w:eastAsiaTheme="minorHAnsi"/>
                <w:noProof/>
                <w:color w:val="auto"/>
                <w:sz w:val="24"/>
                <w:szCs w:val="24"/>
                <w:lang w:eastAsia="en-US"/>
              </w:rPr>
            </w:pPr>
            <w:r w:rsidRPr="00447DFA">
              <w:rPr>
                <w:rFonts w:eastAsiaTheme="minorHAnsi"/>
                <w:noProof/>
                <w:color w:val="auto"/>
                <w:sz w:val="24"/>
                <w:szCs w:val="24"/>
                <w:lang w:eastAsia="en-US"/>
              </w:rPr>
              <w:t xml:space="preserve">Ilość bloków </w:t>
            </w:r>
          </w:p>
        </w:tc>
        <w:tc>
          <w:tcPr>
            <w:tcW w:w="3672" w:type="dxa"/>
          </w:tcPr>
          <w:p w:rsidR="00BC1016" w:rsidRPr="00447DFA" w:rsidRDefault="0001129D" w:rsidP="0001129D">
            <w:pPr>
              <w:ind w:firstLine="0"/>
              <w:rPr>
                <w:rFonts w:eastAsiaTheme="minorHAnsi"/>
                <w:noProof/>
                <w:color w:val="auto"/>
                <w:sz w:val="24"/>
                <w:szCs w:val="24"/>
                <w:lang w:eastAsia="en-US"/>
              </w:rPr>
            </w:pPr>
            <w:r w:rsidRPr="00447DFA">
              <w:rPr>
                <w:rFonts w:eastAsiaTheme="minorHAnsi"/>
                <w:noProof/>
                <w:color w:val="auto"/>
                <w:sz w:val="24"/>
                <w:szCs w:val="24"/>
                <w:lang w:eastAsia="en-US"/>
              </w:rPr>
              <w:t>W przypadku uruchamiania sieci - l</w:t>
            </w:r>
            <w:r w:rsidR="00D3234B" w:rsidRPr="00447DFA">
              <w:rPr>
                <w:rFonts w:eastAsiaTheme="minorHAnsi"/>
                <w:noProof/>
                <w:color w:val="auto"/>
                <w:sz w:val="24"/>
                <w:szCs w:val="24"/>
                <w:lang w:eastAsia="en-US"/>
              </w:rPr>
              <w:t>iczba testów</w:t>
            </w:r>
            <w:r w:rsidRPr="00447DFA">
              <w:rPr>
                <w:rFonts w:eastAsiaTheme="minorHAnsi"/>
                <w:noProof/>
                <w:color w:val="auto"/>
                <w:sz w:val="24"/>
                <w:szCs w:val="24"/>
                <w:lang w:eastAsia="en-US"/>
              </w:rPr>
              <w:t xml:space="preserve"> w zestawie testów.</w:t>
            </w:r>
          </w:p>
          <w:p w:rsidR="0001129D" w:rsidRPr="00447DFA" w:rsidRDefault="0001129D" w:rsidP="0001129D">
            <w:pPr>
              <w:ind w:firstLine="0"/>
              <w:rPr>
                <w:rFonts w:eastAsiaTheme="minorHAnsi"/>
                <w:noProof/>
                <w:color w:val="auto"/>
                <w:sz w:val="24"/>
                <w:szCs w:val="24"/>
                <w:lang w:eastAsia="en-US"/>
              </w:rPr>
            </w:pPr>
            <w:r w:rsidRPr="00447DFA">
              <w:rPr>
                <w:rFonts w:eastAsiaTheme="minorHAnsi"/>
                <w:noProof/>
                <w:color w:val="auto"/>
                <w:sz w:val="24"/>
                <w:szCs w:val="24"/>
                <w:lang w:eastAsia="en-US"/>
              </w:rPr>
              <w:t>W przypadku trenowania sieci – ilość uczonych elementów</w:t>
            </w:r>
          </w:p>
        </w:tc>
        <w:tc>
          <w:tcPr>
            <w:tcW w:w="3401" w:type="dxa"/>
          </w:tcPr>
          <w:p w:rsidR="00BC1016" w:rsidRPr="00447DFA" w:rsidRDefault="005B61EF" w:rsidP="00BC1016">
            <w:pPr>
              <w:ind w:firstLine="0"/>
              <w:rPr>
                <w:color w:val="auto"/>
                <w:sz w:val="24"/>
                <w:szCs w:val="24"/>
              </w:rPr>
            </w:pPr>
            <w:r w:rsidRPr="00447DFA">
              <w:rPr>
                <w:rFonts w:eastAsiaTheme="minorHAnsi"/>
                <w:noProof/>
                <w:color w:val="auto"/>
                <w:sz w:val="24"/>
                <w:szCs w:val="24"/>
                <w:lang w:eastAsia="en-US"/>
              </w:rPr>
              <w:t>ilość uczonych elementów</w:t>
            </w:r>
          </w:p>
        </w:tc>
      </w:tr>
      <w:tr w:rsidR="00BC1016" w:rsidTr="00BC1016">
        <w:tc>
          <w:tcPr>
            <w:tcW w:w="2235" w:type="dxa"/>
          </w:tcPr>
          <w:p w:rsidR="00BC1016" w:rsidRPr="00447DFA" w:rsidRDefault="00BC1016" w:rsidP="00042BD4">
            <w:pPr>
              <w:ind w:firstLine="0"/>
              <w:rPr>
                <w:rFonts w:eastAsiaTheme="minorHAnsi"/>
                <w:noProof/>
                <w:color w:val="auto"/>
                <w:sz w:val="24"/>
                <w:szCs w:val="24"/>
                <w:lang w:eastAsia="en-US"/>
              </w:rPr>
            </w:pPr>
            <w:r w:rsidRPr="00447DFA">
              <w:rPr>
                <w:rFonts w:eastAsiaTheme="minorHAnsi"/>
                <w:noProof/>
                <w:color w:val="auto"/>
                <w:sz w:val="24"/>
                <w:szCs w:val="24"/>
                <w:lang w:eastAsia="en-US"/>
              </w:rPr>
              <w:t>Ilość wątków</w:t>
            </w:r>
          </w:p>
        </w:tc>
        <w:tc>
          <w:tcPr>
            <w:tcW w:w="3672" w:type="dxa"/>
          </w:tcPr>
          <w:p w:rsidR="00BC1016" w:rsidRPr="00447DFA" w:rsidRDefault="0001129D" w:rsidP="006B316F">
            <w:pPr>
              <w:ind w:firstLine="0"/>
              <w:rPr>
                <w:rFonts w:eastAsiaTheme="minorHAnsi"/>
                <w:noProof/>
                <w:color w:val="auto"/>
                <w:sz w:val="24"/>
                <w:szCs w:val="24"/>
                <w:lang w:eastAsia="en-US"/>
              </w:rPr>
            </w:pPr>
            <w:r w:rsidRPr="00447DFA">
              <w:rPr>
                <w:rFonts w:eastAsiaTheme="minorHAnsi"/>
                <w:noProof/>
                <w:color w:val="auto"/>
                <w:sz w:val="24"/>
                <w:szCs w:val="24"/>
                <w:lang w:eastAsia="en-US"/>
              </w:rPr>
              <w:t>Ilość neuronów</w:t>
            </w:r>
            <w:r w:rsidR="006B316F" w:rsidRPr="00447DFA">
              <w:rPr>
                <w:rFonts w:eastAsiaTheme="minorHAnsi"/>
                <w:noProof/>
                <w:color w:val="auto"/>
                <w:sz w:val="24"/>
                <w:szCs w:val="24"/>
                <w:lang w:eastAsia="en-US"/>
              </w:rPr>
              <w:t xml:space="preserve"> w danej warstwie</w:t>
            </w:r>
          </w:p>
        </w:tc>
        <w:tc>
          <w:tcPr>
            <w:tcW w:w="3401" w:type="dxa"/>
          </w:tcPr>
          <w:p w:rsidR="00BC1016" w:rsidRPr="00447DFA" w:rsidRDefault="005B61EF" w:rsidP="00BC1016">
            <w:pPr>
              <w:ind w:firstLine="0"/>
              <w:rPr>
                <w:color w:val="auto"/>
                <w:sz w:val="24"/>
                <w:szCs w:val="24"/>
                <w:lang w:val="en-US"/>
              </w:rPr>
            </w:pPr>
            <w:r w:rsidRPr="00447DFA">
              <w:rPr>
                <w:color w:val="auto"/>
                <w:sz w:val="24"/>
                <w:szCs w:val="24"/>
                <w:lang w:val="en-US"/>
              </w:rPr>
              <w:t>Ilość wyjściowych neuronów</w:t>
            </w:r>
          </w:p>
        </w:tc>
      </w:tr>
      <w:tr w:rsidR="00BC1016" w:rsidRPr="008A4F80" w:rsidTr="00042BD4">
        <w:tc>
          <w:tcPr>
            <w:tcW w:w="2235" w:type="dxa"/>
            <w:tcBorders>
              <w:bottom w:val="triple" w:sz="4" w:space="0" w:color="auto"/>
            </w:tcBorders>
          </w:tcPr>
          <w:p w:rsidR="00BC1016" w:rsidRPr="00447DFA" w:rsidRDefault="00BC1016" w:rsidP="00BC1016">
            <w:pPr>
              <w:ind w:firstLine="0"/>
              <w:rPr>
                <w:rFonts w:eastAsiaTheme="minorHAnsi"/>
                <w:noProof/>
                <w:color w:val="auto"/>
                <w:sz w:val="24"/>
                <w:szCs w:val="24"/>
                <w:lang w:eastAsia="en-US"/>
              </w:rPr>
            </w:pPr>
            <w:r w:rsidRPr="00447DFA">
              <w:rPr>
                <w:rFonts w:eastAsiaTheme="minorHAnsi"/>
                <w:noProof/>
                <w:color w:val="auto"/>
                <w:sz w:val="24"/>
                <w:szCs w:val="24"/>
                <w:lang w:eastAsia="en-US"/>
              </w:rPr>
              <w:t>Użycie shared memory</w:t>
            </w:r>
          </w:p>
        </w:tc>
        <w:tc>
          <w:tcPr>
            <w:tcW w:w="3672" w:type="dxa"/>
            <w:tcBorders>
              <w:bottom w:val="triple" w:sz="4" w:space="0" w:color="auto"/>
            </w:tcBorders>
          </w:tcPr>
          <w:p w:rsidR="00BC1016" w:rsidRPr="00447DFA" w:rsidRDefault="008A4F80" w:rsidP="00BC1016">
            <w:pPr>
              <w:ind w:firstLine="0"/>
              <w:rPr>
                <w:color w:val="auto"/>
                <w:sz w:val="24"/>
                <w:szCs w:val="24"/>
              </w:rPr>
            </w:pPr>
            <w:r w:rsidRPr="00447DFA">
              <w:rPr>
                <w:color w:val="auto"/>
                <w:sz w:val="24"/>
                <w:szCs w:val="24"/>
              </w:rPr>
              <w:t>Wejścia warstwy i wagi neuronów.</w:t>
            </w:r>
          </w:p>
        </w:tc>
        <w:tc>
          <w:tcPr>
            <w:tcW w:w="3401" w:type="dxa"/>
            <w:tcBorders>
              <w:bottom w:val="triple" w:sz="4" w:space="0" w:color="auto"/>
            </w:tcBorders>
          </w:tcPr>
          <w:p w:rsidR="00BC1016" w:rsidRPr="00447DFA" w:rsidRDefault="005B61EF" w:rsidP="00BC1016">
            <w:pPr>
              <w:ind w:firstLine="0"/>
              <w:rPr>
                <w:color w:val="auto"/>
                <w:sz w:val="24"/>
                <w:szCs w:val="24"/>
              </w:rPr>
            </w:pPr>
            <w:r w:rsidRPr="00447DFA">
              <w:rPr>
                <w:color w:val="auto"/>
                <w:sz w:val="24"/>
                <w:szCs w:val="24"/>
              </w:rPr>
              <w:t>Nie</w:t>
            </w:r>
          </w:p>
        </w:tc>
      </w:tr>
      <w:tr w:rsidR="00042BD4" w:rsidRPr="008A4F80" w:rsidTr="00042BD4">
        <w:tc>
          <w:tcPr>
            <w:tcW w:w="2235" w:type="dxa"/>
            <w:tcBorders>
              <w:top w:val="triple" w:sz="4" w:space="0" w:color="auto"/>
            </w:tcBorders>
          </w:tcPr>
          <w:p w:rsidR="00042BD4" w:rsidRPr="005B61EF" w:rsidRDefault="00042BD4" w:rsidP="00042BD4">
            <w:pPr>
              <w:rPr>
                <w:sz w:val="24"/>
                <w:szCs w:val="24"/>
              </w:rPr>
            </w:pPr>
          </w:p>
        </w:tc>
        <w:tc>
          <w:tcPr>
            <w:tcW w:w="3672" w:type="dxa"/>
            <w:tcBorders>
              <w:top w:val="triple" w:sz="4" w:space="0" w:color="auto"/>
            </w:tcBorders>
          </w:tcPr>
          <w:p w:rsidR="00042BD4" w:rsidRPr="00447DFA" w:rsidRDefault="00042BD4" w:rsidP="00042BD4">
            <w:pPr>
              <w:ind w:firstLine="0"/>
              <w:rPr>
                <w:b/>
                <w:color w:val="auto"/>
                <w:sz w:val="24"/>
                <w:szCs w:val="24"/>
                <w:lang w:val="en-US"/>
              </w:rPr>
            </w:pPr>
            <w:r w:rsidRPr="00447DFA">
              <w:rPr>
                <w:rFonts w:eastAsiaTheme="minorHAnsi"/>
                <w:noProof/>
                <w:color w:val="auto"/>
                <w:sz w:val="24"/>
                <w:szCs w:val="24"/>
                <w:lang w:eastAsia="en-US"/>
              </w:rPr>
              <w:t>calculateErrorInNotLastLayerKernel</w:t>
            </w:r>
          </w:p>
        </w:tc>
        <w:tc>
          <w:tcPr>
            <w:tcW w:w="3401" w:type="dxa"/>
            <w:tcBorders>
              <w:top w:val="triple" w:sz="4" w:space="0" w:color="auto"/>
            </w:tcBorders>
          </w:tcPr>
          <w:p w:rsidR="00042BD4" w:rsidRPr="00447DFA" w:rsidRDefault="00042BD4" w:rsidP="00042BD4">
            <w:pPr>
              <w:ind w:firstLine="0"/>
              <w:rPr>
                <w:b/>
                <w:color w:val="auto"/>
                <w:sz w:val="24"/>
                <w:szCs w:val="24"/>
                <w:lang w:val="en-US"/>
              </w:rPr>
            </w:pPr>
            <w:r w:rsidRPr="00447DFA">
              <w:rPr>
                <w:rFonts w:eastAsiaTheme="minorHAnsi"/>
                <w:noProof/>
                <w:color w:val="auto"/>
                <w:sz w:val="24"/>
                <w:szCs w:val="24"/>
                <w:lang w:eastAsia="en-US"/>
              </w:rPr>
              <w:t>updateWeightsInTrainingKernel</w:t>
            </w:r>
          </w:p>
        </w:tc>
      </w:tr>
      <w:tr w:rsidR="00042BD4" w:rsidRPr="008A4F80" w:rsidTr="00BC1016">
        <w:tc>
          <w:tcPr>
            <w:tcW w:w="2235" w:type="dxa"/>
          </w:tcPr>
          <w:p w:rsidR="00042BD4" w:rsidRPr="00447DFA" w:rsidRDefault="00042BD4" w:rsidP="00042BD4">
            <w:pPr>
              <w:ind w:firstLine="0"/>
              <w:rPr>
                <w:color w:val="auto"/>
                <w:sz w:val="24"/>
                <w:szCs w:val="24"/>
                <w:lang w:val="en-US"/>
              </w:rPr>
            </w:pPr>
            <w:r w:rsidRPr="00447DFA">
              <w:rPr>
                <w:rFonts w:eastAsiaTheme="minorHAnsi"/>
                <w:noProof/>
                <w:color w:val="auto"/>
                <w:sz w:val="24"/>
                <w:szCs w:val="24"/>
                <w:lang w:eastAsia="en-US"/>
              </w:rPr>
              <w:t>Opis</w:t>
            </w:r>
          </w:p>
        </w:tc>
        <w:tc>
          <w:tcPr>
            <w:tcW w:w="3672" w:type="dxa"/>
          </w:tcPr>
          <w:p w:rsidR="00042BD4" w:rsidRPr="00447DFA" w:rsidRDefault="00502C60" w:rsidP="00042BD4">
            <w:pPr>
              <w:ind w:firstLine="0"/>
              <w:rPr>
                <w:color w:val="auto"/>
                <w:sz w:val="24"/>
                <w:szCs w:val="24"/>
              </w:rPr>
            </w:pPr>
            <w:r w:rsidRPr="00447DFA">
              <w:rPr>
                <w:color w:val="auto"/>
                <w:sz w:val="24"/>
                <w:szCs w:val="24"/>
              </w:rPr>
              <w:t xml:space="preserve">Oblicza i zapisuje błąd </w:t>
            </w:r>
            <w:r w:rsidR="00525A9C" w:rsidRPr="00447DFA">
              <w:rPr>
                <w:color w:val="auto"/>
                <w:sz w:val="24"/>
                <w:szCs w:val="24"/>
              </w:rPr>
              <w:t>w warstwie sieci innej niż ostatnia.</w:t>
            </w:r>
          </w:p>
        </w:tc>
        <w:tc>
          <w:tcPr>
            <w:tcW w:w="3401" w:type="dxa"/>
          </w:tcPr>
          <w:p w:rsidR="00042BD4" w:rsidRPr="00447DFA" w:rsidRDefault="00870B6C" w:rsidP="00042BD4">
            <w:pPr>
              <w:ind w:firstLine="0"/>
              <w:rPr>
                <w:color w:val="auto"/>
                <w:sz w:val="24"/>
                <w:szCs w:val="24"/>
              </w:rPr>
            </w:pPr>
            <w:r w:rsidRPr="00447DFA">
              <w:rPr>
                <w:color w:val="auto"/>
                <w:sz w:val="24"/>
                <w:szCs w:val="24"/>
              </w:rPr>
              <w:t>Uaktualnia wartości wag w danej warstwie</w:t>
            </w:r>
          </w:p>
        </w:tc>
      </w:tr>
      <w:tr w:rsidR="00042BD4" w:rsidRPr="008A4F80" w:rsidTr="00BC1016">
        <w:tc>
          <w:tcPr>
            <w:tcW w:w="2235" w:type="dxa"/>
          </w:tcPr>
          <w:p w:rsidR="00042BD4" w:rsidRPr="00447DFA" w:rsidRDefault="00042BD4" w:rsidP="00042BD4">
            <w:pPr>
              <w:ind w:firstLine="0"/>
              <w:rPr>
                <w:rFonts w:eastAsiaTheme="minorHAnsi"/>
                <w:noProof/>
                <w:color w:val="auto"/>
                <w:sz w:val="24"/>
                <w:szCs w:val="24"/>
                <w:lang w:eastAsia="en-US"/>
              </w:rPr>
            </w:pPr>
            <w:r w:rsidRPr="00447DFA">
              <w:rPr>
                <w:rFonts w:eastAsiaTheme="minorHAnsi"/>
                <w:noProof/>
                <w:color w:val="auto"/>
                <w:sz w:val="24"/>
                <w:szCs w:val="24"/>
                <w:lang w:eastAsia="en-US"/>
              </w:rPr>
              <w:t>Użycie</w:t>
            </w:r>
          </w:p>
        </w:tc>
        <w:tc>
          <w:tcPr>
            <w:tcW w:w="3672" w:type="dxa"/>
          </w:tcPr>
          <w:p w:rsidR="00042BD4" w:rsidRPr="00447DFA" w:rsidRDefault="00525A9C" w:rsidP="00525A9C">
            <w:pPr>
              <w:ind w:firstLine="0"/>
              <w:rPr>
                <w:color w:val="auto"/>
                <w:sz w:val="24"/>
                <w:szCs w:val="24"/>
                <w:lang w:val="en-US"/>
              </w:rPr>
            </w:pPr>
            <w:r w:rsidRPr="00447DFA">
              <w:rPr>
                <w:color w:val="auto"/>
                <w:sz w:val="24"/>
                <w:szCs w:val="24"/>
                <w:lang w:val="en-US"/>
              </w:rPr>
              <w:t>Trenowanie</w:t>
            </w:r>
          </w:p>
        </w:tc>
        <w:tc>
          <w:tcPr>
            <w:tcW w:w="3401" w:type="dxa"/>
          </w:tcPr>
          <w:p w:rsidR="00042BD4" w:rsidRPr="00447DFA" w:rsidRDefault="00870B6C" w:rsidP="00042BD4">
            <w:pPr>
              <w:ind w:firstLine="0"/>
              <w:rPr>
                <w:color w:val="auto"/>
                <w:sz w:val="24"/>
                <w:szCs w:val="24"/>
                <w:lang w:val="en-US"/>
              </w:rPr>
            </w:pPr>
            <w:r w:rsidRPr="00447DFA">
              <w:rPr>
                <w:color w:val="auto"/>
                <w:sz w:val="24"/>
                <w:szCs w:val="24"/>
                <w:lang w:val="en-US"/>
              </w:rPr>
              <w:t>Trenowanie</w:t>
            </w:r>
          </w:p>
        </w:tc>
      </w:tr>
      <w:tr w:rsidR="00042BD4" w:rsidRPr="008A4F80" w:rsidTr="00BC1016">
        <w:tc>
          <w:tcPr>
            <w:tcW w:w="2235" w:type="dxa"/>
          </w:tcPr>
          <w:p w:rsidR="00042BD4" w:rsidRPr="00447DFA" w:rsidRDefault="00042BD4" w:rsidP="00042BD4">
            <w:pPr>
              <w:ind w:firstLine="0"/>
              <w:rPr>
                <w:rFonts w:eastAsiaTheme="minorHAnsi"/>
                <w:noProof/>
                <w:color w:val="auto"/>
                <w:sz w:val="24"/>
                <w:szCs w:val="24"/>
                <w:lang w:eastAsia="en-US"/>
              </w:rPr>
            </w:pPr>
            <w:r w:rsidRPr="00447DFA">
              <w:rPr>
                <w:rFonts w:eastAsiaTheme="minorHAnsi"/>
                <w:noProof/>
                <w:color w:val="auto"/>
                <w:sz w:val="24"/>
                <w:szCs w:val="24"/>
                <w:lang w:eastAsia="en-US"/>
              </w:rPr>
              <w:t xml:space="preserve">Ilość bloków </w:t>
            </w:r>
          </w:p>
        </w:tc>
        <w:tc>
          <w:tcPr>
            <w:tcW w:w="3672" w:type="dxa"/>
          </w:tcPr>
          <w:p w:rsidR="00042BD4" w:rsidRPr="00447DFA" w:rsidRDefault="006B316F" w:rsidP="00042BD4">
            <w:pPr>
              <w:ind w:firstLine="0"/>
              <w:rPr>
                <w:rFonts w:eastAsiaTheme="minorHAnsi"/>
                <w:noProof/>
                <w:color w:val="auto"/>
                <w:sz w:val="24"/>
                <w:szCs w:val="24"/>
                <w:lang w:eastAsia="en-US"/>
              </w:rPr>
            </w:pPr>
            <w:r w:rsidRPr="00447DFA">
              <w:rPr>
                <w:rFonts w:eastAsiaTheme="minorHAnsi"/>
                <w:noProof/>
                <w:color w:val="auto"/>
                <w:sz w:val="24"/>
                <w:szCs w:val="24"/>
                <w:lang w:eastAsia="en-US"/>
              </w:rPr>
              <w:t>I</w:t>
            </w:r>
            <w:r w:rsidR="00525A9C" w:rsidRPr="00447DFA">
              <w:rPr>
                <w:rFonts w:eastAsiaTheme="minorHAnsi"/>
                <w:noProof/>
                <w:color w:val="auto"/>
                <w:sz w:val="24"/>
                <w:szCs w:val="24"/>
                <w:lang w:eastAsia="en-US"/>
              </w:rPr>
              <w:t>lość uczonych elementów</w:t>
            </w:r>
          </w:p>
        </w:tc>
        <w:tc>
          <w:tcPr>
            <w:tcW w:w="3401" w:type="dxa"/>
          </w:tcPr>
          <w:p w:rsidR="00042BD4" w:rsidRPr="00447DFA" w:rsidRDefault="00870B6C" w:rsidP="00042BD4">
            <w:pPr>
              <w:ind w:firstLine="0"/>
              <w:rPr>
                <w:color w:val="auto"/>
                <w:sz w:val="24"/>
                <w:szCs w:val="24"/>
              </w:rPr>
            </w:pPr>
            <w:r w:rsidRPr="00447DFA">
              <w:rPr>
                <w:rFonts w:eastAsiaTheme="minorHAnsi"/>
                <w:noProof/>
                <w:color w:val="auto"/>
                <w:sz w:val="24"/>
                <w:szCs w:val="24"/>
                <w:lang w:eastAsia="en-US"/>
              </w:rPr>
              <w:t>Ilość neuronów w danej warstwie</w:t>
            </w:r>
          </w:p>
        </w:tc>
      </w:tr>
      <w:tr w:rsidR="00042BD4" w:rsidRPr="008A4F80" w:rsidTr="00BC1016">
        <w:tc>
          <w:tcPr>
            <w:tcW w:w="2235" w:type="dxa"/>
          </w:tcPr>
          <w:p w:rsidR="00042BD4" w:rsidRPr="00447DFA" w:rsidRDefault="00042BD4" w:rsidP="00042BD4">
            <w:pPr>
              <w:ind w:firstLine="0"/>
              <w:rPr>
                <w:rFonts w:eastAsiaTheme="minorHAnsi"/>
                <w:noProof/>
                <w:color w:val="auto"/>
                <w:sz w:val="24"/>
                <w:szCs w:val="24"/>
                <w:lang w:eastAsia="en-US"/>
              </w:rPr>
            </w:pPr>
            <w:r w:rsidRPr="00447DFA">
              <w:rPr>
                <w:rFonts w:eastAsiaTheme="minorHAnsi"/>
                <w:noProof/>
                <w:color w:val="auto"/>
                <w:sz w:val="24"/>
                <w:szCs w:val="24"/>
                <w:lang w:eastAsia="en-US"/>
              </w:rPr>
              <w:t xml:space="preserve">Ilość </w:t>
            </w:r>
            <w:r w:rsidRPr="00447DFA">
              <w:rPr>
                <w:rFonts w:eastAsiaTheme="minorHAnsi"/>
                <w:noProof/>
                <w:color w:val="auto"/>
                <w:sz w:val="24"/>
                <w:szCs w:val="24"/>
                <w:lang w:eastAsia="en-US"/>
              </w:rPr>
              <w:lastRenderedPageBreak/>
              <w:t>wątków</w:t>
            </w:r>
          </w:p>
        </w:tc>
        <w:tc>
          <w:tcPr>
            <w:tcW w:w="3672" w:type="dxa"/>
          </w:tcPr>
          <w:p w:rsidR="00042BD4" w:rsidRPr="00447DFA" w:rsidRDefault="00525A9C" w:rsidP="00042BD4">
            <w:pPr>
              <w:ind w:firstLine="0"/>
              <w:rPr>
                <w:rFonts w:eastAsiaTheme="minorHAnsi"/>
                <w:noProof/>
                <w:color w:val="auto"/>
                <w:sz w:val="24"/>
                <w:szCs w:val="24"/>
                <w:lang w:eastAsia="en-US"/>
              </w:rPr>
            </w:pPr>
            <w:r w:rsidRPr="00447DFA">
              <w:rPr>
                <w:rFonts w:eastAsiaTheme="minorHAnsi"/>
                <w:noProof/>
                <w:color w:val="auto"/>
                <w:sz w:val="24"/>
                <w:szCs w:val="24"/>
                <w:lang w:eastAsia="en-US"/>
              </w:rPr>
              <w:lastRenderedPageBreak/>
              <w:t>Ilość neuronów</w:t>
            </w:r>
            <w:r w:rsidR="006B316F" w:rsidRPr="00447DFA">
              <w:rPr>
                <w:rFonts w:eastAsiaTheme="minorHAnsi"/>
                <w:noProof/>
                <w:color w:val="auto"/>
                <w:sz w:val="24"/>
                <w:szCs w:val="24"/>
                <w:lang w:eastAsia="en-US"/>
              </w:rPr>
              <w:t xml:space="preserve"> w danej warstwie</w:t>
            </w:r>
          </w:p>
        </w:tc>
        <w:tc>
          <w:tcPr>
            <w:tcW w:w="3401" w:type="dxa"/>
          </w:tcPr>
          <w:p w:rsidR="00042BD4" w:rsidRPr="00447DFA" w:rsidRDefault="00CB60F7" w:rsidP="00CB60F7">
            <w:pPr>
              <w:ind w:firstLine="0"/>
              <w:rPr>
                <w:color w:val="auto"/>
                <w:sz w:val="24"/>
                <w:szCs w:val="24"/>
              </w:rPr>
            </w:pPr>
            <w:r w:rsidRPr="00447DFA">
              <w:rPr>
                <w:rFonts w:eastAsiaTheme="minorHAnsi"/>
                <w:noProof/>
                <w:color w:val="auto"/>
                <w:sz w:val="24"/>
                <w:szCs w:val="24"/>
                <w:lang w:eastAsia="en-US"/>
              </w:rPr>
              <w:t xml:space="preserve">Ilość neuronów w poprzedniej </w:t>
            </w:r>
            <w:r w:rsidRPr="00447DFA">
              <w:rPr>
                <w:rFonts w:eastAsiaTheme="minorHAnsi"/>
                <w:noProof/>
                <w:color w:val="auto"/>
                <w:sz w:val="24"/>
                <w:szCs w:val="24"/>
                <w:lang w:eastAsia="en-US"/>
              </w:rPr>
              <w:lastRenderedPageBreak/>
              <w:t>warstwie</w:t>
            </w:r>
          </w:p>
        </w:tc>
      </w:tr>
      <w:tr w:rsidR="00042BD4" w:rsidRPr="008A4F80" w:rsidTr="00BC1016">
        <w:tc>
          <w:tcPr>
            <w:tcW w:w="2235" w:type="dxa"/>
          </w:tcPr>
          <w:p w:rsidR="00042BD4" w:rsidRPr="00447DFA" w:rsidRDefault="00042BD4" w:rsidP="00042BD4">
            <w:pPr>
              <w:ind w:firstLine="0"/>
              <w:rPr>
                <w:rFonts w:eastAsiaTheme="minorHAnsi"/>
                <w:noProof/>
                <w:color w:val="auto"/>
                <w:sz w:val="24"/>
                <w:szCs w:val="24"/>
                <w:lang w:eastAsia="en-US"/>
              </w:rPr>
            </w:pPr>
            <w:r w:rsidRPr="00447DFA">
              <w:rPr>
                <w:rFonts w:eastAsiaTheme="minorHAnsi"/>
                <w:noProof/>
                <w:color w:val="auto"/>
                <w:sz w:val="24"/>
                <w:szCs w:val="24"/>
                <w:lang w:eastAsia="en-US"/>
              </w:rPr>
              <w:lastRenderedPageBreak/>
              <w:t>Użycie shared memory</w:t>
            </w:r>
          </w:p>
        </w:tc>
        <w:tc>
          <w:tcPr>
            <w:tcW w:w="3672" w:type="dxa"/>
          </w:tcPr>
          <w:p w:rsidR="00042BD4" w:rsidRPr="00447DFA" w:rsidRDefault="006B316F" w:rsidP="00042BD4">
            <w:pPr>
              <w:ind w:firstLine="0"/>
              <w:rPr>
                <w:color w:val="auto"/>
                <w:sz w:val="24"/>
                <w:szCs w:val="24"/>
              </w:rPr>
            </w:pPr>
            <w:r w:rsidRPr="00447DFA">
              <w:rPr>
                <w:color w:val="auto"/>
                <w:sz w:val="24"/>
                <w:szCs w:val="24"/>
              </w:rPr>
              <w:t>Błąd wyjścia oraz wagi neuronów kolejnej warstwy</w:t>
            </w:r>
          </w:p>
        </w:tc>
        <w:tc>
          <w:tcPr>
            <w:tcW w:w="3401" w:type="dxa"/>
          </w:tcPr>
          <w:p w:rsidR="00042BD4" w:rsidRPr="00447DFA" w:rsidRDefault="00CB60F7" w:rsidP="00CB60F7">
            <w:pPr>
              <w:ind w:firstLine="0"/>
              <w:rPr>
                <w:color w:val="auto"/>
                <w:sz w:val="24"/>
                <w:szCs w:val="24"/>
              </w:rPr>
            </w:pPr>
            <w:r w:rsidRPr="00447DFA">
              <w:rPr>
                <w:color w:val="auto"/>
                <w:sz w:val="24"/>
                <w:szCs w:val="24"/>
              </w:rPr>
              <w:t>Błąd wyjścia oraz pochodne wyjścia neuronów danej warstwy</w:t>
            </w:r>
          </w:p>
        </w:tc>
      </w:tr>
    </w:tbl>
    <w:p w:rsidR="007E0F29" w:rsidRPr="00447DFA" w:rsidRDefault="007E0F29" w:rsidP="007E0F29">
      <w:pPr>
        <w:rPr>
          <w:color w:val="auto"/>
        </w:rPr>
      </w:pPr>
    </w:p>
    <w:p w:rsidR="00CB60F7" w:rsidRPr="00447DFA" w:rsidRDefault="00CB60F7" w:rsidP="00CB60F7">
      <w:pPr>
        <w:rPr>
          <w:color w:val="auto"/>
        </w:rPr>
      </w:pPr>
      <w:r w:rsidRPr="00447DFA">
        <w:rPr>
          <w:color w:val="auto"/>
        </w:rPr>
        <w:t>Powyżej zostało podane, w jakich sytuacjach jest używany dany kernel, od czego zależy ilość bloków oraz wątków, oraz opisane, czy jest użyta pamięć dzielona (a jeśli tak, to na co).</w:t>
      </w:r>
      <w:r w:rsidR="00D70D2F" w:rsidRPr="00447DFA">
        <w:rPr>
          <w:color w:val="auto"/>
        </w:rPr>
        <w:t xml:space="preserve"> Jak widać, w kernelu </w:t>
      </w:r>
      <w:r w:rsidR="00D70D2F" w:rsidRPr="00447DFA">
        <w:rPr>
          <w:rFonts w:eastAsiaTheme="minorHAnsi"/>
          <w:noProof/>
          <w:color w:val="auto"/>
          <w:lang w:eastAsia="en-US"/>
        </w:rPr>
        <w:t>updateWeightsInTrainingKernel</w:t>
      </w:r>
      <w:r w:rsidR="00D55197" w:rsidRPr="00447DFA">
        <w:rPr>
          <w:rFonts w:eastAsiaTheme="minorHAnsi"/>
          <w:noProof/>
          <w:color w:val="auto"/>
          <w:lang w:eastAsia="en-US"/>
        </w:rPr>
        <w:t xml:space="preserve"> ilość bloków i wątków jest określana w inny sposób niż w innych kernelach. </w:t>
      </w:r>
      <w:r w:rsidR="00E75A95" w:rsidRPr="00447DFA">
        <w:rPr>
          <w:rFonts w:eastAsiaTheme="minorHAnsi"/>
          <w:noProof/>
          <w:color w:val="auto"/>
          <w:lang w:eastAsia="en-US"/>
        </w:rPr>
        <w:t xml:space="preserve">Zostało to tak zrobione, żeby </w:t>
      </w:r>
      <w:r w:rsidR="002F75C6" w:rsidRPr="00447DFA">
        <w:rPr>
          <w:rFonts w:eastAsiaTheme="minorHAnsi"/>
          <w:noProof/>
          <w:color w:val="auto"/>
          <w:lang w:eastAsia="en-US"/>
        </w:rPr>
        <w:t>umożliwić szybszy sposób dostępu do pamięci globalnej.</w:t>
      </w:r>
    </w:p>
    <w:p w:rsidR="007E0F29" w:rsidRPr="00447DFA" w:rsidRDefault="007E0F29" w:rsidP="009A5B0D">
      <w:pPr>
        <w:ind w:firstLine="0"/>
        <w:rPr>
          <w:color w:val="auto"/>
        </w:rPr>
      </w:pPr>
    </w:p>
    <w:p w:rsidR="001B7D2B" w:rsidRPr="005A22E7" w:rsidRDefault="001B7D2B" w:rsidP="004F3A28">
      <w:pPr>
        <w:pStyle w:val="Heading4"/>
      </w:pPr>
      <w:bookmarkStart w:id="77" w:name="_Toc258787412"/>
      <w:r w:rsidRPr="005A22E7">
        <w:t>Analiza zależności danych</w:t>
      </w:r>
      <w:bookmarkEnd w:id="77"/>
    </w:p>
    <w:p w:rsidR="001B7D2B" w:rsidRPr="00447DFA" w:rsidRDefault="001B7D2B" w:rsidP="00D973D2">
      <w:pPr>
        <w:rPr>
          <w:color w:val="auto"/>
        </w:rPr>
      </w:pPr>
    </w:p>
    <w:p w:rsidR="001B7D2B" w:rsidRPr="00447DFA" w:rsidRDefault="00B1719E" w:rsidP="00594A09">
      <w:pPr>
        <w:rPr>
          <w:color w:val="auto"/>
        </w:rPr>
      </w:pPr>
      <w:r w:rsidRPr="00447DFA">
        <w:rPr>
          <w:color w:val="auto"/>
        </w:rPr>
        <w:t xml:space="preserve">Operacje są wykonywane na GPU przez wiele wątków na raz, </w:t>
      </w:r>
      <w:r w:rsidR="00FB40EA" w:rsidRPr="00447DFA">
        <w:rPr>
          <w:color w:val="auto"/>
        </w:rPr>
        <w:t xml:space="preserve">a prawie zawsze do tych operacji jest wykorzystywana pamięć </w:t>
      </w:r>
      <w:r w:rsidR="0094247C" w:rsidRPr="00447DFA">
        <w:rPr>
          <w:color w:val="auto"/>
        </w:rPr>
        <w:t xml:space="preserve">współdzielona przez te wątki. Jeśli dana komórka pamięci może być </w:t>
      </w:r>
      <w:r w:rsidR="009B3731" w:rsidRPr="00447DFA">
        <w:rPr>
          <w:color w:val="auto"/>
        </w:rPr>
        <w:t xml:space="preserve">w jednym momencie zapisywana przez jeden wątek, i odczytywana przez inny, </w:t>
      </w:r>
      <w:r w:rsidR="005532F4" w:rsidRPr="00447DFA">
        <w:rPr>
          <w:color w:val="auto"/>
        </w:rPr>
        <w:t>program staje się niedeterministyczny – uruchomienie programu wiele razy może dawać różne wyniki</w:t>
      </w:r>
      <w:r w:rsidR="0004245B" w:rsidRPr="00447DFA">
        <w:rPr>
          <w:color w:val="auto"/>
        </w:rPr>
        <w:t xml:space="preserve"> (Read after write, write after read (odnosnik) )</w:t>
      </w:r>
      <w:r w:rsidR="005532F4" w:rsidRPr="00447DFA">
        <w:rPr>
          <w:color w:val="auto"/>
        </w:rPr>
        <w:t xml:space="preserve">. W kernelach użytych w </w:t>
      </w:r>
      <w:r w:rsidR="00D34B5B" w:rsidRPr="00447DFA">
        <w:rPr>
          <w:color w:val="auto"/>
        </w:rPr>
        <w:t xml:space="preserve">CNT jest wiele tego typu </w:t>
      </w:r>
      <w:r w:rsidR="00594A09" w:rsidRPr="00447DFA">
        <w:rPr>
          <w:color w:val="auto"/>
        </w:rPr>
        <w:t>zależności przy czytaniu/zapisywaniu do pamięci dzielonej</w:t>
      </w:r>
      <w:r w:rsidR="00D34B5B" w:rsidRPr="00447DFA">
        <w:rPr>
          <w:color w:val="auto"/>
        </w:rPr>
        <w:t>. Aby mieć pewność</w:t>
      </w:r>
      <w:r w:rsidR="0004245B" w:rsidRPr="00447DFA">
        <w:rPr>
          <w:color w:val="auto"/>
        </w:rPr>
        <w:t>, że zależne od siebie operacje zawsze będą wykonane w odpowiedniej kolejności, używam komendy synchronizującej (__syncthreads)</w:t>
      </w:r>
      <w:r w:rsidR="00594A09" w:rsidRPr="00447DFA">
        <w:rPr>
          <w:color w:val="auto"/>
        </w:rPr>
        <w:t>, (która zapewnia, że wszystkie operacje były wykonane ???)</w:t>
      </w:r>
      <w:r w:rsidR="0004245B" w:rsidRPr="00447DFA">
        <w:rPr>
          <w:color w:val="auto"/>
        </w:rPr>
        <w:t xml:space="preserve">. </w:t>
      </w:r>
    </w:p>
    <w:p w:rsidR="001B7D2B" w:rsidRPr="005A22E7" w:rsidRDefault="001B7D2B" w:rsidP="00F05B9A">
      <w:pPr>
        <w:pStyle w:val="Heading3"/>
      </w:pPr>
      <w:bookmarkStart w:id="78" w:name="_Toc258787413"/>
      <w:r w:rsidRPr="005A22E7">
        <w:t>Ograniczenia wykonanego algorytmu</w:t>
      </w:r>
      <w:r w:rsidR="0018584D" w:rsidRPr="005A22E7">
        <w:t>.</w:t>
      </w:r>
      <w:bookmarkEnd w:id="78"/>
    </w:p>
    <w:p w:rsidR="00A171D5" w:rsidRPr="00447DFA" w:rsidRDefault="00974C45" w:rsidP="00A171D5">
      <w:pPr>
        <w:rPr>
          <w:color w:val="auto"/>
        </w:rPr>
      </w:pPr>
      <w:r w:rsidRPr="00447DFA">
        <w:rPr>
          <w:color w:val="auto"/>
        </w:rPr>
        <w:t>Jeszcze kilka lat temu jedynymi operacjami możliwymi do wykonania na GPU były operacje bezpośrednio związane z obsługą grafiki. Chociaż NVIDIA umożliwiła wykonywanie innego rodzaju działań na GPU, to cały czas główne zastosowanie pozostaje takie samo – przez co programy ogólnego zastosowania wykonywane na GPU muszą brać pod uwagę pewne ograniczenia.</w:t>
      </w:r>
    </w:p>
    <w:p w:rsidR="00974C45" w:rsidRPr="00447DFA" w:rsidRDefault="00974C45" w:rsidP="00A171D5">
      <w:pPr>
        <w:rPr>
          <w:color w:val="auto"/>
        </w:rPr>
      </w:pPr>
      <w:r w:rsidRPr="00447DFA">
        <w:rPr>
          <w:color w:val="auto"/>
        </w:rPr>
        <w:t xml:space="preserve">Ograniczenia mojej biblioteki są właśnie związane z </w:t>
      </w:r>
      <w:r w:rsidR="00040C14" w:rsidRPr="00447DFA">
        <w:rPr>
          <w:color w:val="auto"/>
        </w:rPr>
        <w:t>ograniczeniami</w:t>
      </w:r>
      <w:r w:rsidRPr="00447DFA">
        <w:rPr>
          <w:color w:val="auto"/>
        </w:rPr>
        <w:t xml:space="preserve"> interfejsu GPGPU . Ograniczenia:</w:t>
      </w:r>
    </w:p>
    <w:p w:rsidR="00974C45" w:rsidRDefault="00974C45" w:rsidP="00B0611A">
      <w:pPr>
        <w:pStyle w:val="ListParagraph"/>
        <w:numPr>
          <w:ilvl w:val="0"/>
          <w:numId w:val="6"/>
        </w:numPr>
      </w:pPr>
      <w:r>
        <w:lastRenderedPageBreak/>
        <w:t xml:space="preserve">Każda z warstw może zawierać nie więcej niż 511 neuronów. Jest to związane z maksymalną ilością wątków w </w:t>
      </w:r>
      <w:r w:rsidR="0018584D">
        <w:t>bloku.</w:t>
      </w:r>
    </w:p>
    <w:p w:rsidR="0018584D" w:rsidRDefault="0018584D" w:rsidP="00B0611A">
      <w:pPr>
        <w:pStyle w:val="ListParagraph"/>
        <w:numPr>
          <w:ilvl w:val="0"/>
          <w:numId w:val="6"/>
        </w:numPr>
      </w:pPr>
      <w:r>
        <w:t>Jeden zestaw testów może zawierać max. 65535 testów. Jest to związane z maksymalną ilością bloków w jednym wymiarze gridu.</w:t>
      </w:r>
    </w:p>
    <w:p w:rsidR="0018584D" w:rsidRPr="00447DFA" w:rsidRDefault="0018584D" w:rsidP="0018584D">
      <w:pPr>
        <w:rPr>
          <w:color w:val="auto"/>
        </w:rPr>
      </w:pPr>
      <w:r w:rsidRPr="00447DFA">
        <w:rPr>
          <w:color w:val="auto"/>
        </w:rPr>
        <w:t xml:space="preserve">Możliwe </w:t>
      </w:r>
      <w:r w:rsidR="00900039" w:rsidRPr="00447DFA">
        <w:rPr>
          <w:color w:val="auto"/>
        </w:rPr>
        <w:t>byłoby ominięcie tych ogranicz</w:t>
      </w:r>
      <w:r w:rsidRPr="00447DFA">
        <w:rPr>
          <w:color w:val="auto"/>
        </w:rPr>
        <w:t>eń, ale byłoby to żmudne, a mogłoby zwolnić działanie programu.</w:t>
      </w:r>
    </w:p>
    <w:p w:rsidR="0018584D" w:rsidRPr="00447DFA" w:rsidRDefault="0018584D" w:rsidP="0018584D">
      <w:pPr>
        <w:rPr>
          <w:color w:val="auto"/>
        </w:rPr>
      </w:pPr>
      <w:r w:rsidRPr="00447DFA">
        <w:rPr>
          <w:color w:val="auto"/>
        </w:rPr>
        <w:t xml:space="preserve">Innego rodzaju ograniczeniem (ograniczeniem samej biblioteki CUDA) jest to, że </w:t>
      </w:r>
      <w:r w:rsidR="00FE2799" w:rsidRPr="00447DFA">
        <w:rPr>
          <w:color w:val="auto"/>
        </w:rPr>
        <w:t xml:space="preserve">nawet w trybie emulacji </w:t>
      </w:r>
      <w:r w:rsidRPr="00447DFA">
        <w:rPr>
          <w:color w:val="auto"/>
        </w:rPr>
        <w:t xml:space="preserve">nie </w:t>
      </w:r>
      <w:r w:rsidR="00FE2799" w:rsidRPr="00447DFA">
        <w:rPr>
          <w:color w:val="auto"/>
        </w:rPr>
        <w:t xml:space="preserve">można </w:t>
      </w:r>
      <w:r w:rsidRPr="00447DFA">
        <w:rPr>
          <w:color w:val="auto"/>
        </w:rPr>
        <w:t xml:space="preserve">wywoływać </w:t>
      </w:r>
      <w:r w:rsidR="00FE2799" w:rsidRPr="00447DFA">
        <w:rPr>
          <w:color w:val="auto"/>
        </w:rPr>
        <w:t>funkcji innych niż standardowych</w:t>
      </w:r>
      <w:r w:rsidRPr="00447DFA">
        <w:rPr>
          <w:color w:val="auto"/>
        </w:rPr>
        <w:t>, przez co logowanie wewnątrz kerneli,</w:t>
      </w:r>
      <w:r w:rsidR="00FE2799" w:rsidRPr="00447DFA">
        <w:rPr>
          <w:color w:val="auto"/>
        </w:rPr>
        <w:t xml:space="preserve"> w trybie emulacyjnym, jest inne</w:t>
      </w:r>
      <w:r w:rsidRPr="00447DFA">
        <w:rPr>
          <w:color w:val="auto"/>
        </w:rPr>
        <w:t xml:space="preserve"> niż w reszcie programu.</w:t>
      </w:r>
    </w:p>
    <w:p w:rsidR="006379A4" w:rsidRPr="00447DFA" w:rsidRDefault="006379A4" w:rsidP="0018584D">
      <w:pPr>
        <w:rPr>
          <w:color w:val="auto"/>
        </w:rPr>
      </w:pPr>
      <w:r w:rsidRPr="00447DFA">
        <w:rPr>
          <w:color w:val="auto"/>
        </w:rPr>
        <w:t>Należy również pamiętać, że pamięć GPU jest mniejsza niż RAM, a wszystkie dane muszą się na niej zmieścić.</w:t>
      </w:r>
    </w:p>
    <w:p w:rsidR="007331B4" w:rsidRPr="00447DFA" w:rsidRDefault="007331B4" w:rsidP="0018584D">
      <w:pPr>
        <w:rPr>
          <w:color w:val="auto"/>
        </w:rPr>
      </w:pPr>
      <w:r w:rsidRPr="00447DFA">
        <w:rPr>
          <w:color w:val="auto"/>
        </w:rPr>
        <w:t xml:space="preserve">// JRTODO – optymalizowalem tylko </w:t>
      </w:r>
    </w:p>
    <w:p w:rsidR="001B7D2B" w:rsidRPr="005A22E7" w:rsidRDefault="001B7D2B" w:rsidP="00F05B9A">
      <w:pPr>
        <w:pStyle w:val="Heading3"/>
      </w:pPr>
      <w:bookmarkStart w:id="79" w:name="_Toc258787414"/>
      <w:r w:rsidRPr="005A22E7">
        <w:t>Użyte optymalizacje kerneli</w:t>
      </w:r>
      <w:bookmarkEnd w:id="79"/>
    </w:p>
    <w:p w:rsidR="00991FA5" w:rsidRPr="00447DFA" w:rsidRDefault="00991FA5" w:rsidP="00991FA5">
      <w:pPr>
        <w:rPr>
          <w:color w:val="auto"/>
        </w:rPr>
      </w:pPr>
    </w:p>
    <w:p w:rsidR="00991FA5" w:rsidRPr="00447DFA" w:rsidRDefault="00A952A0" w:rsidP="00991FA5">
      <w:pPr>
        <w:rPr>
          <w:color w:val="auto"/>
        </w:rPr>
      </w:pPr>
      <w:r w:rsidRPr="00447DFA">
        <w:rPr>
          <w:color w:val="auto"/>
        </w:rPr>
        <w:t>Pierwsza wersja pliku XXX.cu zawierała niezoptymalizowane kernele służące do wykonywania i uczenia sieci.</w:t>
      </w:r>
      <w:r w:rsidR="00991FA5" w:rsidRPr="00447DFA">
        <w:rPr>
          <w:color w:val="auto"/>
        </w:rPr>
        <w:t xml:space="preserve"> </w:t>
      </w:r>
      <w:r w:rsidRPr="00447DFA">
        <w:rPr>
          <w:color w:val="auto"/>
        </w:rPr>
        <w:t xml:space="preserve">Używając programu CudaProf zauważyłem, że przy krótko działających kernelach (napisz ile), czas uruchomienia kernela jest często większy niż jego wykonania. Jest to problemem i powoduje, że krótkie operacje na GPU mogą działać dużo dłużej niż na CPU. </w:t>
      </w:r>
      <w:r w:rsidR="00EC43BE" w:rsidRPr="00447DFA">
        <w:rPr>
          <w:color w:val="auto"/>
        </w:rPr>
        <w:t xml:space="preserve">Jednym z problemów jest to, że wielkość danych nie jest z góry znana, a w przypadku programów wykonywanych na GPU, trzeba na to bardzo uważać (i trudno przewidzieć jej wyniki) – jedna modyfikacja może w jednym przypadku </w:t>
      </w:r>
      <w:r w:rsidR="00900039" w:rsidRPr="00447DFA">
        <w:rPr>
          <w:color w:val="auto"/>
        </w:rPr>
        <w:t>przyspieszyć</w:t>
      </w:r>
      <w:r w:rsidR="00EC43BE" w:rsidRPr="00447DFA">
        <w:rPr>
          <w:color w:val="auto"/>
        </w:rPr>
        <w:t xml:space="preserve"> działania, a w innym spowolnić. </w:t>
      </w:r>
      <w:r w:rsidRPr="00447DFA">
        <w:rPr>
          <w:color w:val="auto"/>
        </w:rPr>
        <w:t>Moje kernele są zwykle zoptymalizowane do przypadków, kiedy mamy dużo danych (duże sieci i wiele testów) i same kernele działają długo.</w:t>
      </w:r>
    </w:p>
    <w:p w:rsidR="00D05438" w:rsidRPr="00447DFA" w:rsidRDefault="00D05438" w:rsidP="00991FA5">
      <w:pPr>
        <w:rPr>
          <w:color w:val="auto"/>
        </w:rPr>
      </w:pPr>
    </w:p>
    <w:p w:rsidR="00EC43BE" w:rsidRPr="00447DFA" w:rsidRDefault="00D05438" w:rsidP="00EC43BE">
      <w:pPr>
        <w:rPr>
          <w:color w:val="auto"/>
        </w:rPr>
      </w:pPr>
      <w:r w:rsidRPr="00447DFA">
        <w:rPr>
          <w:color w:val="auto"/>
        </w:rPr>
        <w:t>Poniżej są opisane optymalizacje które użyłem, żeby przyśpieszyć działanie kerneli dla dużych danych</w:t>
      </w:r>
      <w:r w:rsidR="00EC43BE" w:rsidRPr="00447DFA">
        <w:rPr>
          <w:color w:val="auto"/>
        </w:rPr>
        <w:t>.</w:t>
      </w:r>
    </w:p>
    <w:p w:rsidR="00A952A0" w:rsidRPr="00447DFA" w:rsidRDefault="00A952A0" w:rsidP="00991FA5">
      <w:pPr>
        <w:rPr>
          <w:color w:val="auto"/>
        </w:rPr>
      </w:pPr>
    </w:p>
    <w:p w:rsidR="00107097" w:rsidRPr="00447DFA" w:rsidRDefault="00107097" w:rsidP="00107097">
      <w:pPr>
        <w:rPr>
          <w:color w:val="auto"/>
        </w:rPr>
      </w:pPr>
      <w:r w:rsidRPr="00447DFA">
        <w:rPr>
          <w:rFonts w:eastAsiaTheme="minorHAnsi"/>
          <w:noProof/>
          <w:color w:val="auto"/>
          <w:lang w:eastAsia="en-US"/>
        </w:rPr>
        <w:t>// JRTODO - dylemat - czy zawsze uzywac iTestIndices przy czytaniu i zapisywaniu, czy tylko na wejsciu pierwszego layera?..</w:t>
      </w:r>
    </w:p>
    <w:p w:rsidR="001B7D2B" w:rsidRPr="005A22E7" w:rsidRDefault="001B7D2B" w:rsidP="004F3A28">
      <w:pPr>
        <w:pStyle w:val="Heading4"/>
      </w:pPr>
      <w:bookmarkStart w:id="80" w:name="_Toc258787415"/>
      <w:r w:rsidRPr="005A22E7">
        <w:lastRenderedPageBreak/>
        <w:t>Zrobienie coalesced reads/writes</w:t>
      </w:r>
      <w:bookmarkEnd w:id="80"/>
    </w:p>
    <w:p w:rsidR="00A952A0" w:rsidRPr="00447DFA" w:rsidRDefault="00D05438" w:rsidP="00A952A0">
      <w:pPr>
        <w:rPr>
          <w:color w:val="auto"/>
        </w:rPr>
      </w:pPr>
      <w:r w:rsidRPr="00447DFA">
        <w:rPr>
          <w:color w:val="auto"/>
        </w:rPr>
        <w:t>W rozdziale X jest opisane, że w technologii CUDA jest bardzo ważne, żeby odczytywanie i zapisywanie pamięci globalnej było coalesced. Zostało to użyte w następujących przypadkach:</w:t>
      </w:r>
    </w:p>
    <w:p w:rsidR="00D05438" w:rsidRPr="00447DFA" w:rsidRDefault="00D05438" w:rsidP="00B3333A">
      <w:pPr>
        <w:rPr>
          <w:color w:val="auto"/>
        </w:rPr>
      </w:pPr>
      <w:r w:rsidRPr="00447DFA">
        <w:rPr>
          <w:color w:val="auto"/>
        </w:rPr>
        <w:t xml:space="preserve">Wejścia testów, wyjścia testów oraz wyjścia wszystkich layerów są </w:t>
      </w:r>
      <w:r w:rsidR="00633D35" w:rsidRPr="00447DFA">
        <w:rPr>
          <w:color w:val="auto"/>
        </w:rPr>
        <w:t xml:space="preserve">wyrównane (aligned) do 16 elementów. W prawie wszystkich kernelach (oprócz </w:t>
      </w:r>
      <w:r w:rsidR="00633D35" w:rsidRPr="00447DFA">
        <w:rPr>
          <w:rFonts w:eastAsiaTheme="minorHAnsi"/>
          <w:noProof/>
          <w:color w:val="auto"/>
          <w:lang w:eastAsia="en-US"/>
        </w:rPr>
        <w:t>updateWeightsInTrainingKernel),kolejne wątki w bloku reprezenuja kolejne neurony. W zwiazku z czym n-ty wątek czyta/zapisuje n-ty element pamięci, dostęp do pamięci jest coalesced.</w:t>
      </w:r>
    </w:p>
    <w:p w:rsidR="00633D35" w:rsidRPr="00447DFA" w:rsidRDefault="0056206B" w:rsidP="00B3333A">
      <w:pPr>
        <w:rPr>
          <w:color w:val="auto"/>
        </w:rPr>
      </w:pPr>
      <w:r w:rsidRPr="00447DFA">
        <w:rPr>
          <w:color w:val="auto"/>
        </w:rPr>
        <w:t xml:space="preserve">Wagi </w:t>
      </w:r>
      <w:r w:rsidR="00182F83" w:rsidRPr="00447DFA">
        <w:rPr>
          <w:color w:val="auto"/>
        </w:rPr>
        <w:t xml:space="preserve">sieci nie są wyrównane do 16 elementów, ale w kernelach </w:t>
      </w:r>
      <w:r w:rsidR="00182F83" w:rsidRPr="00447DFA">
        <w:rPr>
          <w:rFonts w:eastAsiaTheme="minorHAnsi"/>
          <w:noProof/>
          <w:color w:val="auto"/>
          <w:lang w:eastAsia="en-US"/>
        </w:rPr>
        <w:t>calculateErrorInNotLastLayerKernel i executeLayerKernel te wagi są czytane w wyrównany sposób, tak że najpierw są przepisywane do pamięci dzielonej, a później odczytywane.</w:t>
      </w:r>
    </w:p>
    <w:p w:rsidR="001B7D2B" w:rsidRPr="005A22E7" w:rsidRDefault="001B7D2B" w:rsidP="004F3A28">
      <w:pPr>
        <w:pStyle w:val="Heading4"/>
      </w:pPr>
      <w:bookmarkStart w:id="81" w:name="_Toc258787416"/>
      <w:r w:rsidRPr="005A22E7">
        <w:t>Obsługa 2 testów na raz</w:t>
      </w:r>
      <w:bookmarkEnd w:id="81"/>
    </w:p>
    <w:p w:rsidR="007331B4" w:rsidRPr="00447DFA" w:rsidRDefault="007331B4" w:rsidP="007331B4">
      <w:pPr>
        <w:rPr>
          <w:color w:val="auto"/>
        </w:rPr>
      </w:pPr>
    </w:p>
    <w:p w:rsidR="007331B4" w:rsidRPr="00447DFA" w:rsidRDefault="007331B4" w:rsidP="007331B4">
      <w:pPr>
        <w:rPr>
          <w:color w:val="auto"/>
        </w:rPr>
      </w:pPr>
      <w:r w:rsidRPr="00447DFA">
        <w:rPr>
          <w:rFonts w:eastAsiaTheme="minorHAnsi"/>
          <w:noProof/>
          <w:color w:val="auto"/>
          <w:lang w:eastAsia="en-US"/>
        </w:rPr>
        <w:t>W kernelach executeLayerKernel i calculateErrorInNotLastLayerKernel jeden wątek reprezentuje dwa testy, a w kernelu updateWeightsInTrainingKernel jeden wątek reprezentuje dwie wagi.</w:t>
      </w:r>
      <w:r w:rsidR="00087AAF" w:rsidRPr="00447DFA">
        <w:rPr>
          <w:rFonts w:eastAsiaTheme="minorHAnsi"/>
          <w:noProof/>
          <w:color w:val="auto"/>
          <w:lang w:eastAsia="en-US"/>
        </w:rPr>
        <w:t xml:space="preserve"> Ta optymalizacja powoduje, że dane skopiowane w każdym bloku mogą być użyte do wykonania dwóch razy więcej obliczeń. Jednak zmiana prędkości działania kernela executeLayerKernel po tej optymalizacji jest bardzo zależna od wielkości sieci. W przypadku sieci, gdzie 2 kolejne warstwy mają po 500 neuronów, przyspieszenie jest praw</w:t>
      </w:r>
      <w:r w:rsidR="00F17B04">
        <w:rPr>
          <w:rFonts w:eastAsiaTheme="minorHAnsi"/>
          <w:noProof/>
          <w:color w:val="auto"/>
          <w:lang w:eastAsia="en-US"/>
        </w:rPr>
        <w:t>ie dwukrotne. W przy</w:t>
      </w:r>
      <w:r w:rsidR="00087AAF" w:rsidRPr="00447DFA">
        <w:rPr>
          <w:rFonts w:eastAsiaTheme="minorHAnsi"/>
          <w:noProof/>
          <w:color w:val="auto"/>
          <w:lang w:eastAsia="en-US"/>
        </w:rPr>
        <w:t>padku sieci, gdzie 2 kolejne warstwy mają po 20 neuronów, kernel działa ok. 10% wolniej.</w:t>
      </w:r>
    </w:p>
    <w:p w:rsidR="00107097" w:rsidRPr="00447DFA" w:rsidRDefault="00107097" w:rsidP="00107097">
      <w:pPr>
        <w:rPr>
          <w:color w:val="auto"/>
        </w:rPr>
      </w:pPr>
    </w:p>
    <w:p w:rsidR="001B7D2B" w:rsidRPr="005A22E7" w:rsidRDefault="001B7D2B" w:rsidP="004F3A28">
      <w:pPr>
        <w:pStyle w:val="Heading4"/>
      </w:pPr>
      <w:bookmarkStart w:id="82" w:name="_Toc258787417"/>
      <w:r w:rsidRPr="005A22E7">
        <w:t>zapisywanie danych do shared memory.</w:t>
      </w:r>
      <w:bookmarkEnd w:id="82"/>
    </w:p>
    <w:p w:rsidR="008C692F" w:rsidRPr="00447DFA" w:rsidRDefault="008C692F" w:rsidP="008C692F">
      <w:pPr>
        <w:rPr>
          <w:color w:val="auto"/>
        </w:rPr>
      </w:pPr>
    </w:p>
    <w:p w:rsidR="008C692F" w:rsidRPr="00447DFA" w:rsidRDefault="003336F6" w:rsidP="008C692F">
      <w:pPr>
        <w:rPr>
          <w:rFonts w:eastAsiaTheme="minorHAnsi"/>
          <w:noProof/>
          <w:color w:val="auto"/>
          <w:lang w:eastAsia="en-US"/>
        </w:rPr>
      </w:pPr>
      <w:r w:rsidRPr="00447DFA">
        <w:rPr>
          <w:color w:val="auto"/>
        </w:rPr>
        <w:t>Pamięć</w:t>
      </w:r>
      <w:r w:rsidR="00E821FC" w:rsidRPr="00447DFA">
        <w:rPr>
          <w:color w:val="auto"/>
        </w:rPr>
        <w:t xml:space="preserve"> dzielona (shared) jest wiele razy (ile razy) szybsza w dostepie od pamieci globalnej (nawet jak jest coalesced access). </w:t>
      </w:r>
      <w:r w:rsidR="00BE7917" w:rsidRPr="00447DFA">
        <w:rPr>
          <w:color w:val="auto"/>
        </w:rPr>
        <w:t xml:space="preserve">Oprócz tego umożliwia łatwe dzielenie się pamięcią między różnymi wątkami wewnątrz bloku. </w:t>
      </w:r>
      <w:r w:rsidR="00E821FC" w:rsidRPr="00447DFA">
        <w:rPr>
          <w:color w:val="auto"/>
        </w:rPr>
        <w:t xml:space="preserve">Zmniejszenie operacji bezpośrednio na pamięci globalnej a operowanie na lokalnej jest jest opisywane w poradnikach jako pierwszy krok optymalizacji kerneli. Kernele </w:t>
      </w:r>
      <w:r w:rsidR="00E821FC" w:rsidRPr="00447DFA">
        <w:rPr>
          <w:rFonts w:eastAsiaTheme="minorHAnsi"/>
          <w:noProof/>
          <w:color w:val="auto"/>
          <w:lang w:eastAsia="en-US"/>
        </w:rPr>
        <w:t xml:space="preserve">executeLayerKernel, calculateErrorInNotLastLayerKernel, updateWeightsInTrainingKernel używają pamięci </w:t>
      </w:r>
      <w:r w:rsidR="00E821FC" w:rsidRPr="00447DFA">
        <w:rPr>
          <w:rFonts w:eastAsiaTheme="minorHAnsi"/>
          <w:noProof/>
          <w:color w:val="auto"/>
          <w:lang w:eastAsia="en-US"/>
        </w:rPr>
        <w:lastRenderedPageBreak/>
        <w:t>dzielonaj do przechowywania wag, wejść neuronów, błędów na wyjściu neuronu oraz pochodnej wyjścia neuronu. Kernel executeLayerKernel jako jedną z pierwszych operacji, kopiuje globalne dane do tablicy dzielonej</w:t>
      </w:r>
      <w:r w:rsidR="00BE7917" w:rsidRPr="00447DFA">
        <w:rPr>
          <w:rFonts w:eastAsiaTheme="minorHAnsi"/>
          <w:noProof/>
          <w:color w:val="auto"/>
          <w:lang w:eastAsia="en-US"/>
        </w:rPr>
        <w:t>:</w:t>
      </w:r>
    </w:p>
    <w:p w:rsidR="00BE7917" w:rsidRPr="00447DFA" w:rsidRDefault="00BE7917" w:rsidP="008C692F">
      <w:pPr>
        <w:rPr>
          <w:rFonts w:eastAsiaTheme="minorHAnsi"/>
          <w:noProof/>
          <w:color w:val="auto"/>
          <w:lang w:eastAsia="en-US"/>
        </w:rPr>
      </w:pPr>
    </w:p>
    <w:tbl>
      <w:tblPr>
        <w:tblStyle w:val="TableGrid"/>
        <w:tblW w:w="0" w:type="auto"/>
        <w:tblLook w:val="04A0"/>
      </w:tblPr>
      <w:tblGrid>
        <w:gridCol w:w="8741"/>
      </w:tblGrid>
      <w:tr w:rsidR="00BE7917" w:rsidTr="00BE7917">
        <w:tc>
          <w:tcPr>
            <w:tcW w:w="9308" w:type="dxa"/>
          </w:tcPr>
          <w:p w:rsidR="00BE7917" w:rsidRPr="002E6CFD" w:rsidRDefault="00BE7917" w:rsidP="00B3333A">
            <w:pPr>
              <w:pStyle w:val="Kod"/>
              <w:rPr>
                <w:lang w:val="en-US"/>
              </w:rPr>
            </w:pPr>
            <w:r w:rsidRPr="002E6CFD">
              <w:rPr>
                <w:lang w:val="en-US"/>
              </w:rPr>
              <w:t>// first, we copy d_LayerInputThisTest to s_InputNeurons</w:t>
            </w:r>
          </w:p>
          <w:p w:rsidR="00BE7917" w:rsidRPr="002E6CFD" w:rsidRDefault="00BE7917" w:rsidP="00B3333A">
            <w:pPr>
              <w:pStyle w:val="Kod"/>
              <w:rPr>
                <w:lang w:val="en-US"/>
              </w:rPr>
            </w:pPr>
            <w:r w:rsidRPr="002E6CFD">
              <w:rPr>
                <w:lang w:val="en-US"/>
              </w:rPr>
              <w:tab/>
            </w:r>
            <w:r w:rsidRPr="002E6CFD">
              <w:rPr>
                <w:color w:val="0000FF"/>
                <w:lang w:val="en-US"/>
              </w:rPr>
              <w:t>for</w:t>
            </w:r>
            <w:r w:rsidRPr="002E6CFD">
              <w:rPr>
                <w:lang w:val="en-US"/>
              </w:rPr>
              <w:t>(</w:t>
            </w:r>
            <w:r w:rsidRPr="002E6CFD">
              <w:rPr>
                <w:color w:val="0000FF"/>
                <w:lang w:val="en-US"/>
              </w:rPr>
              <w:t>int</w:t>
            </w:r>
            <w:r w:rsidRPr="002E6CFD">
              <w:rPr>
                <w:lang w:val="en-US"/>
              </w:rPr>
              <w:t xml:space="preserve"> iInputIndex = threadIdx.x;iInputIndex &lt; p_iNumInputNeurons; iInputIndex+=blockDim.x)</w:t>
            </w:r>
          </w:p>
          <w:p w:rsidR="00BE7917" w:rsidRPr="002E6CFD" w:rsidRDefault="00BE7917" w:rsidP="00B3333A">
            <w:pPr>
              <w:pStyle w:val="Kod"/>
              <w:rPr>
                <w:lang w:val="en-US"/>
              </w:rPr>
            </w:pPr>
            <w:r w:rsidRPr="002E6CFD">
              <w:rPr>
                <w:lang w:val="en-US"/>
              </w:rPr>
              <w:tab/>
              <w:t>{</w:t>
            </w:r>
          </w:p>
          <w:p w:rsidR="00BE7917" w:rsidRPr="002E6CFD" w:rsidRDefault="00BE7917" w:rsidP="00B3333A">
            <w:pPr>
              <w:pStyle w:val="Kod"/>
              <w:rPr>
                <w:lang w:val="en-US"/>
              </w:rPr>
            </w:pPr>
            <w:r w:rsidRPr="002E6CFD">
              <w:rPr>
                <w:lang w:val="en-US"/>
              </w:rPr>
              <w:tab/>
            </w:r>
            <w:r w:rsidRPr="002E6CFD">
              <w:rPr>
                <w:lang w:val="en-US"/>
              </w:rPr>
              <w:tab/>
              <w:t>s_InputNeurons[iInputIndex] = d_LayerInputThisTest[iInputIndex];</w:t>
            </w:r>
          </w:p>
          <w:p w:rsidR="00BE7917" w:rsidRPr="002E6CFD" w:rsidRDefault="00BE7917" w:rsidP="00B3333A">
            <w:pPr>
              <w:pStyle w:val="Kod"/>
              <w:rPr>
                <w:lang w:val="en-US"/>
              </w:rPr>
            </w:pPr>
            <w:r w:rsidRPr="002E6CFD">
              <w:rPr>
                <w:lang w:val="en-US"/>
              </w:rPr>
              <w:tab/>
            </w:r>
            <w:r w:rsidRPr="002E6CFD">
              <w:rPr>
                <w:lang w:val="en-US"/>
              </w:rPr>
              <w:tab/>
              <w:t>s_InputNeurons2[iInputIndex] = d_LayerInputThisTest2[iInputIndex];</w:t>
            </w:r>
          </w:p>
          <w:p w:rsidR="00BE7917" w:rsidRPr="002E6CFD" w:rsidRDefault="00BE7917" w:rsidP="00B3333A">
            <w:pPr>
              <w:pStyle w:val="Kod"/>
              <w:rPr>
                <w:lang w:val="en-US"/>
              </w:rPr>
            </w:pPr>
            <w:r w:rsidRPr="002E6CFD">
              <w:rPr>
                <w:lang w:val="en-US"/>
              </w:rPr>
              <w:tab/>
            </w:r>
            <w:r w:rsidRPr="002E6CFD">
              <w:rPr>
                <w:lang w:val="en-US"/>
              </w:rPr>
              <w:tab/>
              <w:t>PRINT_MEMORY_INFO(dp_pLayerInput,&amp;d_LayerInputThisTest[iInputIndex]);</w:t>
            </w:r>
          </w:p>
          <w:p w:rsidR="00BE7917" w:rsidRPr="002E6CFD" w:rsidRDefault="00BE7917" w:rsidP="00B3333A">
            <w:pPr>
              <w:pStyle w:val="Kod"/>
              <w:rPr>
                <w:lang w:val="en-US"/>
              </w:rPr>
            </w:pPr>
            <w:r w:rsidRPr="002E6CFD">
              <w:rPr>
                <w:lang w:val="en-US"/>
              </w:rPr>
              <w:tab/>
              <w:t>}</w:t>
            </w:r>
          </w:p>
          <w:p w:rsidR="00BE7917" w:rsidRPr="002E6CFD" w:rsidRDefault="00BE7917" w:rsidP="00B3333A">
            <w:pPr>
              <w:pStyle w:val="Kod"/>
              <w:rPr>
                <w:lang w:val="en-US"/>
              </w:rPr>
            </w:pPr>
          </w:p>
          <w:p w:rsidR="00BE7917" w:rsidRPr="002E6CFD" w:rsidRDefault="00BE7917" w:rsidP="00B3333A">
            <w:pPr>
              <w:pStyle w:val="Kod"/>
              <w:rPr>
                <w:lang w:val="en-US"/>
              </w:rPr>
            </w:pPr>
            <w:r w:rsidRPr="002E6CFD">
              <w:rPr>
                <w:lang w:val="en-US"/>
              </w:rPr>
              <w:tab/>
              <w:t>// we have to make sure that all data was written to shared memory</w:t>
            </w:r>
          </w:p>
          <w:p w:rsidR="00BE7917" w:rsidRPr="002E6CFD" w:rsidRDefault="00BE7917" w:rsidP="00B3333A">
            <w:pPr>
              <w:pStyle w:val="Kod"/>
            </w:pPr>
            <w:r w:rsidRPr="002E6CFD">
              <w:rPr>
                <w:lang w:val="en-US"/>
              </w:rPr>
              <w:t>__syncthreads();</w:t>
            </w:r>
          </w:p>
        </w:tc>
      </w:tr>
    </w:tbl>
    <w:p w:rsidR="00BE7917" w:rsidRPr="00447DFA" w:rsidRDefault="00BE7917" w:rsidP="008C692F">
      <w:pPr>
        <w:rPr>
          <w:rFonts w:eastAsiaTheme="minorHAnsi"/>
          <w:noProof/>
          <w:color w:val="auto"/>
          <w:lang w:eastAsia="en-US"/>
        </w:rPr>
      </w:pPr>
    </w:p>
    <w:p w:rsidR="00BE7917" w:rsidRPr="00447DFA" w:rsidRDefault="00BE7917" w:rsidP="008C692F">
      <w:pPr>
        <w:rPr>
          <w:rFonts w:eastAsiaTheme="minorHAnsi"/>
          <w:noProof/>
          <w:color w:val="auto"/>
          <w:lang w:eastAsia="en-US"/>
        </w:rPr>
      </w:pPr>
      <w:r w:rsidRPr="00447DFA">
        <w:rPr>
          <w:rFonts w:eastAsiaTheme="minorHAnsi"/>
          <w:noProof/>
          <w:color w:val="auto"/>
          <w:lang w:eastAsia="en-US"/>
        </w:rPr>
        <w:t>Po kopiowaniu danych globalnych do pamięci dzielonej konieczne jest zsynchroniznowanie między wszystkimi wątkami jednego bloku, ponieważ bez tego, możliwa by była sytuacja, gdy jeden warp po wykonaniu pętli, przechodzi do dalszych obliczeń, gdzie czyta dane w pamięci dzielonej, która jeszcze nie była zapisana przez inny warp.</w:t>
      </w:r>
    </w:p>
    <w:p w:rsidR="00BE7917" w:rsidRPr="00447DFA" w:rsidRDefault="00BE7917" w:rsidP="0030070E">
      <w:pPr>
        <w:rPr>
          <w:rFonts w:eastAsiaTheme="minorHAnsi"/>
          <w:noProof/>
          <w:color w:val="auto"/>
          <w:lang w:eastAsia="en-US"/>
        </w:rPr>
      </w:pPr>
      <w:r w:rsidRPr="00447DFA">
        <w:rPr>
          <w:rFonts w:eastAsiaTheme="minorHAnsi"/>
          <w:noProof/>
          <w:color w:val="auto"/>
          <w:lang w:eastAsia="en-US"/>
        </w:rPr>
        <w:t xml:space="preserve">Bardzo podobne kopiowanie odbywa się w dwóch </w:t>
      </w:r>
      <w:r w:rsidR="006D6731" w:rsidRPr="00447DFA">
        <w:rPr>
          <w:rFonts w:eastAsiaTheme="minorHAnsi"/>
          <w:noProof/>
          <w:color w:val="auto"/>
          <w:lang w:eastAsia="en-US"/>
        </w:rPr>
        <w:t xml:space="preserve">pozostałych </w:t>
      </w:r>
      <w:r w:rsidRPr="00447DFA">
        <w:rPr>
          <w:rFonts w:eastAsiaTheme="minorHAnsi"/>
          <w:noProof/>
          <w:color w:val="auto"/>
          <w:lang w:eastAsia="en-US"/>
        </w:rPr>
        <w:t>kernelach</w:t>
      </w:r>
      <w:r w:rsidR="006D6731" w:rsidRPr="00447DFA">
        <w:rPr>
          <w:rFonts w:eastAsiaTheme="minorHAnsi"/>
          <w:noProof/>
          <w:color w:val="auto"/>
          <w:lang w:eastAsia="en-US"/>
        </w:rPr>
        <w:t>.</w:t>
      </w:r>
    </w:p>
    <w:p w:rsidR="001B7D2B" w:rsidRPr="005A22E7" w:rsidRDefault="00E821FC" w:rsidP="004F3A28">
      <w:pPr>
        <w:pStyle w:val="Heading4"/>
      </w:pPr>
      <w:r w:rsidRPr="005A22E7">
        <w:rPr>
          <w:szCs w:val="20"/>
        </w:rPr>
        <w:tab/>
      </w:r>
      <w:bookmarkStart w:id="83" w:name="_Toc258787418"/>
      <w:r w:rsidR="00856A3B">
        <w:t>Przewidywanie ilości uruchomionych bloków</w:t>
      </w:r>
      <w:bookmarkEnd w:id="83"/>
    </w:p>
    <w:p w:rsidR="008E0993" w:rsidRPr="00447DFA" w:rsidRDefault="0088599E" w:rsidP="008E0993">
      <w:pPr>
        <w:rPr>
          <w:rFonts w:eastAsiaTheme="minorHAnsi"/>
          <w:noProof/>
          <w:color w:val="auto"/>
          <w:lang w:eastAsia="en-US"/>
        </w:rPr>
      </w:pPr>
      <w:r w:rsidRPr="00447DFA">
        <w:rPr>
          <w:color w:val="auto"/>
        </w:rPr>
        <w:t xml:space="preserve">Kernel </w:t>
      </w:r>
      <w:r w:rsidRPr="00447DFA">
        <w:rPr>
          <w:rFonts w:eastAsiaTheme="minorHAnsi"/>
          <w:noProof/>
          <w:color w:val="auto"/>
          <w:lang w:eastAsia="en-US"/>
        </w:rPr>
        <w:t>executeLayerKernel używa pamięci dzielonej – jest ona przeznaczana na przechowywanie wejść oraz wag neuronów. Ilość pamięci przeznaczona na przechowywanie wejść jest z góry określona, ale ta na przechowywanie wag – nie. Nie ma gwarancji, że pamięć potrzebna na przechowywanie wag nie przekroczy maksymalnej pamięci dzielonej jednego multiprocesora (16kb). Z tego względu w każdej iteracji pętli, część tablicy wag jest wczytywana do pamięci dzielonej, później przetwarzana, a w kolejnej iteracji pamięć dzielona jest nadpisywana kolejnym fragmentem tablicy wag i przetwarzana.</w:t>
      </w:r>
      <w:r w:rsidR="0087468D" w:rsidRPr="00447DFA">
        <w:rPr>
          <w:rFonts w:eastAsiaTheme="minorHAnsi"/>
          <w:noProof/>
          <w:color w:val="auto"/>
          <w:lang w:eastAsia="en-US"/>
        </w:rPr>
        <w:t xml:space="preserve"> W tym przypadku można zdecydować o wielkości pamięci dzielonej poświęconej na wagi w każdym bloku. </w:t>
      </w:r>
      <w:r w:rsidR="00B92438" w:rsidRPr="00447DFA">
        <w:rPr>
          <w:rFonts w:eastAsiaTheme="minorHAnsi"/>
          <w:noProof/>
          <w:color w:val="auto"/>
          <w:lang w:eastAsia="en-US"/>
        </w:rPr>
        <w:t xml:space="preserve">Im większa </w:t>
      </w:r>
      <w:r w:rsidR="00B92438" w:rsidRPr="00447DFA">
        <w:rPr>
          <w:rFonts w:eastAsiaTheme="minorHAnsi"/>
          <w:noProof/>
          <w:color w:val="auto"/>
          <w:lang w:eastAsia="en-US"/>
        </w:rPr>
        <w:lastRenderedPageBreak/>
        <w:t>wielkość pamięci dzielonej</w:t>
      </w:r>
      <w:r w:rsidR="00C35303" w:rsidRPr="00447DFA">
        <w:rPr>
          <w:rFonts w:eastAsiaTheme="minorHAnsi"/>
          <w:noProof/>
          <w:color w:val="auto"/>
          <w:lang w:eastAsia="en-US"/>
        </w:rPr>
        <w:t xml:space="preserve"> dla jednego bloku, tym mniej będzie potrzebnych do wykonania iteracji pętli, mniej synchronizacji, ale jednocześnie może być mniejsza ilość bloków równocześnie wykonywanych przez multiprocesor GPU (ponieważ ilość pamięci dzielonej na multiprocesorze wynosi tylko 16kb). W funkcji executeLayerCUDA umieściłem obliczenia optymalnej ilości pamięci dzielonej dla wag. Obliczenia te bazują testach empirycznych, tak żeby kernel działał szybko w różnych przypadkach.</w:t>
      </w:r>
    </w:p>
    <w:p w:rsidR="00633D35" w:rsidRPr="005A22E7" w:rsidRDefault="00633D35" w:rsidP="004F3A28">
      <w:pPr>
        <w:pStyle w:val="Heading4"/>
      </w:pPr>
      <w:bookmarkStart w:id="84" w:name="_Toc258787419"/>
      <w:r w:rsidRPr="005A22E7">
        <w:t>Użycie pamięci constant</w:t>
      </w:r>
      <w:bookmarkEnd w:id="84"/>
    </w:p>
    <w:p w:rsidR="00CF481B" w:rsidRPr="00447DFA" w:rsidRDefault="00CF481B" w:rsidP="00CF481B">
      <w:pPr>
        <w:rPr>
          <w:color w:val="auto"/>
        </w:rPr>
      </w:pPr>
    </w:p>
    <w:p w:rsidR="001B7D2B" w:rsidRPr="00447DFA" w:rsidRDefault="00CF481B" w:rsidP="00EC43BE">
      <w:pPr>
        <w:rPr>
          <w:color w:val="auto"/>
        </w:rPr>
      </w:pPr>
      <w:r w:rsidRPr="00447DFA">
        <w:rPr>
          <w:color w:val="auto"/>
        </w:rPr>
        <w:t xml:space="preserve">W przypadku uczenia sieci, wtedy każde wywołanie </w:t>
      </w:r>
      <w:r w:rsidRPr="00447DFA">
        <w:rPr>
          <w:rFonts w:eastAsiaTheme="minorHAnsi"/>
          <w:noProof/>
          <w:color w:val="auto"/>
          <w:lang w:eastAsia="en-US"/>
        </w:rPr>
        <w:t>executeLayerKernel dla pierwszej wartwy wymaga przekazania tablicy indeksów testów, które mają być użyte w danym kroku. Zwykle wielkość tej tablicy nie jest większa niż kilkanaście elementów, ale nie może ona być przekazana jako parametr wywołania kernela – biblioteka CUDA nie pozwala na to. Jednym z rozwiązań byłoby to, że indeksy te byłyby wczytywane za każdym razem z pamięci globalnej. W tym wypadku jednak wymagałoby to użycia pamięci dzielonej</w:t>
      </w:r>
      <w:r w:rsidR="00AB004F" w:rsidRPr="00447DFA">
        <w:rPr>
          <w:rFonts w:eastAsiaTheme="minorHAnsi"/>
          <w:noProof/>
          <w:color w:val="auto"/>
          <w:lang w:eastAsia="en-US"/>
        </w:rPr>
        <w:t xml:space="preserve">, a poza tym każdy blok musiałby kopiować tę samą tablicę globalną. Z tego względu użyłem specjalnego rodzaju pamięci – stałej (constant). </w:t>
      </w:r>
      <w:r w:rsidR="00E662B0" w:rsidRPr="00447DFA">
        <w:rPr>
          <w:rFonts w:eastAsiaTheme="minorHAnsi"/>
          <w:noProof/>
          <w:color w:val="auto"/>
          <w:lang w:eastAsia="en-US"/>
        </w:rPr>
        <w:t xml:space="preserve">Dzięki temu, że ilość pamięci użytej na przechowanie tabeli jest mniejsza niż ilość cache wewnątrz każdego multiprocestora (8kb), dane te będą kopiowane tylko raz do multiprocesora, a później kopiowane z szybkiej pamięci cache. </w:t>
      </w:r>
    </w:p>
    <w:p w:rsidR="00D973D2" w:rsidRPr="00447DFA" w:rsidRDefault="00D973D2" w:rsidP="00D973D2">
      <w:pPr>
        <w:rPr>
          <w:color w:val="auto"/>
        </w:rPr>
      </w:pPr>
    </w:p>
    <w:p w:rsidR="005117FD" w:rsidRPr="00F05B9A" w:rsidRDefault="00D973D2" w:rsidP="00F05B9A">
      <w:pPr>
        <w:pStyle w:val="Heading2"/>
      </w:pPr>
      <w:bookmarkStart w:id="85" w:name="_Toc258787420"/>
      <w:r w:rsidRPr="00F05B9A">
        <w:t>Testy implementacji sieci ML</w:t>
      </w:r>
      <w:r w:rsidR="005117FD" w:rsidRPr="00F05B9A">
        <w:t>P</w:t>
      </w:r>
      <w:bookmarkEnd w:id="85"/>
    </w:p>
    <w:p w:rsidR="00AE2E7B" w:rsidRPr="00447DFA" w:rsidRDefault="005117FD" w:rsidP="005117FD">
      <w:pPr>
        <w:rPr>
          <w:color w:val="auto"/>
        </w:rPr>
      </w:pPr>
      <w:r w:rsidRPr="00447DFA">
        <w:rPr>
          <w:color w:val="auto"/>
        </w:rPr>
        <w:t xml:space="preserve">Jednym z zadań w ramach pisania tej pracy było sprawdzenie działania biblioteki w uczeniu sieci, żeby rozwiązywały rzeczywiste zestawy testów. </w:t>
      </w:r>
      <w:r w:rsidR="00AE2E7B" w:rsidRPr="00447DFA">
        <w:rPr>
          <w:color w:val="auto"/>
        </w:rPr>
        <w:t>Dzięki temu:</w:t>
      </w:r>
    </w:p>
    <w:p w:rsidR="00AE2E7B" w:rsidRPr="00900039" w:rsidRDefault="00AE2E7B" w:rsidP="00B0611A">
      <w:pPr>
        <w:pStyle w:val="ListParagraph"/>
        <w:numPr>
          <w:ilvl w:val="0"/>
          <w:numId w:val="2"/>
        </w:numPr>
      </w:pPr>
      <w:r w:rsidRPr="00900039">
        <w:t>Będzie można określić, czy uczenie przez CPU i GPU daje takie same rezultaty</w:t>
      </w:r>
    </w:p>
    <w:p w:rsidR="00AE2E7B" w:rsidRDefault="00AE2E7B" w:rsidP="00B0611A">
      <w:pPr>
        <w:pStyle w:val="ListParagraph"/>
        <w:numPr>
          <w:ilvl w:val="0"/>
          <w:numId w:val="2"/>
        </w:numPr>
      </w:pPr>
      <w:r>
        <w:t>Czy jakość uczenia jest podobna jak inne znany w na świecie systemy nauki</w:t>
      </w:r>
    </w:p>
    <w:p w:rsidR="00AE2E7B" w:rsidRDefault="00AE2E7B" w:rsidP="00B0611A">
      <w:pPr>
        <w:pStyle w:val="ListParagraph"/>
        <w:numPr>
          <w:ilvl w:val="0"/>
          <w:numId w:val="2"/>
        </w:numPr>
      </w:pPr>
      <w:r>
        <w:t>Porównać prędkość działania operacji na CPU i GPU.</w:t>
      </w:r>
    </w:p>
    <w:p w:rsidR="00856792" w:rsidRPr="00447DFA" w:rsidRDefault="00856792" w:rsidP="00856792">
      <w:pPr>
        <w:rPr>
          <w:color w:val="auto"/>
        </w:rPr>
      </w:pPr>
    </w:p>
    <w:p w:rsidR="00856792" w:rsidRPr="00447DFA" w:rsidRDefault="006D0C50" w:rsidP="00856792">
      <w:pPr>
        <w:rPr>
          <w:color w:val="auto"/>
        </w:rPr>
      </w:pPr>
      <w:r w:rsidRPr="00447DFA">
        <w:rPr>
          <w:color w:val="auto"/>
        </w:rPr>
        <w:t xml:space="preserve">// napisz, ze na wszelki wypadek robie 3 testy z przypadkowymi </w:t>
      </w:r>
      <w:r w:rsidR="004F0C37" w:rsidRPr="00447DFA">
        <w:rPr>
          <w:color w:val="auto"/>
        </w:rPr>
        <w:t>wagami</w:t>
      </w:r>
    </w:p>
    <w:p w:rsidR="00267178" w:rsidRPr="00447DFA" w:rsidRDefault="00267178" w:rsidP="00267178">
      <w:pPr>
        <w:rPr>
          <w:color w:val="auto"/>
        </w:rPr>
      </w:pPr>
    </w:p>
    <w:p w:rsidR="00267178" w:rsidRPr="00447DFA" w:rsidRDefault="00267178" w:rsidP="00267178">
      <w:pPr>
        <w:rPr>
          <w:color w:val="auto"/>
        </w:rPr>
      </w:pPr>
    </w:p>
    <w:p w:rsidR="001B7D2B" w:rsidRPr="005A22E7" w:rsidRDefault="001B7D2B" w:rsidP="00F05B9A">
      <w:pPr>
        <w:pStyle w:val="Heading3"/>
      </w:pPr>
      <w:bookmarkStart w:id="86" w:name="_Toc258787421"/>
      <w:r w:rsidRPr="005A22E7">
        <w:t>Opis danych testowych</w:t>
      </w:r>
      <w:bookmarkEnd w:id="86"/>
    </w:p>
    <w:p w:rsidR="008151D3" w:rsidRPr="00447DFA" w:rsidRDefault="008151D3" w:rsidP="008151D3">
      <w:pPr>
        <w:rPr>
          <w:color w:val="auto"/>
        </w:rPr>
      </w:pPr>
    </w:p>
    <w:p w:rsidR="008151D3" w:rsidRPr="00447DFA" w:rsidRDefault="008151D3" w:rsidP="008151D3">
      <w:pPr>
        <w:rPr>
          <w:color w:val="auto"/>
        </w:rPr>
      </w:pPr>
      <w:r w:rsidRPr="00447DFA">
        <w:rPr>
          <w:color w:val="auto"/>
        </w:rPr>
        <w:t>Wybrałem następujące zestawy testów:</w:t>
      </w:r>
    </w:p>
    <w:p w:rsidR="008151D3" w:rsidRDefault="008151D3" w:rsidP="00F17B04">
      <w:pPr>
        <w:pStyle w:val="Wypunktowane"/>
      </w:pPr>
      <w:r>
        <w:t>„Forest Fires” – Baza, gdzie jest 12 wejść określających parametry terenu oraz czasu, a parametrem wyjściowym jest spalony obszar lasu. W większości testów, wartość wyjściowa wynosi 0. Dwa parametry wejściowe (miesiąc i dzień tygodnia) to parametry klasyfikujące.</w:t>
      </w:r>
    </w:p>
    <w:p w:rsidR="008151D3" w:rsidRPr="00020EFE" w:rsidRDefault="008151D3" w:rsidP="00F17B04">
      <w:pPr>
        <w:pStyle w:val="Wypunktowane"/>
        <w:rPr>
          <w:lang w:val="en-US"/>
        </w:rPr>
      </w:pPr>
      <w:r w:rsidRPr="00387911">
        <w:t>“Iris Plants Database” –</w:t>
      </w:r>
      <w:r>
        <w:t xml:space="preserve"> w Tej bazie są 4 wejścia określające atrybuty irysa. Wyjściem jest jeden atrybut – określający jeden z 3 typów irysów.</w:t>
      </w:r>
    </w:p>
    <w:p w:rsidR="008151D3" w:rsidRPr="00020EFE" w:rsidRDefault="008151D3" w:rsidP="00F17B04">
      <w:pPr>
        <w:pStyle w:val="Wypunktowane"/>
      </w:pPr>
      <w:r w:rsidRPr="00020EFE">
        <w:t xml:space="preserve"> “Wisconsin Diagnostic Breast Cancer (WDBC)” – Baza określająca na</w:t>
      </w:r>
      <w:r>
        <w:t xml:space="preserve"> podstawie 30 atrybutów wejściowych, czy guz jest łagodny czy złośliwy.</w:t>
      </w:r>
    </w:p>
    <w:p w:rsidR="008151D3" w:rsidRPr="00447DFA" w:rsidRDefault="008151D3" w:rsidP="008151D3">
      <w:pPr>
        <w:rPr>
          <w:color w:val="auto"/>
        </w:rPr>
      </w:pPr>
    </w:p>
    <w:p w:rsidR="008151D3" w:rsidRPr="00447DFA" w:rsidRDefault="008151D3" w:rsidP="008151D3">
      <w:pPr>
        <w:rPr>
          <w:color w:val="auto"/>
        </w:rPr>
      </w:pPr>
      <w:r w:rsidRPr="00447DFA">
        <w:rPr>
          <w:color w:val="auto"/>
        </w:rPr>
        <w:t>Żaden z tych zestawow testow:</w:t>
      </w:r>
    </w:p>
    <w:p w:rsidR="008151D3" w:rsidRDefault="008151D3" w:rsidP="00F17B04">
      <w:pPr>
        <w:pStyle w:val="Wypunktowane"/>
      </w:pPr>
      <w:r>
        <w:t>Nie ma kilku wartości wyjściowych</w:t>
      </w:r>
    </w:p>
    <w:p w:rsidR="008151D3" w:rsidRDefault="008151D3" w:rsidP="00F17B04">
      <w:pPr>
        <w:pStyle w:val="Wypunktowane"/>
      </w:pPr>
      <w:r>
        <w:t>Nie ma brakujących wartości</w:t>
      </w:r>
    </w:p>
    <w:p w:rsidR="008151D3" w:rsidRPr="00447DFA" w:rsidRDefault="008151D3" w:rsidP="008151D3">
      <w:pPr>
        <w:rPr>
          <w:color w:val="auto"/>
        </w:rPr>
      </w:pPr>
    </w:p>
    <w:p w:rsidR="001B7D2B" w:rsidRPr="005A22E7" w:rsidRDefault="001B7D2B" w:rsidP="00F05B9A">
      <w:pPr>
        <w:pStyle w:val="Heading3"/>
      </w:pPr>
      <w:bookmarkStart w:id="87" w:name="_Toc258787422"/>
      <w:r w:rsidRPr="005A22E7">
        <w:t xml:space="preserve">Porównanie </w:t>
      </w:r>
      <w:r w:rsidR="006C3F31">
        <w:t>wydajności wersji</w:t>
      </w:r>
      <w:r w:rsidRPr="005A22E7">
        <w:t xml:space="preserve"> CPU i GPU</w:t>
      </w:r>
      <w:bookmarkEnd w:id="87"/>
      <w:r w:rsidRPr="005A22E7">
        <w:t xml:space="preserve"> </w:t>
      </w:r>
    </w:p>
    <w:p w:rsidR="004460BF" w:rsidRPr="00447DFA" w:rsidRDefault="004460BF" w:rsidP="004460BF">
      <w:pPr>
        <w:rPr>
          <w:rFonts w:eastAsiaTheme="minorHAnsi"/>
          <w:noProof/>
          <w:color w:val="auto"/>
          <w:lang w:eastAsia="en-US"/>
        </w:rPr>
      </w:pPr>
      <w:r w:rsidRPr="00447DFA">
        <w:rPr>
          <w:rFonts w:eastAsiaTheme="minorHAnsi"/>
          <w:noProof/>
          <w:color w:val="auto"/>
          <w:lang w:eastAsia="en-US"/>
        </w:rPr>
        <w:t>// JRTODO - implementacja CPU uzywa double a GPU floata - wiec daje jej to przewage</w:t>
      </w:r>
    </w:p>
    <w:p w:rsidR="00CF481B" w:rsidRPr="00447DFA" w:rsidRDefault="00CF481B" w:rsidP="004460BF">
      <w:pPr>
        <w:rPr>
          <w:rFonts w:eastAsiaTheme="minorHAnsi"/>
          <w:noProof/>
          <w:color w:val="auto"/>
          <w:lang w:eastAsia="en-US"/>
        </w:rPr>
      </w:pPr>
      <w:r w:rsidRPr="00447DFA">
        <w:rPr>
          <w:rFonts w:eastAsiaTheme="minorHAnsi"/>
          <w:noProof/>
          <w:color w:val="auto"/>
          <w:lang w:eastAsia="en-US"/>
        </w:rPr>
        <w:t>// JRTODO – napisz, że według dokumentacji, zaleca się, żeby ilość bloków była przynajmniej równa dwukrotności multiprocesorów w GPU</w:t>
      </w:r>
    </w:p>
    <w:p w:rsidR="00FB2811" w:rsidRPr="00447DFA" w:rsidRDefault="00FB2811" w:rsidP="004460BF">
      <w:pPr>
        <w:rPr>
          <w:rFonts w:eastAsiaTheme="minorHAnsi"/>
          <w:noProof/>
          <w:color w:val="auto"/>
          <w:lang w:eastAsia="en-US"/>
        </w:rPr>
      </w:pPr>
    </w:p>
    <w:p w:rsidR="00FB2811" w:rsidRPr="00447DFA" w:rsidRDefault="00FB2811" w:rsidP="004460BF">
      <w:pPr>
        <w:rPr>
          <w:color w:val="auto"/>
        </w:rPr>
      </w:pPr>
      <w:r w:rsidRPr="00447DFA">
        <w:rPr>
          <w:color w:val="auto"/>
        </w:rPr>
        <w:t>// (execute, train. Porównanie prędkości dla CPU i GPU dla równych struktur sieci. Dyskusja na temat, czy to porównanie jest wiarygodne – weź pod uwagę rodzaje struktur danych na CPU i GPU ; to, że na CPU jest double ; to, że są nowsze CPU i GPU. )</w:t>
      </w:r>
    </w:p>
    <w:p w:rsidR="00FB2811" w:rsidRPr="00447DFA" w:rsidRDefault="00FB2811" w:rsidP="004460BF">
      <w:pPr>
        <w:rPr>
          <w:rFonts w:eastAsiaTheme="minorHAnsi"/>
          <w:noProof/>
          <w:color w:val="auto"/>
          <w:lang w:eastAsia="en-US"/>
        </w:rPr>
      </w:pPr>
      <w:r w:rsidRPr="00447DFA">
        <w:rPr>
          <w:color w:val="auto"/>
        </w:rPr>
        <w:t>// pokaz strukture sieci na diagramie</w:t>
      </w:r>
    </w:p>
    <w:p w:rsidR="004460BF" w:rsidRPr="00447DFA" w:rsidRDefault="004460BF" w:rsidP="004460BF">
      <w:pPr>
        <w:rPr>
          <w:color w:val="auto"/>
        </w:rPr>
      </w:pPr>
    </w:p>
    <w:p w:rsidR="001B7D2B" w:rsidRPr="005A22E7" w:rsidRDefault="00C97CF3" w:rsidP="00F05B9A">
      <w:pPr>
        <w:pStyle w:val="Heading3"/>
      </w:pPr>
      <w:bookmarkStart w:id="88" w:name="_Toc258787423"/>
      <w:r>
        <w:lastRenderedPageBreak/>
        <w:t>Wpływ optymalizacji na wydajność kerneli</w:t>
      </w:r>
      <w:bookmarkEnd w:id="88"/>
    </w:p>
    <w:p w:rsidR="00673768" w:rsidRPr="00447DFA" w:rsidRDefault="00673768" w:rsidP="00673768">
      <w:pPr>
        <w:rPr>
          <w:color w:val="auto"/>
        </w:rPr>
      </w:pPr>
    </w:p>
    <w:p w:rsidR="00673768" w:rsidRPr="00447DFA" w:rsidRDefault="00673768" w:rsidP="00673768">
      <w:pPr>
        <w:rPr>
          <w:color w:val="auto"/>
        </w:rPr>
      </w:pPr>
      <w:r w:rsidRPr="00447DFA">
        <w:rPr>
          <w:color w:val="auto"/>
        </w:rPr>
        <w:t>Dla kernela execute</w:t>
      </w:r>
    </w:p>
    <w:p w:rsidR="002D645B" w:rsidRDefault="00FA266B" w:rsidP="00673768">
      <w:pPr>
        <w:rPr>
          <w:color w:val="auto"/>
        </w:rPr>
      </w:pPr>
      <w:r>
        <w:rPr>
          <w:color w:val="auto"/>
        </w:rPr>
        <w:t>// w rzeczywistych sytuacjach raczej nie uzywa się 2 warstw ukrytych…</w:t>
      </w:r>
    </w:p>
    <w:p w:rsidR="00F87D1A" w:rsidRPr="00F87D1A" w:rsidRDefault="00F87D1A" w:rsidP="00673768">
      <w:pPr>
        <w:rPr>
          <w:color w:val="auto"/>
          <w:lang w:val="en-US"/>
        </w:rPr>
      </w:pPr>
      <w:r w:rsidRPr="00F87D1A">
        <w:rPr>
          <w:color w:val="auto"/>
          <w:lang w:val="en-US"/>
        </w:rPr>
        <w:t>2 -&gt; X (</w:t>
      </w:r>
      <w:r w:rsidRPr="00F87D1A">
        <w:rPr>
          <w:rFonts w:ascii="Courier New" w:eastAsiaTheme="minorHAnsi" w:hAnsi="Courier New" w:cs="Courier New"/>
          <w:noProof/>
          <w:color w:val="auto"/>
          <w:sz w:val="20"/>
          <w:szCs w:val="20"/>
          <w:lang w:val="en-US" w:eastAsia="en-US"/>
        </w:rPr>
        <w:t>NT_SIGMOID)</w:t>
      </w:r>
      <w:r w:rsidRPr="00F87D1A">
        <w:rPr>
          <w:color w:val="auto"/>
          <w:lang w:val="en-US"/>
        </w:rPr>
        <w:t>-&gt; X (</w:t>
      </w:r>
      <w:r w:rsidRPr="00F87D1A">
        <w:rPr>
          <w:rFonts w:ascii="Courier New" w:eastAsiaTheme="minorHAnsi" w:hAnsi="Courier New" w:cs="Courier New"/>
          <w:noProof/>
          <w:color w:val="auto"/>
          <w:sz w:val="20"/>
          <w:szCs w:val="20"/>
          <w:lang w:val="en-US" w:eastAsia="en-US"/>
        </w:rPr>
        <w:t>NT_SIGMOID)</w:t>
      </w:r>
      <w:r w:rsidRPr="00F87D1A">
        <w:rPr>
          <w:color w:val="auto"/>
          <w:lang w:val="en-US"/>
        </w:rPr>
        <w:t>-&gt; 2(linear)  neurony</w:t>
      </w:r>
    </w:p>
    <w:tbl>
      <w:tblPr>
        <w:tblStyle w:val="TableGrid"/>
        <w:tblW w:w="0" w:type="auto"/>
        <w:tblLook w:val="04A0"/>
      </w:tblPr>
      <w:tblGrid>
        <w:gridCol w:w="1242"/>
        <w:gridCol w:w="1299"/>
        <w:gridCol w:w="1311"/>
        <w:gridCol w:w="1124"/>
        <w:gridCol w:w="1960"/>
        <w:gridCol w:w="1805"/>
      </w:tblGrid>
      <w:tr w:rsidR="009A016C" w:rsidTr="009A016C">
        <w:tc>
          <w:tcPr>
            <w:tcW w:w="1331" w:type="dxa"/>
          </w:tcPr>
          <w:p w:rsidR="009A016C" w:rsidRDefault="009A016C" w:rsidP="00673768">
            <w:pPr>
              <w:ind w:firstLine="0"/>
              <w:rPr>
                <w:color w:val="auto"/>
                <w:lang w:val="en-US"/>
              </w:rPr>
            </w:pPr>
          </w:p>
        </w:tc>
        <w:tc>
          <w:tcPr>
            <w:tcW w:w="1381" w:type="dxa"/>
          </w:tcPr>
          <w:p w:rsidR="009A016C" w:rsidRDefault="009A016C" w:rsidP="00673768">
            <w:pPr>
              <w:ind w:firstLine="0"/>
              <w:rPr>
                <w:color w:val="auto"/>
                <w:lang w:val="en-US"/>
              </w:rPr>
            </w:pPr>
            <w:r>
              <w:rPr>
                <w:color w:val="auto"/>
                <w:lang w:val="en-US"/>
              </w:rPr>
              <w:t>CPU</w:t>
            </w:r>
          </w:p>
        </w:tc>
        <w:tc>
          <w:tcPr>
            <w:tcW w:w="1393" w:type="dxa"/>
          </w:tcPr>
          <w:p w:rsidR="009A016C" w:rsidRDefault="009A016C" w:rsidP="00673768">
            <w:pPr>
              <w:ind w:firstLine="0"/>
              <w:rPr>
                <w:color w:val="auto"/>
                <w:lang w:val="en-US"/>
              </w:rPr>
            </w:pPr>
            <w:r>
              <w:rPr>
                <w:color w:val="auto"/>
                <w:lang w:val="en-US"/>
              </w:rPr>
              <w:t>GPU OLD</w:t>
            </w:r>
          </w:p>
        </w:tc>
        <w:tc>
          <w:tcPr>
            <w:tcW w:w="1163" w:type="dxa"/>
          </w:tcPr>
          <w:p w:rsidR="009A016C" w:rsidRDefault="009A016C" w:rsidP="00673768">
            <w:pPr>
              <w:ind w:firstLine="0"/>
              <w:rPr>
                <w:color w:val="auto"/>
                <w:lang w:val="en-US"/>
              </w:rPr>
            </w:pPr>
            <w:r>
              <w:rPr>
                <w:color w:val="auto"/>
                <w:lang w:val="en-US"/>
              </w:rPr>
              <w:t>GPU OLD Kernel</w:t>
            </w:r>
          </w:p>
        </w:tc>
        <w:tc>
          <w:tcPr>
            <w:tcW w:w="1980" w:type="dxa"/>
          </w:tcPr>
          <w:p w:rsidR="009A016C" w:rsidRDefault="009A016C" w:rsidP="00673768">
            <w:pPr>
              <w:ind w:firstLine="0"/>
              <w:rPr>
                <w:color w:val="auto"/>
                <w:lang w:val="en-US"/>
              </w:rPr>
            </w:pPr>
            <w:r>
              <w:rPr>
                <w:color w:val="auto"/>
                <w:lang w:val="en-US"/>
              </w:rPr>
              <w:t>GPU Zoptymalizowana</w:t>
            </w:r>
          </w:p>
        </w:tc>
        <w:tc>
          <w:tcPr>
            <w:tcW w:w="1493" w:type="dxa"/>
          </w:tcPr>
          <w:p w:rsidR="009A016C" w:rsidRDefault="009A016C" w:rsidP="00673768">
            <w:pPr>
              <w:ind w:firstLine="0"/>
              <w:rPr>
                <w:color w:val="auto"/>
                <w:lang w:val="en-US"/>
              </w:rPr>
            </w:pPr>
            <w:r>
              <w:rPr>
                <w:color w:val="auto"/>
                <w:lang w:val="en-US"/>
              </w:rPr>
              <w:t>GPU Zoptymalizowana Kernel</w:t>
            </w:r>
          </w:p>
        </w:tc>
      </w:tr>
      <w:tr w:rsidR="009A016C" w:rsidTr="009A016C">
        <w:tc>
          <w:tcPr>
            <w:tcW w:w="1331" w:type="dxa"/>
          </w:tcPr>
          <w:p w:rsidR="009A016C" w:rsidRDefault="009A016C" w:rsidP="00673768">
            <w:pPr>
              <w:ind w:firstLine="0"/>
              <w:rPr>
                <w:color w:val="auto"/>
                <w:lang w:val="en-US"/>
              </w:rPr>
            </w:pPr>
            <w:r>
              <w:rPr>
                <w:color w:val="auto"/>
                <w:lang w:val="en-US"/>
              </w:rPr>
              <w:t>32</w:t>
            </w:r>
          </w:p>
        </w:tc>
        <w:tc>
          <w:tcPr>
            <w:tcW w:w="1381" w:type="dxa"/>
          </w:tcPr>
          <w:p w:rsidR="009A016C" w:rsidRDefault="009A016C" w:rsidP="00673768">
            <w:pPr>
              <w:ind w:firstLine="0"/>
              <w:rPr>
                <w:color w:val="auto"/>
                <w:lang w:val="en-US"/>
              </w:rPr>
            </w:pPr>
            <w:r>
              <w:rPr>
                <w:color w:val="auto"/>
                <w:lang w:val="en-US"/>
              </w:rPr>
              <w:t>143</w:t>
            </w:r>
          </w:p>
        </w:tc>
        <w:tc>
          <w:tcPr>
            <w:tcW w:w="1393" w:type="dxa"/>
          </w:tcPr>
          <w:p w:rsidR="009A016C" w:rsidRDefault="009A016C" w:rsidP="00673768">
            <w:pPr>
              <w:ind w:firstLine="0"/>
              <w:rPr>
                <w:color w:val="auto"/>
                <w:lang w:val="en-US"/>
              </w:rPr>
            </w:pPr>
            <w:r>
              <w:rPr>
                <w:color w:val="auto"/>
                <w:lang w:val="en-US"/>
              </w:rPr>
              <w:t>239</w:t>
            </w:r>
          </w:p>
        </w:tc>
        <w:tc>
          <w:tcPr>
            <w:tcW w:w="1163" w:type="dxa"/>
          </w:tcPr>
          <w:p w:rsidR="009A016C" w:rsidRDefault="009A016C" w:rsidP="00673768">
            <w:pPr>
              <w:ind w:firstLine="0"/>
              <w:rPr>
                <w:color w:val="auto"/>
                <w:lang w:val="en-US"/>
              </w:rPr>
            </w:pPr>
            <w:r>
              <w:rPr>
                <w:color w:val="auto"/>
                <w:lang w:val="en-US"/>
              </w:rPr>
              <w:t>19</w:t>
            </w:r>
          </w:p>
        </w:tc>
        <w:tc>
          <w:tcPr>
            <w:tcW w:w="1980" w:type="dxa"/>
          </w:tcPr>
          <w:p w:rsidR="009A016C" w:rsidRDefault="00A940BC" w:rsidP="00673768">
            <w:pPr>
              <w:ind w:firstLine="0"/>
              <w:rPr>
                <w:color w:val="auto"/>
                <w:lang w:val="en-US"/>
              </w:rPr>
            </w:pPr>
            <w:r>
              <w:rPr>
                <w:color w:val="auto"/>
                <w:lang w:val="en-US"/>
              </w:rPr>
              <w:t>271</w:t>
            </w:r>
          </w:p>
        </w:tc>
        <w:tc>
          <w:tcPr>
            <w:tcW w:w="1493" w:type="dxa"/>
          </w:tcPr>
          <w:p w:rsidR="009A016C" w:rsidRDefault="00A940BC" w:rsidP="00673768">
            <w:pPr>
              <w:ind w:firstLine="0"/>
              <w:rPr>
                <w:color w:val="auto"/>
                <w:lang w:val="en-US"/>
              </w:rPr>
            </w:pPr>
            <w:r>
              <w:rPr>
                <w:color w:val="auto"/>
                <w:lang w:val="en-US"/>
              </w:rPr>
              <w:t>5</w:t>
            </w:r>
          </w:p>
        </w:tc>
      </w:tr>
      <w:tr w:rsidR="009A016C" w:rsidTr="009A016C">
        <w:tc>
          <w:tcPr>
            <w:tcW w:w="1331" w:type="dxa"/>
          </w:tcPr>
          <w:p w:rsidR="009A016C" w:rsidRDefault="009A016C" w:rsidP="00673768">
            <w:pPr>
              <w:ind w:firstLine="0"/>
              <w:rPr>
                <w:color w:val="auto"/>
                <w:lang w:val="en-US"/>
              </w:rPr>
            </w:pPr>
            <w:r>
              <w:rPr>
                <w:color w:val="auto"/>
                <w:lang w:val="en-US"/>
              </w:rPr>
              <w:t>64</w:t>
            </w:r>
          </w:p>
        </w:tc>
        <w:tc>
          <w:tcPr>
            <w:tcW w:w="1381" w:type="dxa"/>
          </w:tcPr>
          <w:p w:rsidR="009A016C" w:rsidRDefault="009A016C" w:rsidP="00673768">
            <w:pPr>
              <w:ind w:firstLine="0"/>
              <w:rPr>
                <w:color w:val="auto"/>
                <w:lang w:val="en-US"/>
              </w:rPr>
            </w:pPr>
            <w:r>
              <w:rPr>
                <w:color w:val="auto"/>
                <w:lang w:val="en-US"/>
              </w:rPr>
              <w:t>241</w:t>
            </w:r>
          </w:p>
        </w:tc>
        <w:tc>
          <w:tcPr>
            <w:tcW w:w="1393" w:type="dxa"/>
          </w:tcPr>
          <w:p w:rsidR="009A016C" w:rsidRDefault="009A016C" w:rsidP="00673768">
            <w:pPr>
              <w:ind w:firstLine="0"/>
              <w:rPr>
                <w:color w:val="auto"/>
                <w:lang w:val="en-US"/>
              </w:rPr>
            </w:pPr>
            <w:r>
              <w:rPr>
                <w:color w:val="auto"/>
                <w:lang w:val="en-US"/>
              </w:rPr>
              <w:t>312</w:t>
            </w:r>
          </w:p>
        </w:tc>
        <w:tc>
          <w:tcPr>
            <w:tcW w:w="1163" w:type="dxa"/>
          </w:tcPr>
          <w:p w:rsidR="009A016C" w:rsidRDefault="009A016C" w:rsidP="00673768">
            <w:pPr>
              <w:ind w:firstLine="0"/>
              <w:rPr>
                <w:color w:val="auto"/>
                <w:lang w:val="en-US"/>
              </w:rPr>
            </w:pPr>
            <w:r>
              <w:rPr>
                <w:color w:val="auto"/>
                <w:lang w:val="en-US"/>
              </w:rPr>
              <w:t>57</w:t>
            </w:r>
          </w:p>
        </w:tc>
        <w:tc>
          <w:tcPr>
            <w:tcW w:w="1980" w:type="dxa"/>
          </w:tcPr>
          <w:p w:rsidR="009A016C" w:rsidRDefault="00A940BC" w:rsidP="00673768">
            <w:pPr>
              <w:ind w:firstLine="0"/>
              <w:rPr>
                <w:color w:val="auto"/>
                <w:lang w:val="en-US"/>
              </w:rPr>
            </w:pPr>
            <w:r>
              <w:rPr>
                <w:color w:val="auto"/>
                <w:lang w:val="en-US"/>
              </w:rPr>
              <w:t>241</w:t>
            </w:r>
          </w:p>
        </w:tc>
        <w:tc>
          <w:tcPr>
            <w:tcW w:w="1493" w:type="dxa"/>
          </w:tcPr>
          <w:p w:rsidR="009A016C" w:rsidRDefault="00A940BC" w:rsidP="00673768">
            <w:pPr>
              <w:ind w:firstLine="0"/>
              <w:rPr>
                <w:color w:val="auto"/>
                <w:lang w:val="en-US"/>
              </w:rPr>
            </w:pPr>
            <w:r>
              <w:rPr>
                <w:color w:val="auto"/>
                <w:lang w:val="en-US"/>
              </w:rPr>
              <w:t>11</w:t>
            </w:r>
          </w:p>
        </w:tc>
      </w:tr>
      <w:tr w:rsidR="009A016C" w:rsidTr="009A016C">
        <w:tc>
          <w:tcPr>
            <w:tcW w:w="1331" w:type="dxa"/>
          </w:tcPr>
          <w:p w:rsidR="009A016C" w:rsidRDefault="009A016C" w:rsidP="00673768">
            <w:pPr>
              <w:ind w:firstLine="0"/>
              <w:rPr>
                <w:color w:val="auto"/>
                <w:lang w:val="en-US"/>
              </w:rPr>
            </w:pPr>
            <w:r>
              <w:rPr>
                <w:color w:val="auto"/>
                <w:lang w:val="en-US"/>
              </w:rPr>
              <w:t>128</w:t>
            </w:r>
          </w:p>
        </w:tc>
        <w:tc>
          <w:tcPr>
            <w:tcW w:w="1381" w:type="dxa"/>
          </w:tcPr>
          <w:p w:rsidR="009A016C" w:rsidRDefault="009A016C" w:rsidP="00673768">
            <w:pPr>
              <w:ind w:firstLine="0"/>
              <w:rPr>
                <w:color w:val="auto"/>
                <w:lang w:val="en-US"/>
              </w:rPr>
            </w:pPr>
            <w:r>
              <w:rPr>
                <w:color w:val="auto"/>
                <w:lang w:val="en-US"/>
              </w:rPr>
              <w:t>494</w:t>
            </w:r>
          </w:p>
        </w:tc>
        <w:tc>
          <w:tcPr>
            <w:tcW w:w="1393" w:type="dxa"/>
          </w:tcPr>
          <w:p w:rsidR="009A016C" w:rsidRDefault="00726F3F" w:rsidP="00673768">
            <w:pPr>
              <w:ind w:firstLine="0"/>
              <w:rPr>
                <w:color w:val="auto"/>
                <w:lang w:val="en-US"/>
              </w:rPr>
            </w:pPr>
            <w:r>
              <w:rPr>
                <w:color w:val="auto"/>
                <w:lang w:val="en-US"/>
              </w:rPr>
              <w:t>486</w:t>
            </w:r>
          </w:p>
        </w:tc>
        <w:tc>
          <w:tcPr>
            <w:tcW w:w="1163" w:type="dxa"/>
          </w:tcPr>
          <w:p w:rsidR="009A016C" w:rsidRDefault="00726F3F" w:rsidP="00673768">
            <w:pPr>
              <w:ind w:firstLine="0"/>
              <w:rPr>
                <w:color w:val="auto"/>
                <w:lang w:val="en-US"/>
              </w:rPr>
            </w:pPr>
            <w:r>
              <w:rPr>
                <w:color w:val="auto"/>
                <w:lang w:val="en-US"/>
              </w:rPr>
              <w:t>237</w:t>
            </w:r>
          </w:p>
        </w:tc>
        <w:tc>
          <w:tcPr>
            <w:tcW w:w="1980" w:type="dxa"/>
          </w:tcPr>
          <w:p w:rsidR="009A016C" w:rsidRDefault="00AD0435" w:rsidP="00673768">
            <w:pPr>
              <w:ind w:firstLine="0"/>
              <w:rPr>
                <w:color w:val="auto"/>
                <w:lang w:val="en-US"/>
              </w:rPr>
            </w:pPr>
            <w:r>
              <w:rPr>
                <w:color w:val="auto"/>
                <w:lang w:val="en-US"/>
              </w:rPr>
              <w:t>302</w:t>
            </w:r>
          </w:p>
        </w:tc>
        <w:tc>
          <w:tcPr>
            <w:tcW w:w="1493" w:type="dxa"/>
          </w:tcPr>
          <w:p w:rsidR="009A016C" w:rsidRDefault="00AD0435" w:rsidP="00673768">
            <w:pPr>
              <w:ind w:firstLine="0"/>
              <w:rPr>
                <w:color w:val="auto"/>
                <w:lang w:val="en-US"/>
              </w:rPr>
            </w:pPr>
            <w:r>
              <w:rPr>
                <w:color w:val="auto"/>
                <w:lang w:val="en-US"/>
              </w:rPr>
              <w:t>78</w:t>
            </w:r>
          </w:p>
        </w:tc>
      </w:tr>
      <w:tr w:rsidR="00726F3F" w:rsidTr="009A016C">
        <w:tc>
          <w:tcPr>
            <w:tcW w:w="1331" w:type="dxa"/>
          </w:tcPr>
          <w:p w:rsidR="00726F3F" w:rsidRDefault="00726F3F" w:rsidP="00673768">
            <w:pPr>
              <w:ind w:firstLine="0"/>
              <w:rPr>
                <w:color w:val="auto"/>
                <w:lang w:val="en-US"/>
              </w:rPr>
            </w:pPr>
            <w:r>
              <w:rPr>
                <w:color w:val="auto"/>
                <w:lang w:val="en-US"/>
              </w:rPr>
              <w:t>256</w:t>
            </w:r>
          </w:p>
        </w:tc>
        <w:tc>
          <w:tcPr>
            <w:tcW w:w="1381" w:type="dxa"/>
          </w:tcPr>
          <w:p w:rsidR="00726F3F" w:rsidRDefault="00726F3F" w:rsidP="00673768">
            <w:pPr>
              <w:ind w:firstLine="0"/>
              <w:rPr>
                <w:color w:val="auto"/>
                <w:lang w:val="en-US"/>
              </w:rPr>
            </w:pPr>
            <w:r>
              <w:rPr>
                <w:color w:val="auto"/>
                <w:lang w:val="en-US"/>
              </w:rPr>
              <w:t>1274</w:t>
            </w:r>
          </w:p>
        </w:tc>
        <w:tc>
          <w:tcPr>
            <w:tcW w:w="1393" w:type="dxa"/>
          </w:tcPr>
          <w:p w:rsidR="00726F3F" w:rsidRDefault="00726F3F" w:rsidP="00673768">
            <w:pPr>
              <w:ind w:firstLine="0"/>
              <w:rPr>
                <w:color w:val="auto"/>
                <w:lang w:val="en-US"/>
              </w:rPr>
            </w:pPr>
            <w:r>
              <w:rPr>
                <w:color w:val="auto"/>
                <w:lang w:val="en-US"/>
              </w:rPr>
              <w:t>1320</w:t>
            </w:r>
          </w:p>
        </w:tc>
        <w:tc>
          <w:tcPr>
            <w:tcW w:w="1163" w:type="dxa"/>
          </w:tcPr>
          <w:p w:rsidR="00726F3F" w:rsidRDefault="00726F3F" w:rsidP="00673768">
            <w:pPr>
              <w:ind w:firstLine="0"/>
              <w:rPr>
                <w:color w:val="auto"/>
                <w:lang w:val="en-US"/>
              </w:rPr>
            </w:pPr>
            <w:r>
              <w:rPr>
                <w:color w:val="auto"/>
                <w:lang w:val="en-US"/>
              </w:rPr>
              <w:t>1074</w:t>
            </w:r>
          </w:p>
        </w:tc>
        <w:tc>
          <w:tcPr>
            <w:tcW w:w="1980" w:type="dxa"/>
          </w:tcPr>
          <w:p w:rsidR="00726F3F" w:rsidRDefault="00AD0435" w:rsidP="00673768">
            <w:pPr>
              <w:ind w:firstLine="0"/>
              <w:rPr>
                <w:color w:val="auto"/>
                <w:lang w:val="en-US"/>
              </w:rPr>
            </w:pPr>
            <w:r>
              <w:rPr>
                <w:color w:val="auto"/>
                <w:lang w:val="en-US"/>
              </w:rPr>
              <w:t>722</w:t>
            </w:r>
          </w:p>
        </w:tc>
        <w:tc>
          <w:tcPr>
            <w:tcW w:w="1493" w:type="dxa"/>
          </w:tcPr>
          <w:p w:rsidR="00726F3F" w:rsidRDefault="00AD0435" w:rsidP="00673768">
            <w:pPr>
              <w:ind w:firstLine="0"/>
              <w:rPr>
                <w:color w:val="auto"/>
                <w:lang w:val="en-US"/>
              </w:rPr>
            </w:pPr>
            <w:r>
              <w:rPr>
                <w:color w:val="auto"/>
                <w:lang w:val="en-US"/>
              </w:rPr>
              <w:t>449</w:t>
            </w:r>
          </w:p>
        </w:tc>
      </w:tr>
      <w:tr w:rsidR="009A016C" w:rsidTr="009A016C">
        <w:tc>
          <w:tcPr>
            <w:tcW w:w="1331" w:type="dxa"/>
          </w:tcPr>
          <w:p w:rsidR="009A016C" w:rsidRDefault="009A016C" w:rsidP="00673768">
            <w:pPr>
              <w:ind w:firstLine="0"/>
              <w:rPr>
                <w:color w:val="auto"/>
                <w:lang w:val="en-US"/>
              </w:rPr>
            </w:pPr>
            <w:r>
              <w:rPr>
                <w:color w:val="auto"/>
                <w:lang w:val="en-US"/>
              </w:rPr>
              <w:t>510</w:t>
            </w:r>
          </w:p>
        </w:tc>
        <w:tc>
          <w:tcPr>
            <w:tcW w:w="1381" w:type="dxa"/>
          </w:tcPr>
          <w:p w:rsidR="009A016C" w:rsidRDefault="00726F3F" w:rsidP="00673768">
            <w:pPr>
              <w:ind w:firstLine="0"/>
              <w:rPr>
                <w:color w:val="auto"/>
                <w:lang w:val="en-US"/>
              </w:rPr>
            </w:pPr>
            <w:r>
              <w:rPr>
                <w:color w:val="auto"/>
                <w:lang w:val="en-US"/>
              </w:rPr>
              <w:t>4462</w:t>
            </w:r>
          </w:p>
        </w:tc>
        <w:tc>
          <w:tcPr>
            <w:tcW w:w="1393" w:type="dxa"/>
          </w:tcPr>
          <w:p w:rsidR="009A016C" w:rsidRDefault="002879A1" w:rsidP="00673768">
            <w:pPr>
              <w:ind w:firstLine="0"/>
              <w:rPr>
                <w:color w:val="auto"/>
                <w:lang w:val="en-US"/>
              </w:rPr>
            </w:pPr>
            <w:r>
              <w:rPr>
                <w:color w:val="auto"/>
                <w:lang w:val="en-US"/>
              </w:rPr>
              <w:t>3701</w:t>
            </w:r>
          </w:p>
        </w:tc>
        <w:tc>
          <w:tcPr>
            <w:tcW w:w="1163" w:type="dxa"/>
          </w:tcPr>
          <w:p w:rsidR="009A016C" w:rsidRDefault="002879A1" w:rsidP="00673768">
            <w:pPr>
              <w:ind w:firstLine="0"/>
              <w:rPr>
                <w:color w:val="auto"/>
                <w:lang w:val="en-US"/>
              </w:rPr>
            </w:pPr>
            <w:r>
              <w:rPr>
                <w:color w:val="auto"/>
                <w:lang w:val="en-US"/>
              </w:rPr>
              <w:t>3457</w:t>
            </w:r>
          </w:p>
        </w:tc>
        <w:tc>
          <w:tcPr>
            <w:tcW w:w="1980" w:type="dxa"/>
          </w:tcPr>
          <w:p w:rsidR="009A016C" w:rsidRDefault="00AD0435" w:rsidP="00AD0435">
            <w:pPr>
              <w:ind w:firstLine="0"/>
              <w:rPr>
                <w:color w:val="auto"/>
                <w:lang w:val="en-US"/>
              </w:rPr>
            </w:pPr>
            <w:r>
              <w:rPr>
                <w:color w:val="auto"/>
                <w:lang w:val="en-US"/>
              </w:rPr>
              <w:t>2000</w:t>
            </w:r>
          </w:p>
        </w:tc>
        <w:tc>
          <w:tcPr>
            <w:tcW w:w="1493" w:type="dxa"/>
          </w:tcPr>
          <w:p w:rsidR="009A016C" w:rsidRDefault="00AD0435" w:rsidP="00673768">
            <w:pPr>
              <w:ind w:firstLine="0"/>
              <w:rPr>
                <w:color w:val="auto"/>
                <w:lang w:val="en-US"/>
              </w:rPr>
            </w:pPr>
            <w:r>
              <w:rPr>
                <w:color w:val="auto"/>
                <w:lang w:val="en-US"/>
              </w:rPr>
              <w:t>1771</w:t>
            </w:r>
          </w:p>
        </w:tc>
      </w:tr>
      <w:tr w:rsidR="00EF5833" w:rsidTr="009A016C">
        <w:tc>
          <w:tcPr>
            <w:tcW w:w="1331" w:type="dxa"/>
          </w:tcPr>
          <w:p w:rsidR="00EF5833" w:rsidRDefault="00EF5833" w:rsidP="00673768">
            <w:pPr>
              <w:ind w:firstLine="0"/>
              <w:rPr>
                <w:color w:val="auto"/>
                <w:lang w:val="en-US"/>
              </w:rPr>
            </w:pPr>
            <w:r>
              <w:rPr>
                <w:color w:val="auto"/>
                <w:lang w:val="en-US"/>
              </w:rPr>
              <w:t>511</w:t>
            </w:r>
          </w:p>
        </w:tc>
        <w:tc>
          <w:tcPr>
            <w:tcW w:w="1381" w:type="dxa"/>
          </w:tcPr>
          <w:p w:rsidR="00EF5833" w:rsidRDefault="00EF5833" w:rsidP="00673768">
            <w:pPr>
              <w:ind w:firstLine="0"/>
              <w:rPr>
                <w:color w:val="auto"/>
                <w:lang w:val="en-US"/>
              </w:rPr>
            </w:pPr>
            <w:r>
              <w:rPr>
                <w:color w:val="auto"/>
                <w:lang w:val="en-US"/>
              </w:rPr>
              <w:t>4</w:t>
            </w:r>
          </w:p>
        </w:tc>
        <w:tc>
          <w:tcPr>
            <w:tcW w:w="1393" w:type="dxa"/>
          </w:tcPr>
          <w:p w:rsidR="00EF5833" w:rsidRDefault="00EF5833" w:rsidP="00673768">
            <w:pPr>
              <w:ind w:firstLine="0"/>
              <w:rPr>
                <w:color w:val="auto"/>
                <w:lang w:val="en-US"/>
              </w:rPr>
            </w:pPr>
            <w:r>
              <w:rPr>
                <w:color w:val="auto"/>
                <w:lang w:val="en-US"/>
              </w:rPr>
              <w:t>6396</w:t>
            </w:r>
          </w:p>
        </w:tc>
        <w:tc>
          <w:tcPr>
            <w:tcW w:w="1163" w:type="dxa"/>
          </w:tcPr>
          <w:p w:rsidR="00EF5833" w:rsidRDefault="00EF5833" w:rsidP="00673768">
            <w:pPr>
              <w:ind w:firstLine="0"/>
              <w:rPr>
                <w:color w:val="auto"/>
                <w:lang w:val="en-US"/>
              </w:rPr>
            </w:pPr>
            <w:r>
              <w:rPr>
                <w:color w:val="auto"/>
                <w:lang w:val="en-US"/>
              </w:rPr>
              <w:t>6169</w:t>
            </w:r>
          </w:p>
        </w:tc>
        <w:tc>
          <w:tcPr>
            <w:tcW w:w="1980" w:type="dxa"/>
          </w:tcPr>
          <w:p w:rsidR="00EF5833" w:rsidRDefault="00AD0435" w:rsidP="00673768">
            <w:pPr>
              <w:ind w:firstLine="0"/>
              <w:rPr>
                <w:color w:val="auto"/>
                <w:lang w:val="en-US"/>
              </w:rPr>
            </w:pPr>
            <w:r>
              <w:rPr>
                <w:color w:val="auto"/>
                <w:lang w:val="en-US"/>
              </w:rPr>
              <w:t>2090</w:t>
            </w:r>
          </w:p>
        </w:tc>
        <w:tc>
          <w:tcPr>
            <w:tcW w:w="1493" w:type="dxa"/>
          </w:tcPr>
          <w:p w:rsidR="00EF5833" w:rsidRDefault="00AD0435" w:rsidP="00673768">
            <w:pPr>
              <w:ind w:firstLine="0"/>
              <w:rPr>
                <w:color w:val="auto"/>
                <w:lang w:val="en-US"/>
              </w:rPr>
            </w:pPr>
            <w:r>
              <w:rPr>
                <w:color w:val="auto"/>
                <w:lang w:val="en-US"/>
              </w:rPr>
              <w:t>1865</w:t>
            </w:r>
          </w:p>
        </w:tc>
      </w:tr>
    </w:tbl>
    <w:p w:rsidR="00F87D1A" w:rsidRDefault="00F87D1A" w:rsidP="00673768">
      <w:pPr>
        <w:rPr>
          <w:color w:val="auto"/>
          <w:lang w:val="en-US"/>
        </w:rPr>
      </w:pPr>
    </w:p>
    <w:p w:rsidR="00C36E48" w:rsidRDefault="00C36E48" w:rsidP="00673768">
      <w:pPr>
        <w:rPr>
          <w:color w:val="auto"/>
        </w:rPr>
      </w:pPr>
      <w:r w:rsidRPr="00C36E48">
        <w:rPr>
          <w:color w:val="auto"/>
        </w:rPr>
        <w:t>// Czas alokacji dealokacji jest s</w:t>
      </w:r>
      <w:r>
        <w:rPr>
          <w:color w:val="auto"/>
        </w:rPr>
        <w:t>taly</w:t>
      </w:r>
    </w:p>
    <w:p w:rsidR="00C36E48" w:rsidRPr="00C36E48" w:rsidRDefault="00C36E48" w:rsidP="00673768">
      <w:pPr>
        <w:rPr>
          <w:color w:val="auto"/>
        </w:rPr>
      </w:pPr>
      <w:r>
        <w:rPr>
          <w:color w:val="auto"/>
        </w:rPr>
        <w:t xml:space="preserve">// przy niezoptymalizowanym kernelu, </w:t>
      </w:r>
      <w:r w:rsidR="00831119">
        <w:rPr>
          <w:color w:val="auto"/>
        </w:rPr>
        <w:t>niewielka zmiana wielkości danych może spowodowac duza roznice predkosc</w:t>
      </w:r>
      <w:r w:rsidR="002D6D66">
        <w:rPr>
          <w:color w:val="auto"/>
        </w:rPr>
        <w:t>i</w:t>
      </w:r>
    </w:p>
    <w:p w:rsidR="002D645B" w:rsidRPr="00C36E48" w:rsidRDefault="002D645B" w:rsidP="00673768">
      <w:pPr>
        <w:rPr>
          <w:color w:val="auto"/>
        </w:rPr>
      </w:pPr>
    </w:p>
    <w:p w:rsidR="002D645B" w:rsidRPr="005A22E7" w:rsidRDefault="002D645B" w:rsidP="00F05B9A">
      <w:pPr>
        <w:pStyle w:val="Heading3"/>
      </w:pPr>
      <w:bookmarkStart w:id="89" w:name="_Toc258787424"/>
      <w:r w:rsidRPr="005A22E7">
        <w:t>Środowisko testowe</w:t>
      </w:r>
      <w:bookmarkEnd w:id="89"/>
    </w:p>
    <w:p w:rsidR="00F2026B" w:rsidRPr="00447DFA" w:rsidRDefault="00754194" w:rsidP="002D645B">
      <w:pPr>
        <w:rPr>
          <w:color w:val="auto"/>
        </w:rPr>
      </w:pPr>
      <w:r w:rsidRPr="00447DFA">
        <w:rPr>
          <w:color w:val="auto"/>
        </w:rPr>
        <w:t>Wszystkie testy zostały przeprowadzone na laptopie</w:t>
      </w:r>
      <w:r w:rsidR="00F2026B" w:rsidRPr="00447DFA">
        <w:rPr>
          <w:color w:val="auto"/>
        </w:rPr>
        <w:t xml:space="preserve"> z następującą konfiguracją:</w:t>
      </w:r>
    </w:p>
    <w:p w:rsidR="00F2026B" w:rsidRPr="00F2026B" w:rsidRDefault="00F2026B" w:rsidP="00F17B04">
      <w:pPr>
        <w:pStyle w:val="Wypunktowane"/>
        <w:rPr>
          <w:lang w:val="en-US"/>
        </w:rPr>
      </w:pPr>
      <w:r w:rsidRPr="00F2026B">
        <w:rPr>
          <w:lang w:val="en-US"/>
        </w:rPr>
        <w:t>Procesor</w:t>
      </w:r>
      <w:r w:rsidR="00754194" w:rsidRPr="00F2026B">
        <w:rPr>
          <w:lang w:val="en-US"/>
        </w:rPr>
        <w:t xml:space="preserve"> </w:t>
      </w:r>
      <w:r w:rsidRPr="00F2026B">
        <w:rPr>
          <w:lang w:val="en-US"/>
        </w:rPr>
        <w:t>Intel Core 2 Duo P8400, 2.26Ghz</w:t>
      </w:r>
    </w:p>
    <w:p w:rsidR="002A048C" w:rsidRPr="002A048C" w:rsidRDefault="002A048C" w:rsidP="00F17B04">
      <w:pPr>
        <w:pStyle w:val="Wypunktowane"/>
      </w:pPr>
      <w:r>
        <w:rPr>
          <w:lang w:val="en-US"/>
        </w:rPr>
        <w:t>4GB RAM DDR2, 800Mhz</w:t>
      </w:r>
    </w:p>
    <w:p w:rsidR="002A048C" w:rsidRDefault="002A048C" w:rsidP="00F17B04">
      <w:pPr>
        <w:pStyle w:val="Wypunktowane"/>
      </w:pPr>
      <w:r w:rsidRPr="002A048C">
        <w:t xml:space="preserve">Karta graficzna z chipsetem NVIDIA GeForce </w:t>
      </w:r>
      <w:r>
        <w:t>9600M GT, 512 MB RAM DDR2</w:t>
      </w:r>
    </w:p>
    <w:p w:rsidR="00C94A1A" w:rsidRDefault="00C94A1A" w:rsidP="00F17B04">
      <w:pPr>
        <w:pStyle w:val="Wypunktowane"/>
      </w:pPr>
      <w:r>
        <w:t>Windows Vista 32bit S</w:t>
      </w:r>
      <w:r w:rsidR="00F07C4C">
        <w:t>P2</w:t>
      </w:r>
    </w:p>
    <w:p w:rsidR="00952C6E" w:rsidRDefault="002A048C" w:rsidP="00F17B04">
      <w:pPr>
        <w:pStyle w:val="Wypunktowane"/>
      </w:pPr>
      <w:r>
        <w:t>CUDA Toolkit 2.3, CUDA SDK 2.3</w:t>
      </w:r>
    </w:p>
    <w:p w:rsidR="00F07C4C" w:rsidRPr="00447DFA" w:rsidRDefault="00F07C4C" w:rsidP="00F07C4C">
      <w:pPr>
        <w:rPr>
          <w:color w:val="auto"/>
        </w:rPr>
      </w:pPr>
    </w:p>
    <w:p w:rsidR="00F07C4C" w:rsidRPr="00447DFA" w:rsidRDefault="00E04FC7" w:rsidP="00F07C4C">
      <w:pPr>
        <w:rPr>
          <w:color w:val="auto"/>
        </w:rPr>
      </w:pPr>
      <w:r w:rsidRPr="00447DFA">
        <w:rPr>
          <w:color w:val="auto"/>
        </w:rPr>
        <w:t xml:space="preserve">Powyzsze/poniższe testy zostały przeprowadzone w środowisku 32 bitowym, jednak jest możliwość </w:t>
      </w:r>
      <w:r w:rsidR="00264D96" w:rsidRPr="00447DFA">
        <w:rPr>
          <w:color w:val="auto"/>
        </w:rPr>
        <w:t>uruchomienia go też w środowisku 64 bit.</w:t>
      </w:r>
      <w:r w:rsidR="00884BF3" w:rsidRPr="00447DFA">
        <w:rPr>
          <w:color w:val="auto"/>
        </w:rPr>
        <w:t xml:space="preserve"> W obu architekturach wszystkie zmienne programu (oprócz wskaźnikowych) mają tę samą szerokość.</w:t>
      </w:r>
      <w:r w:rsidR="00264D96" w:rsidRPr="00447DFA">
        <w:rPr>
          <w:color w:val="auto"/>
        </w:rPr>
        <w:t xml:space="preserve"> </w:t>
      </w:r>
      <w:r w:rsidR="00264D96" w:rsidRPr="00447DFA">
        <w:rPr>
          <w:color w:val="auto"/>
        </w:rPr>
        <w:lastRenderedPageBreak/>
        <w:t>Program uruchomiłem na Windowsie 7 64bit i uruchomiłem podobne testy. Poni</w:t>
      </w:r>
      <w:r w:rsidR="00884BF3" w:rsidRPr="00447DFA">
        <w:rPr>
          <w:color w:val="auto"/>
        </w:rPr>
        <w:t>ż</w:t>
      </w:r>
      <w:r w:rsidR="00264D96" w:rsidRPr="00447DFA">
        <w:rPr>
          <w:color w:val="auto"/>
        </w:rPr>
        <w:t>ej znajduje się porównanie prędkości dzialania w obu systemach operacyjnych.</w:t>
      </w:r>
    </w:p>
    <w:p w:rsidR="00884BF3" w:rsidRPr="00447DFA" w:rsidRDefault="00884BF3" w:rsidP="00F07C4C">
      <w:pPr>
        <w:rPr>
          <w:color w:val="auto"/>
        </w:rPr>
      </w:pPr>
    </w:p>
    <w:p w:rsidR="00884BF3" w:rsidRPr="00447DFA" w:rsidRDefault="00884BF3" w:rsidP="00F07C4C">
      <w:pPr>
        <w:rPr>
          <w:color w:val="auto"/>
        </w:rPr>
      </w:pPr>
      <w:r w:rsidRPr="00447DFA">
        <w:rPr>
          <w:color w:val="auto"/>
        </w:rPr>
        <w:t>Napisz tez, ze ten procesor jest 64-bitowy</w:t>
      </w:r>
      <w:r w:rsidR="004D316D" w:rsidRPr="00447DFA">
        <w:rPr>
          <w:color w:val="auto"/>
        </w:rPr>
        <w:t xml:space="preserve"> Gdyby był 32b, to by było pewnie wolniej</w:t>
      </w:r>
    </w:p>
    <w:p w:rsidR="00952C6E" w:rsidRPr="00447DFA" w:rsidRDefault="00952C6E" w:rsidP="00952C6E">
      <w:pPr>
        <w:rPr>
          <w:color w:val="auto"/>
        </w:rPr>
      </w:pPr>
    </w:p>
    <w:p w:rsidR="002D645B" w:rsidRDefault="002D645B" w:rsidP="004F3A28">
      <w:pPr>
        <w:pStyle w:val="Heading4"/>
      </w:pPr>
      <w:bookmarkStart w:id="90" w:name="_Toc258787425"/>
      <w:r w:rsidRPr="005A22E7">
        <w:t>Porównanie działania w różnych systemach operacyjnych</w:t>
      </w:r>
      <w:bookmarkEnd w:id="90"/>
    </w:p>
    <w:p w:rsidR="00645592" w:rsidRPr="00447DFA" w:rsidRDefault="00645592" w:rsidP="00645592">
      <w:pPr>
        <w:rPr>
          <w:color w:val="auto"/>
        </w:rPr>
      </w:pPr>
    </w:p>
    <w:p w:rsidR="00645592" w:rsidRPr="00447DFA" w:rsidRDefault="00645592" w:rsidP="00645592">
      <w:pPr>
        <w:rPr>
          <w:color w:val="auto"/>
        </w:rPr>
      </w:pPr>
      <w:r w:rsidRPr="00447DFA">
        <w:rPr>
          <w:color w:val="auto"/>
        </w:rPr>
        <w:t>// (Windows Vista 32b,Windows 7 64b, Ubuntu 9.04. Porównaj też performance GPU i CPU)</w:t>
      </w:r>
    </w:p>
    <w:p w:rsidR="00645592" w:rsidRPr="00447DFA" w:rsidRDefault="00645592" w:rsidP="00645592">
      <w:pPr>
        <w:rPr>
          <w:color w:val="auto"/>
        </w:rPr>
      </w:pPr>
      <w:r w:rsidRPr="00447DFA">
        <w:rPr>
          <w:color w:val="auto"/>
        </w:rPr>
        <w:t>// napisz, ze funkcjonalnie dziala tak samo</w:t>
      </w:r>
    </w:p>
    <w:p w:rsidR="002D645B" w:rsidRPr="00447DFA" w:rsidRDefault="002D645B" w:rsidP="00673768">
      <w:pPr>
        <w:rPr>
          <w:color w:val="auto"/>
        </w:rPr>
      </w:pPr>
    </w:p>
    <w:p w:rsidR="001B7D2B" w:rsidRPr="005A22E7" w:rsidRDefault="001B7D2B" w:rsidP="00F05B9A">
      <w:pPr>
        <w:pStyle w:val="Heading3"/>
      </w:pPr>
      <w:bookmarkStart w:id="91" w:name="_Toc258787426"/>
      <w:r w:rsidRPr="005A22E7">
        <w:t>Informacje końcowe</w:t>
      </w:r>
      <w:bookmarkEnd w:id="91"/>
      <w:r w:rsidRPr="005A22E7">
        <w:t xml:space="preserve"> </w:t>
      </w:r>
    </w:p>
    <w:p w:rsidR="00D973D2" w:rsidRPr="00447DFA" w:rsidRDefault="00F07C4C" w:rsidP="00D973D2">
      <w:pPr>
        <w:rPr>
          <w:color w:val="auto"/>
        </w:rPr>
      </w:pPr>
      <w:r w:rsidRPr="00447DFA">
        <w:rPr>
          <w:color w:val="auto"/>
        </w:rPr>
        <w:t>Kod na CPU nie jest zbyt dobrze zoptymalizowany</w:t>
      </w:r>
    </w:p>
    <w:p w:rsidR="00F07C4C" w:rsidRPr="00447DFA" w:rsidRDefault="00F07C4C" w:rsidP="00D973D2">
      <w:pPr>
        <w:rPr>
          <w:color w:val="auto"/>
        </w:rPr>
      </w:pPr>
      <w:r w:rsidRPr="00447DFA">
        <w:rPr>
          <w:color w:val="auto"/>
        </w:rPr>
        <w:t xml:space="preserve">Napisz o najnowszych procesorach i kartach graf. – ile </w:t>
      </w:r>
      <w:r w:rsidR="00E04FC7" w:rsidRPr="00447DFA">
        <w:rPr>
          <w:color w:val="auto"/>
        </w:rPr>
        <w:t xml:space="preserve">maja </w:t>
      </w:r>
      <w:r w:rsidRPr="00447DFA">
        <w:rPr>
          <w:color w:val="auto"/>
        </w:rPr>
        <w:t xml:space="preserve">razy wiecej mocy </w:t>
      </w:r>
      <w:r w:rsidR="00E04FC7" w:rsidRPr="00447DFA">
        <w:rPr>
          <w:color w:val="auto"/>
        </w:rPr>
        <w:t>niż moje</w:t>
      </w:r>
    </w:p>
    <w:p w:rsidR="00D85A10" w:rsidRPr="00447DFA" w:rsidRDefault="00D85A10" w:rsidP="00D973D2">
      <w:pPr>
        <w:rPr>
          <w:color w:val="auto"/>
        </w:rPr>
      </w:pPr>
      <w:r w:rsidRPr="00447DFA">
        <w:rPr>
          <w:color w:val="auto"/>
        </w:rPr>
        <w:t>// (Wytłumaczenie, czemu są inne wyniki CPU i GPU - są różnice, bo float zamiast double i inna kolejność obliczeń). (może we wcześniejszym rodziale)</w:t>
      </w:r>
    </w:p>
    <w:p w:rsidR="00D973D2" w:rsidRPr="00447DFA" w:rsidRDefault="00D973D2" w:rsidP="00D973D2">
      <w:pPr>
        <w:rPr>
          <w:color w:val="auto"/>
        </w:rPr>
      </w:pPr>
    </w:p>
    <w:p w:rsidR="00D973D2" w:rsidRPr="00F05B9A" w:rsidRDefault="00D973D2" w:rsidP="00F05B9A">
      <w:pPr>
        <w:pStyle w:val="Heading2"/>
      </w:pPr>
      <w:bookmarkStart w:id="92" w:name="_Toc258787427"/>
      <w:r w:rsidRPr="00F05B9A">
        <w:t>Narzędzia pomocnicze</w:t>
      </w:r>
      <w:bookmarkEnd w:id="92"/>
    </w:p>
    <w:p w:rsidR="00E211F4" w:rsidRPr="00447DFA" w:rsidRDefault="00FD78B4" w:rsidP="00E211F4">
      <w:pPr>
        <w:rPr>
          <w:color w:val="auto"/>
        </w:rPr>
      </w:pPr>
      <w:r w:rsidRPr="00447DFA">
        <w:rPr>
          <w:color w:val="auto"/>
        </w:rPr>
        <w:t xml:space="preserve">NVIDIA dostarcza razem z biblioteką CUDA aplikację </w:t>
      </w:r>
      <w:r w:rsidRPr="00447DFA">
        <w:rPr>
          <w:b/>
          <w:color w:val="auto"/>
        </w:rPr>
        <w:t>CudaProf</w:t>
      </w:r>
      <w:r w:rsidRPr="00447DFA">
        <w:rPr>
          <w:color w:val="auto"/>
        </w:rPr>
        <w:t xml:space="preserve">. </w:t>
      </w:r>
      <w:r w:rsidR="006E2509" w:rsidRPr="00447DFA">
        <w:rPr>
          <w:color w:val="auto"/>
        </w:rPr>
        <w:t xml:space="preserve">Jest to tzw. </w:t>
      </w:r>
      <w:r w:rsidR="00FC1E36" w:rsidRPr="00447DFA">
        <w:rPr>
          <w:color w:val="auto"/>
        </w:rPr>
        <w:t>p</w:t>
      </w:r>
      <w:r w:rsidR="006E2509" w:rsidRPr="00447DFA">
        <w:rPr>
          <w:color w:val="auto"/>
        </w:rPr>
        <w:t xml:space="preserve">rofiler dynamiczny kerneli CUDA. Program ten uruchamia aplikację CUDA i </w:t>
      </w:r>
      <w:r w:rsidR="003B33F4" w:rsidRPr="00447DFA">
        <w:rPr>
          <w:color w:val="auto"/>
        </w:rPr>
        <w:t>określa różne parametry kerneli</w:t>
      </w:r>
      <w:r w:rsidR="00CD76DB" w:rsidRPr="00447DFA">
        <w:rPr>
          <w:color w:val="auto"/>
        </w:rPr>
        <w:t xml:space="preserve"> i operacji na pamięci GPU</w:t>
      </w:r>
      <w:r w:rsidR="003B33F4" w:rsidRPr="00447DFA">
        <w:rPr>
          <w:color w:val="auto"/>
        </w:rPr>
        <w:t>, m.in.:</w:t>
      </w:r>
    </w:p>
    <w:p w:rsidR="003B33F4" w:rsidRDefault="003B33F4" w:rsidP="00F17B04">
      <w:pPr>
        <w:pStyle w:val="Wypunktowane"/>
      </w:pPr>
      <w:r>
        <w:t>Czas wykonania przez CPU, GPU</w:t>
      </w:r>
    </w:p>
    <w:p w:rsidR="003B33F4" w:rsidRDefault="003B33F4" w:rsidP="00F17B04">
      <w:pPr>
        <w:pStyle w:val="Wypunktowane"/>
      </w:pPr>
      <w:r>
        <w:t xml:space="preserve">Ilość </w:t>
      </w:r>
      <w:r w:rsidR="00CE2B2A">
        <w:t xml:space="preserve">danych </w:t>
      </w:r>
      <w:r>
        <w:t xml:space="preserve">zapisów </w:t>
      </w:r>
      <w:r w:rsidR="00CE2B2A">
        <w:t>lub odczytanych z pamięci globalnej, z podziałem na coalesced i non-coalesced</w:t>
      </w:r>
    </w:p>
    <w:p w:rsidR="00CE2B2A" w:rsidRPr="00FD78B4" w:rsidRDefault="00CE2B2A" w:rsidP="00F17B04">
      <w:pPr>
        <w:pStyle w:val="Wypunktowane"/>
      </w:pPr>
      <w:r>
        <w:t>Ilość danych zapisów lub odczytanych z pamięci dzielonej</w:t>
      </w:r>
    </w:p>
    <w:p w:rsidR="009A2EB9" w:rsidRDefault="00CE2B2A" w:rsidP="00F17B04">
      <w:pPr>
        <w:pStyle w:val="Wypunktowane"/>
      </w:pPr>
      <w:r>
        <w:t>Ilość wykonanych instrukcj</w:t>
      </w:r>
      <w:r w:rsidR="009A2EB9">
        <w:t>i</w:t>
      </w:r>
    </w:p>
    <w:p w:rsidR="006B7562" w:rsidRPr="00447DFA" w:rsidRDefault="006B7562" w:rsidP="009A2EB9">
      <w:pPr>
        <w:ind w:firstLine="0"/>
        <w:rPr>
          <w:color w:val="auto"/>
        </w:rPr>
      </w:pPr>
    </w:p>
    <w:p w:rsidR="006B7562" w:rsidRPr="00447DFA" w:rsidRDefault="006B7562" w:rsidP="009A2EB9">
      <w:pPr>
        <w:ind w:firstLine="0"/>
        <w:rPr>
          <w:color w:val="auto"/>
        </w:rPr>
      </w:pPr>
      <w:r w:rsidRPr="00447DFA">
        <w:rPr>
          <w:color w:val="auto"/>
        </w:rPr>
        <w:t>Poniżej jest screenshot programu:</w:t>
      </w:r>
    </w:p>
    <w:p w:rsidR="00CE2B2A" w:rsidRPr="00447DFA" w:rsidRDefault="009A2EB9" w:rsidP="009A2EB9">
      <w:pPr>
        <w:ind w:firstLine="0"/>
        <w:rPr>
          <w:color w:val="auto"/>
        </w:rPr>
      </w:pPr>
      <w:r w:rsidRPr="00447DFA">
        <w:rPr>
          <w:noProof/>
          <w:color w:val="auto"/>
          <w:lang w:val="en-US" w:eastAsia="en-US"/>
        </w:rPr>
        <w:lastRenderedPageBreak/>
        <w:drawing>
          <wp:inline distT="0" distB="0" distL="0" distR="0">
            <wp:extent cx="5770880" cy="3907790"/>
            <wp:effectExtent l="19050" t="0" r="127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770880" cy="3907790"/>
                    </a:xfrm>
                    <a:prstGeom prst="rect">
                      <a:avLst/>
                    </a:prstGeom>
                    <a:noFill/>
                    <a:ln w="9525">
                      <a:noFill/>
                      <a:miter lim="800000"/>
                      <a:headEnd/>
                      <a:tailEnd/>
                    </a:ln>
                  </pic:spPr>
                </pic:pic>
              </a:graphicData>
            </a:graphic>
          </wp:inline>
        </w:drawing>
      </w:r>
    </w:p>
    <w:p w:rsidR="006B7562" w:rsidRPr="00447DFA" w:rsidRDefault="006B7562" w:rsidP="00072F3F">
      <w:pPr>
        <w:rPr>
          <w:color w:val="auto"/>
        </w:rPr>
      </w:pPr>
      <w:r w:rsidRPr="00447DFA">
        <w:rPr>
          <w:color w:val="auto"/>
        </w:rPr>
        <w:t xml:space="preserve">Pole 1 przedstawia listę poprzednio uruchomionych symulacji programu. Pole 2 zawiera </w:t>
      </w:r>
      <w:r w:rsidR="00CD76DB" w:rsidRPr="00447DFA">
        <w:rPr>
          <w:color w:val="auto"/>
        </w:rPr>
        <w:t>listę wywołań kerneli oraz operacji na pamięci GPU, razem ze wszystkimi ich właściwościami.</w:t>
      </w:r>
      <w:r w:rsidR="006F42A6" w:rsidRPr="00447DFA">
        <w:rPr>
          <w:color w:val="auto"/>
        </w:rPr>
        <w:t xml:space="preserve"> Pole 3 </w:t>
      </w:r>
      <w:r w:rsidR="00072F3F" w:rsidRPr="00447DFA">
        <w:rPr>
          <w:color w:val="auto"/>
        </w:rPr>
        <w:t>jest to okno logowania zawierające pomocnicze dane.</w:t>
      </w:r>
    </w:p>
    <w:p w:rsidR="00CE2B2A" w:rsidRPr="00447DFA" w:rsidRDefault="00072F3F" w:rsidP="00CE2B2A">
      <w:pPr>
        <w:rPr>
          <w:color w:val="auto"/>
        </w:rPr>
      </w:pPr>
      <w:r w:rsidRPr="00447DFA">
        <w:rPr>
          <w:color w:val="auto"/>
        </w:rPr>
        <w:t>Program udostępn</w:t>
      </w:r>
      <w:r w:rsidR="00232076" w:rsidRPr="00447DFA">
        <w:rPr>
          <w:color w:val="auto"/>
        </w:rPr>
        <w:t>ił mi</w:t>
      </w:r>
      <w:r w:rsidRPr="00447DFA">
        <w:rPr>
          <w:color w:val="auto"/>
        </w:rPr>
        <w:t xml:space="preserve"> wiele informacji o </w:t>
      </w:r>
      <w:r w:rsidR="00232076" w:rsidRPr="00447DFA">
        <w:rPr>
          <w:color w:val="auto"/>
        </w:rPr>
        <w:t xml:space="preserve">programie CNL, które </w:t>
      </w:r>
      <w:r w:rsidR="004D73DB" w:rsidRPr="00447DFA">
        <w:rPr>
          <w:color w:val="auto"/>
        </w:rPr>
        <w:t xml:space="preserve">były mi bardzo </w:t>
      </w:r>
      <w:r w:rsidR="008C6803" w:rsidRPr="00447DFA">
        <w:rPr>
          <w:color w:val="auto"/>
        </w:rPr>
        <w:t xml:space="preserve">pomocne w </w:t>
      </w:r>
      <w:r w:rsidR="00232076" w:rsidRPr="00447DFA">
        <w:rPr>
          <w:color w:val="auto"/>
        </w:rPr>
        <w:t xml:space="preserve">procesie </w:t>
      </w:r>
      <w:r w:rsidR="008C6803" w:rsidRPr="00447DFA">
        <w:rPr>
          <w:color w:val="auto"/>
        </w:rPr>
        <w:t>optymalizacji</w:t>
      </w:r>
      <w:r w:rsidR="004D73DB" w:rsidRPr="00447DFA">
        <w:rPr>
          <w:color w:val="auto"/>
        </w:rPr>
        <w:t xml:space="preserve"> kerneli oraz pozwoliły na</w:t>
      </w:r>
      <w:r w:rsidR="009A2EB9" w:rsidRPr="00447DFA">
        <w:rPr>
          <w:color w:val="auto"/>
        </w:rPr>
        <w:t>wet na kilkukrotne przyspieszenie działania części GPU programu.</w:t>
      </w:r>
    </w:p>
    <w:p w:rsidR="00293937" w:rsidRPr="00447DFA" w:rsidRDefault="00293937" w:rsidP="00232076">
      <w:pPr>
        <w:ind w:firstLine="0"/>
        <w:rPr>
          <w:color w:val="auto"/>
        </w:rPr>
      </w:pPr>
    </w:p>
    <w:p w:rsidR="001B7D2B" w:rsidRPr="00447DFA" w:rsidRDefault="008D49B7" w:rsidP="002D645B">
      <w:pPr>
        <w:ind w:firstLine="0"/>
        <w:rPr>
          <w:color w:val="auto"/>
        </w:rPr>
      </w:pPr>
      <w:r w:rsidRPr="00447DFA">
        <w:rPr>
          <w:color w:val="auto"/>
        </w:rPr>
        <w:t xml:space="preserve">Inną pomocą w czasie tworzenia programu była możliwość </w:t>
      </w:r>
      <w:r w:rsidRPr="00447DFA">
        <w:rPr>
          <w:b/>
          <w:color w:val="auto"/>
        </w:rPr>
        <w:t>emulacji</w:t>
      </w:r>
      <w:r w:rsidRPr="00447DFA">
        <w:rPr>
          <w:color w:val="auto"/>
        </w:rPr>
        <w:t xml:space="preserve"> wykonania części GPU na </w:t>
      </w:r>
      <w:r w:rsidR="00030B3F" w:rsidRPr="00447DFA">
        <w:rPr>
          <w:color w:val="auto"/>
        </w:rPr>
        <w:t xml:space="preserve">CPU (jest włączana przez specjalny przełącznik kompilacji). </w:t>
      </w:r>
      <w:r w:rsidR="00E75B63" w:rsidRPr="00447DFA">
        <w:rPr>
          <w:color w:val="auto"/>
        </w:rPr>
        <w:t xml:space="preserve">Wykonanie całego programu w trym trybie jest możliwe nawet na komputerach </w:t>
      </w:r>
      <w:r w:rsidR="005E79A1" w:rsidRPr="00447DFA">
        <w:rPr>
          <w:color w:val="auto"/>
        </w:rPr>
        <w:t>niewyposażonych</w:t>
      </w:r>
      <w:r w:rsidR="00E75B63" w:rsidRPr="00447DFA">
        <w:rPr>
          <w:color w:val="auto"/>
        </w:rPr>
        <w:t xml:space="preserve"> w karty graficzne wspierające CUDA. </w:t>
      </w:r>
      <w:r w:rsidR="0097228F" w:rsidRPr="00447DFA">
        <w:rPr>
          <w:color w:val="auto"/>
        </w:rPr>
        <w:t xml:space="preserve">Tryb emulacji umożliwia pozwala na debugowanie kerneli (nie jest możliwe w standardowym trybie bez emulacji). </w:t>
      </w:r>
      <w:r w:rsidR="00013B2A" w:rsidRPr="00447DFA">
        <w:rPr>
          <w:color w:val="auto"/>
        </w:rPr>
        <w:t>Trzeba jednak pamiętać o tym, że jest to emulator, a nie symulator karty graficznej CUDA – występują pewne różnice – niektóre kernele działają poprawnie w trybie emulacji, a w trybie sta</w:t>
      </w:r>
      <w:r w:rsidR="005716C7" w:rsidRPr="00447DFA">
        <w:rPr>
          <w:color w:val="auto"/>
        </w:rPr>
        <w:t>ndardowym mogą nawet zawiesić komputer.</w:t>
      </w:r>
      <w:r w:rsidR="00A11932" w:rsidRPr="00447DFA">
        <w:rPr>
          <w:color w:val="auto"/>
        </w:rPr>
        <w:t xml:space="preserve"> Kod wykonany w emulatorze jest wielokrotnie wolniejszy niż na GPU.</w:t>
      </w:r>
      <w:r w:rsidR="001B7D2B" w:rsidRPr="00447DFA">
        <w:rPr>
          <w:color w:val="auto"/>
        </w:rPr>
        <w:tab/>
      </w:r>
    </w:p>
    <w:p w:rsidR="00107097" w:rsidRPr="00447DFA" w:rsidRDefault="00107097" w:rsidP="00107097">
      <w:pPr>
        <w:rPr>
          <w:color w:val="auto"/>
        </w:rPr>
      </w:pPr>
    </w:p>
    <w:p w:rsidR="00836D01" w:rsidRDefault="00836D01" w:rsidP="002F45CE">
      <w:pPr>
        <w:pStyle w:val="Heading1"/>
      </w:pPr>
      <w:bookmarkStart w:id="93" w:name="_Toc258787428"/>
      <w:r w:rsidRPr="002F45CE">
        <w:lastRenderedPageBreak/>
        <w:t>Wnioski/spostrzeżenia</w:t>
      </w:r>
      <w:bookmarkEnd w:id="93"/>
    </w:p>
    <w:p w:rsidR="00552F6C" w:rsidRPr="00447DFA" w:rsidRDefault="00552F6C" w:rsidP="00552F6C">
      <w:pPr>
        <w:rPr>
          <w:color w:val="auto"/>
        </w:rPr>
      </w:pPr>
      <w:r w:rsidRPr="00447DFA">
        <w:rPr>
          <w:color w:val="auto"/>
        </w:rPr>
        <w:t>Zwyczajowo wnioski są jednolitym punktem - podpunkty a-e niech pozostaną wytyczną zakresu</w:t>
      </w:r>
    </w:p>
    <w:p w:rsidR="00552F6C" w:rsidRPr="00447DFA" w:rsidRDefault="00552F6C" w:rsidP="00552F6C">
      <w:pPr>
        <w:rPr>
          <w:color w:val="auto"/>
        </w:rPr>
      </w:pPr>
    </w:p>
    <w:p w:rsidR="00552F6C" w:rsidRPr="00C508CC" w:rsidRDefault="00552F6C" w:rsidP="00F17B04">
      <w:pPr>
        <w:pStyle w:val="Wypunktowane"/>
      </w:pPr>
      <w:r w:rsidRPr="00C508CC">
        <w:t>Osiągnięte cele</w:t>
      </w:r>
    </w:p>
    <w:p w:rsidR="00552F6C" w:rsidRPr="00C508CC" w:rsidRDefault="00552F6C" w:rsidP="00F17B04">
      <w:pPr>
        <w:pStyle w:val="Wypunktowane"/>
      </w:pPr>
      <w:r w:rsidRPr="00C508CC">
        <w:t xml:space="preserve">Prawdziwość tezy </w:t>
      </w:r>
      <w:r w:rsidRPr="00C508CC">
        <w:rPr>
          <w:color w:val="948A54"/>
        </w:rPr>
        <w:t>(czy okazała się prawdziwa)</w:t>
      </w:r>
    </w:p>
    <w:p w:rsidR="00552F6C" w:rsidRPr="00C508CC" w:rsidRDefault="00552F6C" w:rsidP="00F17B04">
      <w:pPr>
        <w:pStyle w:val="Wypunktowane"/>
      </w:pPr>
      <w:r w:rsidRPr="00C508CC">
        <w:t>Perspektywy rozwoju programu</w:t>
      </w:r>
    </w:p>
    <w:p w:rsidR="00552F6C" w:rsidRPr="00C508CC" w:rsidRDefault="00552F6C" w:rsidP="00F17B04">
      <w:pPr>
        <w:pStyle w:val="Wypunktowane"/>
      </w:pPr>
      <w:r w:rsidRPr="00C508CC">
        <w:t xml:space="preserve">Perspektywy rozwoju GPGPU </w:t>
      </w:r>
      <w:r w:rsidRPr="00C508CC">
        <w:rPr>
          <w:color w:val="948A54"/>
        </w:rPr>
        <w:t>(ATI, OpenCL, Cuda 1.3, Fermi)</w:t>
      </w:r>
    </w:p>
    <w:p w:rsidR="00552F6C" w:rsidRPr="00C508CC" w:rsidRDefault="00552F6C" w:rsidP="00F17B04">
      <w:pPr>
        <w:pStyle w:val="Wypunktowane"/>
      </w:pPr>
      <w:r w:rsidRPr="00C508CC">
        <w:t xml:space="preserve">Spostrzeżenia po wykonaniu pracy </w:t>
      </w:r>
      <w:r w:rsidRPr="00C508CC">
        <w:rPr>
          <w:color w:val="948A54"/>
        </w:rPr>
        <w:t>(Co bym mógł zrobić inaczej).</w:t>
      </w:r>
    </w:p>
    <w:p w:rsidR="00552F6C" w:rsidRPr="00447DFA" w:rsidRDefault="00552F6C" w:rsidP="00552F6C">
      <w:pPr>
        <w:rPr>
          <w:color w:val="auto"/>
        </w:rPr>
      </w:pPr>
    </w:p>
    <w:p w:rsidR="00552F6C" w:rsidRPr="00447DFA" w:rsidRDefault="00552F6C" w:rsidP="00552F6C">
      <w:pPr>
        <w:rPr>
          <w:color w:val="auto"/>
        </w:rPr>
      </w:pPr>
    </w:p>
    <w:p w:rsidR="00107097" w:rsidRPr="00447DFA" w:rsidRDefault="00107097" w:rsidP="00107097">
      <w:pPr>
        <w:rPr>
          <w:rFonts w:eastAsiaTheme="minorHAnsi"/>
          <w:noProof/>
          <w:color w:val="auto"/>
          <w:lang w:eastAsia="en-US"/>
        </w:rPr>
      </w:pPr>
      <w:r w:rsidRPr="00447DFA">
        <w:rPr>
          <w:rFonts w:eastAsiaTheme="minorHAnsi"/>
          <w:noProof/>
          <w:color w:val="auto"/>
          <w:lang w:eastAsia="en-US"/>
        </w:rPr>
        <w:t>// JRTODO - opisz sposob tworzenia programu, problemy, rozwiazania problemow</w:t>
      </w:r>
    </w:p>
    <w:p w:rsidR="00CC2836" w:rsidRPr="00447DFA" w:rsidRDefault="00CC2836" w:rsidP="00107097">
      <w:pPr>
        <w:rPr>
          <w:rFonts w:eastAsiaTheme="minorHAnsi"/>
          <w:noProof/>
          <w:color w:val="auto"/>
          <w:lang w:eastAsia="en-US"/>
        </w:rPr>
      </w:pPr>
      <w:r w:rsidRPr="00447DFA">
        <w:rPr>
          <w:rFonts w:eastAsiaTheme="minorHAnsi"/>
          <w:noProof/>
          <w:color w:val="auto"/>
          <w:lang w:eastAsia="en-US"/>
        </w:rPr>
        <w:t xml:space="preserve">Żeby napisać program w CUDA, nie jest to trudne. Ale trudne jest, żeby zrobić, żeby działał szybko. </w:t>
      </w:r>
      <w:r w:rsidR="004F0FF0" w:rsidRPr="00447DFA">
        <w:rPr>
          <w:rFonts w:eastAsiaTheme="minorHAnsi"/>
          <w:noProof/>
          <w:color w:val="auto"/>
          <w:lang w:eastAsia="en-US"/>
        </w:rPr>
        <w:t>Wymagane jest dużo danych, żeby działał szybko. Często inne wersje programu sprawdzają się w jednych sytuacjach, a inne wwersje w innych.</w:t>
      </w:r>
    </w:p>
    <w:p w:rsidR="004F0FF0" w:rsidRPr="00447DFA" w:rsidRDefault="004F0FF0" w:rsidP="00107097">
      <w:pPr>
        <w:rPr>
          <w:rFonts w:eastAsiaTheme="minorHAnsi"/>
          <w:noProof/>
          <w:color w:val="auto"/>
          <w:lang w:eastAsia="en-US"/>
        </w:rPr>
      </w:pPr>
      <w:r w:rsidRPr="00447DFA">
        <w:rPr>
          <w:rFonts w:eastAsiaTheme="minorHAnsi"/>
          <w:noProof/>
          <w:color w:val="auto"/>
          <w:lang w:eastAsia="en-US"/>
        </w:rPr>
        <w:t>Wartości na GPU są float. Przy niewielu obliczeniach (epokach uczenia, lub warstwach sieci), róznice są niewielkie między double. Przy wielu – stają się coraz większe.</w:t>
      </w:r>
    </w:p>
    <w:p w:rsidR="00162965" w:rsidRPr="00447DFA" w:rsidRDefault="00162965" w:rsidP="00107097">
      <w:pPr>
        <w:rPr>
          <w:rFonts w:eastAsiaTheme="minorHAnsi"/>
          <w:noProof/>
          <w:color w:val="auto"/>
          <w:lang w:eastAsia="en-US"/>
        </w:rPr>
      </w:pPr>
      <w:r w:rsidRPr="00447DFA">
        <w:rPr>
          <w:rFonts w:eastAsiaTheme="minorHAnsi"/>
          <w:noProof/>
          <w:color w:val="auto"/>
          <w:lang w:eastAsia="en-US"/>
        </w:rPr>
        <w:t>Przyspieszenie przy MLP jest tylko dla duzych sieci.</w:t>
      </w:r>
    </w:p>
    <w:p w:rsidR="00A34E8F" w:rsidRPr="00447DFA" w:rsidRDefault="00A34E8F" w:rsidP="00107097">
      <w:pPr>
        <w:rPr>
          <w:rFonts w:eastAsiaTheme="minorHAnsi"/>
          <w:noProof/>
          <w:color w:val="auto"/>
          <w:lang w:eastAsia="en-US"/>
        </w:rPr>
      </w:pPr>
      <w:r w:rsidRPr="00447DFA">
        <w:rPr>
          <w:rFonts w:eastAsiaTheme="minorHAnsi"/>
          <w:noProof/>
          <w:color w:val="auto"/>
          <w:lang w:eastAsia="en-US"/>
        </w:rPr>
        <w:t xml:space="preserve">Niewiele kodu z Cudatools jest przenaszalne. Programowanie na GPU jest nizszopoziomowe i nie zawsze można </w:t>
      </w:r>
      <w:r w:rsidR="004A25E2" w:rsidRPr="00447DFA">
        <w:rPr>
          <w:rFonts w:eastAsiaTheme="minorHAnsi"/>
          <w:noProof/>
          <w:color w:val="auto"/>
          <w:lang w:eastAsia="en-US"/>
        </w:rPr>
        <w:t>zrobic cos uniwersalnego.</w:t>
      </w:r>
    </w:p>
    <w:p w:rsidR="00B52F75" w:rsidRPr="00447DFA" w:rsidRDefault="00B52F75" w:rsidP="00107097">
      <w:pPr>
        <w:rPr>
          <w:rFonts w:eastAsiaTheme="minorHAnsi"/>
          <w:noProof/>
          <w:color w:val="auto"/>
          <w:lang w:eastAsia="en-US"/>
        </w:rPr>
      </w:pPr>
      <w:r w:rsidRPr="00447DFA">
        <w:rPr>
          <w:rFonts w:eastAsiaTheme="minorHAnsi"/>
          <w:noProof/>
          <w:color w:val="auto"/>
          <w:lang w:eastAsia="en-US"/>
        </w:rPr>
        <w:t>Teraz widze, ze jak w kernelu jest wiele galezi, to jest prawie tak zle jak czytanie z globalnej pamieci</w:t>
      </w:r>
    </w:p>
    <w:p w:rsidR="00610EC2" w:rsidRPr="00447DFA" w:rsidRDefault="00610EC2" w:rsidP="00107097">
      <w:pPr>
        <w:rPr>
          <w:rFonts w:eastAsiaTheme="minorHAnsi"/>
          <w:noProof/>
          <w:color w:val="auto"/>
          <w:lang w:eastAsia="en-US"/>
        </w:rPr>
      </w:pPr>
      <w:r w:rsidRPr="00447DFA">
        <w:rPr>
          <w:rFonts w:eastAsiaTheme="minorHAnsi"/>
          <w:noProof/>
          <w:color w:val="auto"/>
          <w:lang w:eastAsia="en-US"/>
        </w:rPr>
        <w:t>Jeśli nie są znane wymiary tablic (rozmiar danych wejsciowych/wyjsciowych), to jest to bardzo duzy problem dla CUDA (są trudnosci z</w:t>
      </w:r>
      <w:r w:rsidR="003A128C" w:rsidRPr="00447DFA">
        <w:rPr>
          <w:rFonts w:eastAsiaTheme="minorHAnsi"/>
          <w:noProof/>
          <w:color w:val="auto"/>
          <w:lang w:eastAsia="en-US"/>
        </w:rPr>
        <w:t>e skalowalnoscia danych)</w:t>
      </w:r>
      <w:r w:rsidRPr="00447DFA">
        <w:rPr>
          <w:rFonts w:eastAsiaTheme="minorHAnsi"/>
          <w:noProof/>
          <w:color w:val="auto"/>
          <w:lang w:eastAsia="en-US"/>
        </w:rPr>
        <w:t>.</w:t>
      </w:r>
    </w:p>
    <w:p w:rsidR="00B210D8" w:rsidRPr="00447DFA" w:rsidRDefault="00B210D8" w:rsidP="00107097">
      <w:pPr>
        <w:rPr>
          <w:rFonts w:eastAsiaTheme="minorHAnsi"/>
          <w:noProof/>
          <w:color w:val="auto"/>
          <w:lang w:eastAsia="en-US"/>
        </w:rPr>
      </w:pPr>
      <w:r w:rsidRPr="00447DFA">
        <w:rPr>
          <w:rFonts w:eastAsiaTheme="minorHAnsi"/>
          <w:noProof/>
          <w:color w:val="auto"/>
          <w:lang w:eastAsia="en-US"/>
        </w:rPr>
        <w:t xml:space="preserve">// jeśli doda się </w:t>
      </w:r>
      <w:r w:rsidR="009C214B" w:rsidRPr="00447DFA">
        <w:rPr>
          <w:rFonts w:eastAsiaTheme="minorHAnsi"/>
          <w:noProof/>
          <w:color w:val="auto"/>
          <w:lang w:eastAsia="en-US"/>
        </w:rPr>
        <w:t>nowe typy sieci zawierajace warstwy, to nie zajmie to dlugo. Jeśli inne, to może być dlugie</w:t>
      </w:r>
    </w:p>
    <w:p w:rsidR="0063320C" w:rsidRPr="00447DFA" w:rsidRDefault="0063320C" w:rsidP="00107097">
      <w:pPr>
        <w:rPr>
          <w:rFonts w:eastAsiaTheme="minorHAnsi"/>
          <w:noProof/>
          <w:color w:val="auto"/>
          <w:lang w:eastAsia="en-US"/>
        </w:rPr>
      </w:pPr>
      <w:r w:rsidRPr="00447DFA">
        <w:rPr>
          <w:rFonts w:eastAsiaTheme="minorHAnsi"/>
          <w:noProof/>
          <w:color w:val="auto"/>
          <w:lang w:eastAsia="en-US"/>
        </w:rPr>
        <w:t>// jednym z powodow, ze nie do konca to wszystko zoptymalizowalem, było to, ze nie byłem zbyt dobry w CUDA. Trzeba się duzo lepiej zastanowic przy pisaniu programu na CUDA, niż CPU</w:t>
      </w:r>
    </w:p>
    <w:p w:rsidR="00107097" w:rsidRPr="00447DFA" w:rsidRDefault="00107097" w:rsidP="00107097">
      <w:pPr>
        <w:rPr>
          <w:rFonts w:eastAsiaTheme="minorHAnsi"/>
          <w:noProof/>
          <w:color w:val="auto"/>
          <w:lang w:eastAsia="en-US"/>
        </w:rPr>
      </w:pPr>
    </w:p>
    <w:p w:rsidR="00107097" w:rsidRPr="005A22E7" w:rsidRDefault="00107097" w:rsidP="00276BD1">
      <w:pPr>
        <w:pStyle w:val="Heading2"/>
      </w:pPr>
      <w:bookmarkStart w:id="94" w:name="_Mozliwosc_rozwoju_programu"/>
      <w:bookmarkStart w:id="95" w:name="_Toc258787429"/>
      <w:bookmarkEnd w:id="94"/>
      <w:r w:rsidRPr="005A22E7">
        <w:lastRenderedPageBreak/>
        <w:t>Mozliwosc rozwoju programu</w:t>
      </w:r>
      <w:bookmarkEnd w:id="95"/>
    </w:p>
    <w:p w:rsidR="00107097" w:rsidRPr="00447DFA" w:rsidRDefault="00107097" w:rsidP="00107097">
      <w:pPr>
        <w:rPr>
          <w:rFonts w:eastAsiaTheme="minorHAnsi"/>
          <w:noProof/>
          <w:color w:val="auto"/>
          <w:lang w:val="en-US" w:eastAsia="en-US"/>
        </w:rPr>
      </w:pPr>
      <w:r w:rsidRPr="00447DFA">
        <w:rPr>
          <w:rFonts w:eastAsiaTheme="minorHAnsi"/>
          <w:noProof/>
          <w:color w:val="auto"/>
          <w:lang w:val="en-US" w:eastAsia="en-US"/>
        </w:rPr>
        <w:t>// JRTODO - maybe a possibility to change eta during training?</w:t>
      </w:r>
    </w:p>
    <w:p w:rsidR="00107097" w:rsidRPr="00447DFA" w:rsidRDefault="00107097" w:rsidP="00107097">
      <w:pPr>
        <w:rPr>
          <w:rFonts w:eastAsiaTheme="minorHAnsi"/>
          <w:noProof/>
          <w:color w:val="auto"/>
          <w:lang w:eastAsia="en-US"/>
        </w:rPr>
      </w:pPr>
      <w:r w:rsidRPr="00447DFA">
        <w:rPr>
          <w:rFonts w:eastAsiaTheme="minorHAnsi"/>
          <w:noProof/>
          <w:color w:val="auto"/>
          <w:lang w:eastAsia="en-US"/>
        </w:rPr>
        <w:t>// JRTODO - zmien mnozenie integerow na specjalna funkcje mnozaca najnizsze 24 bity</w:t>
      </w:r>
    </w:p>
    <w:p w:rsidR="00C10AD6" w:rsidRPr="00447DFA" w:rsidRDefault="00C10AD6" w:rsidP="00107097">
      <w:pPr>
        <w:rPr>
          <w:rFonts w:eastAsiaTheme="minorHAnsi"/>
          <w:noProof/>
          <w:color w:val="auto"/>
          <w:lang w:eastAsia="en-US"/>
        </w:rPr>
      </w:pPr>
      <w:r w:rsidRPr="00447DFA">
        <w:rPr>
          <w:rFonts w:eastAsiaTheme="minorHAnsi"/>
          <w:noProof/>
          <w:color w:val="auto"/>
          <w:lang w:eastAsia="en-US"/>
        </w:rPr>
        <w:t>Dodanie innych typow NN</w:t>
      </w:r>
    </w:p>
    <w:p w:rsidR="00C10AD6" w:rsidRPr="00447DFA" w:rsidRDefault="00C10AD6" w:rsidP="00107097">
      <w:pPr>
        <w:rPr>
          <w:rFonts w:eastAsiaTheme="minorHAnsi"/>
          <w:noProof/>
          <w:color w:val="auto"/>
          <w:lang w:eastAsia="en-US"/>
        </w:rPr>
      </w:pPr>
      <w:r w:rsidRPr="00447DFA">
        <w:rPr>
          <w:rFonts w:eastAsiaTheme="minorHAnsi"/>
          <w:noProof/>
          <w:color w:val="auto"/>
          <w:lang w:eastAsia="en-US"/>
        </w:rPr>
        <w:t>Uzycie kilku GPU</w:t>
      </w:r>
    </w:p>
    <w:p w:rsidR="00C10AD6" w:rsidRPr="00447DFA" w:rsidRDefault="00C10AD6" w:rsidP="00107097">
      <w:pPr>
        <w:rPr>
          <w:rFonts w:eastAsiaTheme="minorHAnsi"/>
          <w:noProof/>
          <w:color w:val="auto"/>
          <w:lang w:eastAsia="en-US"/>
        </w:rPr>
      </w:pPr>
      <w:r w:rsidRPr="00447DFA">
        <w:rPr>
          <w:rFonts w:eastAsiaTheme="minorHAnsi"/>
          <w:noProof/>
          <w:color w:val="auto"/>
          <w:lang w:eastAsia="en-US"/>
        </w:rPr>
        <w:t>MLP bez gestej sieci polaczen</w:t>
      </w:r>
    </w:p>
    <w:p w:rsidR="00C10AD6" w:rsidRPr="00447DFA" w:rsidRDefault="00C10AD6" w:rsidP="00107097">
      <w:pPr>
        <w:rPr>
          <w:color w:val="auto"/>
        </w:rPr>
      </w:pPr>
      <w:r w:rsidRPr="00447DFA">
        <w:rPr>
          <w:rFonts w:eastAsiaTheme="minorHAnsi"/>
          <w:noProof/>
          <w:color w:val="auto"/>
          <w:lang w:eastAsia="en-US"/>
        </w:rPr>
        <w:t>Rozwiazanie problemow z ograniczeniami GPU (max 511 neuronow, itp.)</w:t>
      </w:r>
    </w:p>
    <w:p w:rsidR="00836D01" w:rsidRPr="002F45CE" w:rsidRDefault="00836D01" w:rsidP="002F45CE">
      <w:pPr>
        <w:pStyle w:val="Heading1"/>
      </w:pPr>
      <w:bookmarkStart w:id="96" w:name="_Toc258787430"/>
      <w:r w:rsidRPr="002F45CE">
        <w:t>Zakończenie</w:t>
      </w:r>
      <w:bookmarkEnd w:id="96"/>
    </w:p>
    <w:p w:rsidR="00836D01" w:rsidRPr="002F45CE" w:rsidRDefault="00836D01" w:rsidP="002F45CE">
      <w:pPr>
        <w:pStyle w:val="Heading1"/>
      </w:pPr>
      <w:bookmarkStart w:id="97" w:name="_Toc258787431"/>
      <w:r w:rsidRPr="002F45CE">
        <w:t>Bibliografia</w:t>
      </w:r>
      <w:bookmarkEnd w:id="97"/>
    </w:p>
    <w:p w:rsidR="00836D01" w:rsidRDefault="00836D01" w:rsidP="002F45CE">
      <w:pPr>
        <w:pStyle w:val="Heading1"/>
      </w:pPr>
      <w:bookmarkStart w:id="98" w:name="_Toc258787432"/>
      <w:r w:rsidRPr="002F45CE">
        <w:t>Załączniki</w:t>
      </w:r>
      <w:bookmarkEnd w:id="98"/>
    </w:p>
    <w:p w:rsidR="00552F6C" w:rsidRDefault="00552F6C" w:rsidP="00552F6C">
      <w:pPr>
        <w:pStyle w:val="Heading2"/>
      </w:pPr>
      <w:bookmarkStart w:id="99" w:name="_Toc258787433"/>
      <w:r w:rsidRPr="00C508CC">
        <w:t>Kod CPU i GPU</w:t>
      </w:r>
      <w:r>
        <w:t>?</w:t>
      </w:r>
      <w:bookmarkEnd w:id="99"/>
    </w:p>
    <w:p w:rsidR="00552F6C" w:rsidRPr="00447DFA" w:rsidRDefault="00552F6C" w:rsidP="00552F6C">
      <w:pPr>
        <w:rPr>
          <w:color w:val="auto"/>
        </w:rPr>
      </w:pPr>
    </w:p>
    <w:sectPr w:rsidR="00552F6C" w:rsidRPr="00447DFA" w:rsidSect="002E6CFD">
      <w:footerReference w:type="default" r:id="rId19"/>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B5B85" w:rsidRDefault="00EB5B85" w:rsidP="00BB2E40">
      <w:r>
        <w:separator/>
      </w:r>
    </w:p>
  </w:endnote>
  <w:endnote w:type="continuationSeparator" w:id="0">
    <w:p w:rsidR="00EB5B85" w:rsidRDefault="00EB5B85"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4671092"/>
      <w:docPartObj>
        <w:docPartGallery w:val="Page Numbers (Bottom of Page)"/>
        <w:docPartUnique/>
      </w:docPartObj>
    </w:sdtPr>
    <w:sdtContent>
      <w:p w:rsidR="00FA266B" w:rsidRDefault="00B32FAF">
        <w:pPr>
          <w:pStyle w:val="Footer"/>
          <w:jc w:val="right"/>
        </w:pPr>
        <w:fldSimple w:instr=" PAGE   \* MERGEFORMAT ">
          <w:r w:rsidR="00B10B5D">
            <w:rPr>
              <w:noProof/>
            </w:rPr>
            <w:t>14</w:t>
          </w:r>
        </w:fldSimple>
      </w:p>
    </w:sdtContent>
  </w:sdt>
  <w:p w:rsidR="00FA266B" w:rsidRDefault="00FA266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B5B85" w:rsidRDefault="00EB5B85" w:rsidP="00BB2E40">
      <w:r>
        <w:separator/>
      </w:r>
    </w:p>
  </w:footnote>
  <w:footnote w:type="continuationSeparator" w:id="0">
    <w:p w:rsidR="00EB5B85" w:rsidRDefault="00EB5B85" w:rsidP="00BB2E40">
      <w:r>
        <w:continuationSeparator/>
      </w:r>
    </w:p>
  </w:footnote>
  <w:footnote w:id="1">
    <w:p w:rsidR="00FA266B" w:rsidRDefault="00FA266B">
      <w:pPr>
        <w:pStyle w:val="FootnoteText"/>
      </w:pPr>
      <w:r>
        <w:rPr>
          <w:rStyle w:val="FootnoteReference"/>
        </w:rPr>
        <w:footnoteRef/>
      </w:r>
      <w:r>
        <w:t xml:space="preserve"> Wg. tzw. Prawa Moore’a ilość tranzystorów w procesorach podwaja się co 2 lata. Podobnie jest z mocą obliczeniową komputerów.</w:t>
      </w:r>
    </w:p>
  </w:footnote>
  <w:footnote w:id="2">
    <w:p w:rsidR="00FA266B" w:rsidRDefault="00FA266B">
      <w:pPr>
        <w:pStyle w:val="FootnoteText"/>
      </w:pPr>
      <w:r>
        <w:rPr>
          <w:rStyle w:val="FootnoteReference"/>
        </w:rPr>
        <w:footnoteRef/>
      </w:r>
      <w:r>
        <w:t xml:space="preserve"> Aktualnie (kwiecień 2010), najbardziej wydajne karty graficzne mają kilkukrotnie wyższą moc obliczeniową od najbardziej wydajnych procesorów (daj linka)</w:t>
      </w:r>
    </w:p>
  </w:footnote>
  <w:footnote w:id="3">
    <w:p w:rsidR="00FA266B" w:rsidRPr="001E6519" w:rsidRDefault="00FA266B">
      <w:pPr>
        <w:pStyle w:val="FootnoteText"/>
      </w:pPr>
      <w:r>
        <w:rPr>
          <w:rStyle w:val="FootnoteReference"/>
        </w:rPr>
        <w:footnoteRef/>
      </w:r>
      <w:r w:rsidRPr="001E6519">
        <w:t xml:space="preserve"> Multi Layer Perceptron – jeden z najpopu</w:t>
      </w:r>
      <w:r>
        <w:t>l</w:t>
      </w:r>
      <w:r w:rsidRPr="001E6519">
        <w:t>arn</w:t>
      </w:r>
      <w:r>
        <w:t xml:space="preserve">iejszych </w:t>
      </w:r>
      <w:r w:rsidRPr="001E6519">
        <w:t>typ</w:t>
      </w:r>
      <w:r>
        <w:t>ów</w:t>
      </w:r>
      <w:r w:rsidRPr="001E6519">
        <w:t xml:space="preserve"> sieci neuronow</w:t>
      </w:r>
      <w:r>
        <w:t>ych. Został opisany w rozdziale X.X</w:t>
      </w:r>
    </w:p>
  </w:footnote>
  <w:footnote w:id="4">
    <w:p w:rsidR="00FA266B" w:rsidRDefault="00FA266B">
      <w:pPr>
        <w:pStyle w:val="FootnoteText"/>
      </w:pPr>
      <w:r>
        <w:rPr>
          <w:rStyle w:val="FootnoteReference"/>
        </w:rPr>
        <w:footnoteRef/>
      </w:r>
      <w:r>
        <w:t xml:space="preserve"> General Purpose GPU – użycie GPU do ogólnych zastosowań</w:t>
      </w:r>
    </w:p>
  </w:footnote>
  <w:footnote w:id="5">
    <w:p w:rsidR="00FA266B" w:rsidRDefault="00FA266B">
      <w:pPr>
        <w:pStyle w:val="FootnoteText"/>
      </w:pPr>
      <w:r>
        <w:rPr>
          <w:rStyle w:val="FootnoteReference"/>
        </w:rPr>
        <w:footnoteRef/>
      </w:r>
      <w:r>
        <w:t xml:space="preserve"> Potok renderujący – sekwencja operacji renderująca trójwymiarową scenę do dwuwymiarowego obrazu rastrowego</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3">
    <w:nsid w:val="27F23B5A"/>
    <w:multiLevelType w:val="hybridMultilevel"/>
    <w:tmpl w:val="49EE9514"/>
    <w:lvl w:ilvl="0" w:tplc="4BF45CFA">
      <w:start w:val="1"/>
      <w:numFmt w:val="bullet"/>
      <w:pStyle w:val="Wypunktowane"/>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5">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nsid w:val="5910159E"/>
    <w:multiLevelType w:val="hybridMultilevel"/>
    <w:tmpl w:val="28665FCE"/>
    <w:lvl w:ilvl="0" w:tplc="C1488BA4">
      <w:start w:val="1"/>
      <w:numFmt w:val="bullet"/>
      <w:pStyle w:val="Wypunktowanie"/>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14">
    <w:nsid w:val="769453EB"/>
    <w:multiLevelType w:val="multilevel"/>
    <w:tmpl w:val="C9CE7C4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0"/>
  </w:num>
  <w:num w:numId="3">
    <w:abstractNumId w:val="8"/>
  </w:num>
  <w:num w:numId="4">
    <w:abstractNumId w:val="1"/>
  </w:num>
  <w:num w:numId="5">
    <w:abstractNumId w:val="9"/>
  </w:num>
  <w:num w:numId="6">
    <w:abstractNumId w:val="5"/>
  </w:num>
  <w:num w:numId="7">
    <w:abstractNumId w:val="6"/>
  </w:num>
  <w:num w:numId="8">
    <w:abstractNumId w:val="12"/>
  </w:num>
  <w:num w:numId="9">
    <w:abstractNumId w:val="11"/>
  </w:num>
  <w:num w:numId="10">
    <w:abstractNumId w:val="13"/>
  </w:num>
  <w:num w:numId="11">
    <w:abstractNumId w:val="2"/>
  </w:num>
  <w:num w:numId="12">
    <w:abstractNumId w:val="14"/>
  </w:num>
  <w:num w:numId="13">
    <w:abstractNumId w:val="7"/>
  </w:num>
  <w:num w:numId="14">
    <w:abstractNumId w:val="4"/>
  </w:num>
  <w:num w:numId="15">
    <w:abstractNumId w:val="3"/>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340"/>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DF3CAC"/>
    <w:rsid w:val="000045A8"/>
    <w:rsid w:val="0001129D"/>
    <w:rsid w:val="00013B2A"/>
    <w:rsid w:val="000155F1"/>
    <w:rsid w:val="00016222"/>
    <w:rsid w:val="00016A1B"/>
    <w:rsid w:val="00020EFE"/>
    <w:rsid w:val="00020F08"/>
    <w:rsid w:val="00022634"/>
    <w:rsid w:val="00022DB2"/>
    <w:rsid w:val="00030B3F"/>
    <w:rsid w:val="00034940"/>
    <w:rsid w:val="00040C14"/>
    <w:rsid w:val="0004245B"/>
    <w:rsid w:val="00042BD4"/>
    <w:rsid w:val="00043092"/>
    <w:rsid w:val="00052978"/>
    <w:rsid w:val="00055BD3"/>
    <w:rsid w:val="00057B03"/>
    <w:rsid w:val="0006165B"/>
    <w:rsid w:val="0006476B"/>
    <w:rsid w:val="00066F82"/>
    <w:rsid w:val="00072F3F"/>
    <w:rsid w:val="0007415A"/>
    <w:rsid w:val="00074685"/>
    <w:rsid w:val="00075D1A"/>
    <w:rsid w:val="00087AAF"/>
    <w:rsid w:val="00090C59"/>
    <w:rsid w:val="000911F2"/>
    <w:rsid w:val="00092AFA"/>
    <w:rsid w:val="000954A1"/>
    <w:rsid w:val="00095911"/>
    <w:rsid w:val="00096BC7"/>
    <w:rsid w:val="000A4C18"/>
    <w:rsid w:val="000A51E0"/>
    <w:rsid w:val="000A58DA"/>
    <w:rsid w:val="000B1452"/>
    <w:rsid w:val="000B535D"/>
    <w:rsid w:val="000B705B"/>
    <w:rsid w:val="000C7837"/>
    <w:rsid w:val="000E017B"/>
    <w:rsid w:val="000E4EED"/>
    <w:rsid w:val="000E7917"/>
    <w:rsid w:val="000F37D0"/>
    <w:rsid w:val="00104C2F"/>
    <w:rsid w:val="00107097"/>
    <w:rsid w:val="00114600"/>
    <w:rsid w:val="00114D68"/>
    <w:rsid w:val="00123BEB"/>
    <w:rsid w:val="00123CC3"/>
    <w:rsid w:val="00124343"/>
    <w:rsid w:val="001447BF"/>
    <w:rsid w:val="00153502"/>
    <w:rsid w:val="00162965"/>
    <w:rsid w:val="001629DB"/>
    <w:rsid w:val="001672DD"/>
    <w:rsid w:val="00167804"/>
    <w:rsid w:val="001724A1"/>
    <w:rsid w:val="00173BDB"/>
    <w:rsid w:val="001801CC"/>
    <w:rsid w:val="00181F13"/>
    <w:rsid w:val="00182F83"/>
    <w:rsid w:val="00183832"/>
    <w:rsid w:val="0018584D"/>
    <w:rsid w:val="00185F3D"/>
    <w:rsid w:val="001A1393"/>
    <w:rsid w:val="001A24A8"/>
    <w:rsid w:val="001A2E74"/>
    <w:rsid w:val="001B7D2B"/>
    <w:rsid w:val="001C4178"/>
    <w:rsid w:val="001D5438"/>
    <w:rsid w:val="001E29D2"/>
    <w:rsid w:val="001E6519"/>
    <w:rsid w:val="001F7F8C"/>
    <w:rsid w:val="00201D9B"/>
    <w:rsid w:val="00202AB5"/>
    <w:rsid w:val="002059AF"/>
    <w:rsid w:val="00225B8F"/>
    <w:rsid w:val="002301E2"/>
    <w:rsid w:val="00232076"/>
    <w:rsid w:val="002431DE"/>
    <w:rsid w:val="002515D5"/>
    <w:rsid w:val="0025516D"/>
    <w:rsid w:val="002570E4"/>
    <w:rsid w:val="0026244D"/>
    <w:rsid w:val="00262748"/>
    <w:rsid w:val="00264D96"/>
    <w:rsid w:val="00266FFA"/>
    <w:rsid w:val="00267178"/>
    <w:rsid w:val="00267338"/>
    <w:rsid w:val="00276167"/>
    <w:rsid w:val="00276682"/>
    <w:rsid w:val="00276BD1"/>
    <w:rsid w:val="00283F42"/>
    <w:rsid w:val="00284844"/>
    <w:rsid w:val="00287868"/>
    <w:rsid w:val="002879A1"/>
    <w:rsid w:val="00293937"/>
    <w:rsid w:val="002A048C"/>
    <w:rsid w:val="002B206A"/>
    <w:rsid w:val="002B2E83"/>
    <w:rsid w:val="002B3236"/>
    <w:rsid w:val="002B7610"/>
    <w:rsid w:val="002C7029"/>
    <w:rsid w:val="002C76FE"/>
    <w:rsid w:val="002D36BE"/>
    <w:rsid w:val="002D645B"/>
    <w:rsid w:val="002D6CD6"/>
    <w:rsid w:val="002D6D66"/>
    <w:rsid w:val="002E2F36"/>
    <w:rsid w:val="002E6CFD"/>
    <w:rsid w:val="002F45CE"/>
    <w:rsid w:val="002F75C6"/>
    <w:rsid w:val="0030070E"/>
    <w:rsid w:val="003015DC"/>
    <w:rsid w:val="00313128"/>
    <w:rsid w:val="0031327E"/>
    <w:rsid w:val="00316C96"/>
    <w:rsid w:val="00322C7C"/>
    <w:rsid w:val="00323054"/>
    <w:rsid w:val="003336F6"/>
    <w:rsid w:val="0033400C"/>
    <w:rsid w:val="00334D78"/>
    <w:rsid w:val="00343690"/>
    <w:rsid w:val="003444E4"/>
    <w:rsid w:val="00357711"/>
    <w:rsid w:val="00360302"/>
    <w:rsid w:val="00366847"/>
    <w:rsid w:val="003677DF"/>
    <w:rsid w:val="00372337"/>
    <w:rsid w:val="003845B3"/>
    <w:rsid w:val="003867AD"/>
    <w:rsid w:val="0038695E"/>
    <w:rsid w:val="00387911"/>
    <w:rsid w:val="003A128C"/>
    <w:rsid w:val="003A3BAC"/>
    <w:rsid w:val="003A5ABC"/>
    <w:rsid w:val="003A6DE7"/>
    <w:rsid w:val="003B3204"/>
    <w:rsid w:val="003B33F4"/>
    <w:rsid w:val="003B3C87"/>
    <w:rsid w:val="003B641A"/>
    <w:rsid w:val="003C3F46"/>
    <w:rsid w:val="003C7196"/>
    <w:rsid w:val="003F5F8C"/>
    <w:rsid w:val="003F6796"/>
    <w:rsid w:val="003F719D"/>
    <w:rsid w:val="004173A9"/>
    <w:rsid w:val="00420509"/>
    <w:rsid w:val="00421508"/>
    <w:rsid w:val="00437200"/>
    <w:rsid w:val="00441F24"/>
    <w:rsid w:val="004460BF"/>
    <w:rsid w:val="00446BC5"/>
    <w:rsid w:val="00447DFA"/>
    <w:rsid w:val="00450DA4"/>
    <w:rsid w:val="004537B9"/>
    <w:rsid w:val="004559C6"/>
    <w:rsid w:val="00456D02"/>
    <w:rsid w:val="00472078"/>
    <w:rsid w:val="00474C0D"/>
    <w:rsid w:val="004772D9"/>
    <w:rsid w:val="00480491"/>
    <w:rsid w:val="00482F0E"/>
    <w:rsid w:val="00483616"/>
    <w:rsid w:val="004917B5"/>
    <w:rsid w:val="004A25E2"/>
    <w:rsid w:val="004A38E5"/>
    <w:rsid w:val="004A3B7B"/>
    <w:rsid w:val="004A6536"/>
    <w:rsid w:val="004B0917"/>
    <w:rsid w:val="004C10DA"/>
    <w:rsid w:val="004C41D3"/>
    <w:rsid w:val="004D1D16"/>
    <w:rsid w:val="004D316D"/>
    <w:rsid w:val="004D73DB"/>
    <w:rsid w:val="004D7EE7"/>
    <w:rsid w:val="004E17C7"/>
    <w:rsid w:val="004E256F"/>
    <w:rsid w:val="004E632F"/>
    <w:rsid w:val="004F0C37"/>
    <w:rsid w:val="004F0FF0"/>
    <w:rsid w:val="004F3A28"/>
    <w:rsid w:val="00502C60"/>
    <w:rsid w:val="00503C1E"/>
    <w:rsid w:val="00506324"/>
    <w:rsid w:val="00506452"/>
    <w:rsid w:val="005117FD"/>
    <w:rsid w:val="00512F4A"/>
    <w:rsid w:val="005133F6"/>
    <w:rsid w:val="005165AE"/>
    <w:rsid w:val="005256D6"/>
    <w:rsid w:val="005256E5"/>
    <w:rsid w:val="00525A9C"/>
    <w:rsid w:val="0052657A"/>
    <w:rsid w:val="00527E8D"/>
    <w:rsid w:val="005367DC"/>
    <w:rsid w:val="005428B5"/>
    <w:rsid w:val="00552F6C"/>
    <w:rsid w:val="005532F4"/>
    <w:rsid w:val="0056206B"/>
    <w:rsid w:val="00565B3F"/>
    <w:rsid w:val="00567629"/>
    <w:rsid w:val="005716C7"/>
    <w:rsid w:val="005924BD"/>
    <w:rsid w:val="00594A09"/>
    <w:rsid w:val="005A03DA"/>
    <w:rsid w:val="005A0BDA"/>
    <w:rsid w:val="005A1E3B"/>
    <w:rsid w:val="005A22E7"/>
    <w:rsid w:val="005B2378"/>
    <w:rsid w:val="005B61EF"/>
    <w:rsid w:val="005D1DB6"/>
    <w:rsid w:val="005D31F0"/>
    <w:rsid w:val="005D379E"/>
    <w:rsid w:val="005E79A1"/>
    <w:rsid w:val="005F421D"/>
    <w:rsid w:val="005F6B18"/>
    <w:rsid w:val="00602B0F"/>
    <w:rsid w:val="00603388"/>
    <w:rsid w:val="00610676"/>
    <w:rsid w:val="00610A88"/>
    <w:rsid w:val="00610EC2"/>
    <w:rsid w:val="00615A2D"/>
    <w:rsid w:val="00616038"/>
    <w:rsid w:val="006239ED"/>
    <w:rsid w:val="00625DC5"/>
    <w:rsid w:val="0063254C"/>
    <w:rsid w:val="0063320C"/>
    <w:rsid w:val="00633D35"/>
    <w:rsid w:val="00637749"/>
    <w:rsid w:val="006379A4"/>
    <w:rsid w:val="00640D5B"/>
    <w:rsid w:val="00645592"/>
    <w:rsid w:val="006526E5"/>
    <w:rsid w:val="00664CE1"/>
    <w:rsid w:val="006705C9"/>
    <w:rsid w:val="006712A9"/>
    <w:rsid w:val="00672030"/>
    <w:rsid w:val="00673768"/>
    <w:rsid w:val="00673AD1"/>
    <w:rsid w:val="00675E72"/>
    <w:rsid w:val="00684021"/>
    <w:rsid w:val="006905C7"/>
    <w:rsid w:val="00692196"/>
    <w:rsid w:val="006A2E6E"/>
    <w:rsid w:val="006B0394"/>
    <w:rsid w:val="006B0FCD"/>
    <w:rsid w:val="006B316F"/>
    <w:rsid w:val="006B66D6"/>
    <w:rsid w:val="006B7562"/>
    <w:rsid w:val="006C1225"/>
    <w:rsid w:val="006C19E7"/>
    <w:rsid w:val="006C3F31"/>
    <w:rsid w:val="006D0C50"/>
    <w:rsid w:val="006D1236"/>
    <w:rsid w:val="006D3568"/>
    <w:rsid w:val="006D6731"/>
    <w:rsid w:val="006D79D9"/>
    <w:rsid w:val="006E2509"/>
    <w:rsid w:val="006E255A"/>
    <w:rsid w:val="006E3744"/>
    <w:rsid w:val="006F17B5"/>
    <w:rsid w:val="006F38B2"/>
    <w:rsid w:val="006F42A6"/>
    <w:rsid w:val="006F6274"/>
    <w:rsid w:val="006F7A01"/>
    <w:rsid w:val="007001C5"/>
    <w:rsid w:val="007145CA"/>
    <w:rsid w:val="00714F09"/>
    <w:rsid w:val="0071631C"/>
    <w:rsid w:val="0072218F"/>
    <w:rsid w:val="00726F3F"/>
    <w:rsid w:val="007331B4"/>
    <w:rsid w:val="00735B97"/>
    <w:rsid w:val="007365CD"/>
    <w:rsid w:val="00737B7E"/>
    <w:rsid w:val="00745A60"/>
    <w:rsid w:val="0075126F"/>
    <w:rsid w:val="00754194"/>
    <w:rsid w:val="007548EF"/>
    <w:rsid w:val="007552EA"/>
    <w:rsid w:val="0075698C"/>
    <w:rsid w:val="00756EC5"/>
    <w:rsid w:val="00756FA3"/>
    <w:rsid w:val="007633B4"/>
    <w:rsid w:val="00772602"/>
    <w:rsid w:val="00773825"/>
    <w:rsid w:val="00774A83"/>
    <w:rsid w:val="00780038"/>
    <w:rsid w:val="00782300"/>
    <w:rsid w:val="00782A56"/>
    <w:rsid w:val="007A4992"/>
    <w:rsid w:val="007A4DA6"/>
    <w:rsid w:val="007B381A"/>
    <w:rsid w:val="007B51B9"/>
    <w:rsid w:val="007C12B6"/>
    <w:rsid w:val="007C5C3A"/>
    <w:rsid w:val="007D1776"/>
    <w:rsid w:val="007E03D8"/>
    <w:rsid w:val="007E0F29"/>
    <w:rsid w:val="007E2011"/>
    <w:rsid w:val="007E6DD8"/>
    <w:rsid w:val="007F264D"/>
    <w:rsid w:val="007F284A"/>
    <w:rsid w:val="007F7942"/>
    <w:rsid w:val="008151D3"/>
    <w:rsid w:val="008228C8"/>
    <w:rsid w:val="00823FB6"/>
    <w:rsid w:val="008264A6"/>
    <w:rsid w:val="00830496"/>
    <w:rsid w:val="00831119"/>
    <w:rsid w:val="0083472E"/>
    <w:rsid w:val="00836D01"/>
    <w:rsid w:val="00836E9D"/>
    <w:rsid w:val="00837EC0"/>
    <w:rsid w:val="00841988"/>
    <w:rsid w:val="0084597A"/>
    <w:rsid w:val="00853FB1"/>
    <w:rsid w:val="0085577A"/>
    <w:rsid w:val="00856792"/>
    <w:rsid w:val="00856A3B"/>
    <w:rsid w:val="0087086D"/>
    <w:rsid w:val="008708A2"/>
    <w:rsid w:val="00870B6C"/>
    <w:rsid w:val="008721AC"/>
    <w:rsid w:val="0087468D"/>
    <w:rsid w:val="008755F2"/>
    <w:rsid w:val="008778A3"/>
    <w:rsid w:val="00882078"/>
    <w:rsid w:val="00884BF3"/>
    <w:rsid w:val="0088599E"/>
    <w:rsid w:val="008949F6"/>
    <w:rsid w:val="00895B09"/>
    <w:rsid w:val="00897BED"/>
    <w:rsid w:val="008A131F"/>
    <w:rsid w:val="008A4F80"/>
    <w:rsid w:val="008B5404"/>
    <w:rsid w:val="008C1110"/>
    <w:rsid w:val="008C1987"/>
    <w:rsid w:val="008C2B0F"/>
    <w:rsid w:val="008C4DDE"/>
    <w:rsid w:val="008C6803"/>
    <w:rsid w:val="008C692F"/>
    <w:rsid w:val="008D2F00"/>
    <w:rsid w:val="008D49B7"/>
    <w:rsid w:val="008E0993"/>
    <w:rsid w:val="008E614E"/>
    <w:rsid w:val="008F60ED"/>
    <w:rsid w:val="008F7B7E"/>
    <w:rsid w:val="00900039"/>
    <w:rsid w:val="00900822"/>
    <w:rsid w:val="00912090"/>
    <w:rsid w:val="00914447"/>
    <w:rsid w:val="0092468A"/>
    <w:rsid w:val="0094247C"/>
    <w:rsid w:val="0094726A"/>
    <w:rsid w:val="00947F04"/>
    <w:rsid w:val="00951E63"/>
    <w:rsid w:val="00952C6E"/>
    <w:rsid w:val="00954940"/>
    <w:rsid w:val="00971D9A"/>
    <w:rsid w:val="0097228F"/>
    <w:rsid w:val="00974C45"/>
    <w:rsid w:val="00975CD5"/>
    <w:rsid w:val="009763B5"/>
    <w:rsid w:val="00977474"/>
    <w:rsid w:val="0098072D"/>
    <w:rsid w:val="009900E8"/>
    <w:rsid w:val="00991FA5"/>
    <w:rsid w:val="00993B26"/>
    <w:rsid w:val="00994750"/>
    <w:rsid w:val="00997784"/>
    <w:rsid w:val="009A016C"/>
    <w:rsid w:val="009A0841"/>
    <w:rsid w:val="009A2EB9"/>
    <w:rsid w:val="009A5B0D"/>
    <w:rsid w:val="009A645A"/>
    <w:rsid w:val="009A6A31"/>
    <w:rsid w:val="009A6E7D"/>
    <w:rsid w:val="009B1F79"/>
    <w:rsid w:val="009B3731"/>
    <w:rsid w:val="009B5C74"/>
    <w:rsid w:val="009C214B"/>
    <w:rsid w:val="009D0477"/>
    <w:rsid w:val="009D4EC3"/>
    <w:rsid w:val="009D7DAD"/>
    <w:rsid w:val="009F1A9B"/>
    <w:rsid w:val="009F6A2D"/>
    <w:rsid w:val="00A06994"/>
    <w:rsid w:val="00A11932"/>
    <w:rsid w:val="00A12AE5"/>
    <w:rsid w:val="00A171D5"/>
    <w:rsid w:val="00A20443"/>
    <w:rsid w:val="00A210DE"/>
    <w:rsid w:val="00A2596F"/>
    <w:rsid w:val="00A25CF2"/>
    <w:rsid w:val="00A25F3B"/>
    <w:rsid w:val="00A30130"/>
    <w:rsid w:val="00A32C69"/>
    <w:rsid w:val="00A32ED2"/>
    <w:rsid w:val="00A33744"/>
    <w:rsid w:val="00A34E8F"/>
    <w:rsid w:val="00A35506"/>
    <w:rsid w:val="00A436A2"/>
    <w:rsid w:val="00A456D7"/>
    <w:rsid w:val="00A62E92"/>
    <w:rsid w:val="00A673FB"/>
    <w:rsid w:val="00A85CD5"/>
    <w:rsid w:val="00A93018"/>
    <w:rsid w:val="00A940BC"/>
    <w:rsid w:val="00A940E2"/>
    <w:rsid w:val="00A952A0"/>
    <w:rsid w:val="00A966B4"/>
    <w:rsid w:val="00AA26C1"/>
    <w:rsid w:val="00AA3DD2"/>
    <w:rsid w:val="00AB004F"/>
    <w:rsid w:val="00AB18F5"/>
    <w:rsid w:val="00AB3704"/>
    <w:rsid w:val="00AB47D0"/>
    <w:rsid w:val="00AB6274"/>
    <w:rsid w:val="00AC1307"/>
    <w:rsid w:val="00AC270E"/>
    <w:rsid w:val="00AC731B"/>
    <w:rsid w:val="00AC78A0"/>
    <w:rsid w:val="00AD0435"/>
    <w:rsid w:val="00AD1999"/>
    <w:rsid w:val="00AD38F3"/>
    <w:rsid w:val="00AD3CC1"/>
    <w:rsid w:val="00AD46E6"/>
    <w:rsid w:val="00AE2E7B"/>
    <w:rsid w:val="00AE34E2"/>
    <w:rsid w:val="00AE3D5B"/>
    <w:rsid w:val="00AE6295"/>
    <w:rsid w:val="00B05F3E"/>
    <w:rsid w:val="00B0611A"/>
    <w:rsid w:val="00B06BB3"/>
    <w:rsid w:val="00B10B5D"/>
    <w:rsid w:val="00B16AEB"/>
    <w:rsid w:val="00B1719E"/>
    <w:rsid w:val="00B210D8"/>
    <w:rsid w:val="00B23875"/>
    <w:rsid w:val="00B24558"/>
    <w:rsid w:val="00B32FAF"/>
    <w:rsid w:val="00B3333A"/>
    <w:rsid w:val="00B3645C"/>
    <w:rsid w:val="00B41834"/>
    <w:rsid w:val="00B42BE6"/>
    <w:rsid w:val="00B51503"/>
    <w:rsid w:val="00B51EB5"/>
    <w:rsid w:val="00B52F75"/>
    <w:rsid w:val="00B545C5"/>
    <w:rsid w:val="00B557ED"/>
    <w:rsid w:val="00B61517"/>
    <w:rsid w:val="00B615B1"/>
    <w:rsid w:val="00B61672"/>
    <w:rsid w:val="00B757B6"/>
    <w:rsid w:val="00B763F9"/>
    <w:rsid w:val="00B81894"/>
    <w:rsid w:val="00B82667"/>
    <w:rsid w:val="00B9182C"/>
    <w:rsid w:val="00B92438"/>
    <w:rsid w:val="00BA3C99"/>
    <w:rsid w:val="00BA467A"/>
    <w:rsid w:val="00BA773C"/>
    <w:rsid w:val="00BB0286"/>
    <w:rsid w:val="00BB2E40"/>
    <w:rsid w:val="00BB502D"/>
    <w:rsid w:val="00BC0E6F"/>
    <w:rsid w:val="00BC1016"/>
    <w:rsid w:val="00BC2198"/>
    <w:rsid w:val="00BC2E00"/>
    <w:rsid w:val="00BC52B8"/>
    <w:rsid w:val="00BC5486"/>
    <w:rsid w:val="00BD1432"/>
    <w:rsid w:val="00BD1BE6"/>
    <w:rsid w:val="00BE2421"/>
    <w:rsid w:val="00BE60BA"/>
    <w:rsid w:val="00BE716D"/>
    <w:rsid w:val="00BE7917"/>
    <w:rsid w:val="00C04371"/>
    <w:rsid w:val="00C10AD6"/>
    <w:rsid w:val="00C10BC8"/>
    <w:rsid w:val="00C14801"/>
    <w:rsid w:val="00C14E17"/>
    <w:rsid w:val="00C262A5"/>
    <w:rsid w:val="00C27CE1"/>
    <w:rsid w:val="00C30658"/>
    <w:rsid w:val="00C31437"/>
    <w:rsid w:val="00C35303"/>
    <w:rsid w:val="00C36E48"/>
    <w:rsid w:val="00C45DE9"/>
    <w:rsid w:val="00C60C1F"/>
    <w:rsid w:val="00C6366E"/>
    <w:rsid w:val="00C83B5E"/>
    <w:rsid w:val="00C85897"/>
    <w:rsid w:val="00C86675"/>
    <w:rsid w:val="00C86FD1"/>
    <w:rsid w:val="00C94A1A"/>
    <w:rsid w:val="00C97CF3"/>
    <w:rsid w:val="00CA16DA"/>
    <w:rsid w:val="00CA44E7"/>
    <w:rsid w:val="00CB60F7"/>
    <w:rsid w:val="00CC1BBE"/>
    <w:rsid w:val="00CC2836"/>
    <w:rsid w:val="00CC2BFD"/>
    <w:rsid w:val="00CC5CEB"/>
    <w:rsid w:val="00CD127B"/>
    <w:rsid w:val="00CD1C8C"/>
    <w:rsid w:val="00CD76DB"/>
    <w:rsid w:val="00CD7940"/>
    <w:rsid w:val="00CE1B12"/>
    <w:rsid w:val="00CE21C5"/>
    <w:rsid w:val="00CE2B2A"/>
    <w:rsid w:val="00CE4842"/>
    <w:rsid w:val="00CE54C0"/>
    <w:rsid w:val="00CE6928"/>
    <w:rsid w:val="00CF11C8"/>
    <w:rsid w:val="00CF481B"/>
    <w:rsid w:val="00D035DE"/>
    <w:rsid w:val="00D05438"/>
    <w:rsid w:val="00D06EE4"/>
    <w:rsid w:val="00D1253A"/>
    <w:rsid w:val="00D13A81"/>
    <w:rsid w:val="00D179BB"/>
    <w:rsid w:val="00D21018"/>
    <w:rsid w:val="00D26718"/>
    <w:rsid w:val="00D3234B"/>
    <w:rsid w:val="00D34B5B"/>
    <w:rsid w:val="00D47E03"/>
    <w:rsid w:val="00D55197"/>
    <w:rsid w:val="00D57A6A"/>
    <w:rsid w:val="00D62F34"/>
    <w:rsid w:val="00D6346F"/>
    <w:rsid w:val="00D667F6"/>
    <w:rsid w:val="00D70D2F"/>
    <w:rsid w:val="00D731D9"/>
    <w:rsid w:val="00D73D99"/>
    <w:rsid w:val="00D85A10"/>
    <w:rsid w:val="00D96A74"/>
    <w:rsid w:val="00D973D2"/>
    <w:rsid w:val="00DA028C"/>
    <w:rsid w:val="00DA050B"/>
    <w:rsid w:val="00DA3D8C"/>
    <w:rsid w:val="00DA3F12"/>
    <w:rsid w:val="00DA666F"/>
    <w:rsid w:val="00DA6B35"/>
    <w:rsid w:val="00DB2E29"/>
    <w:rsid w:val="00DC0F90"/>
    <w:rsid w:val="00DD0871"/>
    <w:rsid w:val="00DD1FD8"/>
    <w:rsid w:val="00DD2800"/>
    <w:rsid w:val="00DE0ED3"/>
    <w:rsid w:val="00DE48DD"/>
    <w:rsid w:val="00DE7090"/>
    <w:rsid w:val="00DF3CAC"/>
    <w:rsid w:val="00DF451E"/>
    <w:rsid w:val="00E039C3"/>
    <w:rsid w:val="00E04FC7"/>
    <w:rsid w:val="00E076A3"/>
    <w:rsid w:val="00E10A5D"/>
    <w:rsid w:val="00E17220"/>
    <w:rsid w:val="00E211F4"/>
    <w:rsid w:val="00E310F4"/>
    <w:rsid w:val="00E31C25"/>
    <w:rsid w:val="00E36CD4"/>
    <w:rsid w:val="00E4001A"/>
    <w:rsid w:val="00E40131"/>
    <w:rsid w:val="00E414A4"/>
    <w:rsid w:val="00E4369D"/>
    <w:rsid w:val="00E50488"/>
    <w:rsid w:val="00E62F93"/>
    <w:rsid w:val="00E64FE5"/>
    <w:rsid w:val="00E65033"/>
    <w:rsid w:val="00E662B0"/>
    <w:rsid w:val="00E75A95"/>
    <w:rsid w:val="00E75B63"/>
    <w:rsid w:val="00E81421"/>
    <w:rsid w:val="00E821FC"/>
    <w:rsid w:val="00E84A74"/>
    <w:rsid w:val="00E84C03"/>
    <w:rsid w:val="00E86610"/>
    <w:rsid w:val="00E91B7E"/>
    <w:rsid w:val="00E94E46"/>
    <w:rsid w:val="00EA199F"/>
    <w:rsid w:val="00EA45A6"/>
    <w:rsid w:val="00EA54EB"/>
    <w:rsid w:val="00EB36A9"/>
    <w:rsid w:val="00EB5B85"/>
    <w:rsid w:val="00EC3C3E"/>
    <w:rsid w:val="00EC43BE"/>
    <w:rsid w:val="00EC627A"/>
    <w:rsid w:val="00ED0D8C"/>
    <w:rsid w:val="00ED4330"/>
    <w:rsid w:val="00ED5316"/>
    <w:rsid w:val="00ED6632"/>
    <w:rsid w:val="00EE556A"/>
    <w:rsid w:val="00EE69E3"/>
    <w:rsid w:val="00EE7224"/>
    <w:rsid w:val="00EF5833"/>
    <w:rsid w:val="00F05930"/>
    <w:rsid w:val="00F05B9A"/>
    <w:rsid w:val="00F05EB2"/>
    <w:rsid w:val="00F07C4C"/>
    <w:rsid w:val="00F120A7"/>
    <w:rsid w:val="00F17B04"/>
    <w:rsid w:val="00F2026B"/>
    <w:rsid w:val="00F223BE"/>
    <w:rsid w:val="00F331E7"/>
    <w:rsid w:val="00F40D70"/>
    <w:rsid w:val="00F549D5"/>
    <w:rsid w:val="00F57F4E"/>
    <w:rsid w:val="00F66CCE"/>
    <w:rsid w:val="00F72999"/>
    <w:rsid w:val="00F7686D"/>
    <w:rsid w:val="00F85F5C"/>
    <w:rsid w:val="00F87D1A"/>
    <w:rsid w:val="00F911B9"/>
    <w:rsid w:val="00F934FF"/>
    <w:rsid w:val="00FA0212"/>
    <w:rsid w:val="00FA266B"/>
    <w:rsid w:val="00FA43CE"/>
    <w:rsid w:val="00FB2811"/>
    <w:rsid w:val="00FB40EA"/>
    <w:rsid w:val="00FC1E36"/>
    <w:rsid w:val="00FD0EB8"/>
    <w:rsid w:val="00FD78B4"/>
    <w:rsid w:val="00FE168F"/>
    <w:rsid w:val="00FE265E"/>
    <w:rsid w:val="00FE2799"/>
    <w:rsid w:val="00FE47F1"/>
    <w:rsid w:val="00FE63A4"/>
    <w:rsid w:val="00FE75E6"/>
    <w:rsid w:val="00FF4C1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B3333A"/>
    <w:pPr>
      <w:spacing w:after="0" w:line="360" w:lineRule="auto"/>
      <w:ind w:firstLine="709"/>
    </w:pPr>
    <w:rPr>
      <w:rFonts w:ascii="Times New Roman" w:eastAsia="Times New Roman" w:hAnsi="Times New Roman" w:cs="Times New Roman"/>
      <w:color w:val="000000" w:themeColor="text1"/>
      <w:sz w:val="24"/>
      <w:szCs w:val="24"/>
      <w:lang w:eastAsia="pl-PL"/>
    </w:rPr>
  </w:style>
  <w:style w:type="paragraph" w:styleId="Heading1">
    <w:name w:val="heading 1"/>
    <w:basedOn w:val="Normal"/>
    <w:next w:val="Normal"/>
    <w:link w:val="Heading1Char"/>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next w:val="Normal"/>
    <w:link w:val="Heading2Char"/>
    <w:uiPriority w:val="9"/>
    <w:unhideWhenUsed/>
    <w:qFormat/>
    <w:rsid w:val="00F05B9A"/>
    <w:pPr>
      <w:keepNext/>
      <w:keepLines/>
      <w:numPr>
        <w:ilvl w:val="1"/>
        <w:numId w:val="12"/>
      </w:numPr>
      <w:spacing w:before="200" w:after="260"/>
      <w:ind w:left="0" w:firstLine="0"/>
      <w:outlineLvl w:val="1"/>
    </w:pPr>
    <w:rPr>
      <w:rFonts w:asciiTheme="majorHAnsi" w:eastAsiaTheme="majorEastAsia" w:hAnsiTheme="majorHAnsi" w:cstheme="majorBidi"/>
      <w:b/>
      <w:bCs/>
      <w:color w:val="9F2936" w:themeColor="accent2"/>
      <w:sz w:val="26"/>
      <w:szCs w:val="26"/>
    </w:rPr>
  </w:style>
  <w:style w:type="paragraph" w:styleId="Heading3">
    <w:name w:val="heading 3"/>
    <w:basedOn w:val="Normal"/>
    <w:next w:val="Normal"/>
    <w:link w:val="Heading3Char"/>
    <w:uiPriority w:val="9"/>
    <w:unhideWhenUsed/>
    <w:qFormat/>
    <w:rsid w:val="004F3A28"/>
    <w:pPr>
      <w:keepNext/>
      <w:keepLines/>
      <w:numPr>
        <w:ilvl w:val="2"/>
        <w:numId w:val="12"/>
      </w:numPr>
      <w:spacing w:before="200" w:after="200"/>
      <w:ind w:left="0" w:firstLine="0"/>
      <w:outlineLvl w:val="2"/>
    </w:pPr>
    <w:rPr>
      <w:rFonts w:asciiTheme="majorHAnsi" w:eastAsiaTheme="majorEastAsia" w:hAnsiTheme="majorHAnsi" w:cstheme="majorBidi"/>
      <w:b/>
      <w:bCs/>
      <w:color w:val="4F141B" w:themeColor="accent2" w:themeShade="80"/>
    </w:rPr>
  </w:style>
  <w:style w:type="paragraph" w:styleId="Heading4">
    <w:name w:val="heading 4"/>
    <w:basedOn w:val="Normal"/>
    <w:next w:val="Normal"/>
    <w:link w:val="Heading4Char"/>
    <w:uiPriority w:val="9"/>
    <w:unhideWhenUsed/>
    <w:qFormat/>
    <w:rsid w:val="004F3A28"/>
    <w:pPr>
      <w:keepNext/>
      <w:keepLines/>
      <w:numPr>
        <w:ilvl w:val="3"/>
        <w:numId w:val="12"/>
      </w:numPr>
      <w:spacing w:before="200"/>
      <w:ind w:left="0" w:firstLine="0"/>
      <w:outlineLvl w:val="3"/>
    </w:pPr>
    <w:rPr>
      <w:rFonts w:asciiTheme="majorHAnsi" w:eastAsiaTheme="majorEastAsia" w:hAnsiTheme="majorHAnsi" w:cstheme="majorBidi"/>
      <w:b/>
      <w:bCs/>
      <w:i/>
      <w:iCs/>
      <w:color w:val="23055F"/>
    </w:rPr>
  </w:style>
  <w:style w:type="paragraph" w:styleId="Heading6">
    <w:name w:val="heading 6"/>
    <w:basedOn w:val="Normal"/>
    <w:next w:val="Normal"/>
    <w:link w:val="Heading6Char"/>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BookTitle">
    <w:name w:val="Book Title"/>
    <w:basedOn w:val="DefaultParagraphFont"/>
    <w:uiPriority w:val="33"/>
    <w:rsid w:val="00BA3C99"/>
    <w:rPr>
      <w:b/>
      <w:bCs/>
      <w:smallCaps/>
      <w:spacing w:val="5"/>
    </w:rPr>
  </w:style>
  <w:style w:type="character" w:customStyle="1" w:styleId="Heading1Char">
    <w:name w:val="Heading 1 Char"/>
    <w:basedOn w:val="DefaultParagraphFont"/>
    <w:link w:val="Heading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Heading2Char">
    <w:name w:val="Heading 2 Char"/>
    <w:basedOn w:val="DefaultParagraphFont"/>
    <w:link w:val="Heading2"/>
    <w:uiPriority w:val="9"/>
    <w:rsid w:val="00F05B9A"/>
    <w:rPr>
      <w:rFonts w:asciiTheme="majorHAnsi" w:eastAsiaTheme="majorEastAsia" w:hAnsiTheme="majorHAnsi" w:cstheme="majorBidi"/>
      <w:b/>
      <w:bCs/>
      <w:color w:val="9F2936" w:themeColor="accent2"/>
      <w:sz w:val="26"/>
      <w:szCs w:val="26"/>
      <w:lang w:eastAsia="pl-PL"/>
    </w:rPr>
  </w:style>
  <w:style w:type="character" w:customStyle="1" w:styleId="Heading6Char">
    <w:name w:val="Heading 6 Char"/>
    <w:basedOn w:val="DefaultParagraphFont"/>
    <w:link w:val="Heading6"/>
    <w:uiPriority w:val="9"/>
    <w:rsid w:val="00BA3C99"/>
    <w:rPr>
      <w:rFonts w:asciiTheme="majorHAnsi" w:eastAsiaTheme="majorEastAsia" w:hAnsiTheme="majorHAnsi" w:cstheme="majorBidi"/>
      <w:i/>
      <w:iCs/>
      <w:color w:val="773F04" w:themeColor="accent1" w:themeShade="7F"/>
    </w:rPr>
  </w:style>
  <w:style w:type="paragraph" w:styleId="NoSpacing">
    <w:name w:val="No Spacing"/>
    <w:link w:val="NoSpacingChar"/>
    <w:uiPriority w:val="1"/>
    <w:rsid w:val="00BA3C99"/>
    <w:pPr>
      <w:spacing w:after="0" w:line="240" w:lineRule="auto"/>
    </w:pPr>
  </w:style>
  <w:style w:type="paragraph" w:styleId="ListParagraph">
    <w:name w:val="List Paragraph"/>
    <w:basedOn w:val="Normal"/>
    <w:link w:val="ListParagraphChar"/>
    <w:uiPriority w:val="34"/>
    <w:rsid w:val="00BA3C99"/>
    <w:pPr>
      <w:ind w:left="720"/>
      <w:contextualSpacing/>
    </w:pPr>
  </w:style>
  <w:style w:type="character" w:styleId="Strong">
    <w:name w:val="Strong"/>
    <w:basedOn w:val="DefaultParagraphFont"/>
    <w:uiPriority w:val="22"/>
    <w:rsid w:val="00BA3C99"/>
    <w:rPr>
      <w:b/>
      <w:bCs/>
    </w:rPr>
  </w:style>
  <w:style w:type="paragraph" w:styleId="Quote">
    <w:name w:val="Quote"/>
    <w:basedOn w:val="Normal"/>
    <w:next w:val="Normal"/>
    <w:link w:val="QuoteChar"/>
    <w:uiPriority w:val="29"/>
    <w:rsid w:val="00BA3C99"/>
    <w:rPr>
      <w:i/>
      <w:iCs/>
    </w:rPr>
  </w:style>
  <w:style w:type="character" w:customStyle="1" w:styleId="QuoteChar">
    <w:name w:val="Quote Char"/>
    <w:basedOn w:val="DefaultParagraphFont"/>
    <w:link w:val="Quote"/>
    <w:uiPriority w:val="29"/>
    <w:rsid w:val="00BA3C99"/>
    <w:rPr>
      <w:i/>
      <w:iCs/>
      <w:color w:val="000000" w:themeColor="text1"/>
    </w:rPr>
  </w:style>
  <w:style w:type="character" w:styleId="Emphasis">
    <w:name w:val="Emphasis"/>
    <w:basedOn w:val="DefaultParagraphFont"/>
    <w:uiPriority w:val="20"/>
    <w:rsid w:val="00BA3C99"/>
    <w:rPr>
      <w:i/>
      <w:iCs/>
    </w:rPr>
  </w:style>
  <w:style w:type="paragraph" w:styleId="Subtitle">
    <w:name w:val="Subtitle"/>
    <w:basedOn w:val="Normal"/>
    <w:next w:val="Normal"/>
    <w:link w:val="SubtitleChar"/>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SubtitleChar">
    <w:name w:val="Subtitle Char"/>
    <w:basedOn w:val="DefaultParagraphFont"/>
    <w:link w:val="Subtitle"/>
    <w:uiPriority w:val="11"/>
    <w:rsid w:val="00BA3C99"/>
    <w:rPr>
      <w:rFonts w:asciiTheme="majorHAnsi" w:eastAsiaTheme="majorEastAsia" w:hAnsiTheme="majorHAnsi" w:cstheme="majorBidi"/>
      <w:i/>
      <w:iCs/>
      <w:color w:val="F07F09" w:themeColor="accent1"/>
      <w:spacing w:val="15"/>
      <w:sz w:val="24"/>
      <w:szCs w:val="24"/>
    </w:rPr>
  </w:style>
  <w:style w:type="character" w:styleId="SubtleEmphasis">
    <w:name w:val="Subtle Emphasis"/>
    <w:basedOn w:val="DefaultParagraphFont"/>
    <w:uiPriority w:val="19"/>
    <w:rsid w:val="00BA3C99"/>
    <w:rPr>
      <w:i/>
      <w:iCs/>
      <w:color w:val="808080" w:themeColor="text1" w:themeTint="7F"/>
    </w:rPr>
  </w:style>
  <w:style w:type="character" w:customStyle="1" w:styleId="Heading3Char">
    <w:name w:val="Heading 3 Char"/>
    <w:basedOn w:val="DefaultParagraphFont"/>
    <w:link w:val="Heading3"/>
    <w:uiPriority w:val="9"/>
    <w:rsid w:val="004F3A28"/>
    <w:rPr>
      <w:rFonts w:asciiTheme="majorHAnsi" w:eastAsiaTheme="majorEastAsia" w:hAnsiTheme="majorHAnsi" w:cstheme="majorBidi"/>
      <w:b/>
      <w:bCs/>
      <w:color w:val="4F141B" w:themeColor="accent2" w:themeShade="80"/>
      <w:sz w:val="24"/>
      <w:szCs w:val="24"/>
      <w:lang w:eastAsia="pl-PL"/>
    </w:rPr>
  </w:style>
  <w:style w:type="paragraph" w:styleId="TOC1">
    <w:name w:val="toc 1"/>
    <w:basedOn w:val="Normal"/>
    <w:next w:val="Normal"/>
    <w:autoRedefine/>
    <w:uiPriority w:val="39"/>
    <w:unhideWhenUsed/>
    <w:rsid w:val="002B206A"/>
    <w:pPr>
      <w:tabs>
        <w:tab w:val="left" w:pos="1320"/>
        <w:tab w:val="right" w:leader="dot" w:pos="8515"/>
      </w:tabs>
      <w:spacing w:before="180"/>
    </w:pPr>
    <w:rPr>
      <w:b/>
    </w:rPr>
  </w:style>
  <w:style w:type="paragraph" w:styleId="TOC2">
    <w:name w:val="toc 2"/>
    <w:basedOn w:val="Normal"/>
    <w:next w:val="Normal"/>
    <w:autoRedefine/>
    <w:uiPriority w:val="39"/>
    <w:unhideWhenUsed/>
    <w:rsid w:val="007145CA"/>
    <w:pPr>
      <w:tabs>
        <w:tab w:val="left" w:pos="1540"/>
        <w:tab w:val="right" w:leader="dot" w:pos="8515"/>
      </w:tabs>
      <w:ind w:left="221"/>
    </w:pPr>
  </w:style>
  <w:style w:type="paragraph" w:styleId="TOC3">
    <w:name w:val="toc 3"/>
    <w:basedOn w:val="Normal"/>
    <w:next w:val="Normal"/>
    <w:autoRedefine/>
    <w:uiPriority w:val="39"/>
    <w:unhideWhenUsed/>
    <w:rsid w:val="00CC1BBE"/>
    <w:pPr>
      <w:tabs>
        <w:tab w:val="left" w:pos="1911"/>
        <w:tab w:val="right" w:leader="dot" w:pos="8515"/>
      </w:tabs>
      <w:ind w:left="442"/>
    </w:pPr>
  </w:style>
  <w:style w:type="character" w:styleId="Hyperlink">
    <w:name w:val="Hyperlink"/>
    <w:basedOn w:val="DefaultParagraphFont"/>
    <w:uiPriority w:val="99"/>
    <w:unhideWhenUsed/>
    <w:rsid w:val="00183832"/>
    <w:rPr>
      <w:color w:val="6B9F25" w:themeColor="hyperlink"/>
      <w:u w:val="single"/>
    </w:rPr>
  </w:style>
  <w:style w:type="paragraph" w:styleId="BalloonText">
    <w:name w:val="Balloon Text"/>
    <w:basedOn w:val="Normal"/>
    <w:link w:val="BalloonTextChar"/>
    <w:uiPriority w:val="99"/>
    <w:semiHidden/>
    <w:unhideWhenUsed/>
    <w:rsid w:val="00183832"/>
    <w:rPr>
      <w:rFonts w:ascii="Tahoma" w:hAnsi="Tahoma" w:cs="Tahoma"/>
      <w:sz w:val="16"/>
      <w:szCs w:val="16"/>
    </w:rPr>
  </w:style>
  <w:style w:type="character" w:customStyle="1" w:styleId="BalloonTextChar">
    <w:name w:val="Balloon Text Char"/>
    <w:basedOn w:val="DefaultParagraphFont"/>
    <w:link w:val="BalloonText"/>
    <w:uiPriority w:val="99"/>
    <w:semiHidden/>
    <w:rsid w:val="00183832"/>
    <w:rPr>
      <w:rFonts w:ascii="Tahoma" w:hAnsi="Tahoma" w:cs="Tahoma"/>
      <w:sz w:val="16"/>
      <w:szCs w:val="16"/>
    </w:rPr>
  </w:style>
  <w:style w:type="paragraph" w:styleId="FootnoteText">
    <w:name w:val="footnote text"/>
    <w:basedOn w:val="Normal"/>
    <w:link w:val="FootnoteTextChar"/>
    <w:uiPriority w:val="99"/>
    <w:semiHidden/>
    <w:unhideWhenUsed/>
    <w:rsid w:val="00BB2E40"/>
    <w:rPr>
      <w:sz w:val="20"/>
      <w:szCs w:val="20"/>
    </w:rPr>
  </w:style>
  <w:style w:type="character" w:customStyle="1" w:styleId="FootnoteTextChar">
    <w:name w:val="Footnote Text Char"/>
    <w:basedOn w:val="DefaultParagraphFont"/>
    <w:link w:val="FootnoteText"/>
    <w:uiPriority w:val="99"/>
    <w:semiHidden/>
    <w:rsid w:val="00BB2E40"/>
    <w:rPr>
      <w:sz w:val="20"/>
      <w:szCs w:val="20"/>
    </w:rPr>
  </w:style>
  <w:style w:type="character" w:styleId="FootnoteReference">
    <w:name w:val="footnote reference"/>
    <w:basedOn w:val="DefaultParagraphFont"/>
    <w:uiPriority w:val="99"/>
    <w:semiHidden/>
    <w:unhideWhenUsed/>
    <w:rsid w:val="00BB2E40"/>
    <w:rPr>
      <w:vertAlign w:val="superscript"/>
    </w:rPr>
  </w:style>
  <w:style w:type="paragraph" w:styleId="EndnoteText">
    <w:name w:val="endnote text"/>
    <w:basedOn w:val="Normal"/>
    <w:link w:val="EndnoteTextChar"/>
    <w:uiPriority w:val="99"/>
    <w:semiHidden/>
    <w:unhideWhenUsed/>
    <w:rsid w:val="00BB2E40"/>
    <w:rPr>
      <w:sz w:val="20"/>
      <w:szCs w:val="20"/>
    </w:rPr>
  </w:style>
  <w:style w:type="character" w:customStyle="1" w:styleId="EndnoteTextChar">
    <w:name w:val="Endnote Text Char"/>
    <w:basedOn w:val="DefaultParagraphFont"/>
    <w:link w:val="EndnoteText"/>
    <w:uiPriority w:val="99"/>
    <w:semiHidden/>
    <w:rsid w:val="00BB2E40"/>
    <w:rPr>
      <w:sz w:val="20"/>
      <w:szCs w:val="20"/>
    </w:rPr>
  </w:style>
  <w:style w:type="character" w:styleId="EndnoteReference">
    <w:name w:val="endnote reference"/>
    <w:basedOn w:val="DefaultParagraphFont"/>
    <w:uiPriority w:val="99"/>
    <w:semiHidden/>
    <w:unhideWhenUsed/>
    <w:rsid w:val="00BB2E40"/>
    <w:rPr>
      <w:vertAlign w:val="superscript"/>
    </w:rPr>
  </w:style>
  <w:style w:type="paragraph" w:styleId="Caption">
    <w:name w:val="caption"/>
    <w:basedOn w:val="Normal"/>
    <w:next w:val="Normal"/>
    <w:uiPriority w:val="35"/>
    <w:unhideWhenUsed/>
    <w:rsid w:val="00BB2E40"/>
    <w:rPr>
      <w:b/>
      <w:bCs/>
      <w:color w:val="F07F09" w:themeColor="accent1"/>
      <w:sz w:val="18"/>
      <w:szCs w:val="18"/>
    </w:rPr>
  </w:style>
  <w:style w:type="paragraph" w:styleId="DocumentMap">
    <w:name w:val="Document Map"/>
    <w:basedOn w:val="Normal"/>
    <w:link w:val="DocumentMapChar"/>
    <w:uiPriority w:val="99"/>
    <w:semiHidden/>
    <w:unhideWhenUsed/>
    <w:rsid w:val="00971D9A"/>
    <w:rPr>
      <w:rFonts w:ascii="Tahoma" w:hAnsi="Tahoma" w:cs="Tahoma"/>
      <w:sz w:val="16"/>
      <w:szCs w:val="16"/>
    </w:rPr>
  </w:style>
  <w:style w:type="character" w:customStyle="1" w:styleId="DocumentMapChar">
    <w:name w:val="Document Map Char"/>
    <w:basedOn w:val="DefaultParagraphFont"/>
    <w:link w:val="DocumentMap"/>
    <w:uiPriority w:val="99"/>
    <w:semiHidden/>
    <w:rsid w:val="00971D9A"/>
    <w:rPr>
      <w:rFonts w:ascii="Tahoma" w:hAnsi="Tahoma" w:cs="Tahoma"/>
      <w:sz w:val="16"/>
      <w:szCs w:val="16"/>
    </w:rPr>
  </w:style>
  <w:style w:type="paragraph" w:styleId="TableofFigures">
    <w:name w:val="table of figures"/>
    <w:basedOn w:val="Normal"/>
    <w:next w:val="Normal"/>
    <w:uiPriority w:val="99"/>
    <w:unhideWhenUsed/>
    <w:rsid w:val="00756EC5"/>
  </w:style>
  <w:style w:type="paragraph" w:styleId="Title">
    <w:name w:val="Title"/>
    <w:basedOn w:val="Normal"/>
    <w:link w:val="TitleChar"/>
    <w:rsid w:val="00C86675"/>
    <w:pPr>
      <w:jc w:val="center"/>
    </w:pPr>
    <w:rPr>
      <w:sz w:val="32"/>
    </w:rPr>
  </w:style>
  <w:style w:type="character" w:customStyle="1" w:styleId="TitleChar">
    <w:name w:val="Title Char"/>
    <w:basedOn w:val="DefaultParagraphFont"/>
    <w:link w:val="Title"/>
    <w:rsid w:val="00C86675"/>
    <w:rPr>
      <w:rFonts w:ascii="Times New Roman" w:eastAsia="Times New Roman" w:hAnsi="Times New Roman" w:cs="Times New Roman"/>
      <w:sz w:val="32"/>
      <w:szCs w:val="24"/>
      <w:lang w:eastAsia="pl-PL"/>
    </w:rPr>
  </w:style>
  <w:style w:type="character" w:customStyle="1" w:styleId="NoSpacingChar">
    <w:name w:val="No Spacing Char"/>
    <w:basedOn w:val="DefaultParagraphFont"/>
    <w:link w:val="NoSpacing"/>
    <w:uiPriority w:val="1"/>
    <w:rsid w:val="00C86675"/>
  </w:style>
  <w:style w:type="character" w:customStyle="1" w:styleId="Heading4Char">
    <w:name w:val="Heading 4 Char"/>
    <w:basedOn w:val="DefaultParagraphFont"/>
    <w:link w:val="Heading4"/>
    <w:uiPriority w:val="9"/>
    <w:rsid w:val="004F3A28"/>
    <w:rPr>
      <w:rFonts w:asciiTheme="majorHAnsi" w:eastAsiaTheme="majorEastAsia" w:hAnsiTheme="majorHAnsi" w:cstheme="majorBidi"/>
      <w:b/>
      <w:bCs/>
      <w:i/>
      <w:iCs/>
      <w:color w:val="23055F"/>
      <w:sz w:val="24"/>
      <w:szCs w:val="24"/>
      <w:lang w:eastAsia="pl-PL"/>
    </w:rPr>
  </w:style>
  <w:style w:type="paragraph" w:styleId="BodyText">
    <w:name w:val="Body Text"/>
    <w:basedOn w:val="Normal"/>
    <w:link w:val="BodyTextChar"/>
    <w:semiHidden/>
    <w:rsid w:val="008C4DDE"/>
    <w:pPr>
      <w:spacing w:before="120"/>
      <w:ind w:firstLine="0"/>
      <w:jc w:val="both"/>
    </w:pPr>
    <w:rPr>
      <w:rFonts w:ascii="Arial" w:hAnsi="Arial"/>
      <w:snapToGrid w:val="0"/>
      <w:color w:val="000000"/>
      <w:szCs w:val="20"/>
      <w:lang w:val="cs-CZ"/>
    </w:rPr>
  </w:style>
  <w:style w:type="character" w:customStyle="1" w:styleId="BodyTextChar">
    <w:name w:val="Body Text Char"/>
    <w:basedOn w:val="DefaultParagraphFont"/>
    <w:link w:val="BodyText"/>
    <w:semiHidden/>
    <w:rsid w:val="008C4DDE"/>
    <w:rPr>
      <w:rFonts w:ascii="Arial" w:eastAsia="Times New Roman" w:hAnsi="Arial" w:cs="Times New Roman"/>
      <w:snapToGrid w:val="0"/>
      <w:color w:val="000000"/>
      <w:sz w:val="24"/>
      <w:szCs w:val="20"/>
      <w:lang w:val="cs-CZ" w:eastAsia="pl-PL"/>
    </w:rPr>
  </w:style>
  <w:style w:type="paragraph" w:styleId="Header">
    <w:name w:val="header"/>
    <w:basedOn w:val="Normal"/>
    <w:link w:val="HeaderChar"/>
    <w:uiPriority w:val="99"/>
    <w:semiHidden/>
    <w:unhideWhenUsed/>
    <w:rsid w:val="008C4DDE"/>
    <w:pPr>
      <w:tabs>
        <w:tab w:val="center" w:pos="4536"/>
        <w:tab w:val="right" w:pos="9072"/>
      </w:tabs>
    </w:pPr>
  </w:style>
  <w:style w:type="character" w:customStyle="1" w:styleId="HeaderChar">
    <w:name w:val="Header Char"/>
    <w:basedOn w:val="DefaultParagraphFont"/>
    <w:link w:val="Header"/>
    <w:uiPriority w:val="99"/>
    <w:semiHidden/>
    <w:rsid w:val="008C4DDE"/>
    <w:rPr>
      <w:rFonts w:ascii="Times New Roman" w:eastAsia="Times New Roman" w:hAnsi="Times New Roman" w:cs="Times New Roman"/>
      <w:sz w:val="24"/>
      <w:szCs w:val="24"/>
      <w:lang w:eastAsia="pl-PL"/>
    </w:rPr>
  </w:style>
  <w:style w:type="paragraph" w:styleId="Footer">
    <w:name w:val="footer"/>
    <w:basedOn w:val="Normal"/>
    <w:link w:val="FooterChar"/>
    <w:uiPriority w:val="99"/>
    <w:unhideWhenUsed/>
    <w:rsid w:val="008C4DDE"/>
    <w:pPr>
      <w:tabs>
        <w:tab w:val="center" w:pos="4536"/>
        <w:tab w:val="right" w:pos="9072"/>
      </w:tabs>
    </w:pPr>
  </w:style>
  <w:style w:type="character" w:customStyle="1" w:styleId="FooterChar">
    <w:name w:val="Footer Char"/>
    <w:basedOn w:val="DefaultParagraphFont"/>
    <w:link w:val="Footer"/>
    <w:uiPriority w:val="99"/>
    <w:rsid w:val="008C4DDE"/>
    <w:rPr>
      <w:rFonts w:ascii="Times New Roman" w:eastAsia="Times New Roman" w:hAnsi="Times New Roman" w:cs="Times New Roman"/>
      <w:sz w:val="24"/>
      <w:szCs w:val="24"/>
      <w:lang w:eastAsia="pl-PL"/>
    </w:rPr>
  </w:style>
  <w:style w:type="paragraph" w:styleId="TOC4">
    <w:name w:val="toc 4"/>
    <w:basedOn w:val="Normal"/>
    <w:next w:val="Normal"/>
    <w:autoRedefine/>
    <w:uiPriority w:val="39"/>
    <w:unhideWhenUsed/>
    <w:rsid w:val="0075698C"/>
    <w:pPr>
      <w:ind w:left="720"/>
    </w:pPr>
  </w:style>
  <w:style w:type="paragraph" w:styleId="BodyTextIndent">
    <w:name w:val="Body Text Indent"/>
    <w:basedOn w:val="Normal"/>
    <w:link w:val="BodyTextIndentChar"/>
    <w:uiPriority w:val="99"/>
    <w:unhideWhenUsed/>
    <w:rsid w:val="006D79D9"/>
    <w:pPr>
      <w:spacing w:after="120"/>
      <w:ind w:left="283"/>
    </w:pPr>
  </w:style>
  <w:style w:type="character" w:customStyle="1" w:styleId="BodyTextIndentChar">
    <w:name w:val="Body Text Indent Char"/>
    <w:basedOn w:val="DefaultParagraphFont"/>
    <w:link w:val="BodyTextIndent"/>
    <w:uiPriority w:val="99"/>
    <w:rsid w:val="006D79D9"/>
    <w:rPr>
      <w:rFonts w:ascii="Times New Roman" w:eastAsia="Times New Roman" w:hAnsi="Times New Roman" w:cs="Times New Roman"/>
      <w:sz w:val="24"/>
      <w:szCs w:val="24"/>
      <w:lang w:eastAsia="pl-PL"/>
    </w:rPr>
  </w:style>
  <w:style w:type="paragraph" w:styleId="BodyTextFirstIndent">
    <w:name w:val="Body Text First Indent"/>
    <w:basedOn w:val="BodyText"/>
    <w:link w:val="BodyTextFirstIndentChar"/>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BodyTextFirstIndentChar">
    <w:name w:val="Body Text First Indent Char"/>
    <w:basedOn w:val="BodyTextChar"/>
    <w:link w:val="BodyTextFirstIndent"/>
    <w:uiPriority w:val="99"/>
    <w:rsid w:val="006D79D9"/>
    <w:rPr>
      <w:rFonts w:ascii="Times New Roman" w:hAnsi="Times New Roman"/>
      <w:szCs w:val="24"/>
    </w:rPr>
  </w:style>
  <w:style w:type="paragraph" w:styleId="BodyTextFirstIndent2">
    <w:name w:val="Body Text First Indent 2"/>
    <w:basedOn w:val="BodyTextIndent"/>
    <w:link w:val="BodyTextFirstIndent2Char"/>
    <w:uiPriority w:val="99"/>
    <w:unhideWhenUsed/>
    <w:rsid w:val="006D79D9"/>
    <w:pPr>
      <w:spacing w:after="0"/>
      <w:ind w:left="360" w:firstLine="360"/>
    </w:pPr>
  </w:style>
  <w:style w:type="character" w:customStyle="1" w:styleId="BodyTextFirstIndent2Char">
    <w:name w:val="Body Text First Indent 2 Char"/>
    <w:basedOn w:val="BodyTextIndentChar"/>
    <w:link w:val="BodyTextFirstIndent2"/>
    <w:uiPriority w:val="99"/>
    <w:rsid w:val="006D79D9"/>
  </w:style>
  <w:style w:type="character" w:styleId="CommentReference">
    <w:name w:val="annotation reference"/>
    <w:basedOn w:val="DefaultParagraphFont"/>
    <w:uiPriority w:val="99"/>
    <w:semiHidden/>
    <w:unhideWhenUsed/>
    <w:rsid w:val="009B1F79"/>
    <w:rPr>
      <w:sz w:val="16"/>
      <w:szCs w:val="16"/>
    </w:rPr>
  </w:style>
  <w:style w:type="paragraph" w:styleId="CommentText">
    <w:name w:val="annotation text"/>
    <w:basedOn w:val="Normal"/>
    <w:link w:val="CommentTextChar"/>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CommentTextChar">
    <w:name w:val="Comment Text Char"/>
    <w:basedOn w:val="DefaultParagraphFont"/>
    <w:link w:val="CommentText"/>
    <w:uiPriority w:val="99"/>
    <w:semiHidden/>
    <w:rsid w:val="009B1F79"/>
    <w:rPr>
      <w:rFonts w:ascii="Calibri" w:eastAsia="Calibri" w:hAnsi="Calibri" w:cs="Times New Roman"/>
      <w:sz w:val="20"/>
      <w:szCs w:val="20"/>
    </w:rPr>
  </w:style>
  <w:style w:type="paragraph" w:customStyle="1" w:styleId="Podkrelenie">
    <w:name w:val="Podkreślenie"/>
    <w:basedOn w:val="Normal"/>
    <w:link w:val="PodkrelenieZnak"/>
    <w:qFormat/>
    <w:rsid w:val="00ED6632"/>
    <w:rPr>
      <w:i/>
    </w:rPr>
  </w:style>
  <w:style w:type="paragraph" w:styleId="NormalWeb">
    <w:name w:val="Normal (Web)"/>
    <w:basedOn w:val="Normal"/>
    <w:uiPriority w:val="99"/>
    <w:semiHidden/>
    <w:unhideWhenUsed/>
    <w:rsid w:val="00B05F3E"/>
    <w:pPr>
      <w:spacing w:before="100" w:beforeAutospacing="1" w:after="100" w:afterAutospacing="1"/>
      <w:ind w:firstLine="0"/>
    </w:pPr>
  </w:style>
  <w:style w:type="character" w:customStyle="1" w:styleId="PodkrelenieZnak">
    <w:name w:val="Podkreślenie Znak"/>
    <w:basedOn w:val="DefaultParagraphFont"/>
    <w:link w:val="Podkrelenie"/>
    <w:rsid w:val="00ED6632"/>
    <w:rPr>
      <w:rFonts w:ascii="Times New Roman" w:eastAsia="Times New Roman" w:hAnsi="Times New Roman" w:cs="Times New Roman"/>
      <w:i/>
      <w:sz w:val="24"/>
      <w:szCs w:val="24"/>
      <w:lang w:eastAsia="pl-PL"/>
    </w:rPr>
  </w:style>
  <w:style w:type="paragraph" w:customStyle="1" w:styleId="Kod">
    <w:name w:val="Kod"/>
    <w:basedOn w:val="Normal"/>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efaultParagraphFont"/>
    <w:link w:val="Kod"/>
    <w:rsid w:val="00912090"/>
    <w:rPr>
      <w:rFonts w:ascii="Courier New" w:hAnsi="Courier New" w:cs="Courier New"/>
      <w:noProof/>
      <w:sz w:val="20"/>
      <w:szCs w:val="20"/>
    </w:rPr>
  </w:style>
  <w:style w:type="paragraph" w:customStyle="1" w:styleId="Wypunktowanie">
    <w:name w:val="Wypunktowanie"/>
    <w:basedOn w:val="ListParagraph"/>
    <w:link w:val="WypunktowanieZnak1"/>
    <w:rsid w:val="008778A3"/>
    <w:pPr>
      <w:numPr>
        <w:numId w:val="2"/>
      </w:numPr>
    </w:pPr>
    <w:rPr>
      <w:rFonts w:eastAsiaTheme="minorHAnsi"/>
      <w:noProof/>
      <w:lang w:eastAsia="en-US"/>
    </w:rPr>
  </w:style>
  <w:style w:type="paragraph" w:customStyle="1" w:styleId="Wypunktowane">
    <w:name w:val="Wypunktowane"/>
    <w:basedOn w:val="Normal"/>
    <w:link w:val="WypunktowaneZnak"/>
    <w:qFormat/>
    <w:rsid w:val="00167804"/>
    <w:pPr>
      <w:numPr>
        <w:numId w:val="15"/>
      </w:numPr>
    </w:pPr>
  </w:style>
  <w:style w:type="character" w:customStyle="1" w:styleId="ListParagraphChar">
    <w:name w:val="List Paragraph Char"/>
    <w:basedOn w:val="DefaultParagraphFont"/>
    <w:link w:val="ListParagraph"/>
    <w:uiPriority w:val="34"/>
    <w:rsid w:val="008778A3"/>
    <w:rPr>
      <w:rFonts w:ascii="Times New Roman" w:eastAsia="Times New Roman" w:hAnsi="Times New Roman" w:cs="Times New Roman"/>
      <w:color w:val="000000" w:themeColor="text1"/>
      <w:sz w:val="24"/>
      <w:szCs w:val="24"/>
      <w:lang w:eastAsia="pl-PL"/>
    </w:rPr>
  </w:style>
  <w:style w:type="character" w:customStyle="1" w:styleId="WypunktowanieZnak">
    <w:name w:val="Wypunktowanie Znak"/>
    <w:basedOn w:val="ListParagraphChar"/>
    <w:link w:val="Wypunktowanie"/>
    <w:rsid w:val="008778A3"/>
  </w:style>
  <w:style w:type="character" w:customStyle="1" w:styleId="WypunktowanieZnak1">
    <w:name w:val="Wypunktowanie Znak1"/>
    <w:basedOn w:val="ListParagraphChar"/>
    <w:link w:val="Wypunktowanie"/>
    <w:rsid w:val="00167804"/>
    <w:rPr>
      <w:noProof/>
    </w:rPr>
  </w:style>
  <w:style w:type="character" w:customStyle="1" w:styleId="WypunktowaneZnak">
    <w:name w:val="Wypunktowane Znak"/>
    <w:basedOn w:val="WypunktowanieZnak1"/>
    <w:link w:val="Wypunktowane"/>
    <w:rsid w:val="00167804"/>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2.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nvidia.com/object/cuda_develop.html" TargetMode="External"/><Relationship Id="rId14" Type="http://schemas.openxmlformats.org/officeDocument/2006/relationships/image" Target="media/image6.emf"/></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1E5818-2B68-4D75-8EA4-477A94E4D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15093</TotalTime>
  <Pages>52</Pages>
  <Words>8794</Words>
  <Characters>50131</Characters>
  <Application>Microsoft Office Word</Application>
  <DocSecurity>0</DocSecurity>
  <Lines>417</Lines>
  <Paragraphs>117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58808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romanjul</cp:lastModifiedBy>
  <cp:revision>90</cp:revision>
  <dcterms:created xsi:type="dcterms:W3CDTF">2010-02-28T16:12:00Z</dcterms:created>
  <dcterms:modified xsi:type="dcterms:W3CDTF">2010-04-13T14:18:00Z</dcterms:modified>
</cp:coreProperties>
</file>