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F66DA7">
          <w:pPr>
            <w:rPr>
              <w:color w:val="auto"/>
            </w:rPr>
          </w:pPr>
          <w:r>
            <w:rPr>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1C0267" w:rsidRPr="00C86675" w:rsidRDefault="001C0267" w:rsidP="00772602">
                      <w:pPr>
                        <w:jc w:val="center"/>
                        <w:rPr>
                          <w:smallCaps/>
                          <w:sz w:val="32"/>
                        </w:rPr>
                      </w:pPr>
                      <w:r w:rsidRPr="00C86675">
                        <w:rPr>
                          <w:smallCaps/>
                          <w:sz w:val="32"/>
                        </w:rPr>
                        <w:t>Zachodniopomorski Uniwersytet Technologiczny</w:t>
                      </w:r>
                    </w:p>
                    <w:p w:rsidR="001C0267" w:rsidRPr="00C86675" w:rsidRDefault="001C0267" w:rsidP="00772602">
                      <w:pPr>
                        <w:jc w:val="center"/>
                        <w:rPr>
                          <w:smallCaps/>
                          <w:sz w:val="32"/>
                        </w:rPr>
                      </w:pPr>
                      <w:r w:rsidRPr="00C86675">
                        <w:rPr>
                          <w:smallCaps/>
                          <w:sz w:val="32"/>
                        </w:rPr>
                        <w:t>w Szczecinie</w:t>
                      </w:r>
                    </w:p>
                    <w:p w:rsidR="001C0267" w:rsidRPr="00C86675" w:rsidRDefault="001C0267" w:rsidP="00772602">
                      <w:pPr>
                        <w:jc w:val="center"/>
                      </w:pPr>
                    </w:p>
                    <w:p w:rsidR="001C0267" w:rsidRPr="00C86675" w:rsidRDefault="001C0267" w:rsidP="00772602">
                      <w:pPr>
                        <w:jc w:val="center"/>
                        <w:rPr>
                          <w:b/>
                          <w:sz w:val="32"/>
                        </w:rPr>
                      </w:pPr>
                      <w:r w:rsidRPr="00C86675">
                        <w:rPr>
                          <w:b/>
                          <w:sz w:val="32"/>
                        </w:rPr>
                        <w:t>WYDZIAŁ INFORMATYKI</w:t>
                      </w:r>
                    </w:p>
                    <w:p w:rsidR="001C0267" w:rsidRPr="00C86675" w:rsidRDefault="001C0267" w:rsidP="00772602">
                      <w:pPr>
                        <w:jc w:val="center"/>
                        <w:rPr>
                          <w:sz w:val="32"/>
                        </w:rPr>
                      </w:pPr>
                    </w:p>
                    <w:p w:rsidR="001C0267" w:rsidRPr="00C86675" w:rsidRDefault="001C0267" w:rsidP="00772602">
                      <w:pPr>
                        <w:jc w:val="center"/>
                        <w:rPr>
                          <w:sz w:val="32"/>
                        </w:rPr>
                      </w:pPr>
                    </w:p>
                    <w:p w:rsidR="001C0267" w:rsidRPr="00C86675" w:rsidRDefault="001C0267" w:rsidP="00772602"/>
                    <w:p w:rsidR="001C0267" w:rsidRPr="00C86675" w:rsidRDefault="001C0267"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1C0267" w:rsidRPr="00C86675" w:rsidRDefault="001C0267" w:rsidP="00772602"/>
                    <w:p w:rsidR="001C0267" w:rsidRPr="00C86675" w:rsidRDefault="001C0267" w:rsidP="00772602">
                      <w:pPr>
                        <w:jc w:val="center"/>
                      </w:pPr>
                    </w:p>
                    <w:p w:rsidR="001C0267" w:rsidRPr="00C86675" w:rsidRDefault="001C0267" w:rsidP="00772602">
                      <w:pPr>
                        <w:jc w:val="center"/>
                      </w:pPr>
                    </w:p>
                    <w:p w:rsidR="001C0267" w:rsidRPr="00C86675" w:rsidRDefault="001C0267" w:rsidP="00772602">
                      <w:pPr>
                        <w:jc w:val="center"/>
                      </w:pPr>
                    </w:p>
                    <w:p w:rsidR="001C0267" w:rsidRPr="00C86675" w:rsidRDefault="001C0267" w:rsidP="00772602">
                      <w:pPr>
                        <w:jc w:val="center"/>
                      </w:pPr>
                    </w:p>
                    <w:p w:rsidR="001C0267" w:rsidRPr="00C86675" w:rsidRDefault="001C0267" w:rsidP="00772602">
                      <w:pPr>
                        <w:jc w:val="center"/>
                      </w:pPr>
                    </w:p>
                    <w:p w:rsidR="001C0267" w:rsidRPr="00B61517" w:rsidRDefault="001C0267" w:rsidP="00772602">
                      <w:pPr>
                        <w:jc w:val="center"/>
                        <w:rPr>
                          <w:sz w:val="32"/>
                          <w:szCs w:val="32"/>
                        </w:rPr>
                      </w:pPr>
                      <w:r w:rsidRPr="00B61517">
                        <w:rPr>
                          <w:sz w:val="32"/>
                          <w:szCs w:val="32"/>
                        </w:rPr>
                        <w:t>Juliusz Romanowski</w:t>
                      </w:r>
                    </w:p>
                    <w:p w:rsidR="001C0267" w:rsidRDefault="001C0267" w:rsidP="00772602">
                      <w:pPr>
                        <w:spacing w:before="120"/>
                        <w:jc w:val="center"/>
                      </w:pPr>
                      <w:r w:rsidRPr="00C86675">
                        <w:t>Kierunek Informatyka</w:t>
                      </w:r>
                    </w:p>
                    <w:p w:rsidR="001C0267" w:rsidRPr="00C86675" w:rsidRDefault="001C0267" w:rsidP="00772602">
                      <w:pPr>
                        <w:spacing w:before="120"/>
                        <w:jc w:val="center"/>
                      </w:pPr>
                    </w:p>
                    <w:p w:rsidR="001C0267" w:rsidRPr="00C86675" w:rsidRDefault="001C0267" w:rsidP="00772602">
                      <w:pPr>
                        <w:jc w:val="center"/>
                      </w:pPr>
                      <w:bookmarkStart w:id="0" w:name="OLE_LINK1"/>
                      <w:bookmarkStart w:id="1" w:name="OLE_LINK2"/>
                      <w:r w:rsidRPr="00836D01">
                        <w:rPr>
                          <w:b/>
                          <w:sz w:val="36"/>
                        </w:rPr>
                        <w:t>Zastosowanie technologii CUDA w sztucznej inteligencji</w:t>
                      </w:r>
                    </w:p>
                    <w:bookmarkEnd w:id="0"/>
                    <w:bookmarkEnd w:id="1"/>
                    <w:p w:rsidR="001C0267" w:rsidRPr="00C86675" w:rsidRDefault="001C0267" w:rsidP="00772602">
                      <w:pPr>
                        <w:jc w:val="center"/>
                        <w:rPr>
                          <w:b/>
                          <w:sz w:val="32"/>
                        </w:rPr>
                      </w:pPr>
                    </w:p>
                    <w:p w:rsidR="001C0267" w:rsidRPr="00C86675" w:rsidRDefault="001C0267" w:rsidP="00772602">
                      <w:pPr>
                        <w:jc w:val="center"/>
                        <w:rPr>
                          <w:b/>
                          <w:sz w:val="32"/>
                        </w:rPr>
                      </w:pPr>
                    </w:p>
                    <w:p w:rsidR="001C0267" w:rsidRPr="00C86675" w:rsidRDefault="001C0267" w:rsidP="00772602">
                      <w:pPr>
                        <w:ind w:firstLine="0"/>
                      </w:pPr>
                    </w:p>
                    <w:p w:rsidR="001C0267" w:rsidRPr="00C86675" w:rsidRDefault="001C0267" w:rsidP="00772602">
                      <w:r w:rsidRPr="00C86675">
                        <w:tab/>
                      </w:r>
                      <w:r w:rsidRPr="00C86675">
                        <w:tab/>
                      </w:r>
                      <w:r w:rsidRPr="00C86675">
                        <w:tab/>
                      </w:r>
                      <w:r w:rsidRPr="00C86675">
                        <w:tab/>
                      </w:r>
                      <w:r w:rsidRPr="00C86675">
                        <w:tab/>
                      </w:r>
                      <w:r w:rsidRPr="00C86675">
                        <w:tab/>
                      </w:r>
                      <w:r w:rsidRPr="00C86675">
                        <w:tab/>
                        <w:t>Praca dyplomowa magisterska</w:t>
                      </w:r>
                    </w:p>
                    <w:p w:rsidR="001C0267" w:rsidRPr="00C86675" w:rsidRDefault="001C0267" w:rsidP="00772602">
                      <w:r w:rsidRPr="00C86675">
                        <w:tab/>
                      </w:r>
                      <w:r w:rsidRPr="00C86675">
                        <w:tab/>
                      </w:r>
                      <w:r w:rsidRPr="00C86675">
                        <w:tab/>
                      </w:r>
                      <w:r w:rsidRPr="00C86675">
                        <w:tab/>
                      </w:r>
                      <w:r w:rsidRPr="00C86675">
                        <w:tab/>
                      </w:r>
                      <w:r w:rsidRPr="00C86675">
                        <w:tab/>
                      </w:r>
                      <w:r w:rsidRPr="00C86675">
                        <w:tab/>
                        <w:t xml:space="preserve">napisana pod kierunkiem </w:t>
                      </w:r>
                    </w:p>
                    <w:p w:rsidR="001C0267" w:rsidRPr="00C86675" w:rsidRDefault="001C0267"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1C0267" w:rsidRDefault="001C0267"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1C0267" w:rsidRPr="00772602" w:rsidRDefault="001C0267"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jc w:val="both"/>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5D5019" w:rsidRDefault="00F66DA7">
      <w:pPr>
        <w:pStyle w:val="Spistreci1"/>
        <w:rPr>
          <w:rFonts w:asciiTheme="minorHAnsi" w:eastAsiaTheme="minorEastAsia" w:hAnsiTheme="minorHAnsi" w:cstheme="minorBidi"/>
          <w:b w:val="0"/>
          <w:noProof/>
          <w:color w:val="auto"/>
          <w:sz w:val="22"/>
          <w:szCs w:val="22"/>
          <w:lang w:val="en-US" w:eastAsia="en-US"/>
        </w:rPr>
      </w:pPr>
      <w:r w:rsidRPr="00F66DA7">
        <w:rPr>
          <w:color w:val="auto"/>
        </w:rPr>
        <w:fldChar w:fldCharType="begin"/>
      </w:r>
      <w:r w:rsidR="005D5019">
        <w:rPr>
          <w:color w:val="auto"/>
        </w:rPr>
        <w:instrText xml:space="preserve"> TOC \o "1-4" \h \z \u </w:instrText>
      </w:r>
      <w:r w:rsidRPr="00F66DA7">
        <w:rPr>
          <w:color w:val="auto"/>
        </w:rPr>
        <w:fldChar w:fldCharType="separate"/>
      </w:r>
      <w:hyperlink w:anchor="_Toc259090080" w:history="1">
        <w:r w:rsidR="005D5019" w:rsidRPr="009D3BBA">
          <w:rPr>
            <w:rStyle w:val="Hipercze"/>
            <w:noProof/>
          </w:rPr>
          <w:t>1.</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Wstęp</w:t>
        </w:r>
        <w:r w:rsidR="005D5019">
          <w:rPr>
            <w:noProof/>
            <w:webHidden/>
          </w:rPr>
          <w:tab/>
        </w:r>
        <w:r>
          <w:rPr>
            <w:noProof/>
            <w:webHidden/>
          </w:rPr>
          <w:fldChar w:fldCharType="begin"/>
        </w:r>
        <w:r w:rsidR="005D5019">
          <w:rPr>
            <w:noProof/>
            <w:webHidden/>
          </w:rPr>
          <w:instrText xml:space="preserve"> PAGEREF _Toc259090080 \h </w:instrText>
        </w:r>
        <w:r>
          <w:rPr>
            <w:noProof/>
            <w:webHidden/>
          </w:rPr>
        </w:r>
        <w:r>
          <w:rPr>
            <w:noProof/>
            <w:webHidden/>
          </w:rPr>
          <w:fldChar w:fldCharType="separate"/>
        </w:r>
        <w:r w:rsidR="005D5019">
          <w:rPr>
            <w:noProof/>
            <w:webHidden/>
          </w:rPr>
          <w:t>7</w:t>
        </w:r>
        <w:r>
          <w:rPr>
            <w:noProof/>
            <w:webHidden/>
          </w:rPr>
          <w:fldChar w:fldCharType="end"/>
        </w:r>
      </w:hyperlink>
    </w:p>
    <w:p w:rsidR="005D5019" w:rsidRDefault="00F66DA7">
      <w:pPr>
        <w:pStyle w:val="Spistreci1"/>
        <w:rPr>
          <w:rFonts w:asciiTheme="minorHAnsi" w:eastAsiaTheme="minorEastAsia" w:hAnsiTheme="minorHAnsi" w:cstheme="minorBidi"/>
          <w:b w:val="0"/>
          <w:noProof/>
          <w:color w:val="auto"/>
          <w:sz w:val="22"/>
          <w:szCs w:val="22"/>
          <w:lang w:val="en-US" w:eastAsia="en-US"/>
        </w:rPr>
      </w:pPr>
      <w:hyperlink w:anchor="_Toc259090081" w:history="1">
        <w:r w:rsidR="005D5019" w:rsidRPr="009D3BBA">
          <w:rPr>
            <w:rStyle w:val="Hipercze"/>
            <w:noProof/>
          </w:rPr>
          <w:t>2.</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Równoległe przetwarzanie z zastosowaniem GPU</w:t>
        </w:r>
        <w:r w:rsidR="005D5019">
          <w:rPr>
            <w:noProof/>
            <w:webHidden/>
          </w:rPr>
          <w:tab/>
        </w:r>
        <w:r>
          <w:rPr>
            <w:noProof/>
            <w:webHidden/>
          </w:rPr>
          <w:fldChar w:fldCharType="begin"/>
        </w:r>
        <w:r w:rsidR="005D5019">
          <w:rPr>
            <w:noProof/>
            <w:webHidden/>
          </w:rPr>
          <w:instrText xml:space="preserve"> PAGEREF _Toc259090081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082" w:history="1">
        <w:r w:rsidR="005D5019" w:rsidRPr="009D3BBA">
          <w:rPr>
            <w:rStyle w:val="Hipercze"/>
            <w:noProof/>
          </w:rPr>
          <w:t>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Jednostki obliczeniowe GPU</w:t>
        </w:r>
        <w:r w:rsidR="005D5019">
          <w:rPr>
            <w:noProof/>
            <w:webHidden/>
          </w:rPr>
          <w:tab/>
        </w:r>
        <w:r>
          <w:rPr>
            <w:noProof/>
            <w:webHidden/>
          </w:rPr>
          <w:fldChar w:fldCharType="begin"/>
        </w:r>
        <w:r w:rsidR="005D5019">
          <w:rPr>
            <w:noProof/>
            <w:webHidden/>
          </w:rPr>
          <w:instrText xml:space="preserve"> PAGEREF _Toc259090082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083" w:history="1">
        <w:r w:rsidR="005D5019" w:rsidRPr="009D3BBA">
          <w:rPr>
            <w:rStyle w:val="Hipercze"/>
            <w:noProof/>
          </w:rPr>
          <w:t>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Różnice między CPU a GPU</w:t>
        </w:r>
        <w:r w:rsidR="005D5019">
          <w:rPr>
            <w:noProof/>
            <w:webHidden/>
          </w:rPr>
          <w:tab/>
        </w:r>
        <w:r>
          <w:rPr>
            <w:noProof/>
            <w:webHidden/>
          </w:rPr>
          <w:fldChar w:fldCharType="begin"/>
        </w:r>
        <w:r w:rsidR="005D5019">
          <w:rPr>
            <w:noProof/>
            <w:webHidden/>
          </w:rPr>
          <w:instrText xml:space="preserve"> PAGEREF _Toc259090083 \h </w:instrText>
        </w:r>
        <w:r>
          <w:rPr>
            <w:noProof/>
            <w:webHidden/>
          </w:rPr>
        </w:r>
        <w:r>
          <w:rPr>
            <w:noProof/>
            <w:webHidden/>
          </w:rPr>
          <w:fldChar w:fldCharType="separate"/>
        </w:r>
        <w:r w:rsidR="005D5019">
          <w:rPr>
            <w:noProof/>
            <w:webHidden/>
          </w:rPr>
          <w:t>11</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084" w:history="1">
        <w:r w:rsidR="005D5019" w:rsidRPr="009D3BBA">
          <w:rPr>
            <w:rStyle w:val="Hipercze"/>
            <w:noProof/>
          </w:rPr>
          <w:t>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Struktura pamięci GPU</w:t>
        </w:r>
        <w:r w:rsidR="005D5019">
          <w:rPr>
            <w:noProof/>
            <w:webHidden/>
          </w:rPr>
          <w:tab/>
        </w:r>
        <w:r>
          <w:rPr>
            <w:noProof/>
            <w:webHidden/>
          </w:rPr>
          <w:fldChar w:fldCharType="begin"/>
        </w:r>
        <w:r w:rsidR="005D5019">
          <w:rPr>
            <w:noProof/>
            <w:webHidden/>
          </w:rPr>
          <w:instrText xml:space="preserve"> PAGEREF _Toc259090084 \h </w:instrText>
        </w:r>
        <w:r>
          <w:rPr>
            <w:noProof/>
            <w:webHidden/>
          </w:rPr>
        </w:r>
        <w:r>
          <w:rPr>
            <w:noProof/>
            <w:webHidden/>
          </w:rPr>
          <w:fldChar w:fldCharType="separate"/>
        </w:r>
        <w:r w:rsidR="005D5019">
          <w:rPr>
            <w:noProof/>
            <w:webHidden/>
          </w:rPr>
          <w:t>12</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085" w:history="1">
        <w:r w:rsidR="005D5019" w:rsidRPr="009D3BBA">
          <w:rPr>
            <w:rStyle w:val="Hipercze"/>
            <w:noProof/>
          </w:rPr>
          <w:t>2.1.3.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Technologie GPGPU</w:t>
        </w:r>
        <w:r w:rsidR="005D5019">
          <w:rPr>
            <w:noProof/>
            <w:webHidden/>
          </w:rPr>
          <w:tab/>
        </w:r>
        <w:r>
          <w:rPr>
            <w:noProof/>
            <w:webHidden/>
          </w:rPr>
          <w:fldChar w:fldCharType="begin"/>
        </w:r>
        <w:r w:rsidR="005D5019">
          <w:rPr>
            <w:noProof/>
            <w:webHidden/>
          </w:rPr>
          <w:instrText xml:space="preserve"> PAGEREF _Toc259090085 \h </w:instrText>
        </w:r>
        <w:r>
          <w:rPr>
            <w:noProof/>
            <w:webHidden/>
          </w:rPr>
        </w:r>
        <w:r>
          <w:rPr>
            <w:noProof/>
            <w:webHidden/>
          </w:rPr>
          <w:fldChar w:fldCharType="separate"/>
        </w:r>
        <w:r w:rsidR="005D5019">
          <w:rPr>
            <w:noProof/>
            <w:webHidden/>
          </w:rPr>
          <w:t>14</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086" w:history="1">
        <w:r w:rsidR="005D5019" w:rsidRPr="009D3BBA">
          <w:rPr>
            <w:rStyle w:val="Hipercze"/>
            <w:noProof/>
          </w:rPr>
          <w:t>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CUDA</w:t>
        </w:r>
        <w:r w:rsidR="005D5019">
          <w:rPr>
            <w:noProof/>
            <w:webHidden/>
          </w:rPr>
          <w:tab/>
        </w:r>
        <w:r>
          <w:rPr>
            <w:noProof/>
            <w:webHidden/>
          </w:rPr>
          <w:fldChar w:fldCharType="begin"/>
        </w:r>
        <w:r w:rsidR="005D5019">
          <w:rPr>
            <w:noProof/>
            <w:webHidden/>
          </w:rPr>
          <w:instrText xml:space="preserve"> PAGEREF _Toc259090086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087" w:history="1">
        <w:r w:rsidR="005D5019" w:rsidRPr="009D3BBA">
          <w:rPr>
            <w:rStyle w:val="Hipercze"/>
            <w:noProof/>
          </w:rPr>
          <w:t>2.2.1.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Wprowadzenie do technologii</w:t>
        </w:r>
        <w:r w:rsidR="005D5019">
          <w:rPr>
            <w:noProof/>
            <w:webHidden/>
          </w:rPr>
          <w:tab/>
        </w:r>
        <w:r>
          <w:rPr>
            <w:noProof/>
            <w:webHidden/>
          </w:rPr>
          <w:fldChar w:fldCharType="begin"/>
        </w:r>
        <w:r w:rsidR="005D5019">
          <w:rPr>
            <w:noProof/>
            <w:webHidden/>
          </w:rPr>
          <w:instrText xml:space="preserve"> PAGEREF _Toc259090087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8" w:history="1">
        <w:r w:rsidR="005D5019" w:rsidRPr="009D3BBA">
          <w:rPr>
            <w:rStyle w:val="Hipercze"/>
            <w:noProof/>
          </w:rPr>
          <w:t>2.2.1.1.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Wersje CUDA</w:t>
        </w:r>
        <w:r w:rsidR="005D5019">
          <w:rPr>
            <w:noProof/>
            <w:webHidden/>
          </w:rPr>
          <w:tab/>
        </w:r>
        <w:r>
          <w:rPr>
            <w:noProof/>
            <w:webHidden/>
          </w:rPr>
          <w:fldChar w:fldCharType="begin"/>
        </w:r>
        <w:r w:rsidR="005D5019">
          <w:rPr>
            <w:noProof/>
            <w:webHidden/>
          </w:rPr>
          <w:instrText xml:space="preserve"> PAGEREF _Toc259090088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9" w:history="1">
        <w:r w:rsidR="005D5019" w:rsidRPr="009D3BBA">
          <w:rPr>
            <w:rStyle w:val="Hipercze"/>
            <w:noProof/>
          </w:rPr>
          <w:t>2.2.1.2.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Ograniczenia</w:t>
        </w:r>
        <w:r w:rsidR="005D5019">
          <w:rPr>
            <w:noProof/>
            <w:webHidden/>
          </w:rPr>
          <w:tab/>
        </w:r>
        <w:r>
          <w:rPr>
            <w:noProof/>
            <w:webHidden/>
          </w:rPr>
          <w:fldChar w:fldCharType="begin"/>
        </w:r>
        <w:r w:rsidR="005D5019">
          <w:rPr>
            <w:noProof/>
            <w:webHidden/>
          </w:rPr>
          <w:instrText xml:space="preserve"> PAGEREF _Toc259090089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090" w:history="1">
        <w:r w:rsidR="005D5019" w:rsidRPr="009D3BBA">
          <w:rPr>
            <w:rStyle w:val="Hipercze"/>
            <w:noProof/>
          </w:rPr>
          <w:t>2.2.2.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Model architektury CUDA</w:t>
        </w:r>
        <w:r w:rsidR="005D5019">
          <w:rPr>
            <w:noProof/>
            <w:webHidden/>
          </w:rPr>
          <w:tab/>
        </w:r>
        <w:r>
          <w:rPr>
            <w:noProof/>
            <w:webHidden/>
          </w:rPr>
          <w:fldChar w:fldCharType="begin"/>
        </w:r>
        <w:r w:rsidR="005D5019">
          <w:rPr>
            <w:noProof/>
            <w:webHidden/>
          </w:rPr>
          <w:instrText xml:space="preserve"> PAGEREF _Toc259090090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091" w:history="1">
        <w:r w:rsidR="005D5019" w:rsidRPr="009D3BBA">
          <w:rPr>
            <w:rStyle w:val="Hipercze"/>
            <w:noProof/>
          </w:rPr>
          <w:t>2.2.3.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Komunikacja między wątkami</w:t>
        </w:r>
        <w:r w:rsidR="005D5019">
          <w:rPr>
            <w:noProof/>
            <w:webHidden/>
          </w:rPr>
          <w:tab/>
        </w:r>
        <w:r>
          <w:rPr>
            <w:noProof/>
            <w:webHidden/>
          </w:rPr>
          <w:fldChar w:fldCharType="begin"/>
        </w:r>
        <w:r w:rsidR="005D5019">
          <w:rPr>
            <w:noProof/>
            <w:webHidden/>
          </w:rPr>
          <w:instrText xml:space="preserve"> PAGEREF _Toc259090091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092" w:history="1">
        <w:r w:rsidR="005D5019" w:rsidRPr="009D3BBA">
          <w:rPr>
            <w:rStyle w:val="Hipercze"/>
            <w:noProof/>
          </w:rPr>
          <w:t>2.2.4.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Proces wykonania programu CUDA</w:t>
        </w:r>
        <w:r w:rsidR="005D5019">
          <w:rPr>
            <w:noProof/>
            <w:webHidden/>
          </w:rPr>
          <w:tab/>
        </w:r>
        <w:r>
          <w:rPr>
            <w:noProof/>
            <w:webHidden/>
          </w:rPr>
          <w:fldChar w:fldCharType="begin"/>
        </w:r>
        <w:r w:rsidR="005D5019">
          <w:rPr>
            <w:noProof/>
            <w:webHidden/>
          </w:rPr>
          <w:instrText xml:space="preserve"> PAGEREF _Toc259090092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093" w:history="1">
        <w:r w:rsidR="005D5019" w:rsidRPr="009D3BBA">
          <w:rPr>
            <w:rStyle w:val="Hipercze"/>
            <w:noProof/>
          </w:rPr>
          <w:t>2.2.5.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Przykład kodu</w:t>
        </w:r>
        <w:r w:rsidR="005D5019">
          <w:rPr>
            <w:noProof/>
            <w:webHidden/>
          </w:rPr>
          <w:tab/>
        </w:r>
        <w:r>
          <w:rPr>
            <w:noProof/>
            <w:webHidden/>
          </w:rPr>
          <w:fldChar w:fldCharType="begin"/>
        </w:r>
        <w:r w:rsidR="005D5019">
          <w:rPr>
            <w:noProof/>
            <w:webHidden/>
          </w:rPr>
          <w:instrText xml:space="preserve"> PAGEREF _Toc259090093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F66DA7">
      <w:pPr>
        <w:pStyle w:val="Spistreci1"/>
        <w:rPr>
          <w:rFonts w:asciiTheme="minorHAnsi" w:eastAsiaTheme="minorEastAsia" w:hAnsiTheme="minorHAnsi" w:cstheme="minorBidi"/>
          <w:b w:val="0"/>
          <w:noProof/>
          <w:color w:val="auto"/>
          <w:sz w:val="22"/>
          <w:szCs w:val="22"/>
          <w:lang w:val="en-US" w:eastAsia="en-US"/>
        </w:rPr>
      </w:pPr>
      <w:hyperlink w:anchor="_Toc259090094" w:history="1">
        <w:r w:rsidR="005D5019" w:rsidRPr="009D3BBA">
          <w:rPr>
            <w:rStyle w:val="Hipercze"/>
            <w:noProof/>
          </w:rPr>
          <w:t>3.</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Sztuczne sieci neuronowe</w:t>
        </w:r>
        <w:r w:rsidR="005D5019">
          <w:rPr>
            <w:noProof/>
            <w:webHidden/>
          </w:rPr>
          <w:tab/>
        </w:r>
        <w:r>
          <w:rPr>
            <w:noProof/>
            <w:webHidden/>
          </w:rPr>
          <w:fldChar w:fldCharType="begin"/>
        </w:r>
        <w:r w:rsidR="005D5019">
          <w:rPr>
            <w:noProof/>
            <w:webHidden/>
          </w:rPr>
          <w:instrText xml:space="preserve"> PAGEREF _Toc259090094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095" w:history="1">
        <w:r w:rsidR="005D5019" w:rsidRPr="009D3BBA">
          <w:rPr>
            <w:rStyle w:val="Hipercze"/>
            <w:noProof/>
          </w:rPr>
          <w:t>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Wprowadzenie</w:t>
        </w:r>
        <w:r w:rsidR="005D5019">
          <w:rPr>
            <w:noProof/>
            <w:webHidden/>
          </w:rPr>
          <w:tab/>
        </w:r>
        <w:r>
          <w:rPr>
            <w:noProof/>
            <w:webHidden/>
          </w:rPr>
          <w:fldChar w:fldCharType="begin"/>
        </w:r>
        <w:r w:rsidR="005D5019">
          <w:rPr>
            <w:noProof/>
            <w:webHidden/>
          </w:rPr>
          <w:instrText xml:space="preserve"> PAGEREF _Toc259090095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096" w:history="1">
        <w:r w:rsidR="005D5019" w:rsidRPr="009D3BBA">
          <w:rPr>
            <w:rStyle w:val="Hipercze"/>
            <w:noProof/>
          </w:rPr>
          <w:t>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Model neuronu</w:t>
        </w:r>
        <w:r w:rsidR="005D5019">
          <w:rPr>
            <w:noProof/>
            <w:webHidden/>
          </w:rPr>
          <w:tab/>
        </w:r>
        <w:r>
          <w:rPr>
            <w:noProof/>
            <w:webHidden/>
          </w:rPr>
          <w:fldChar w:fldCharType="begin"/>
        </w:r>
        <w:r w:rsidR="005D5019">
          <w:rPr>
            <w:noProof/>
            <w:webHidden/>
          </w:rPr>
          <w:instrText xml:space="preserve"> PAGEREF _Toc259090096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097" w:history="1">
        <w:r w:rsidR="005D5019" w:rsidRPr="009D3BBA">
          <w:rPr>
            <w:rStyle w:val="Hipercze"/>
            <w:noProof/>
          </w:rPr>
          <w:t>3.2.1.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Neuron biologiczny</w:t>
        </w:r>
        <w:r w:rsidR="005D5019">
          <w:rPr>
            <w:noProof/>
            <w:webHidden/>
          </w:rPr>
          <w:tab/>
        </w:r>
        <w:r>
          <w:rPr>
            <w:noProof/>
            <w:webHidden/>
          </w:rPr>
          <w:fldChar w:fldCharType="begin"/>
        </w:r>
        <w:r w:rsidR="005D5019">
          <w:rPr>
            <w:noProof/>
            <w:webHidden/>
          </w:rPr>
          <w:instrText xml:space="preserve"> PAGEREF _Toc259090097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098" w:history="1">
        <w:r w:rsidR="005D5019" w:rsidRPr="009D3BBA">
          <w:rPr>
            <w:rStyle w:val="Hipercze"/>
            <w:noProof/>
          </w:rPr>
          <w:t>3.2.2.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Sztuczny neuron</w:t>
        </w:r>
        <w:r w:rsidR="005D5019">
          <w:rPr>
            <w:noProof/>
            <w:webHidden/>
          </w:rPr>
          <w:tab/>
        </w:r>
        <w:r>
          <w:rPr>
            <w:noProof/>
            <w:webHidden/>
          </w:rPr>
          <w:fldChar w:fldCharType="begin"/>
        </w:r>
        <w:r w:rsidR="005D5019">
          <w:rPr>
            <w:noProof/>
            <w:webHidden/>
          </w:rPr>
          <w:instrText xml:space="preserve"> PAGEREF _Toc259090098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099" w:history="1">
        <w:r w:rsidR="005D5019" w:rsidRPr="009D3BBA">
          <w:rPr>
            <w:rStyle w:val="Hipercze"/>
            <w:noProof/>
          </w:rPr>
          <w:t>3.2.3.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Funkcja aktywacji, neuron nieliniowy</w:t>
        </w:r>
        <w:r w:rsidR="005D5019">
          <w:rPr>
            <w:noProof/>
            <w:webHidden/>
          </w:rPr>
          <w:tab/>
        </w:r>
        <w:r>
          <w:rPr>
            <w:noProof/>
            <w:webHidden/>
          </w:rPr>
          <w:fldChar w:fldCharType="begin"/>
        </w:r>
        <w:r w:rsidR="005D5019">
          <w:rPr>
            <w:noProof/>
            <w:webHidden/>
          </w:rPr>
          <w:instrText xml:space="preserve"> PAGEREF _Toc259090099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00" w:history="1">
        <w:r w:rsidR="005D5019" w:rsidRPr="009D3BBA">
          <w:rPr>
            <w:rStyle w:val="Hipercze"/>
            <w:noProof/>
          </w:rPr>
          <w:t>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Architektury sieci neuronowych</w:t>
        </w:r>
        <w:r w:rsidR="005D5019">
          <w:rPr>
            <w:noProof/>
            <w:webHidden/>
          </w:rPr>
          <w:tab/>
        </w:r>
        <w:r>
          <w:rPr>
            <w:noProof/>
            <w:webHidden/>
          </w:rPr>
          <w:fldChar w:fldCharType="begin"/>
        </w:r>
        <w:r w:rsidR="005D5019">
          <w:rPr>
            <w:noProof/>
            <w:webHidden/>
          </w:rPr>
          <w:instrText xml:space="preserve"> PAGEREF _Toc259090100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01" w:history="1">
        <w:r w:rsidR="005D5019" w:rsidRPr="009D3BBA">
          <w:rPr>
            <w:rStyle w:val="Hipercze"/>
            <w:noProof/>
          </w:rPr>
          <w:t>3.3.1.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Jednokierunkowe</w:t>
        </w:r>
        <w:r w:rsidR="005D5019">
          <w:rPr>
            <w:noProof/>
            <w:webHidden/>
          </w:rPr>
          <w:tab/>
        </w:r>
        <w:r>
          <w:rPr>
            <w:noProof/>
            <w:webHidden/>
          </w:rPr>
          <w:fldChar w:fldCharType="begin"/>
        </w:r>
        <w:r w:rsidR="005D5019">
          <w:rPr>
            <w:noProof/>
            <w:webHidden/>
          </w:rPr>
          <w:instrText xml:space="preserve"> PAGEREF _Toc259090101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02" w:history="1">
        <w:r w:rsidR="005D5019" w:rsidRPr="009D3BBA">
          <w:rPr>
            <w:rStyle w:val="Hipercze"/>
            <w:noProof/>
          </w:rPr>
          <w:t>3.3.2.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Rekurencyjne</w:t>
        </w:r>
        <w:r w:rsidR="005D5019">
          <w:rPr>
            <w:noProof/>
            <w:webHidden/>
          </w:rPr>
          <w:tab/>
        </w:r>
        <w:r>
          <w:rPr>
            <w:noProof/>
            <w:webHidden/>
          </w:rPr>
          <w:fldChar w:fldCharType="begin"/>
        </w:r>
        <w:r w:rsidR="005D5019">
          <w:rPr>
            <w:noProof/>
            <w:webHidden/>
          </w:rPr>
          <w:instrText xml:space="preserve"> PAGEREF _Toc259090102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03" w:history="1">
        <w:r w:rsidR="005D5019" w:rsidRPr="009D3BBA">
          <w:rPr>
            <w:rStyle w:val="Hipercze"/>
            <w:noProof/>
          </w:rPr>
          <w:t>3.3.3.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Sieci komórkowe</w:t>
        </w:r>
        <w:r w:rsidR="005D5019">
          <w:rPr>
            <w:noProof/>
            <w:webHidden/>
          </w:rPr>
          <w:tab/>
        </w:r>
        <w:r>
          <w:rPr>
            <w:noProof/>
            <w:webHidden/>
          </w:rPr>
          <w:fldChar w:fldCharType="begin"/>
        </w:r>
        <w:r w:rsidR="005D5019">
          <w:rPr>
            <w:noProof/>
            <w:webHidden/>
          </w:rPr>
          <w:instrText xml:space="preserve"> PAGEREF _Toc259090103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04" w:history="1">
        <w:r w:rsidR="005D5019" w:rsidRPr="009D3BBA">
          <w:rPr>
            <w:rStyle w:val="Hipercze"/>
            <w:noProof/>
          </w:rPr>
          <w:t>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Zastosowanie sztucznych sieci neuronowych</w:t>
        </w:r>
        <w:r w:rsidR="005D5019">
          <w:rPr>
            <w:noProof/>
            <w:webHidden/>
          </w:rPr>
          <w:tab/>
        </w:r>
        <w:r>
          <w:rPr>
            <w:noProof/>
            <w:webHidden/>
          </w:rPr>
          <w:fldChar w:fldCharType="begin"/>
        </w:r>
        <w:r w:rsidR="005D5019">
          <w:rPr>
            <w:noProof/>
            <w:webHidden/>
          </w:rPr>
          <w:instrText xml:space="preserve"> PAGEREF _Toc259090104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05" w:history="1">
        <w:r w:rsidR="005D5019" w:rsidRPr="009D3BBA">
          <w:rPr>
            <w:rStyle w:val="Hipercze"/>
            <w:noProof/>
          </w:rPr>
          <w:t>3.5.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Metody uczenia</w:t>
        </w:r>
        <w:r w:rsidR="005D5019">
          <w:rPr>
            <w:noProof/>
            <w:webHidden/>
          </w:rPr>
          <w:tab/>
        </w:r>
        <w:r>
          <w:rPr>
            <w:noProof/>
            <w:webHidden/>
          </w:rPr>
          <w:fldChar w:fldCharType="begin"/>
        </w:r>
        <w:r w:rsidR="005D5019">
          <w:rPr>
            <w:noProof/>
            <w:webHidden/>
          </w:rPr>
          <w:instrText xml:space="preserve"> PAGEREF _Toc259090105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06" w:history="1">
        <w:r w:rsidR="005D5019" w:rsidRPr="009D3BBA">
          <w:rPr>
            <w:rStyle w:val="Hipercze"/>
            <w:noProof/>
          </w:rPr>
          <w:t>3.5.1.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Uczenie nadzorowane</w:t>
        </w:r>
        <w:r w:rsidR="005D5019">
          <w:rPr>
            <w:noProof/>
            <w:webHidden/>
          </w:rPr>
          <w:tab/>
        </w:r>
        <w:r>
          <w:rPr>
            <w:noProof/>
            <w:webHidden/>
          </w:rPr>
          <w:fldChar w:fldCharType="begin"/>
        </w:r>
        <w:r w:rsidR="005D5019">
          <w:rPr>
            <w:noProof/>
            <w:webHidden/>
          </w:rPr>
          <w:instrText xml:space="preserve"> PAGEREF _Toc259090106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7" w:history="1">
        <w:r w:rsidR="005D5019" w:rsidRPr="009D3BBA">
          <w:rPr>
            <w:rStyle w:val="Hipercze"/>
            <w:noProof/>
          </w:rPr>
          <w:t>3.5.1.1.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 nauczycielem</w:t>
        </w:r>
        <w:r w:rsidR="005D5019">
          <w:rPr>
            <w:noProof/>
            <w:webHidden/>
          </w:rPr>
          <w:tab/>
        </w:r>
        <w:r>
          <w:rPr>
            <w:noProof/>
            <w:webHidden/>
          </w:rPr>
          <w:fldChar w:fldCharType="begin"/>
        </w:r>
        <w:r w:rsidR="005D5019">
          <w:rPr>
            <w:noProof/>
            <w:webHidden/>
          </w:rPr>
          <w:instrText xml:space="preserve"> PAGEREF _Toc259090107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8" w:history="1">
        <w:r w:rsidR="005D5019" w:rsidRPr="009D3BBA">
          <w:rPr>
            <w:rStyle w:val="Hipercze"/>
            <w:noProof/>
          </w:rPr>
          <w:t>3.5.1.2.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 krytykiem</w:t>
        </w:r>
        <w:r w:rsidR="005D5019">
          <w:rPr>
            <w:noProof/>
            <w:webHidden/>
          </w:rPr>
          <w:tab/>
        </w:r>
        <w:r>
          <w:rPr>
            <w:noProof/>
            <w:webHidden/>
          </w:rPr>
          <w:fldChar w:fldCharType="begin"/>
        </w:r>
        <w:r w:rsidR="005D5019">
          <w:rPr>
            <w:noProof/>
            <w:webHidden/>
          </w:rPr>
          <w:instrText xml:space="preserve"> PAGEREF _Toc259090108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09" w:history="1">
        <w:r w:rsidR="005D5019" w:rsidRPr="009D3BBA">
          <w:rPr>
            <w:rStyle w:val="Hipercze"/>
            <w:noProof/>
          </w:rPr>
          <w:t>3.5.2.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Uczenie nienadzorowane</w:t>
        </w:r>
        <w:r w:rsidR="005D5019">
          <w:rPr>
            <w:noProof/>
            <w:webHidden/>
          </w:rPr>
          <w:tab/>
        </w:r>
        <w:r>
          <w:rPr>
            <w:noProof/>
            <w:webHidden/>
          </w:rPr>
          <w:fldChar w:fldCharType="begin"/>
        </w:r>
        <w:r w:rsidR="005D5019">
          <w:rPr>
            <w:noProof/>
            <w:webHidden/>
          </w:rPr>
          <w:instrText xml:space="preserve"> PAGEREF _Toc259090109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0" w:history="1">
        <w:r w:rsidR="005D5019" w:rsidRPr="009D3BBA">
          <w:rPr>
            <w:rStyle w:val="Hipercze"/>
            <w:noProof/>
          </w:rPr>
          <w:t>3.5.2.1.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Samoorganizujące się mapy</w:t>
        </w:r>
        <w:r w:rsidR="005D5019">
          <w:rPr>
            <w:noProof/>
            <w:webHidden/>
          </w:rPr>
          <w:tab/>
        </w:r>
        <w:r>
          <w:rPr>
            <w:noProof/>
            <w:webHidden/>
          </w:rPr>
          <w:fldChar w:fldCharType="begin"/>
        </w:r>
        <w:r w:rsidR="005D5019">
          <w:rPr>
            <w:noProof/>
            <w:webHidden/>
          </w:rPr>
          <w:instrText xml:space="preserve"> PAGEREF _Toc259090110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1" w:history="1">
        <w:r w:rsidR="005D5019" w:rsidRPr="009D3BBA">
          <w:rPr>
            <w:rStyle w:val="Hipercze"/>
            <w:noProof/>
          </w:rPr>
          <w:t>3.5.2.2.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Konkurencyjne</w:t>
        </w:r>
        <w:r w:rsidR="005D5019">
          <w:rPr>
            <w:noProof/>
            <w:webHidden/>
          </w:rPr>
          <w:tab/>
        </w:r>
        <w:r>
          <w:rPr>
            <w:noProof/>
            <w:webHidden/>
          </w:rPr>
          <w:fldChar w:fldCharType="begin"/>
        </w:r>
        <w:r w:rsidR="005D5019">
          <w:rPr>
            <w:noProof/>
            <w:webHidden/>
          </w:rPr>
          <w:instrText xml:space="preserve"> PAGEREF _Toc259090111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F66DA7">
      <w:pPr>
        <w:pStyle w:val="Spistreci1"/>
        <w:rPr>
          <w:rFonts w:asciiTheme="minorHAnsi" w:eastAsiaTheme="minorEastAsia" w:hAnsiTheme="minorHAnsi" w:cstheme="minorBidi"/>
          <w:b w:val="0"/>
          <w:noProof/>
          <w:color w:val="auto"/>
          <w:sz w:val="22"/>
          <w:szCs w:val="22"/>
          <w:lang w:val="en-US" w:eastAsia="en-US"/>
        </w:rPr>
      </w:pPr>
      <w:hyperlink w:anchor="_Toc259090112" w:history="1">
        <w:r w:rsidR="005D5019" w:rsidRPr="009D3BBA">
          <w:rPr>
            <w:rStyle w:val="Hipercze"/>
            <w:noProof/>
          </w:rPr>
          <w:t>4.</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Implementacja sztucznych sieci neuronowych na GPU</w:t>
        </w:r>
        <w:r w:rsidR="005D5019">
          <w:rPr>
            <w:noProof/>
            <w:webHidden/>
          </w:rPr>
          <w:tab/>
        </w:r>
        <w:r>
          <w:rPr>
            <w:noProof/>
            <w:webHidden/>
          </w:rPr>
          <w:fldChar w:fldCharType="begin"/>
        </w:r>
        <w:r w:rsidR="005D5019">
          <w:rPr>
            <w:noProof/>
            <w:webHidden/>
          </w:rPr>
          <w:instrText xml:space="preserve"> PAGEREF _Toc259090112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13" w:history="1">
        <w:r w:rsidR="005D5019" w:rsidRPr="009D3BBA">
          <w:rPr>
            <w:rStyle w:val="Hipercze"/>
            <w:noProof/>
          </w:rPr>
          <w:t>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Sieć neuronowa z punktu widzenia programisty</w:t>
        </w:r>
        <w:r w:rsidR="005D5019">
          <w:rPr>
            <w:noProof/>
            <w:webHidden/>
          </w:rPr>
          <w:tab/>
        </w:r>
        <w:r>
          <w:rPr>
            <w:noProof/>
            <w:webHidden/>
          </w:rPr>
          <w:fldChar w:fldCharType="begin"/>
        </w:r>
        <w:r w:rsidR="005D5019">
          <w:rPr>
            <w:noProof/>
            <w:webHidden/>
          </w:rPr>
          <w:instrText xml:space="preserve"> PAGEREF _Toc259090113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14" w:history="1">
        <w:r w:rsidR="005D5019" w:rsidRPr="009D3BBA">
          <w:rPr>
            <w:rStyle w:val="Hipercze"/>
            <w:noProof/>
          </w:rPr>
          <w:t>4.1.1.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Struktury danych w sieciach neuronowych</w:t>
        </w:r>
        <w:r w:rsidR="005D5019">
          <w:rPr>
            <w:noProof/>
            <w:webHidden/>
          </w:rPr>
          <w:tab/>
        </w:r>
        <w:r>
          <w:rPr>
            <w:noProof/>
            <w:webHidden/>
          </w:rPr>
          <w:fldChar w:fldCharType="begin"/>
        </w:r>
        <w:r w:rsidR="005D5019">
          <w:rPr>
            <w:noProof/>
            <w:webHidden/>
          </w:rPr>
          <w:instrText xml:space="preserve"> PAGEREF _Toc259090114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15" w:history="1">
        <w:r w:rsidR="005D5019" w:rsidRPr="009D3BBA">
          <w:rPr>
            <w:rStyle w:val="Hipercze"/>
            <w:noProof/>
          </w:rPr>
          <w:t>4.1.2.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Użyte algorytmy</w:t>
        </w:r>
        <w:r w:rsidR="005D5019">
          <w:rPr>
            <w:noProof/>
            <w:webHidden/>
          </w:rPr>
          <w:tab/>
        </w:r>
        <w:r>
          <w:rPr>
            <w:noProof/>
            <w:webHidden/>
          </w:rPr>
          <w:fldChar w:fldCharType="begin"/>
        </w:r>
        <w:r w:rsidR="005D5019">
          <w:rPr>
            <w:noProof/>
            <w:webHidden/>
          </w:rPr>
          <w:instrText xml:space="preserve"> PAGEREF _Toc259090115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16" w:history="1">
        <w:r w:rsidR="005D5019" w:rsidRPr="009D3BBA">
          <w:rPr>
            <w:rStyle w:val="Hipercze"/>
            <w:noProof/>
          </w:rPr>
          <w:t>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Zastosowanie GPU w sztucznych sieciach neuronowych</w:t>
        </w:r>
        <w:r w:rsidR="005D5019">
          <w:rPr>
            <w:noProof/>
            <w:webHidden/>
          </w:rPr>
          <w:tab/>
        </w:r>
        <w:r>
          <w:rPr>
            <w:noProof/>
            <w:webHidden/>
          </w:rPr>
          <w:fldChar w:fldCharType="begin"/>
        </w:r>
        <w:r w:rsidR="005D5019">
          <w:rPr>
            <w:noProof/>
            <w:webHidden/>
          </w:rPr>
          <w:instrText xml:space="preserve"> PAGEREF _Toc259090116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17" w:history="1">
        <w:r w:rsidR="005D5019" w:rsidRPr="009D3BBA">
          <w:rPr>
            <w:rStyle w:val="Hipercze"/>
            <w:noProof/>
          </w:rPr>
          <w:t>4.2.1.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Zrównoleglenie operacji na sieciach neuronowych</w:t>
        </w:r>
        <w:r w:rsidR="005D5019">
          <w:rPr>
            <w:noProof/>
            <w:webHidden/>
          </w:rPr>
          <w:tab/>
        </w:r>
        <w:r>
          <w:rPr>
            <w:noProof/>
            <w:webHidden/>
          </w:rPr>
          <w:fldChar w:fldCharType="begin"/>
        </w:r>
        <w:r w:rsidR="005D5019">
          <w:rPr>
            <w:noProof/>
            <w:webHidden/>
          </w:rPr>
          <w:instrText xml:space="preserve"> PAGEREF _Toc259090117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18" w:history="1">
        <w:r w:rsidR="005D5019" w:rsidRPr="009D3BBA">
          <w:rPr>
            <w:rStyle w:val="Hipercze"/>
            <w:noProof/>
          </w:rPr>
          <w:t>4.2.2.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Wewnętrzne  struktury danych GPU</w:t>
        </w:r>
        <w:r w:rsidR="005D5019">
          <w:rPr>
            <w:noProof/>
            <w:webHidden/>
          </w:rPr>
          <w:tab/>
        </w:r>
        <w:r>
          <w:rPr>
            <w:noProof/>
            <w:webHidden/>
          </w:rPr>
          <w:fldChar w:fldCharType="begin"/>
        </w:r>
        <w:r w:rsidR="005D5019">
          <w:rPr>
            <w:noProof/>
            <w:webHidden/>
          </w:rPr>
          <w:instrText xml:space="preserve"> PAGEREF _Toc259090118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19" w:history="1">
        <w:r w:rsidR="005D5019" w:rsidRPr="009D3BBA">
          <w:rPr>
            <w:rStyle w:val="Hipercze"/>
            <w:noProof/>
          </w:rPr>
          <w:t>4.2.3.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Istniejące rozwiązania software’owe</w:t>
        </w:r>
        <w:r w:rsidR="005D5019">
          <w:rPr>
            <w:noProof/>
            <w:webHidden/>
          </w:rPr>
          <w:tab/>
        </w:r>
        <w:r>
          <w:rPr>
            <w:noProof/>
            <w:webHidden/>
          </w:rPr>
          <w:fldChar w:fldCharType="begin"/>
        </w:r>
        <w:r w:rsidR="005D5019">
          <w:rPr>
            <w:noProof/>
            <w:webHidden/>
          </w:rPr>
          <w:instrText xml:space="preserve"> PAGEREF _Toc259090119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F66DA7">
      <w:pPr>
        <w:pStyle w:val="Spistreci1"/>
        <w:rPr>
          <w:rFonts w:asciiTheme="minorHAnsi" w:eastAsiaTheme="minorEastAsia" w:hAnsiTheme="minorHAnsi" w:cstheme="minorBidi"/>
          <w:b w:val="0"/>
          <w:noProof/>
          <w:color w:val="auto"/>
          <w:sz w:val="22"/>
          <w:szCs w:val="22"/>
          <w:lang w:val="en-US" w:eastAsia="en-US"/>
        </w:rPr>
      </w:pPr>
      <w:hyperlink w:anchor="_Toc259090120" w:history="1">
        <w:r w:rsidR="005D5019" w:rsidRPr="009D3BBA">
          <w:rPr>
            <w:rStyle w:val="Hipercze"/>
            <w:noProof/>
          </w:rPr>
          <w:t>5.</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Biblioteka CNL</w:t>
        </w:r>
        <w:r w:rsidR="005D5019">
          <w:rPr>
            <w:noProof/>
            <w:webHidden/>
          </w:rPr>
          <w:tab/>
        </w:r>
        <w:r>
          <w:rPr>
            <w:noProof/>
            <w:webHidden/>
          </w:rPr>
          <w:fldChar w:fldCharType="begin"/>
        </w:r>
        <w:r w:rsidR="005D5019">
          <w:rPr>
            <w:noProof/>
            <w:webHidden/>
          </w:rPr>
          <w:instrText xml:space="preserve"> PAGEREF _Toc259090120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21" w:history="1">
        <w:r w:rsidR="005D5019" w:rsidRPr="009D3BBA">
          <w:rPr>
            <w:rStyle w:val="Hipercze"/>
            <w:noProof/>
          </w:rPr>
          <w:t>5.1.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Zakres programu</w:t>
        </w:r>
        <w:r w:rsidR="005D5019">
          <w:rPr>
            <w:noProof/>
            <w:webHidden/>
          </w:rPr>
          <w:tab/>
        </w:r>
        <w:r>
          <w:rPr>
            <w:noProof/>
            <w:webHidden/>
          </w:rPr>
          <w:fldChar w:fldCharType="begin"/>
        </w:r>
        <w:r w:rsidR="005D5019">
          <w:rPr>
            <w:noProof/>
            <w:webHidden/>
          </w:rPr>
          <w:instrText xml:space="preserve"> PAGEREF _Toc259090121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22" w:history="1">
        <w:r w:rsidR="005D5019" w:rsidRPr="009D3BBA">
          <w:rPr>
            <w:rStyle w:val="Hipercze"/>
            <w:noProof/>
          </w:rPr>
          <w:t>5.1.1.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Ogólny projekt aplikacji</w:t>
        </w:r>
        <w:r w:rsidR="005D5019">
          <w:rPr>
            <w:noProof/>
            <w:webHidden/>
          </w:rPr>
          <w:tab/>
        </w:r>
        <w:r>
          <w:rPr>
            <w:noProof/>
            <w:webHidden/>
          </w:rPr>
          <w:fldChar w:fldCharType="begin"/>
        </w:r>
        <w:r w:rsidR="005D5019">
          <w:rPr>
            <w:noProof/>
            <w:webHidden/>
          </w:rPr>
          <w:instrText xml:space="preserve"> PAGEREF _Toc259090122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23" w:history="1">
        <w:r w:rsidR="005D5019" w:rsidRPr="009D3BBA">
          <w:rPr>
            <w:rStyle w:val="Hipercze"/>
            <w:noProof/>
          </w:rPr>
          <w:t>5.1.2.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Zastosowania programu.</w:t>
        </w:r>
        <w:r w:rsidR="005D5019">
          <w:rPr>
            <w:noProof/>
            <w:webHidden/>
          </w:rPr>
          <w:tab/>
        </w:r>
        <w:r>
          <w:rPr>
            <w:noProof/>
            <w:webHidden/>
          </w:rPr>
          <w:fldChar w:fldCharType="begin"/>
        </w:r>
        <w:r w:rsidR="005D5019">
          <w:rPr>
            <w:noProof/>
            <w:webHidden/>
          </w:rPr>
          <w:instrText xml:space="preserve"> PAGEREF _Toc259090123 \h </w:instrText>
        </w:r>
        <w:r>
          <w:rPr>
            <w:noProof/>
            <w:webHidden/>
          </w:rPr>
        </w:r>
        <w:r>
          <w:rPr>
            <w:noProof/>
            <w:webHidden/>
          </w:rPr>
          <w:fldChar w:fldCharType="separate"/>
        </w:r>
        <w:r w:rsidR="005D5019">
          <w:rPr>
            <w:noProof/>
            <w:webHidden/>
          </w:rPr>
          <w:t>22</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24" w:history="1">
        <w:r w:rsidR="005D5019" w:rsidRPr="009D3BBA">
          <w:rPr>
            <w:rStyle w:val="Hipercze"/>
            <w:noProof/>
          </w:rPr>
          <w:t>5.1.3.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Diagramy:</w:t>
        </w:r>
        <w:r w:rsidR="005D5019">
          <w:rPr>
            <w:noProof/>
            <w:webHidden/>
          </w:rPr>
          <w:tab/>
        </w:r>
        <w:r>
          <w:rPr>
            <w:noProof/>
            <w:webHidden/>
          </w:rPr>
          <w:fldChar w:fldCharType="begin"/>
        </w:r>
        <w:r w:rsidR="005D5019">
          <w:rPr>
            <w:noProof/>
            <w:webHidden/>
          </w:rPr>
          <w:instrText xml:space="preserve"> PAGEREF _Toc259090124 \h </w:instrText>
        </w:r>
        <w:r>
          <w:rPr>
            <w:noProof/>
            <w:webHidden/>
          </w:rPr>
        </w:r>
        <w:r>
          <w:rPr>
            <w:noProof/>
            <w:webHidden/>
          </w:rPr>
          <w:fldChar w:fldCharType="separate"/>
        </w:r>
        <w:r w:rsidR="005D5019">
          <w:rPr>
            <w:noProof/>
            <w:webHidden/>
          </w:rPr>
          <w:t>23</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5" w:history="1">
        <w:r w:rsidR="005D5019" w:rsidRPr="009D3BBA">
          <w:rPr>
            <w:rStyle w:val="Hipercze"/>
            <w:noProof/>
          </w:rPr>
          <w:t>5.1.3.1.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Class</w:t>
        </w:r>
        <w:r w:rsidR="005D5019">
          <w:rPr>
            <w:noProof/>
            <w:webHidden/>
          </w:rPr>
          <w:tab/>
        </w:r>
        <w:r>
          <w:rPr>
            <w:noProof/>
            <w:webHidden/>
          </w:rPr>
          <w:fldChar w:fldCharType="begin"/>
        </w:r>
        <w:r w:rsidR="005D5019">
          <w:rPr>
            <w:noProof/>
            <w:webHidden/>
          </w:rPr>
          <w:instrText xml:space="preserve"> PAGEREF _Toc259090125 \h </w:instrText>
        </w:r>
        <w:r>
          <w:rPr>
            <w:noProof/>
            <w:webHidden/>
          </w:rPr>
        </w:r>
        <w:r>
          <w:rPr>
            <w:noProof/>
            <w:webHidden/>
          </w:rPr>
          <w:fldChar w:fldCharType="separate"/>
        </w:r>
        <w:r w:rsidR="005D5019">
          <w:rPr>
            <w:noProof/>
            <w:webHidden/>
          </w:rPr>
          <w:t>24</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6" w:history="1">
        <w:r w:rsidR="005D5019" w:rsidRPr="009D3BBA">
          <w:rPr>
            <w:rStyle w:val="Hipercze"/>
            <w:noProof/>
          </w:rPr>
          <w:t>5.1.3.2.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Component</w:t>
        </w:r>
        <w:r w:rsidR="005D5019">
          <w:rPr>
            <w:noProof/>
            <w:webHidden/>
          </w:rPr>
          <w:tab/>
        </w:r>
        <w:r>
          <w:rPr>
            <w:noProof/>
            <w:webHidden/>
          </w:rPr>
          <w:fldChar w:fldCharType="begin"/>
        </w:r>
        <w:r w:rsidR="005D5019">
          <w:rPr>
            <w:noProof/>
            <w:webHidden/>
          </w:rPr>
          <w:instrText xml:space="preserve"> PAGEREF _Toc259090126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7" w:history="1">
        <w:r w:rsidR="005D5019" w:rsidRPr="009D3BBA">
          <w:rPr>
            <w:rStyle w:val="Hipercze"/>
            <w:noProof/>
          </w:rPr>
          <w:t>5.1.3.3.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Component</w:t>
        </w:r>
        <w:r w:rsidR="005D5019">
          <w:rPr>
            <w:noProof/>
            <w:webHidden/>
          </w:rPr>
          <w:tab/>
        </w:r>
        <w:r>
          <w:rPr>
            <w:noProof/>
            <w:webHidden/>
          </w:rPr>
          <w:fldChar w:fldCharType="begin"/>
        </w:r>
        <w:r w:rsidR="005D5019">
          <w:rPr>
            <w:noProof/>
            <w:webHidden/>
          </w:rPr>
          <w:instrText xml:space="preserve"> PAGEREF _Toc259090127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8" w:history="1">
        <w:r w:rsidR="005D5019" w:rsidRPr="009D3BBA">
          <w:rPr>
            <w:rStyle w:val="Hipercze"/>
            <w:noProof/>
          </w:rPr>
          <w:t>5.1.3.4.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Activity</w:t>
        </w:r>
        <w:r w:rsidR="005D5019">
          <w:rPr>
            <w:noProof/>
            <w:webHidden/>
          </w:rPr>
          <w:tab/>
        </w:r>
        <w:r>
          <w:rPr>
            <w:noProof/>
            <w:webHidden/>
          </w:rPr>
          <w:fldChar w:fldCharType="begin"/>
        </w:r>
        <w:r w:rsidR="005D5019">
          <w:rPr>
            <w:noProof/>
            <w:webHidden/>
          </w:rPr>
          <w:instrText xml:space="preserve"> PAGEREF _Toc259090128 \h </w:instrText>
        </w:r>
        <w:r>
          <w:rPr>
            <w:noProof/>
            <w:webHidden/>
          </w:rPr>
        </w:r>
        <w:r>
          <w:rPr>
            <w:noProof/>
            <w:webHidden/>
          </w:rPr>
          <w:fldChar w:fldCharType="separate"/>
        </w:r>
        <w:r w:rsidR="005D5019">
          <w:rPr>
            <w:noProof/>
            <w:webHidden/>
          </w:rPr>
          <w:t>26</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29" w:history="1">
        <w:r w:rsidR="005D5019" w:rsidRPr="009D3BBA">
          <w:rPr>
            <w:rStyle w:val="Hipercze"/>
            <w:noProof/>
          </w:rPr>
          <w:t>5.1.4.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Struktura plików danych</w:t>
        </w:r>
        <w:r w:rsidR="005D5019">
          <w:rPr>
            <w:noProof/>
            <w:webHidden/>
          </w:rPr>
          <w:tab/>
        </w:r>
        <w:r>
          <w:rPr>
            <w:noProof/>
            <w:webHidden/>
          </w:rPr>
          <w:fldChar w:fldCharType="begin"/>
        </w:r>
        <w:r w:rsidR="005D5019">
          <w:rPr>
            <w:noProof/>
            <w:webHidden/>
          </w:rPr>
          <w:instrText xml:space="preserve"> PAGEREF _Toc259090129 \h </w:instrText>
        </w:r>
        <w:r>
          <w:rPr>
            <w:noProof/>
            <w:webHidden/>
          </w:rPr>
        </w:r>
        <w:r>
          <w:rPr>
            <w:noProof/>
            <w:webHidden/>
          </w:rPr>
          <w:fldChar w:fldCharType="separate"/>
        </w:r>
        <w:r w:rsidR="005D5019">
          <w:rPr>
            <w:noProof/>
            <w:webHidden/>
          </w:rPr>
          <w:t>27</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0" w:history="1">
        <w:r w:rsidR="005D5019" w:rsidRPr="009D3BBA">
          <w:rPr>
            <w:rStyle w:val="Hipercze"/>
            <w:noProof/>
          </w:rPr>
          <w:t>5.1.4.1.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Plik zestawu testów CSV</w:t>
        </w:r>
        <w:r w:rsidR="005D5019">
          <w:rPr>
            <w:noProof/>
            <w:webHidden/>
          </w:rPr>
          <w:tab/>
        </w:r>
        <w:r>
          <w:rPr>
            <w:noProof/>
            <w:webHidden/>
          </w:rPr>
          <w:fldChar w:fldCharType="begin"/>
        </w:r>
        <w:r w:rsidR="005D5019">
          <w:rPr>
            <w:noProof/>
            <w:webHidden/>
          </w:rPr>
          <w:instrText xml:space="preserve"> PAGEREF _Toc259090130 \h </w:instrText>
        </w:r>
        <w:r>
          <w:rPr>
            <w:noProof/>
            <w:webHidden/>
          </w:rPr>
        </w:r>
        <w:r>
          <w:rPr>
            <w:noProof/>
            <w:webHidden/>
          </w:rPr>
          <w:fldChar w:fldCharType="separate"/>
        </w:r>
        <w:r w:rsidR="005D5019">
          <w:rPr>
            <w:noProof/>
            <w:webHidden/>
          </w:rPr>
          <w:t>28</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1" w:history="1">
        <w:r w:rsidR="005D5019" w:rsidRPr="009D3BBA">
          <w:rPr>
            <w:rStyle w:val="Hipercze"/>
            <w:noProof/>
          </w:rPr>
          <w:t>5.1.4.2.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Plik zestawu testów XML</w:t>
        </w:r>
        <w:r w:rsidR="005D5019">
          <w:rPr>
            <w:noProof/>
            <w:webHidden/>
          </w:rPr>
          <w:tab/>
        </w:r>
        <w:r>
          <w:rPr>
            <w:noProof/>
            <w:webHidden/>
          </w:rPr>
          <w:fldChar w:fldCharType="begin"/>
        </w:r>
        <w:r w:rsidR="005D5019">
          <w:rPr>
            <w:noProof/>
            <w:webHidden/>
          </w:rPr>
          <w:instrText xml:space="preserve"> PAGEREF _Toc259090131 \h </w:instrText>
        </w:r>
        <w:r>
          <w:rPr>
            <w:noProof/>
            <w:webHidden/>
          </w:rPr>
        </w:r>
        <w:r>
          <w:rPr>
            <w:noProof/>
            <w:webHidden/>
          </w:rPr>
          <w:fldChar w:fldCharType="separate"/>
        </w:r>
        <w:r w:rsidR="005D5019">
          <w:rPr>
            <w:noProof/>
            <w:webHidden/>
          </w:rPr>
          <w:t>29</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2" w:history="1">
        <w:r w:rsidR="005D5019" w:rsidRPr="009D3BBA">
          <w:rPr>
            <w:rStyle w:val="Hipercze"/>
            <w:noProof/>
          </w:rPr>
          <w:t>5.1.4.3.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Format Sieci MLP w XML</w:t>
        </w:r>
        <w:r w:rsidR="005D5019">
          <w:rPr>
            <w:noProof/>
            <w:webHidden/>
          </w:rPr>
          <w:tab/>
        </w:r>
        <w:r>
          <w:rPr>
            <w:noProof/>
            <w:webHidden/>
          </w:rPr>
          <w:fldChar w:fldCharType="begin"/>
        </w:r>
        <w:r w:rsidR="005D5019">
          <w:rPr>
            <w:noProof/>
            <w:webHidden/>
          </w:rPr>
          <w:instrText xml:space="preserve"> PAGEREF _Toc259090132 \h </w:instrText>
        </w:r>
        <w:r>
          <w:rPr>
            <w:noProof/>
            <w:webHidden/>
          </w:rPr>
        </w:r>
        <w:r>
          <w:rPr>
            <w:noProof/>
            <w:webHidden/>
          </w:rPr>
          <w:fldChar w:fldCharType="separate"/>
        </w:r>
        <w:r w:rsidR="005D5019">
          <w:rPr>
            <w:noProof/>
            <w:webHidden/>
          </w:rPr>
          <w:t>32</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33" w:history="1">
        <w:r w:rsidR="005D5019" w:rsidRPr="009D3BBA">
          <w:rPr>
            <w:rStyle w:val="Hipercze"/>
            <w:noProof/>
          </w:rPr>
          <w:t>5.1.5.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Katalogi i pliki w projekcie</w:t>
        </w:r>
        <w:r w:rsidR="005D5019">
          <w:rPr>
            <w:noProof/>
            <w:webHidden/>
          </w:rPr>
          <w:tab/>
        </w:r>
        <w:r>
          <w:rPr>
            <w:noProof/>
            <w:webHidden/>
          </w:rPr>
          <w:fldChar w:fldCharType="begin"/>
        </w:r>
        <w:r w:rsidR="005D5019">
          <w:rPr>
            <w:noProof/>
            <w:webHidden/>
          </w:rPr>
          <w:instrText xml:space="preserve"> PAGEREF _Toc259090133 \h </w:instrText>
        </w:r>
        <w:r>
          <w:rPr>
            <w:noProof/>
            <w:webHidden/>
          </w:rPr>
        </w:r>
        <w:r>
          <w:rPr>
            <w:noProof/>
            <w:webHidden/>
          </w:rPr>
          <w:fldChar w:fldCharType="separate"/>
        </w:r>
        <w:r w:rsidR="005D5019">
          <w:rPr>
            <w:noProof/>
            <w:webHidden/>
          </w:rPr>
          <w:t>34</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34" w:history="1">
        <w:r w:rsidR="005D5019" w:rsidRPr="009D3BBA">
          <w:rPr>
            <w:rStyle w:val="Hipercze"/>
            <w:noProof/>
          </w:rPr>
          <w:t>5.1.6.</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Logowanie</w:t>
        </w:r>
        <w:r w:rsidR="005D5019">
          <w:rPr>
            <w:noProof/>
            <w:webHidden/>
          </w:rPr>
          <w:tab/>
        </w:r>
        <w:r>
          <w:rPr>
            <w:noProof/>
            <w:webHidden/>
          </w:rPr>
          <w:fldChar w:fldCharType="begin"/>
        </w:r>
        <w:r w:rsidR="005D5019">
          <w:rPr>
            <w:noProof/>
            <w:webHidden/>
          </w:rPr>
          <w:instrText xml:space="preserve"> PAGEREF _Toc259090134 \h </w:instrText>
        </w:r>
        <w:r>
          <w:rPr>
            <w:noProof/>
            <w:webHidden/>
          </w:rPr>
        </w:r>
        <w:r>
          <w:rPr>
            <w:noProof/>
            <w:webHidden/>
          </w:rPr>
          <w:fldChar w:fldCharType="separate"/>
        </w:r>
        <w:r w:rsidR="005D5019">
          <w:rPr>
            <w:noProof/>
            <w:webHidden/>
          </w:rPr>
          <w:t>35</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35" w:history="1">
        <w:r w:rsidR="005D5019" w:rsidRPr="009D3BBA">
          <w:rPr>
            <w:rStyle w:val="Hipercze"/>
            <w:noProof/>
          </w:rPr>
          <w:t>5.2.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Część CPU</w:t>
        </w:r>
        <w:r w:rsidR="005D5019">
          <w:rPr>
            <w:noProof/>
            <w:webHidden/>
          </w:rPr>
          <w:tab/>
        </w:r>
        <w:r>
          <w:rPr>
            <w:noProof/>
            <w:webHidden/>
          </w:rPr>
          <w:fldChar w:fldCharType="begin"/>
        </w:r>
        <w:r w:rsidR="005D5019">
          <w:rPr>
            <w:noProof/>
            <w:webHidden/>
          </w:rPr>
          <w:instrText xml:space="preserve"> PAGEREF _Toc259090135 \h </w:instrText>
        </w:r>
        <w:r>
          <w:rPr>
            <w:noProof/>
            <w:webHidden/>
          </w:rPr>
        </w:r>
        <w:r>
          <w:rPr>
            <w:noProof/>
            <w:webHidden/>
          </w:rPr>
          <w:fldChar w:fldCharType="separate"/>
        </w:r>
        <w:r w:rsidR="005D5019">
          <w:rPr>
            <w:noProof/>
            <w:webHidden/>
          </w:rPr>
          <w:t>36</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36" w:history="1">
        <w:r w:rsidR="005D5019" w:rsidRPr="009D3BBA">
          <w:rPr>
            <w:rStyle w:val="Hipercze"/>
            <w:noProof/>
          </w:rPr>
          <w:t>5.2.1.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Podejście CPU do aplikacji wykonującej MLP</w:t>
        </w:r>
        <w:r w:rsidR="005D5019">
          <w:rPr>
            <w:noProof/>
            <w:webHidden/>
          </w:rPr>
          <w:tab/>
        </w:r>
        <w:r>
          <w:rPr>
            <w:noProof/>
            <w:webHidden/>
          </w:rPr>
          <w:fldChar w:fldCharType="begin"/>
        </w:r>
        <w:r w:rsidR="005D5019">
          <w:rPr>
            <w:noProof/>
            <w:webHidden/>
          </w:rPr>
          <w:instrText xml:space="preserve"> PAGEREF _Toc259090136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7" w:history="1">
        <w:r w:rsidR="005D5019" w:rsidRPr="009D3BBA">
          <w:rPr>
            <w:rStyle w:val="Hipercze"/>
            <w:noProof/>
          </w:rPr>
          <w:t>5.2.1.1.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uruchamiania sieci</w:t>
        </w:r>
        <w:r w:rsidR="005D5019">
          <w:rPr>
            <w:noProof/>
            <w:webHidden/>
          </w:rPr>
          <w:tab/>
        </w:r>
        <w:r>
          <w:rPr>
            <w:noProof/>
            <w:webHidden/>
          </w:rPr>
          <w:fldChar w:fldCharType="begin"/>
        </w:r>
        <w:r w:rsidR="005D5019">
          <w:rPr>
            <w:noProof/>
            <w:webHidden/>
          </w:rPr>
          <w:instrText xml:space="preserve"> PAGEREF _Toc259090137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8" w:history="1">
        <w:r w:rsidR="005D5019" w:rsidRPr="009D3BBA">
          <w:rPr>
            <w:rStyle w:val="Hipercze"/>
            <w:noProof/>
          </w:rPr>
          <w:t>5.2.1.2.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trenowania sieci</w:t>
        </w:r>
        <w:r w:rsidR="005D5019">
          <w:rPr>
            <w:noProof/>
            <w:webHidden/>
          </w:rPr>
          <w:tab/>
        </w:r>
        <w:r>
          <w:rPr>
            <w:noProof/>
            <w:webHidden/>
          </w:rPr>
          <w:fldChar w:fldCharType="begin"/>
        </w:r>
        <w:r w:rsidR="005D5019">
          <w:rPr>
            <w:noProof/>
            <w:webHidden/>
          </w:rPr>
          <w:instrText xml:space="preserve"> PAGEREF _Toc259090138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39" w:history="1">
        <w:r w:rsidR="005D5019" w:rsidRPr="009D3BBA">
          <w:rPr>
            <w:rStyle w:val="Hipercze"/>
            <w:noProof/>
          </w:rPr>
          <w:t>5.2.2.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Zewnętrzne biblioteki</w:t>
        </w:r>
        <w:r w:rsidR="005D5019">
          <w:rPr>
            <w:noProof/>
            <w:webHidden/>
          </w:rPr>
          <w:tab/>
        </w:r>
        <w:r>
          <w:rPr>
            <w:noProof/>
            <w:webHidden/>
          </w:rPr>
          <w:fldChar w:fldCharType="begin"/>
        </w:r>
        <w:r w:rsidR="005D5019">
          <w:rPr>
            <w:noProof/>
            <w:webHidden/>
          </w:rPr>
          <w:instrText xml:space="preserve"> PAGEREF _Toc259090139 \h </w:instrText>
        </w:r>
        <w:r>
          <w:rPr>
            <w:noProof/>
            <w:webHidden/>
          </w:rPr>
        </w:r>
        <w:r>
          <w:rPr>
            <w:noProof/>
            <w:webHidden/>
          </w:rPr>
          <w:fldChar w:fldCharType="separate"/>
        </w:r>
        <w:r w:rsidR="005D5019">
          <w:rPr>
            <w:noProof/>
            <w:webHidden/>
          </w:rPr>
          <w:t>38</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40" w:history="1">
        <w:r w:rsidR="005D5019" w:rsidRPr="009D3BBA">
          <w:rPr>
            <w:rStyle w:val="Hipercze"/>
            <w:noProof/>
          </w:rPr>
          <w:t>5.3.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Część GPU</w:t>
        </w:r>
        <w:r w:rsidR="005D5019">
          <w:rPr>
            <w:noProof/>
            <w:webHidden/>
          </w:rPr>
          <w:tab/>
        </w:r>
        <w:r>
          <w:rPr>
            <w:noProof/>
            <w:webHidden/>
          </w:rPr>
          <w:fldChar w:fldCharType="begin"/>
        </w:r>
        <w:r w:rsidR="005D5019">
          <w:rPr>
            <w:noProof/>
            <w:webHidden/>
          </w:rPr>
          <w:instrText xml:space="preserve"> PAGEREF _Toc259090140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41" w:history="1">
        <w:r w:rsidR="005D5019" w:rsidRPr="009D3BBA">
          <w:rPr>
            <w:rStyle w:val="Hipercze"/>
            <w:noProof/>
          </w:rPr>
          <w:t>5.3.1.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Implementacja MLP na GPU</w:t>
        </w:r>
        <w:r w:rsidR="005D5019">
          <w:rPr>
            <w:noProof/>
            <w:webHidden/>
          </w:rPr>
          <w:tab/>
        </w:r>
        <w:r>
          <w:rPr>
            <w:noProof/>
            <w:webHidden/>
          </w:rPr>
          <w:fldChar w:fldCharType="begin"/>
        </w:r>
        <w:r w:rsidR="005D5019">
          <w:rPr>
            <w:noProof/>
            <w:webHidden/>
          </w:rPr>
          <w:instrText xml:space="preserve"> PAGEREF _Toc259090141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2" w:history="1">
        <w:r w:rsidR="005D5019" w:rsidRPr="009D3BBA">
          <w:rPr>
            <w:rStyle w:val="Hipercze"/>
            <w:noProof/>
          </w:rPr>
          <w:t>5.3.1.1.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Ogólny algorytm</w:t>
        </w:r>
        <w:r w:rsidR="005D5019">
          <w:rPr>
            <w:noProof/>
            <w:webHidden/>
          </w:rPr>
          <w:tab/>
        </w:r>
        <w:r>
          <w:rPr>
            <w:noProof/>
            <w:webHidden/>
          </w:rPr>
          <w:fldChar w:fldCharType="begin"/>
        </w:r>
        <w:r w:rsidR="005D5019">
          <w:rPr>
            <w:noProof/>
            <w:webHidden/>
          </w:rPr>
          <w:instrText xml:space="preserve"> PAGEREF _Toc259090142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3" w:history="1">
        <w:r w:rsidR="005D5019" w:rsidRPr="009D3BBA">
          <w:rPr>
            <w:rStyle w:val="Hipercze"/>
            <w:noProof/>
          </w:rPr>
          <w:t>5.3.1.2.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uruchamiania sieci</w:t>
        </w:r>
        <w:r w:rsidR="005D5019">
          <w:rPr>
            <w:noProof/>
            <w:webHidden/>
          </w:rPr>
          <w:tab/>
        </w:r>
        <w:r>
          <w:rPr>
            <w:noProof/>
            <w:webHidden/>
          </w:rPr>
          <w:fldChar w:fldCharType="begin"/>
        </w:r>
        <w:r w:rsidR="005D5019">
          <w:rPr>
            <w:noProof/>
            <w:webHidden/>
          </w:rPr>
          <w:instrText xml:space="preserve"> PAGEREF _Toc259090143 \h </w:instrText>
        </w:r>
        <w:r>
          <w:rPr>
            <w:noProof/>
            <w:webHidden/>
          </w:rPr>
        </w:r>
        <w:r>
          <w:rPr>
            <w:noProof/>
            <w:webHidden/>
          </w:rPr>
          <w:fldChar w:fldCharType="separate"/>
        </w:r>
        <w:r w:rsidR="005D5019">
          <w:rPr>
            <w:noProof/>
            <w:webHidden/>
          </w:rPr>
          <w:t>40</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4" w:history="1">
        <w:r w:rsidR="005D5019" w:rsidRPr="009D3BBA">
          <w:rPr>
            <w:rStyle w:val="Hipercze"/>
            <w:noProof/>
          </w:rPr>
          <w:t>5.3.1.3.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trenowania sieci</w:t>
        </w:r>
        <w:r w:rsidR="005D5019">
          <w:rPr>
            <w:noProof/>
            <w:webHidden/>
          </w:rPr>
          <w:tab/>
        </w:r>
        <w:r>
          <w:rPr>
            <w:noProof/>
            <w:webHidden/>
          </w:rPr>
          <w:fldChar w:fldCharType="begin"/>
        </w:r>
        <w:r w:rsidR="005D5019">
          <w:rPr>
            <w:noProof/>
            <w:webHidden/>
          </w:rPr>
          <w:instrText xml:space="preserve"> PAGEREF _Toc259090144 \h </w:instrText>
        </w:r>
        <w:r>
          <w:rPr>
            <w:noProof/>
            <w:webHidden/>
          </w:rPr>
        </w:r>
        <w:r>
          <w:rPr>
            <w:noProof/>
            <w:webHidden/>
          </w:rPr>
          <w:fldChar w:fldCharType="separate"/>
        </w:r>
        <w:r w:rsidR="005D5019">
          <w:rPr>
            <w:noProof/>
            <w:webHidden/>
          </w:rPr>
          <w:t>41</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5" w:history="1">
        <w:r w:rsidR="005D5019" w:rsidRPr="009D3BBA">
          <w:rPr>
            <w:rStyle w:val="Hipercze"/>
            <w:noProof/>
          </w:rPr>
          <w:t>5.3.1.4.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Struktury danych w pamięci GPU</w:t>
        </w:r>
        <w:r w:rsidR="005D5019">
          <w:rPr>
            <w:noProof/>
            <w:webHidden/>
          </w:rPr>
          <w:tab/>
        </w:r>
        <w:r>
          <w:rPr>
            <w:noProof/>
            <w:webHidden/>
          </w:rPr>
          <w:fldChar w:fldCharType="begin"/>
        </w:r>
        <w:r w:rsidR="005D5019">
          <w:rPr>
            <w:noProof/>
            <w:webHidden/>
          </w:rPr>
          <w:instrText xml:space="preserve"> PAGEREF _Toc259090145 \h </w:instrText>
        </w:r>
        <w:r>
          <w:rPr>
            <w:noProof/>
            <w:webHidden/>
          </w:rPr>
        </w:r>
        <w:r>
          <w:rPr>
            <w:noProof/>
            <w:webHidden/>
          </w:rPr>
          <w:fldChar w:fldCharType="separate"/>
        </w:r>
        <w:r w:rsidR="005D5019">
          <w:rPr>
            <w:noProof/>
            <w:webHidden/>
          </w:rPr>
          <w:t>43</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6" w:history="1">
        <w:r w:rsidR="005D5019" w:rsidRPr="009D3BBA">
          <w:rPr>
            <w:rStyle w:val="Hipercze"/>
            <w:noProof/>
          </w:rPr>
          <w:t>5.3.1.5.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Opis działania kerneli</w:t>
        </w:r>
        <w:r w:rsidR="005D5019">
          <w:rPr>
            <w:noProof/>
            <w:webHidden/>
          </w:rPr>
          <w:tab/>
        </w:r>
        <w:r>
          <w:rPr>
            <w:noProof/>
            <w:webHidden/>
          </w:rPr>
          <w:fldChar w:fldCharType="begin"/>
        </w:r>
        <w:r w:rsidR="005D5019">
          <w:rPr>
            <w:noProof/>
            <w:webHidden/>
          </w:rPr>
          <w:instrText xml:space="preserve"> PAGEREF _Toc259090146 \h </w:instrText>
        </w:r>
        <w:r>
          <w:rPr>
            <w:noProof/>
            <w:webHidden/>
          </w:rPr>
        </w:r>
        <w:r>
          <w:rPr>
            <w:noProof/>
            <w:webHidden/>
          </w:rPr>
          <w:fldChar w:fldCharType="separate"/>
        </w:r>
        <w:r w:rsidR="005D5019">
          <w:rPr>
            <w:noProof/>
            <w:webHidden/>
          </w:rPr>
          <w:t>44</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7" w:history="1">
        <w:r w:rsidR="005D5019" w:rsidRPr="009D3BBA">
          <w:rPr>
            <w:rStyle w:val="Hipercze"/>
            <w:noProof/>
          </w:rPr>
          <w:t>5.3.1.6.</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Analiza zależności danych</w:t>
        </w:r>
        <w:r w:rsidR="005D5019">
          <w:rPr>
            <w:noProof/>
            <w:webHidden/>
          </w:rPr>
          <w:tab/>
        </w:r>
        <w:r>
          <w:rPr>
            <w:noProof/>
            <w:webHidden/>
          </w:rPr>
          <w:fldChar w:fldCharType="begin"/>
        </w:r>
        <w:r w:rsidR="005D5019">
          <w:rPr>
            <w:noProof/>
            <w:webHidden/>
          </w:rPr>
          <w:instrText xml:space="preserve"> PAGEREF _Toc259090147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48" w:history="1">
        <w:r w:rsidR="005D5019" w:rsidRPr="009D3BBA">
          <w:rPr>
            <w:rStyle w:val="Hipercze"/>
            <w:noProof/>
          </w:rPr>
          <w:t>5.3.2.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Ograniczenia wykonanego algorytmu.</w:t>
        </w:r>
        <w:r w:rsidR="005D5019">
          <w:rPr>
            <w:noProof/>
            <w:webHidden/>
          </w:rPr>
          <w:tab/>
        </w:r>
        <w:r>
          <w:rPr>
            <w:noProof/>
            <w:webHidden/>
          </w:rPr>
          <w:fldChar w:fldCharType="begin"/>
        </w:r>
        <w:r w:rsidR="005D5019">
          <w:rPr>
            <w:noProof/>
            <w:webHidden/>
          </w:rPr>
          <w:instrText xml:space="preserve"> PAGEREF _Toc259090148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49" w:history="1">
        <w:r w:rsidR="005D5019" w:rsidRPr="009D3BBA">
          <w:rPr>
            <w:rStyle w:val="Hipercze"/>
            <w:noProof/>
          </w:rPr>
          <w:t>5.3.3.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Użyte optymalizacje kerneli</w:t>
        </w:r>
        <w:r w:rsidR="005D5019">
          <w:rPr>
            <w:noProof/>
            <w:webHidden/>
          </w:rPr>
          <w:tab/>
        </w:r>
        <w:r>
          <w:rPr>
            <w:noProof/>
            <w:webHidden/>
          </w:rPr>
          <w:fldChar w:fldCharType="begin"/>
        </w:r>
        <w:r w:rsidR="005D5019">
          <w:rPr>
            <w:noProof/>
            <w:webHidden/>
          </w:rPr>
          <w:instrText xml:space="preserve"> PAGEREF _Toc259090149 \h </w:instrText>
        </w:r>
        <w:r>
          <w:rPr>
            <w:noProof/>
            <w:webHidden/>
          </w:rPr>
        </w:r>
        <w:r>
          <w:rPr>
            <w:noProof/>
            <w:webHidden/>
          </w:rPr>
          <w:fldChar w:fldCharType="separate"/>
        </w:r>
        <w:r w:rsidR="005D5019">
          <w:rPr>
            <w:noProof/>
            <w:webHidden/>
          </w:rPr>
          <w:t>46</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0" w:history="1">
        <w:r w:rsidR="005D5019" w:rsidRPr="009D3BBA">
          <w:rPr>
            <w:rStyle w:val="Hipercze"/>
            <w:noProof/>
          </w:rPr>
          <w:t>5.3.3.1.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Zrobienie coalesced reads/writes</w:t>
        </w:r>
        <w:r w:rsidR="005D5019">
          <w:rPr>
            <w:noProof/>
            <w:webHidden/>
          </w:rPr>
          <w:tab/>
        </w:r>
        <w:r>
          <w:rPr>
            <w:noProof/>
            <w:webHidden/>
          </w:rPr>
          <w:fldChar w:fldCharType="begin"/>
        </w:r>
        <w:r w:rsidR="005D5019">
          <w:rPr>
            <w:noProof/>
            <w:webHidden/>
          </w:rPr>
          <w:instrText xml:space="preserve"> PAGEREF _Toc259090150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1" w:history="1">
        <w:r w:rsidR="005D5019" w:rsidRPr="009D3BBA">
          <w:rPr>
            <w:rStyle w:val="Hipercze"/>
            <w:noProof/>
          </w:rPr>
          <w:t>5.3.3.2.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Obsługa 2 testów na raz</w:t>
        </w:r>
        <w:r w:rsidR="005D5019">
          <w:rPr>
            <w:noProof/>
            <w:webHidden/>
          </w:rPr>
          <w:tab/>
        </w:r>
        <w:r>
          <w:rPr>
            <w:noProof/>
            <w:webHidden/>
          </w:rPr>
          <w:fldChar w:fldCharType="begin"/>
        </w:r>
        <w:r w:rsidR="005D5019">
          <w:rPr>
            <w:noProof/>
            <w:webHidden/>
          </w:rPr>
          <w:instrText xml:space="preserve"> PAGEREF _Toc259090151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2" w:history="1">
        <w:r w:rsidR="005D5019" w:rsidRPr="009D3BBA">
          <w:rPr>
            <w:rStyle w:val="Hipercze"/>
            <w:noProof/>
          </w:rPr>
          <w:t>5.3.3.3.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zapisywanie danych do shared memory.</w:t>
        </w:r>
        <w:r w:rsidR="005D5019">
          <w:rPr>
            <w:noProof/>
            <w:webHidden/>
          </w:rPr>
          <w:tab/>
        </w:r>
        <w:r>
          <w:rPr>
            <w:noProof/>
            <w:webHidden/>
          </w:rPr>
          <w:fldChar w:fldCharType="begin"/>
        </w:r>
        <w:r w:rsidR="005D5019">
          <w:rPr>
            <w:noProof/>
            <w:webHidden/>
          </w:rPr>
          <w:instrText xml:space="preserve"> PAGEREF _Toc259090152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3" w:history="1">
        <w:r w:rsidR="005D5019" w:rsidRPr="009D3BBA">
          <w:rPr>
            <w:rStyle w:val="Hipercze"/>
            <w:noProof/>
          </w:rPr>
          <w:t>5.3.3.4.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Przewidywanie ilości uruchomionych bloków</w:t>
        </w:r>
        <w:r w:rsidR="005D5019">
          <w:rPr>
            <w:noProof/>
            <w:webHidden/>
          </w:rPr>
          <w:tab/>
        </w:r>
        <w:r>
          <w:rPr>
            <w:noProof/>
            <w:webHidden/>
          </w:rPr>
          <w:fldChar w:fldCharType="begin"/>
        </w:r>
        <w:r w:rsidR="005D5019">
          <w:rPr>
            <w:noProof/>
            <w:webHidden/>
          </w:rPr>
          <w:instrText xml:space="preserve"> PAGEREF _Toc259090153 \h </w:instrText>
        </w:r>
        <w:r>
          <w:rPr>
            <w:noProof/>
            <w:webHidden/>
          </w:rPr>
        </w:r>
        <w:r>
          <w:rPr>
            <w:noProof/>
            <w:webHidden/>
          </w:rPr>
          <w:fldChar w:fldCharType="separate"/>
        </w:r>
        <w:r w:rsidR="005D5019">
          <w:rPr>
            <w:noProof/>
            <w:webHidden/>
          </w:rPr>
          <w:t>48</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4" w:history="1">
        <w:r w:rsidR="005D5019" w:rsidRPr="009D3BBA">
          <w:rPr>
            <w:rStyle w:val="Hipercze"/>
            <w:noProof/>
          </w:rPr>
          <w:t>5.3.3.5.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Użycie pamięci constant</w:t>
        </w:r>
        <w:r w:rsidR="005D5019">
          <w:rPr>
            <w:noProof/>
            <w:webHidden/>
          </w:rPr>
          <w:tab/>
        </w:r>
        <w:r>
          <w:rPr>
            <w:noProof/>
            <w:webHidden/>
          </w:rPr>
          <w:fldChar w:fldCharType="begin"/>
        </w:r>
        <w:r w:rsidR="005D5019">
          <w:rPr>
            <w:noProof/>
            <w:webHidden/>
          </w:rPr>
          <w:instrText xml:space="preserve"> PAGEREF _Toc259090154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55" w:history="1">
        <w:r w:rsidR="005D5019" w:rsidRPr="009D3BBA">
          <w:rPr>
            <w:rStyle w:val="Hipercze"/>
            <w:noProof/>
          </w:rPr>
          <w:t>5.4.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Testy implementacji sieci MLP</w:t>
        </w:r>
        <w:r w:rsidR="005D5019">
          <w:rPr>
            <w:noProof/>
            <w:webHidden/>
          </w:rPr>
          <w:tab/>
        </w:r>
        <w:r>
          <w:rPr>
            <w:noProof/>
            <w:webHidden/>
          </w:rPr>
          <w:fldChar w:fldCharType="begin"/>
        </w:r>
        <w:r w:rsidR="005D5019">
          <w:rPr>
            <w:noProof/>
            <w:webHidden/>
          </w:rPr>
          <w:instrText xml:space="preserve"> PAGEREF _Toc259090155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56" w:history="1">
        <w:r w:rsidR="005D5019" w:rsidRPr="009D3BBA">
          <w:rPr>
            <w:rStyle w:val="Hipercze"/>
            <w:noProof/>
          </w:rPr>
          <w:t>5.4.1.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Opis danych testowych</w:t>
        </w:r>
        <w:r w:rsidR="005D5019">
          <w:rPr>
            <w:noProof/>
            <w:webHidden/>
          </w:rPr>
          <w:tab/>
        </w:r>
        <w:r>
          <w:rPr>
            <w:noProof/>
            <w:webHidden/>
          </w:rPr>
          <w:fldChar w:fldCharType="begin"/>
        </w:r>
        <w:r w:rsidR="005D5019">
          <w:rPr>
            <w:noProof/>
            <w:webHidden/>
          </w:rPr>
          <w:instrText xml:space="preserve"> PAGEREF _Toc259090156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57" w:history="1">
        <w:r w:rsidR="005D5019" w:rsidRPr="009D3BBA">
          <w:rPr>
            <w:rStyle w:val="Hipercze"/>
            <w:noProof/>
          </w:rPr>
          <w:t>5.4.2.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Porównanie wydajności wersji CPU i GPU</w:t>
        </w:r>
        <w:r w:rsidR="005D5019">
          <w:rPr>
            <w:noProof/>
            <w:webHidden/>
          </w:rPr>
          <w:tab/>
        </w:r>
        <w:r>
          <w:rPr>
            <w:noProof/>
            <w:webHidden/>
          </w:rPr>
          <w:fldChar w:fldCharType="begin"/>
        </w:r>
        <w:r w:rsidR="005D5019">
          <w:rPr>
            <w:noProof/>
            <w:webHidden/>
          </w:rPr>
          <w:instrText xml:space="preserve"> PAGEREF _Toc259090157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58" w:history="1">
        <w:r w:rsidR="005D5019" w:rsidRPr="009D3BBA">
          <w:rPr>
            <w:rStyle w:val="Hipercze"/>
            <w:noProof/>
          </w:rPr>
          <w:t>5.4.3.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Wpływ optymalizacji na wydajność kerneli</w:t>
        </w:r>
        <w:r w:rsidR="005D5019">
          <w:rPr>
            <w:noProof/>
            <w:webHidden/>
          </w:rPr>
          <w:tab/>
        </w:r>
        <w:r>
          <w:rPr>
            <w:noProof/>
            <w:webHidden/>
          </w:rPr>
          <w:fldChar w:fldCharType="begin"/>
        </w:r>
        <w:r w:rsidR="005D5019">
          <w:rPr>
            <w:noProof/>
            <w:webHidden/>
          </w:rPr>
          <w:instrText xml:space="preserve"> PAGEREF _Toc259090158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59" w:history="1">
        <w:r w:rsidR="005D5019" w:rsidRPr="009D3BBA">
          <w:rPr>
            <w:rStyle w:val="Hipercze"/>
            <w:noProof/>
          </w:rPr>
          <w:t>5.4.4.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Środowisko testowe</w:t>
        </w:r>
        <w:r w:rsidR="005D5019">
          <w:rPr>
            <w:noProof/>
            <w:webHidden/>
          </w:rPr>
          <w:tab/>
        </w:r>
        <w:r>
          <w:rPr>
            <w:noProof/>
            <w:webHidden/>
          </w:rPr>
          <w:fldChar w:fldCharType="begin"/>
        </w:r>
        <w:r w:rsidR="005D5019">
          <w:rPr>
            <w:noProof/>
            <w:webHidden/>
          </w:rPr>
          <w:instrText xml:space="preserve"> PAGEREF _Toc259090159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F66DA7">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60" w:history="1">
        <w:r w:rsidR="005D5019" w:rsidRPr="009D3BBA">
          <w:rPr>
            <w:rStyle w:val="Hipercze"/>
            <w:noProof/>
          </w:rPr>
          <w:t>5.4.4.1.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Porównanie działania w różnych systemach operacyjnych</w:t>
        </w:r>
        <w:r w:rsidR="005D5019">
          <w:rPr>
            <w:noProof/>
            <w:webHidden/>
          </w:rPr>
          <w:tab/>
        </w:r>
        <w:r>
          <w:rPr>
            <w:noProof/>
            <w:webHidden/>
          </w:rPr>
          <w:fldChar w:fldCharType="begin"/>
        </w:r>
        <w:r w:rsidR="005D5019">
          <w:rPr>
            <w:noProof/>
            <w:webHidden/>
          </w:rPr>
          <w:instrText xml:space="preserve"> PAGEREF _Toc259090160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F66DA7">
      <w:pPr>
        <w:pStyle w:val="Spistreci3"/>
        <w:rPr>
          <w:rFonts w:asciiTheme="minorHAnsi" w:eastAsiaTheme="minorEastAsia" w:hAnsiTheme="minorHAnsi" w:cstheme="minorBidi"/>
          <w:noProof/>
          <w:color w:val="auto"/>
          <w:sz w:val="22"/>
          <w:szCs w:val="22"/>
          <w:lang w:val="en-US" w:eastAsia="en-US"/>
        </w:rPr>
      </w:pPr>
      <w:hyperlink w:anchor="_Toc259090161" w:history="1">
        <w:r w:rsidR="005D5019" w:rsidRPr="009D3BBA">
          <w:rPr>
            <w:rStyle w:val="Hipercze"/>
            <w:noProof/>
          </w:rPr>
          <w:t>5.4.5.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Informacje końcowe</w:t>
        </w:r>
        <w:r w:rsidR="005D5019">
          <w:rPr>
            <w:noProof/>
            <w:webHidden/>
          </w:rPr>
          <w:tab/>
        </w:r>
        <w:r>
          <w:rPr>
            <w:noProof/>
            <w:webHidden/>
          </w:rPr>
          <w:fldChar w:fldCharType="begin"/>
        </w:r>
        <w:r w:rsidR="005D5019">
          <w:rPr>
            <w:noProof/>
            <w:webHidden/>
          </w:rPr>
          <w:instrText xml:space="preserve"> PAGEREF _Toc259090161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62" w:history="1">
        <w:r w:rsidR="005D5019" w:rsidRPr="009D3BBA">
          <w:rPr>
            <w:rStyle w:val="Hipercze"/>
            <w:noProof/>
          </w:rPr>
          <w:t>5.5.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Narzędzia pomocnicze</w:t>
        </w:r>
        <w:r w:rsidR="005D5019">
          <w:rPr>
            <w:noProof/>
            <w:webHidden/>
          </w:rPr>
          <w:tab/>
        </w:r>
        <w:r>
          <w:rPr>
            <w:noProof/>
            <w:webHidden/>
          </w:rPr>
          <w:fldChar w:fldCharType="begin"/>
        </w:r>
        <w:r w:rsidR="005D5019">
          <w:rPr>
            <w:noProof/>
            <w:webHidden/>
          </w:rPr>
          <w:instrText xml:space="preserve"> PAGEREF _Toc259090162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F66DA7">
      <w:pPr>
        <w:pStyle w:val="Spistreci1"/>
        <w:rPr>
          <w:rFonts w:asciiTheme="minorHAnsi" w:eastAsiaTheme="minorEastAsia" w:hAnsiTheme="minorHAnsi" w:cstheme="minorBidi"/>
          <w:b w:val="0"/>
          <w:noProof/>
          <w:color w:val="auto"/>
          <w:sz w:val="22"/>
          <w:szCs w:val="22"/>
          <w:lang w:val="en-US" w:eastAsia="en-US"/>
        </w:rPr>
      </w:pPr>
      <w:hyperlink w:anchor="_Toc259090163" w:history="1">
        <w:r w:rsidR="005D5019" w:rsidRPr="009D3BBA">
          <w:rPr>
            <w:rStyle w:val="Hipercze"/>
            <w:noProof/>
          </w:rPr>
          <w:t>6.</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Wnioski/spostrzeżenia</w:t>
        </w:r>
        <w:r w:rsidR="005D5019">
          <w:rPr>
            <w:noProof/>
            <w:webHidden/>
          </w:rPr>
          <w:tab/>
        </w:r>
        <w:r>
          <w:rPr>
            <w:noProof/>
            <w:webHidden/>
          </w:rPr>
          <w:fldChar w:fldCharType="begin"/>
        </w:r>
        <w:r w:rsidR="005D5019">
          <w:rPr>
            <w:noProof/>
            <w:webHidden/>
          </w:rPr>
          <w:instrText xml:space="preserve"> PAGEREF _Toc259090163 \h </w:instrText>
        </w:r>
        <w:r>
          <w:rPr>
            <w:noProof/>
            <w:webHidden/>
          </w:rPr>
        </w:r>
        <w:r>
          <w:rPr>
            <w:noProof/>
            <w:webHidden/>
          </w:rPr>
          <w:fldChar w:fldCharType="separate"/>
        </w:r>
        <w:r w:rsidR="005D5019">
          <w:rPr>
            <w:noProof/>
            <w:webHidden/>
          </w:rPr>
          <w:t>54</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64" w:history="1">
        <w:r w:rsidR="005D5019" w:rsidRPr="009D3BBA">
          <w:rPr>
            <w:rStyle w:val="Hipercze"/>
            <w:noProof/>
          </w:rPr>
          <w:t>6.1.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Mozliwosc rozwoju programu</w:t>
        </w:r>
        <w:r w:rsidR="005D5019">
          <w:rPr>
            <w:noProof/>
            <w:webHidden/>
          </w:rPr>
          <w:tab/>
        </w:r>
        <w:r>
          <w:rPr>
            <w:noProof/>
            <w:webHidden/>
          </w:rPr>
          <w:fldChar w:fldCharType="begin"/>
        </w:r>
        <w:r w:rsidR="005D5019">
          <w:rPr>
            <w:noProof/>
            <w:webHidden/>
          </w:rPr>
          <w:instrText xml:space="preserve"> PAGEREF _Toc259090164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F66DA7">
      <w:pPr>
        <w:pStyle w:val="Spistreci1"/>
        <w:rPr>
          <w:rFonts w:asciiTheme="minorHAnsi" w:eastAsiaTheme="minorEastAsia" w:hAnsiTheme="minorHAnsi" w:cstheme="minorBidi"/>
          <w:b w:val="0"/>
          <w:noProof/>
          <w:color w:val="auto"/>
          <w:sz w:val="22"/>
          <w:szCs w:val="22"/>
          <w:lang w:val="en-US" w:eastAsia="en-US"/>
        </w:rPr>
      </w:pPr>
      <w:hyperlink w:anchor="_Toc259090165" w:history="1">
        <w:r w:rsidR="005D5019" w:rsidRPr="009D3BBA">
          <w:rPr>
            <w:rStyle w:val="Hipercze"/>
            <w:noProof/>
          </w:rPr>
          <w:t>7.</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Zakończenie</w:t>
        </w:r>
        <w:r w:rsidR="005D5019">
          <w:rPr>
            <w:noProof/>
            <w:webHidden/>
          </w:rPr>
          <w:tab/>
        </w:r>
        <w:r>
          <w:rPr>
            <w:noProof/>
            <w:webHidden/>
          </w:rPr>
          <w:fldChar w:fldCharType="begin"/>
        </w:r>
        <w:r w:rsidR="005D5019">
          <w:rPr>
            <w:noProof/>
            <w:webHidden/>
          </w:rPr>
          <w:instrText xml:space="preserve"> PAGEREF _Toc259090165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F66DA7">
      <w:pPr>
        <w:pStyle w:val="Spistreci1"/>
        <w:rPr>
          <w:rFonts w:asciiTheme="minorHAnsi" w:eastAsiaTheme="minorEastAsia" w:hAnsiTheme="minorHAnsi" w:cstheme="minorBidi"/>
          <w:b w:val="0"/>
          <w:noProof/>
          <w:color w:val="auto"/>
          <w:sz w:val="22"/>
          <w:szCs w:val="22"/>
          <w:lang w:val="en-US" w:eastAsia="en-US"/>
        </w:rPr>
      </w:pPr>
      <w:hyperlink w:anchor="_Toc259090166" w:history="1">
        <w:r w:rsidR="005D5019" w:rsidRPr="009D3BBA">
          <w:rPr>
            <w:rStyle w:val="Hipercze"/>
            <w:noProof/>
          </w:rPr>
          <w:t>8.</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Bibliografia</w:t>
        </w:r>
        <w:r w:rsidR="005D5019">
          <w:rPr>
            <w:noProof/>
            <w:webHidden/>
          </w:rPr>
          <w:tab/>
        </w:r>
        <w:r>
          <w:rPr>
            <w:noProof/>
            <w:webHidden/>
          </w:rPr>
          <w:fldChar w:fldCharType="begin"/>
        </w:r>
        <w:r w:rsidR="005D5019">
          <w:rPr>
            <w:noProof/>
            <w:webHidden/>
          </w:rPr>
          <w:instrText xml:space="preserve"> PAGEREF _Toc259090166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F66DA7">
      <w:pPr>
        <w:pStyle w:val="Spistreci1"/>
        <w:rPr>
          <w:rFonts w:asciiTheme="minorHAnsi" w:eastAsiaTheme="minorEastAsia" w:hAnsiTheme="minorHAnsi" w:cstheme="minorBidi"/>
          <w:b w:val="0"/>
          <w:noProof/>
          <w:color w:val="auto"/>
          <w:sz w:val="22"/>
          <w:szCs w:val="22"/>
          <w:lang w:val="en-US" w:eastAsia="en-US"/>
        </w:rPr>
      </w:pPr>
      <w:hyperlink w:anchor="_Toc259090167" w:history="1">
        <w:r w:rsidR="005D5019" w:rsidRPr="009D3BBA">
          <w:rPr>
            <w:rStyle w:val="Hipercze"/>
            <w:noProof/>
          </w:rPr>
          <w:t>9.</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Załączniki</w:t>
        </w:r>
        <w:r w:rsidR="005D5019">
          <w:rPr>
            <w:noProof/>
            <w:webHidden/>
          </w:rPr>
          <w:tab/>
        </w:r>
        <w:r>
          <w:rPr>
            <w:noProof/>
            <w:webHidden/>
          </w:rPr>
          <w:fldChar w:fldCharType="begin"/>
        </w:r>
        <w:r w:rsidR="005D5019">
          <w:rPr>
            <w:noProof/>
            <w:webHidden/>
          </w:rPr>
          <w:instrText xml:space="preserve"> PAGEREF _Toc259090167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F66DA7">
      <w:pPr>
        <w:pStyle w:val="Spistreci2"/>
        <w:rPr>
          <w:rFonts w:asciiTheme="minorHAnsi" w:eastAsiaTheme="minorEastAsia" w:hAnsiTheme="minorHAnsi" w:cstheme="minorBidi"/>
          <w:noProof/>
          <w:color w:val="auto"/>
          <w:sz w:val="22"/>
          <w:szCs w:val="22"/>
          <w:lang w:val="en-US" w:eastAsia="en-US"/>
        </w:rPr>
      </w:pPr>
      <w:hyperlink w:anchor="_Toc259090168" w:history="1">
        <w:r w:rsidR="005D5019" w:rsidRPr="009D3BBA">
          <w:rPr>
            <w:rStyle w:val="Hipercze"/>
            <w:noProof/>
          </w:rPr>
          <w:t>9.1.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Kod CPU i GPU?</w:t>
        </w:r>
        <w:r w:rsidR="005D5019">
          <w:rPr>
            <w:noProof/>
            <w:webHidden/>
          </w:rPr>
          <w:tab/>
        </w:r>
        <w:r>
          <w:rPr>
            <w:noProof/>
            <w:webHidden/>
          </w:rPr>
          <w:fldChar w:fldCharType="begin"/>
        </w:r>
        <w:r w:rsidR="005D5019">
          <w:rPr>
            <w:noProof/>
            <w:webHidden/>
          </w:rPr>
          <w:instrText xml:space="preserve"> PAGEREF _Toc259090168 \h </w:instrText>
        </w:r>
        <w:r>
          <w:rPr>
            <w:noProof/>
            <w:webHidden/>
          </w:rPr>
        </w:r>
        <w:r>
          <w:rPr>
            <w:noProof/>
            <w:webHidden/>
          </w:rPr>
          <w:fldChar w:fldCharType="separate"/>
        </w:r>
        <w:r w:rsidR="005D5019">
          <w:rPr>
            <w:noProof/>
            <w:webHidden/>
          </w:rPr>
          <w:t>55</w:t>
        </w:r>
        <w:r>
          <w:rPr>
            <w:noProof/>
            <w:webHidden/>
          </w:rPr>
          <w:fldChar w:fldCharType="end"/>
        </w:r>
      </w:hyperlink>
    </w:p>
    <w:p w:rsidR="00FE168F" w:rsidRPr="00ED676A" w:rsidRDefault="00F66DA7"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5D5019" w:rsidRDefault="00F66DA7">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ipercze"/>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F66DA7">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F66DA7"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090080"/>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F66DA7"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F66DA7"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735B97" w:rsidRPr="00ED676A">
        <w:rPr>
          <w:color w:val="auto"/>
        </w:rPr>
        <w:t xml:space="preserve">Pokazuje, że z 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F66DA7"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Pr="00ED676A" w:rsidRDefault="00B1719E" w:rsidP="00B1719E">
      <w:pPr>
        <w:rPr>
          <w:color w:val="auto"/>
        </w:rPr>
      </w:pPr>
      <w:r w:rsidRPr="00ED676A">
        <w:rPr>
          <w:color w:val="auto"/>
        </w:rPr>
        <w:t>Słowniczek pojęć?</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090081"/>
      <w:bookmarkEnd w:id="4"/>
      <w:r w:rsidRPr="00ED676A">
        <w:lastRenderedPageBreak/>
        <w:t>Równoległe przetwarzanie z zastosowaniem GPU</w:t>
      </w:r>
      <w:bookmarkEnd w:id="5"/>
    </w:p>
    <w:p w:rsidR="00637749" w:rsidRPr="00ED676A" w:rsidRDefault="007F5C3F" w:rsidP="00B06BB3">
      <w:pPr>
        <w:rPr>
          <w:color w:val="auto"/>
        </w:rPr>
      </w:pPr>
      <w:r>
        <w:rPr>
          <w:color w:val="auto"/>
        </w:rPr>
        <w:t>W rozdziale tym przedstawi</w:t>
      </w:r>
      <w:r w:rsidR="008C0E6C">
        <w:rPr>
          <w:color w:val="auto"/>
        </w:rPr>
        <w:t>ć ogólnie budowę kart graficznych oraz opisać technologie tworzenia i przetwarzania programów uruchamianych na GPU.</w:t>
      </w:r>
    </w:p>
    <w:p w:rsidR="00637749" w:rsidRPr="00ED676A" w:rsidRDefault="00637749" w:rsidP="00B06BB3">
      <w:pPr>
        <w:rPr>
          <w:color w:val="auto"/>
        </w:rPr>
      </w:pP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Nagwek2"/>
      </w:pPr>
      <w:bookmarkStart w:id="6" w:name="_Toc259090082"/>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Odwoanieprzypisudolnego"/>
        </w:rPr>
        <w:footnoteReference w:id="7"/>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8"/>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9"/>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090083"/>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089979"/>
      <w:r>
        <w:t xml:space="preserve">Figure </w:t>
      </w:r>
      <w:fldSimple w:instr=" SEQ Figure \* ARABIC ">
        <w:r>
          <w:rPr>
            <w:noProof/>
          </w:rPr>
          <w:t>1</w:t>
        </w:r>
      </w:fldSimple>
      <w:r>
        <w:t xml:space="preserve"> - Model fizyczny CPU i GPU</w:t>
      </w:r>
      <w:r>
        <w:rPr>
          <w:rStyle w:val="Odwoanieprzypisudolnego"/>
          <w:color w:val="auto"/>
        </w:rPr>
        <w:footnoteReference w:id="10"/>
      </w:r>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11"/>
      </w:r>
      <w:r>
        <w:rPr>
          <w:color w:val="auto"/>
        </w:rPr>
        <w:t xml:space="preserve"> oraz FPU</w:t>
      </w:r>
      <w:r>
        <w:rPr>
          <w:rStyle w:val="Odwoanieprzypisudolnego"/>
          <w:color w:val="auto"/>
        </w:rPr>
        <w:footnoteReference w:id="12"/>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3"/>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090084"/>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hyperlink r:id="rId11" w:history="1">
        <w:r w:rsidRPr="00681963">
          <w:rPr>
            <w:rStyle w:val="Hipercze"/>
          </w:rPr>
          <w:t>http://ixbtlabs.com/articles3/video/cuda-1-p5.html</w:t>
        </w:r>
      </w:hyperlink>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ficzycznej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4"/>
      </w:r>
      <w:r w:rsidR="00FC0181">
        <w:rPr>
          <w:color w:val="auto"/>
        </w:rPr>
        <w:t>, pamięć globalną oraz niewielką pamięć constant. W każdym multiprocesorze znajduje się 8 procesorów skalarnych</w:t>
      </w:r>
      <w:r w:rsidR="00FC0181">
        <w:rPr>
          <w:rStyle w:val="Odwoanieprzypisudolnego"/>
          <w:color w:val="auto"/>
        </w:rPr>
        <w:footnoteReference w:id="15"/>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5D5019" w:rsidRDefault="00946811">
      <w:pPr>
        <w:pStyle w:val="Akapitzlist"/>
        <w:numPr>
          <w:ilvl w:val="0"/>
          <w:numId w:val="17"/>
        </w:numPr>
        <w:rPr>
          <w:color w:val="auto"/>
        </w:rPr>
      </w:pPr>
      <w:r w:rsidRPr="0055471F">
        <w:rPr>
          <w:rStyle w:val="PodkrelenieZnak"/>
        </w:rPr>
        <w:t>Pamięć globalna</w:t>
      </w:r>
      <w:r>
        <w:rPr>
          <w:color w:val="auto"/>
        </w:rP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5D5019" w:rsidRDefault="006003FF">
      <w:pPr>
        <w:pStyle w:val="Akapitzlist"/>
        <w:numPr>
          <w:ilvl w:val="0"/>
          <w:numId w:val="17"/>
        </w:numPr>
        <w:rPr>
          <w:color w:val="auto"/>
        </w:rPr>
      </w:pPr>
      <w:r w:rsidRPr="0055471F">
        <w:rPr>
          <w:rStyle w:val="PodkrelenieZnak"/>
        </w:rPr>
        <w:t>Pamięć constant</w:t>
      </w:r>
      <w:r>
        <w:rPr>
          <w:color w:val="auto"/>
        </w:rPr>
        <w:t xml:space="preserve"> – niewielka (64 KB) pamięć zapisywana przed uruchomieniem wszystkich operacji na GPU, zapis do niej nie jest później możliwy. Każdy multiprocesor zawiera 8KB cache pamięci </w:t>
      </w:r>
      <w:r>
        <w:rPr>
          <w:color w:val="auto"/>
        </w:rPr>
        <w:lastRenderedPageBreak/>
        <w:t>constant. Ten rodzaj pamięci jest używany, jeśli są pewne często używane dane, które nie są zmieniane w trakcie działania operacji na GPU.</w:t>
      </w:r>
    </w:p>
    <w:p w:rsidR="005D5019" w:rsidRDefault="00DC7DCB">
      <w:pPr>
        <w:pStyle w:val="Akapitzlist"/>
        <w:numPr>
          <w:ilvl w:val="0"/>
          <w:numId w:val="17"/>
        </w:numPr>
        <w:rPr>
          <w:color w:val="auto"/>
        </w:rPr>
      </w:pPr>
      <w:r w:rsidRPr="0055471F">
        <w:rPr>
          <w:rStyle w:val="PodkrelenieZnak"/>
        </w:rPr>
        <w:t>Pamięć lokalna</w:t>
      </w:r>
      <w:r>
        <w:rPr>
          <w:color w:val="auto"/>
        </w:rPr>
        <w:t xml:space="preserve"> – w tej pamięci znajdują się parametry wywołania funkcji GPU</w:t>
      </w:r>
      <w:r w:rsidR="00801814">
        <w:rPr>
          <w:color w:val="auto"/>
        </w:rPr>
        <w:t>, lub zmienne lokalne (jeśli brakuje rejestrów)</w:t>
      </w:r>
      <w:r>
        <w:rPr>
          <w:color w:val="auto"/>
        </w:rPr>
        <w:t>.</w:t>
      </w:r>
    </w:p>
    <w:p w:rsidR="005D5019" w:rsidRDefault="00946811">
      <w:pPr>
        <w:pStyle w:val="Akapitzlist"/>
        <w:numPr>
          <w:ilvl w:val="0"/>
          <w:numId w:val="17"/>
        </w:numPr>
        <w:rPr>
          <w:color w:val="auto"/>
        </w:rPr>
      </w:pPr>
      <w:r w:rsidRPr="0055471F">
        <w:rPr>
          <w:rStyle w:val="PodkrelenieZnak"/>
        </w:rPr>
        <w:t>Pamięć dzielona</w:t>
      </w:r>
      <w:r>
        <w:rPr>
          <w:color w:val="auto"/>
        </w:rPr>
        <w:t xml:space="preserve"> </w:t>
      </w:r>
      <w:r w:rsidR="006003FF">
        <w:rPr>
          <w:color w:val="auto"/>
        </w:rPr>
        <w:t>–</w:t>
      </w:r>
      <w:r>
        <w:rPr>
          <w:color w:val="auto"/>
        </w:rPr>
        <w:t xml:space="preserve"> </w:t>
      </w:r>
      <w:r w:rsidR="006003FF">
        <w:rPr>
          <w:color w:val="auto"/>
        </w:rPr>
        <w:t>znajduje się na każdym multiprocesorze, ma wielkość 16-48 KB. Może być używana jako cache pamięci globalnej, lub jako sposób komunikacji między wątkami w danym multiprocesorze.</w:t>
      </w:r>
    </w:p>
    <w:p w:rsidR="005D5019" w:rsidRDefault="006003FF">
      <w:pPr>
        <w:pStyle w:val="Akapitzlist"/>
        <w:numPr>
          <w:ilvl w:val="0"/>
          <w:numId w:val="17"/>
        </w:numPr>
        <w:rPr>
          <w:color w:val="auto"/>
        </w:rPr>
      </w:pPr>
      <w:r>
        <w:rPr>
          <w:color w:val="auto"/>
        </w:rPr>
        <w:t xml:space="preserve"> </w:t>
      </w:r>
      <w:r w:rsidR="00DC7DCB" w:rsidRPr="0055471F">
        <w:rPr>
          <w:rStyle w:val="PodkrelenieZnak"/>
        </w:rPr>
        <w:t>Pamięć teksturowa</w:t>
      </w:r>
      <w:r w:rsidR="00DC7DCB">
        <w:rPr>
          <w:color w:val="auto"/>
        </w:rPr>
        <w:t xml:space="preserve"> – jest to pamięć cache (w każdym multiprocesorze), specjalny rodzaj pamięci mapowany na pamięć globalną.</w:t>
      </w:r>
    </w:p>
    <w:p w:rsidR="005D5019" w:rsidRDefault="00DC7DCB">
      <w:pPr>
        <w:pStyle w:val="Akapitzlist"/>
        <w:numPr>
          <w:ilvl w:val="0"/>
          <w:numId w:val="17"/>
        </w:numPr>
        <w:rPr>
          <w:color w:val="auto"/>
        </w:rPr>
      </w:pPr>
      <w:r w:rsidRPr="0055471F">
        <w:rPr>
          <w:rStyle w:val="PodkrelenieZnak"/>
        </w:rPr>
        <w:t>Rejestry</w:t>
      </w:r>
      <w:r>
        <w:rPr>
          <w:color w:val="auto"/>
        </w:rPr>
        <w:t xml:space="preserve"> – </w:t>
      </w:r>
      <w:r w:rsidR="00801814">
        <w:rPr>
          <w:color w:val="auto"/>
        </w:rPr>
        <w:t xml:space="preserve">bardzo szybki rodzaj pamięci, są </w:t>
      </w:r>
      <w:r>
        <w:rPr>
          <w:color w:val="auto"/>
        </w:rPr>
        <w:t>przypisane do każdego uruchomionego wątku</w:t>
      </w:r>
      <w:r w:rsidR="00801814">
        <w:rPr>
          <w:color w:val="auto"/>
        </w:rPr>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6"/>
      </w:r>
      <w:r w:rsidR="00040CD8">
        <w:rPr>
          <w:color w:val="auto"/>
        </w:rPr>
        <w:t>.</w:t>
      </w:r>
    </w:p>
    <w:p w:rsidR="009B1F79" w:rsidRDefault="009B1F79" w:rsidP="009B1F79">
      <w:pPr>
        <w:pStyle w:val="Nagwek3"/>
      </w:pPr>
      <w:bookmarkStart w:id="10" w:name="_Technologie_GPGPU"/>
      <w:bookmarkStart w:id="11" w:name="_Toc259090085"/>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r>
        <w:rPr>
          <w:rStyle w:val="Odwoanieprzypisudolnego"/>
          <w:rFonts w:eastAsiaTheme="majorEastAsia"/>
          <w:i/>
          <w:iCs/>
        </w:rPr>
        <w:footnoteReference w:id="17"/>
      </w:r>
      <w:r w:rsidR="00150474">
        <w:t>. Technika ta jest możliwa do zastosowania dzięki kolejnym osiągnięciom w dziedzinie kart graficznych, opi</w:t>
      </w:r>
      <w:r w:rsidR="00085E46">
        <w:t>sanym poniżej.</w:t>
      </w:r>
    </w:p>
    <w:p w:rsidR="00A2300F" w:rsidRDefault="00780AEF" w:rsidP="00085E46">
      <w:pPr>
        <w:rPr>
          <w:ins w:id="12" w:author="HP" w:date="2010-04-17T15:34:00Z"/>
        </w:rPr>
      </w:pPr>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karty graficznej NVIDIA Geforce 256</w:t>
      </w:r>
      <w:r w:rsidR="00284114">
        <w:rPr>
          <w:rStyle w:val="Odwoanieprzypisudolnego"/>
        </w:rPr>
        <w:footnoteReference w:id="18"/>
      </w:r>
      <w:r w:rsidR="00F97C9C">
        <w:t>, etapy trasformacji geometrii i obliczania oświetlenia były wykonywane na CPU. Karta ta jako pierwsza umożliwiała obsługę tych operacji</w:t>
      </w:r>
      <w:r w:rsidR="006D2CCF">
        <w:rPr>
          <w:rStyle w:val="Odwoanieprzypisudolnego"/>
        </w:rPr>
        <w:footnoteReference w:id="19"/>
      </w:r>
      <w:r w:rsidR="00F97C9C">
        <w:t xml:space="preserve">. </w:t>
      </w:r>
    </w:p>
    <w:p w:rsidR="00D75868" w:rsidRDefault="00E07E7E" w:rsidP="00D75868">
      <w:pPr>
        <w:rPr>
          <w:ins w:id="13" w:author="HP" w:date="2010-04-17T15:44:00Z"/>
        </w:rPr>
      </w:pPr>
      <w:r>
        <w:t xml:space="preserve">Kolejne karty umożliwiały już programować etapy T&amp;L – specjalne funkcje (tzw. shadery) </w:t>
      </w:r>
      <w:r w:rsidR="00790890">
        <w:t>pozwalały na dodanie np. odbić lustrzanych.</w:t>
      </w:r>
      <w:r w:rsidR="006D2CCF">
        <w:t xml:space="preserve"> </w:t>
      </w:r>
      <w:ins w:id="14" w:author="HP" w:date="2010-04-17T15:38:00Z">
        <w:r w:rsidR="001C0267">
          <w:t>T</w:t>
        </w:r>
      </w:ins>
      <w:ins w:id="15" w:author="HP" w:date="2010-04-17T15:39:00Z">
        <w:r w:rsidR="001C0267">
          <w:t xml:space="preserve">e programowalne etapy mogły być już używane do przetwarzania danych nie-graficznych, jednak </w:t>
        </w:r>
      </w:ins>
      <w:ins w:id="16" w:author="HP" w:date="2010-04-17T15:40:00Z">
        <w:r w:rsidR="007F1221">
          <w:t>nie było to łatwe z kilku względów:</w:t>
        </w:r>
      </w:ins>
    </w:p>
    <w:p w:rsidR="00A2300F" w:rsidRDefault="00D75868" w:rsidP="00D75868">
      <w:pPr>
        <w:pStyle w:val="Akapitzlist"/>
        <w:numPr>
          <w:ilvl w:val="0"/>
          <w:numId w:val="32"/>
        </w:numPr>
        <w:rPr>
          <w:ins w:id="17" w:author="HP" w:date="2010-04-17T15:45:00Z"/>
        </w:rPr>
        <w:pPrChange w:id="18" w:author="HP" w:date="2010-04-17T15:44:00Z">
          <w:pPr/>
        </w:pPrChange>
      </w:pPr>
      <w:ins w:id="19" w:author="HP" w:date="2010-04-17T15:45:00Z">
        <w:r>
          <w:t>J</w:t>
        </w:r>
      </w:ins>
      <w:ins w:id="20" w:author="HP" w:date="2010-04-17T15:41:00Z">
        <w:r w:rsidR="007F1221">
          <w:t xml:space="preserve">ęzyki programowania </w:t>
        </w:r>
      </w:ins>
      <w:ins w:id="21" w:author="HP" w:date="2010-04-17T15:42:00Z">
        <w:r w:rsidR="007F1221">
          <w:t>shaderów (</w:t>
        </w:r>
      </w:ins>
      <w:ins w:id="22" w:author="HP" w:date="2010-04-17T15:43:00Z">
        <w:r w:rsidR="007F1221">
          <w:t>Microsoft HLSL, OpenGL S</w:t>
        </w:r>
        <w:r>
          <w:t>hading Language) róż</w:t>
        </w:r>
      </w:ins>
      <w:ins w:id="23" w:author="HP" w:date="2010-04-17T15:44:00Z">
        <w:r>
          <w:t>nią się od popularnych języków programowania</w:t>
        </w:r>
      </w:ins>
    </w:p>
    <w:p w:rsidR="00D75868" w:rsidRDefault="00A902FF" w:rsidP="00D75868">
      <w:pPr>
        <w:pStyle w:val="Akapitzlist"/>
        <w:numPr>
          <w:ilvl w:val="0"/>
          <w:numId w:val="32"/>
        </w:numPr>
        <w:rPr>
          <w:ins w:id="24" w:author="HP" w:date="2010-04-17T15:47:00Z"/>
        </w:rPr>
        <w:pPrChange w:id="25" w:author="HP" w:date="2010-04-17T15:44:00Z">
          <w:pPr/>
        </w:pPrChange>
      </w:pPr>
      <w:ins w:id="26" w:author="HP" w:date="2010-04-17T15:46:00Z">
        <w:r>
          <w:t>Wiele kart nie wspierało obsługi liczb zmiennoprzecinkowych nawet pojedynczej precyzji (32</w:t>
        </w:r>
      </w:ins>
      <w:ins w:id="27" w:author="HP" w:date="2010-04-17T15:47:00Z">
        <w:r>
          <w:t xml:space="preserve"> bity)</w:t>
        </w:r>
        <w:r>
          <w:rPr>
            <w:rStyle w:val="Odwoanieprzypisudolnego"/>
          </w:rPr>
          <w:footnoteReference w:id="20"/>
        </w:r>
      </w:ins>
    </w:p>
    <w:p w:rsidR="00A902FF" w:rsidRDefault="00A902FF" w:rsidP="00D75868">
      <w:pPr>
        <w:pStyle w:val="Akapitzlist"/>
        <w:numPr>
          <w:ilvl w:val="0"/>
          <w:numId w:val="32"/>
        </w:numPr>
        <w:rPr>
          <w:ins w:id="29" w:author="HP" w:date="2010-04-17T15:34:00Z"/>
        </w:rPr>
        <w:pPrChange w:id="30" w:author="HP" w:date="2010-04-17T15:44:00Z">
          <w:pPr/>
        </w:pPrChange>
      </w:pPr>
      <w:ins w:id="31" w:author="HP" w:date="2010-04-17T15:47:00Z">
        <w:r>
          <w:t xml:space="preserve">Dopiero późniejsze karty graficzne pozwalały na </w:t>
        </w:r>
      </w:ins>
      <w:ins w:id="32" w:author="HP" w:date="2010-04-17T15:48:00Z">
        <w:r w:rsidR="00EA6D03">
          <w:t>użycie instrukcji warunkowych i pętli</w:t>
        </w:r>
        <w:r w:rsidR="00EA6D03">
          <w:rPr>
            <w:rStyle w:val="Odwoanieprzypisudolnego"/>
          </w:rPr>
          <w:footnoteReference w:id="21"/>
        </w:r>
      </w:ins>
    </w:p>
    <w:p w:rsidR="00085E46" w:rsidDel="00085E46" w:rsidRDefault="00780AEF" w:rsidP="00085E46">
      <w:pPr>
        <w:rPr>
          <w:del w:id="34" w:author="HP" w:date="2010-04-17T14:50:00Z"/>
        </w:rPr>
      </w:pPr>
      <w:r>
        <w:t xml:space="preserve">Wkrótce potem </w:t>
      </w:r>
      <w:r w:rsidR="00A827C5">
        <w:t xml:space="preserve">NVIDIA zaprezentowała framework CUDA pozwalający na wykonywanie dowolnych obliczeń na najnowszych kartach graficznych tej firmy. </w:t>
      </w:r>
      <w:ins w:id="35" w:author="HP" w:date="2010-04-17T15:51:00Z">
        <w:r w:rsidR="00FC55B3">
          <w:t xml:space="preserve">Nie był on obarczony ograniczeniami shaderów, które opisałem powyżej. </w:t>
        </w:r>
      </w:ins>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22"/>
      </w:r>
      <w:r w:rsidR="00736811">
        <w:t xml:space="preserve"> </w:t>
      </w:r>
      <w:r w:rsidR="00474591">
        <w:t>działający na kartach ATI, powstała też biblioteka OpenCL, która wspiera karty graficzne obu tych producentów oraz procesory innych typów.</w:t>
      </w:r>
      <w:ins w:id="36" w:author="HP" w:date="2010-04-17T14:50:00Z">
        <w:r w:rsidR="00085E46">
          <w:t xml:space="preserve"> </w:t>
        </w:r>
      </w:ins>
    </w:p>
    <w:p w:rsidR="007F5C3F" w:rsidRPr="00ED676A" w:rsidRDefault="000D6F8E" w:rsidP="00085E46">
      <w:del w:id="37" w:author="HP" w:date="2010-04-17T14:50:00Z">
        <w:r w:rsidDel="00085E46">
          <w:delText xml:space="preserve"> </w:delText>
        </w:r>
      </w:del>
      <w:r>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1F3F2C" w:rsidP="000D6F8E">
            <w:pPr>
              <w:pStyle w:val="Podkrelenie"/>
            </w:pPr>
            <w:r w:rsidRPr="00ED676A">
              <w:t>NVidia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del w:id="38" w:author="HP" w:date="2010-04-17T14:51:00Z">
              <w:r w:rsidRPr="00ED676A" w:rsidDel="00085E46">
                <w:rPr>
                  <w:color w:val="auto"/>
                </w:rPr>
                <w:delText>chipsety</w:delText>
              </w:r>
            </w:del>
            <w:ins w:id="39" w:author="HP" w:date="2010-04-17T14:51:00Z">
              <w:r w:rsidR="00085E46">
                <w:rPr>
                  <w:color w:val="auto"/>
                </w:rPr>
                <w:t>procesory</w:t>
              </w:r>
            </w:ins>
          </w:p>
        </w:tc>
        <w:tc>
          <w:tcPr>
            <w:tcW w:w="2185" w:type="dxa"/>
          </w:tcPr>
          <w:p w:rsidR="001F3F2C" w:rsidRPr="00ED676A" w:rsidRDefault="00BD6F02" w:rsidP="009F7739">
            <w:pPr>
              <w:ind w:firstLine="0"/>
              <w:rPr>
                <w:color w:val="auto"/>
              </w:rPr>
            </w:pPr>
            <w:r>
              <w:rPr>
                <w:color w:val="auto"/>
              </w:rPr>
              <w:t>Karty gra</w:t>
            </w:r>
            <w:ins w:id="40" w:author="HP" w:date="2010-04-17T14:51:00Z">
              <w:r w:rsidR="00085E46">
                <w:rPr>
                  <w:color w:val="auto"/>
                </w:rPr>
                <w:t>f</w:t>
              </w:r>
            </w:ins>
            <w:del w:id="41" w:author="HP" w:date="2010-04-17T14:51:00Z">
              <w:r w:rsidDel="00085E46">
                <w:rPr>
                  <w:color w:val="auto"/>
                </w:rPr>
                <w:delText>n</w:delText>
              </w:r>
            </w:del>
            <w:r>
              <w:rPr>
                <w:color w:val="auto"/>
              </w:rPr>
              <w:t>iczne NVIDIA, NVIDIA Tesla</w:t>
            </w:r>
          </w:p>
        </w:tc>
        <w:tc>
          <w:tcPr>
            <w:tcW w:w="2185" w:type="dxa"/>
          </w:tcPr>
          <w:p w:rsidR="001F3F2C" w:rsidRPr="00ED676A" w:rsidRDefault="0003013E" w:rsidP="0003013E">
            <w:pPr>
              <w:ind w:firstLine="0"/>
              <w:rPr>
                <w:color w:val="auto"/>
              </w:rPr>
            </w:pPr>
            <w:ins w:id="42" w:author="HP" w:date="2010-04-17T14:52:00Z">
              <w:r>
                <w:rPr>
                  <w:color w:val="auto"/>
                </w:rPr>
                <w:t>Procesory CPU, k</w:t>
              </w:r>
            </w:ins>
            <w:ins w:id="43" w:author="HP" w:date="2010-04-17T14:51:00Z">
              <w:r>
                <w:rPr>
                  <w:color w:val="auto"/>
                </w:rPr>
                <w:t xml:space="preserve">arty graficzne NVIDIA, </w:t>
              </w:r>
            </w:ins>
            <w:ins w:id="44" w:author="HP" w:date="2010-04-17T14:52:00Z">
              <w:r>
                <w:rPr>
                  <w:color w:val="auto"/>
                </w:rPr>
                <w:t>ATI</w:t>
              </w:r>
            </w:ins>
            <w:ins w:id="45" w:author="HP" w:date="2010-04-17T14:51:00Z">
              <w:r>
                <w:rPr>
                  <w:color w:val="auto"/>
                </w:rPr>
                <w:t xml:space="preserve">, </w:t>
              </w:r>
            </w:ins>
            <w:ins w:id="46" w:author="HP" w:date="2010-04-17T14:52:00Z">
              <w:r>
                <w:rPr>
                  <w:color w:val="auto"/>
                </w:rPr>
                <w:t xml:space="preserve">NVIDIA </w:t>
              </w:r>
            </w:ins>
            <w:ins w:id="47" w:author="HP" w:date="2010-04-17T14:51:00Z">
              <w:r>
                <w:rPr>
                  <w:color w:val="auto"/>
                </w:rPr>
                <w:t>Tesla</w:t>
              </w:r>
            </w:ins>
            <w:del w:id="48" w:author="HP" w:date="2010-04-17T14:51:00Z">
              <w:r w:rsidR="001F3F2C" w:rsidRPr="00ED676A" w:rsidDel="0003013E">
                <w:rPr>
                  <w:color w:val="auto"/>
                </w:rPr>
                <w:delText>NV</w:delText>
              </w:r>
              <w:r w:rsidR="00BD6F02" w:rsidDel="0003013E">
                <w:rPr>
                  <w:color w:val="auto"/>
                </w:rPr>
                <w:delText>IDIA</w:delText>
              </w:r>
            </w:del>
            <w:r w:rsidR="009F7739">
              <w:rPr>
                <w:color w:val="auto"/>
              </w:rPr>
              <w:t xml:space="preserve">, </w:t>
            </w:r>
            <w:del w:id="49" w:author="HP" w:date="2010-04-17T14:51:00Z">
              <w:r w:rsidR="009F7739" w:rsidDel="0003013E">
                <w:rPr>
                  <w:color w:val="auto"/>
                </w:rPr>
                <w:delText>ATI</w:delText>
              </w:r>
            </w:del>
            <w:r w:rsidR="009F7739">
              <w:rPr>
                <w:color w:val="auto"/>
              </w:rPr>
              <w:t xml:space="preserve">, procesory DSP i </w:t>
            </w:r>
            <w:r w:rsidR="009F7739">
              <w:rPr>
                <w:color w:val="auto"/>
              </w:rPr>
              <w:lastRenderedPageBreak/>
              <w:t>inne</w:t>
            </w:r>
          </w:p>
        </w:tc>
        <w:tc>
          <w:tcPr>
            <w:tcW w:w="2186" w:type="dxa"/>
          </w:tcPr>
          <w:p w:rsidR="001F3F2C" w:rsidRPr="00ED676A" w:rsidRDefault="00085E46" w:rsidP="00E07E7E">
            <w:pPr>
              <w:ind w:firstLine="0"/>
              <w:rPr>
                <w:color w:val="auto"/>
              </w:rPr>
            </w:pPr>
            <w:ins w:id="50" w:author="HP" w:date="2010-04-17T14:51:00Z">
              <w:r>
                <w:rPr>
                  <w:color w:val="auto"/>
                </w:rPr>
                <w:lastRenderedPageBreak/>
                <w:t xml:space="preserve">Karty graficzne </w:t>
              </w:r>
            </w:ins>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ins w:id="51" w:author="HP" w:date="2010-04-17T14:52:00Z">
              <w:r w:rsidR="0003013E">
                <w:rPr>
                  <w:color w:val="auto"/>
                </w:rPr>
                <w:t>, wsparcie produk</w:t>
              </w:r>
            </w:ins>
            <w:ins w:id="52" w:author="HP" w:date="2010-04-17T14:53:00Z">
              <w:r w:rsidR="0003013E">
                <w:rPr>
                  <w:color w:val="auto"/>
                </w:rPr>
                <w:t>tu</w:t>
              </w:r>
            </w:ins>
          </w:p>
        </w:tc>
        <w:tc>
          <w:tcPr>
            <w:tcW w:w="2185" w:type="dxa"/>
          </w:tcPr>
          <w:p w:rsidR="001F3F2C" w:rsidRPr="00ED676A" w:rsidRDefault="001F3F2C" w:rsidP="0003013E">
            <w:pPr>
              <w:ind w:firstLine="0"/>
              <w:rPr>
                <w:color w:val="auto"/>
              </w:rPr>
            </w:pPr>
            <w:r w:rsidRPr="00ED676A">
              <w:rPr>
                <w:color w:val="auto"/>
              </w:rPr>
              <w:t xml:space="preserve">Duża. Popularne forum </w:t>
            </w:r>
            <w:del w:id="53" w:author="HP" w:date="2010-04-17T14:52:00Z">
              <w:r w:rsidRPr="00ED676A" w:rsidDel="0003013E">
                <w:rPr>
                  <w:color w:val="auto"/>
                </w:rPr>
                <w:delText>NVidia</w:delText>
              </w:r>
            </w:del>
            <w:ins w:id="54" w:author="HP" w:date="2010-04-17T14:52:00Z">
              <w:r w:rsidR="0003013E">
                <w:rPr>
                  <w:color w:val="auto"/>
                </w:rPr>
                <w:t>NVIDIA</w:t>
              </w:r>
            </w:ins>
            <w:ins w:id="55" w:author="HP" w:date="2010-04-17T14:53:00Z">
              <w:r w:rsidR="0003013E">
                <w:rPr>
                  <w:rStyle w:val="Odwoanieprzypisudolnego"/>
                  <w:color w:val="auto"/>
                </w:rPr>
                <w:footnoteReference w:id="23"/>
              </w:r>
            </w:ins>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rPr>
          <w:ins w:id="57" w:author="HP" w:date="2010-04-17T15:49:00Z"/>
        </w:trPr>
        <w:tc>
          <w:tcPr>
            <w:tcW w:w="2185" w:type="dxa"/>
          </w:tcPr>
          <w:p w:rsidR="00EA6D03" w:rsidRPr="00ED676A" w:rsidRDefault="00EA6D03" w:rsidP="00E07E7E">
            <w:pPr>
              <w:ind w:firstLine="0"/>
              <w:rPr>
                <w:ins w:id="58" w:author="HP" w:date="2010-04-17T15:49:00Z"/>
                <w:color w:val="auto"/>
              </w:rPr>
            </w:pPr>
            <w:ins w:id="59" w:author="HP" w:date="2010-04-17T15:49:00Z">
              <w:r>
                <w:rPr>
                  <w:color w:val="auto"/>
                </w:rPr>
                <w:t>Składnia</w:t>
              </w:r>
            </w:ins>
          </w:p>
        </w:tc>
        <w:tc>
          <w:tcPr>
            <w:tcW w:w="2185" w:type="dxa"/>
          </w:tcPr>
          <w:p w:rsidR="00EA6D03" w:rsidRPr="00ED676A" w:rsidRDefault="00EA6D03" w:rsidP="00E07E7E">
            <w:pPr>
              <w:ind w:firstLine="0"/>
              <w:rPr>
                <w:ins w:id="60" w:author="HP" w:date="2010-04-17T15:49:00Z"/>
                <w:color w:val="auto"/>
              </w:rPr>
            </w:pPr>
            <w:ins w:id="61" w:author="HP" w:date="2010-04-17T15:49:00Z">
              <w:r>
                <w:rPr>
                  <w:color w:val="auto"/>
                </w:rPr>
                <w:t xml:space="preserve">Podobna </w:t>
              </w:r>
            </w:ins>
            <w:ins w:id="62" w:author="HP" w:date="2010-04-17T15:50:00Z">
              <w:r>
                <w:rPr>
                  <w:color w:val="auto"/>
                </w:rPr>
                <w:t>do C</w:t>
              </w:r>
              <w:r>
                <w:rPr>
                  <w:rStyle w:val="Odwoanieprzypisudolnego"/>
                  <w:color w:val="auto"/>
                </w:rPr>
                <w:footnoteReference w:id="24"/>
              </w:r>
            </w:ins>
          </w:p>
        </w:tc>
        <w:tc>
          <w:tcPr>
            <w:tcW w:w="2185" w:type="dxa"/>
          </w:tcPr>
          <w:p w:rsidR="00EA6D03" w:rsidRPr="00ED676A" w:rsidRDefault="00EA6D03" w:rsidP="00E07E7E">
            <w:pPr>
              <w:ind w:firstLine="0"/>
              <w:rPr>
                <w:ins w:id="64" w:author="HP" w:date="2010-04-17T15:49:00Z"/>
                <w:color w:val="auto"/>
              </w:rPr>
            </w:pPr>
            <w:ins w:id="65" w:author="HP" w:date="2010-04-17T15:50:00Z">
              <w:r>
                <w:rPr>
                  <w:color w:val="auto"/>
                </w:rPr>
                <w:t>Podobna do C</w:t>
              </w:r>
            </w:ins>
          </w:p>
        </w:tc>
        <w:tc>
          <w:tcPr>
            <w:tcW w:w="2186" w:type="dxa"/>
          </w:tcPr>
          <w:p w:rsidR="00EA6D03" w:rsidRPr="00ED676A" w:rsidRDefault="00EA6D03" w:rsidP="00E07E7E">
            <w:pPr>
              <w:ind w:firstLine="0"/>
              <w:rPr>
                <w:ins w:id="66" w:author="HP" w:date="2010-04-17T15:49:00Z"/>
                <w:color w:val="auto"/>
              </w:rPr>
            </w:pPr>
            <w:ins w:id="67" w:author="HP" w:date="2010-04-17T15:50:00Z">
              <w:r>
                <w:rPr>
                  <w:color w:val="auto"/>
                </w:rPr>
                <w:t>Podobna do C</w:t>
              </w:r>
            </w:ins>
          </w:p>
        </w:tc>
      </w:tr>
      <w:tr w:rsidR="001F3F2C" w:rsidRPr="00ED676A" w:rsidTr="00E07E7E">
        <w:tc>
          <w:tcPr>
            <w:tcW w:w="2185" w:type="dxa"/>
          </w:tcPr>
          <w:p w:rsidR="001F3F2C" w:rsidRPr="00ED676A" w:rsidRDefault="001F3F2C" w:rsidP="00E07E7E">
            <w:pPr>
              <w:ind w:firstLine="0"/>
              <w:rPr>
                <w:color w:val="auto"/>
              </w:rPr>
            </w:pPr>
            <w:del w:id="68" w:author="HP" w:date="2010-04-17T15:20:00Z">
              <w:r w:rsidRPr="00ED676A" w:rsidDel="0045240E">
                <w:rPr>
                  <w:color w:val="auto"/>
                </w:rPr>
                <w:delText>Prędkość działania aplikacji</w:delText>
              </w:r>
            </w:del>
          </w:p>
        </w:tc>
        <w:tc>
          <w:tcPr>
            <w:tcW w:w="2185" w:type="dxa"/>
          </w:tcPr>
          <w:p w:rsidR="001F3F2C" w:rsidRPr="00ED676A" w:rsidRDefault="001F3F2C" w:rsidP="00E07E7E">
            <w:pPr>
              <w:ind w:firstLine="0"/>
              <w:rPr>
                <w:color w:val="auto"/>
              </w:rPr>
            </w:pPr>
            <w:del w:id="69" w:author="HP" w:date="2010-04-17T15:20:00Z">
              <w:r w:rsidRPr="00ED676A" w:rsidDel="0045240E">
                <w:rPr>
                  <w:color w:val="auto"/>
                </w:rPr>
                <w:delText>Duża</w:delText>
              </w:r>
            </w:del>
          </w:p>
        </w:tc>
        <w:tc>
          <w:tcPr>
            <w:tcW w:w="2185" w:type="dxa"/>
          </w:tcPr>
          <w:p w:rsidR="001F3F2C" w:rsidRPr="00ED676A" w:rsidRDefault="001F3F2C" w:rsidP="00E07E7E">
            <w:pPr>
              <w:ind w:firstLine="0"/>
              <w:rPr>
                <w:color w:val="auto"/>
              </w:rPr>
            </w:pPr>
            <w:del w:id="70" w:author="HP" w:date="2010-04-17T15:20:00Z">
              <w:r w:rsidRPr="00ED676A" w:rsidDel="0045240E">
                <w:rPr>
                  <w:color w:val="auto"/>
                </w:rPr>
                <w:delText>Średnia (w związku z tym, że jest to biblioteka uniwersalna, trudno jest zoptymalizować do konkretnej karty).</w:delText>
              </w:r>
            </w:del>
          </w:p>
        </w:tc>
        <w:tc>
          <w:tcPr>
            <w:tcW w:w="2186" w:type="dxa"/>
          </w:tcPr>
          <w:p w:rsidR="001F3F2C" w:rsidRPr="00ED676A" w:rsidRDefault="001F3F2C" w:rsidP="00E07E7E">
            <w:pPr>
              <w:ind w:firstLine="0"/>
              <w:rPr>
                <w:color w:val="auto"/>
              </w:rPr>
            </w:pPr>
            <w:del w:id="71" w:author="HP" w:date="2010-04-17T15:20:00Z">
              <w:r w:rsidRPr="00ED676A" w:rsidDel="0045240E">
                <w:rPr>
                  <w:color w:val="auto"/>
                </w:rPr>
                <w:delText>Duża</w:delText>
              </w:r>
            </w:del>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p>
        </w:tc>
        <w:tc>
          <w:tcPr>
            <w:tcW w:w="2185" w:type="dxa"/>
          </w:tcPr>
          <w:p w:rsidR="001F3F2C" w:rsidRPr="00ED676A" w:rsidRDefault="001F3F2C" w:rsidP="00E07E7E">
            <w:pPr>
              <w:ind w:firstLine="0"/>
              <w:rPr>
                <w:color w:val="auto"/>
              </w:rPr>
            </w:pPr>
            <w:r w:rsidRPr="00ED676A">
              <w:rPr>
                <w:color w:val="auto"/>
              </w:rPr>
              <w:t>Wysokopoziomowy</w:t>
            </w:r>
            <w:ins w:id="72" w:author="HP" w:date="2010-04-17T15:23:00Z">
              <w:r w:rsidR="007D7C28">
                <w:rPr>
                  <w:color w:val="auto"/>
                </w:rPr>
                <w:t xml:space="preserve"> lub niskopoziomowy</w:t>
              </w:r>
            </w:ins>
          </w:p>
        </w:tc>
        <w:tc>
          <w:tcPr>
            <w:tcW w:w="2185" w:type="dxa"/>
          </w:tcPr>
          <w:p w:rsidR="001F3F2C" w:rsidRPr="00ED676A" w:rsidRDefault="001F3F2C" w:rsidP="0045240E">
            <w:pPr>
              <w:ind w:firstLine="0"/>
              <w:rPr>
                <w:color w:val="auto"/>
              </w:rPr>
            </w:pPr>
            <w:r w:rsidRPr="00ED676A">
              <w:rPr>
                <w:color w:val="auto"/>
              </w:rPr>
              <w:t>Niskopoziomowy</w:t>
            </w:r>
            <w:del w:id="73" w:author="HP" w:date="2010-04-17T15:21:00Z">
              <w:r w:rsidRPr="00ED676A" w:rsidDel="0045240E">
                <w:rPr>
                  <w:color w:val="auto"/>
                </w:rPr>
                <w:delText>, wymaga często więcej linii kodu</w:delText>
              </w:r>
            </w:del>
            <w:ins w:id="74" w:author="HP" w:date="2010-04-17T15:21:00Z">
              <w:r w:rsidR="0045240E">
                <w:rPr>
                  <w:rStyle w:val="Odwoanieprzypisudolnego"/>
                  <w:color w:val="auto"/>
                </w:rPr>
                <w:footnoteReference w:id="25"/>
              </w:r>
            </w:ins>
          </w:p>
        </w:tc>
        <w:tc>
          <w:tcPr>
            <w:tcW w:w="2186" w:type="dxa"/>
          </w:tcPr>
          <w:p w:rsidR="001F3F2C" w:rsidRPr="00ED676A" w:rsidRDefault="001F3F2C" w:rsidP="00E07E7E">
            <w:pPr>
              <w:ind w:firstLine="0"/>
              <w:rPr>
                <w:color w:val="auto"/>
              </w:rPr>
            </w:pPr>
            <w:r w:rsidRPr="00ED676A">
              <w:rPr>
                <w:color w:val="auto"/>
              </w:rPr>
              <w:t>Niskopoziomowy, wymaga często więcej linii kodu</w:t>
            </w:r>
          </w:p>
        </w:tc>
      </w:tr>
      <w:tr w:rsidR="001F3F2C" w:rsidRPr="00ED676A" w:rsidTr="00E07E7E">
        <w:tc>
          <w:tcPr>
            <w:tcW w:w="2185" w:type="dxa"/>
          </w:tcPr>
          <w:p w:rsidR="001F3F2C" w:rsidRPr="00ED676A" w:rsidRDefault="001F3F2C" w:rsidP="00E07E7E">
            <w:pPr>
              <w:ind w:firstLine="0"/>
              <w:rPr>
                <w:color w:val="auto"/>
              </w:rPr>
            </w:pPr>
            <w:del w:id="77" w:author="HP" w:date="2010-04-17T15:25:00Z">
              <w:r w:rsidRPr="00ED676A" w:rsidDel="00AD14EE">
                <w:rPr>
                  <w:color w:val="auto"/>
                </w:rPr>
                <w:delText>Różnice w obsłudze różnych (chipsetów?)</w:delText>
              </w:r>
            </w:del>
          </w:p>
        </w:tc>
        <w:tc>
          <w:tcPr>
            <w:tcW w:w="2185" w:type="dxa"/>
          </w:tcPr>
          <w:p w:rsidR="001F3F2C" w:rsidRPr="00ED676A" w:rsidRDefault="001F3F2C" w:rsidP="00E07E7E">
            <w:pPr>
              <w:ind w:firstLine="0"/>
              <w:rPr>
                <w:color w:val="auto"/>
              </w:rPr>
            </w:pPr>
            <w:del w:id="78" w:author="HP" w:date="2010-04-17T15:25:00Z">
              <w:r w:rsidRPr="00ED676A" w:rsidDel="00AD14EE">
                <w:rPr>
                  <w:color w:val="auto"/>
                </w:rPr>
                <w:delText>Tak – CUDA 1.0, 1.1, 1.3, różnice w możliwościach.</w:delText>
              </w:r>
            </w:del>
          </w:p>
        </w:tc>
        <w:tc>
          <w:tcPr>
            <w:tcW w:w="2185" w:type="dxa"/>
          </w:tcPr>
          <w:p w:rsidR="001F3F2C" w:rsidRPr="00ED676A" w:rsidRDefault="001F3F2C" w:rsidP="00E07E7E">
            <w:pPr>
              <w:ind w:firstLine="0"/>
              <w:rPr>
                <w:color w:val="auto"/>
              </w:rPr>
            </w:pPr>
            <w:del w:id="79" w:author="HP" w:date="2010-04-17T15:25:00Z">
              <w:r w:rsidRPr="00ED676A" w:rsidDel="00AD14EE">
                <w:rPr>
                  <w:color w:val="auto"/>
                </w:rPr>
                <w:delText>?</w:delText>
              </w:r>
            </w:del>
          </w:p>
        </w:tc>
        <w:tc>
          <w:tcPr>
            <w:tcW w:w="2186" w:type="dxa"/>
          </w:tcPr>
          <w:p w:rsidR="001F3F2C" w:rsidRPr="00ED676A" w:rsidRDefault="001F3F2C" w:rsidP="00E07E7E">
            <w:pPr>
              <w:ind w:firstLine="0"/>
              <w:rPr>
                <w:color w:val="auto"/>
              </w:rPr>
            </w:pPr>
            <w:del w:id="80" w:author="HP" w:date="2010-04-17T15:25:00Z">
              <w:r w:rsidRPr="00ED676A" w:rsidDel="00AD14EE">
                <w:rPr>
                  <w:color w:val="auto"/>
                </w:rPr>
                <w:delText>?</w:delText>
              </w:r>
            </w:del>
          </w:p>
        </w:tc>
      </w:tr>
    </w:tbl>
    <w:p w:rsidR="001F3F2C" w:rsidRPr="001F3F2C" w:rsidRDefault="001F3F2C" w:rsidP="001F3F2C">
      <w:pPr>
        <w:pStyle w:val="Akapitzlist"/>
        <w:numPr>
          <w:ilvl w:val="0"/>
          <w:numId w:val="29"/>
        </w:numPr>
        <w:rPr>
          <w:color w:val="auto"/>
        </w:rPr>
      </w:pPr>
      <w:r w:rsidRPr="001F3F2C">
        <w:rPr>
          <w:color w:val="auto"/>
        </w:rPr>
        <w:t>(Źródła tabeli – linki do stron NVidia, OpenCL, Stream)</w:t>
      </w:r>
      <w:ins w:id="81" w:author="HP" w:date="2010-04-17T15:26:00Z">
        <w:r w:rsidR="00AD14EE">
          <w:rPr>
            <w:color w:val="auto"/>
          </w:rPr>
          <w:t xml:space="preserve">: </w:t>
        </w:r>
        <w:r w:rsidR="00AD14EE">
          <w:rPr>
            <w:rStyle w:val="Odwoanieprzypisudolnego"/>
            <w:color w:val="auto"/>
          </w:rPr>
          <w:footnoteReference w:id="26"/>
        </w:r>
        <w:r w:rsidR="00AD14EE">
          <w:rPr>
            <w:color w:val="auto"/>
          </w:rPr>
          <w:t xml:space="preserve"> , </w:t>
        </w:r>
        <w:r w:rsidR="00AD14EE">
          <w:rPr>
            <w:rStyle w:val="Odwoanieprzypisudolnego"/>
            <w:color w:val="auto"/>
          </w:rPr>
          <w:footnoteReference w:id="27"/>
        </w:r>
      </w:ins>
      <w:ins w:id="85" w:author="HP" w:date="2010-04-17T15:27:00Z">
        <w:r w:rsidR="00AD14EE">
          <w:rPr>
            <w:color w:val="auto"/>
          </w:rPr>
          <w:t xml:space="preserve"> , </w:t>
        </w:r>
        <w:r w:rsidR="00AD14EE">
          <w:rPr>
            <w:rStyle w:val="Odwoanieprzypisudolnego"/>
            <w:color w:val="auto"/>
          </w:rPr>
          <w:footnoteReference w:id="28"/>
        </w:r>
      </w:ins>
    </w:p>
    <w:p w:rsidR="00420FF8" w:rsidRDefault="00420FF8" w:rsidP="00C25AA8">
      <w:pPr>
        <w:rPr>
          <w:ins w:id="87" w:author="HP" w:date="2010-04-17T15:29:00Z"/>
        </w:rPr>
        <w:pPrChange w:id="88" w:author="HP" w:date="2010-04-17T15:28:00Z">
          <w:pPr>
            <w:pStyle w:val="Akapitzlist"/>
            <w:ind w:left="1069" w:firstLine="0"/>
          </w:pPr>
        </w:pPrChange>
      </w:pPr>
    </w:p>
    <w:p w:rsidR="008162AD" w:rsidRDefault="008162AD" w:rsidP="00C25AA8">
      <w:pPr>
        <w:pPrChange w:id="89" w:author="HP" w:date="2010-04-17T15:28:00Z">
          <w:pPr>
            <w:pStyle w:val="Akapitzlist"/>
            <w:ind w:left="1069" w:firstLine="0"/>
          </w:pPr>
        </w:pPrChange>
      </w:pPr>
    </w:p>
    <w:p w:rsidR="00DD2A69" w:rsidRDefault="00DD2A69">
      <w:pPr>
        <w:ind w:left="709" w:firstLine="0"/>
      </w:pPr>
    </w:p>
    <w:p w:rsidR="00DD2A69" w:rsidRPr="00420FF8" w:rsidRDefault="00002A47">
      <w:pPr>
        <w:pStyle w:val="Akapitzlist"/>
        <w:numPr>
          <w:ilvl w:val="0"/>
          <w:numId w:val="29"/>
        </w:numPr>
        <w:rPr>
          <w:b/>
        </w:rPr>
      </w:pPr>
      <w:r w:rsidRPr="00002A47">
        <w:rPr>
          <w:b/>
        </w:rPr>
        <w:lastRenderedPageBreak/>
        <w:t>Użycie tych technologii w bibliotekach, programach (w tym punkcie dodaj jakies odnosniki)</w:t>
      </w:r>
    </w:p>
    <w:p w:rsidR="00CB0ABF" w:rsidRDefault="00CB0ABF" w:rsidP="00CB0ABF"/>
    <w:p w:rsidR="00DD2A69" w:rsidRPr="00ED676A" w:rsidRDefault="00DD2A69" w:rsidP="00DD2A69">
      <w:pPr>
        <w:rPr>
          <w:color w:val="auto"/>
        </w:rPr>
      </w:pPr>
      <w:r w:rsidRPr="00ED676A">
        <w:rPr>
          <w:color w:val="auto"/>
        </w:rPr>
        <w:t>// Opisz tez, ze są używane w wielu programach  - np. rendering 3dsmax, photoshop, itp</w:t>
      </w:r>
      <w:r>
        <w:rPr>
          <w:color w:val="auto"/>
        </w:rPr>
        <w:t xml:space="preserve"> </w:t>
      </w:r>
    </w:p>
    <w:p w:rsidR="00DD2A69" w:rsidRDefault="00DD2A69" w:rsidP="00CB0ABF"/>
    <w:p w:rsidR="00420FF8" w:rsidRPr="00ED676A" w:rsidRDefault="00420FF8" w:rsidP="00420FF8">
      <w:pPr>
        <w:pStyle w:val="NormalnyWeb"/>
      </w:pPr>
      <w:r w:rsidRPr="00ED676A">
        <w:t xml:space="preserve">Dwa projekty umożliwiają już wykorzystanie CUDA, a są to wspomniane SETI@home oraz GPUgrid.net. Wedle informacji zawartych na stronie BOINC, aplikacje te mogą działać </w:t>
      </w:r>
      <w:r w:rsidRPr="00ED676A">
        <w:rPr>
          <w:b/>
          <w:bCs/>
        </w:rPr>
        <w:t>od 2 do 10 razy szybciej, niż te wykorzystujące wyłącznie moc CPU</w:t>
      </w:r>
      <w:r w:rsidRPr="00ED676A">
        <w:t>.</w:t>
      </w:r>
    </w:p>
    <w:p w:rsidR="00420FF8" w:rsidRDefault="00420FF8" w:rsidP="00CB0ABF"/>
    <w:p w:rsidR="00420FF8" w:rsidRPr="00ED676A" w:rsidRDefault="00420FF8" w:rsidP="00420FF8">
      <w:pPr>
        <w:pStyle w:val="NormalnyWeb"/>
      </w:pPr>
      <w:r w:rsidRPr="00ED676A">
        <w:t xml:space="preserve">Warto wspomnieć, że znajdują się tam też </w:t>
      </w:r>
      <w:hyperlink r:id="rId12" w:tgtFrame="_blank" w:history="1">
        <w:r w:rsidRPr="00ED676A">
          <w:rPr>
            <w:rStyle w:val="Hipercze"/>
          </w:rPr>
          <w:t>dokumentacje dotyczące tworzenia wtyczek</w:t>
        </w:r>
      </w:hyperlink>
      <w:r w:rsidRPr="00ED676A">
        <w:t xml:space="preserve"> do</w:t>
      </w:r>
      <w:r w:rsidRPr="00ED676A">
        <w:rPr>
          <w:b/>
          <w:bCs/>
        </w:rPr>
        <w:t xml:space="preserve"> Photoshopa</w:t>
      </w:r>
      <w:r w:rsidRPr="00ED676A">
        <w:t xml:space="preserve"> oraz programu </w:t>
      </w:r>
      <w:r w:rsidRPr="00ED676A">
        <w:rPr>
          <w:b/>
          <w:bCs/>
        </w:rPr>
        <w:t>MATLAB</w:t>
      </w:r>
      <w:r w:rsidRPr="00ED676A">
        <w:t xml:space="preserve"> wykorzystujących tą technologię.</w:t>
      </w:r>
    </w:p>
    <w:p w:rsidR="00420FF8" w:rsidRPr="00ED676A" w:rsidRDefault="00420FF8" w:rsidP="00420FF8">
      <w:pPr>
        <w:spacing w:after="200" w:line="276" w:lineRule="auto"/>
        <w:ind w:firstLine="0"/>
        <w:rPr>
          <w:color w:val="auto"/>
        </w:rPr>
      </w:pPr>
    </w:p>
    <w:p w:rsidR="00420FF8" w:rsidRPr="00ED676A" w:rsidRDefault="00420FF8" w:rsidP="00420FF8">
      <w:pPr>
        <w:spacing w:after="200" w:line="276" w:lineRule="auto"/>
        <w:ind w:firstLine="0"/>
        <w:rPr>
          <w:color w:val="auto"/>
        </w:rPr>
      </w:pPr>
    </w:p>
    <w:p w:rsidR="00420FF8" w:rsidRPr="00ED676A" w:rsidRDefault="00420FF8" w:rsidP="00420FF8">
      <w:pPr>
        <w:spacing w:after="200" w:line="276" w:lineRule="auto"/>
        <w:ind w:firstLine="0"/>
        <w:rPr>
          <w:color w:val="auto"/>
        </w:rPr>
      </w:pPr>
      <w:r w:rsidRPr="00ED676A">
        <w:rPr>
          <w:color w:val="auto"/>
        </w:rPr>
        <w:t>Napisz tez pracach badawczych, w których została użyta CUDA i inne (nie tylko praktyczne programy).</w:t>
      </w:r>
    </w:p>
    <w:p w:rsidR="00420FF8" w:rsidRPr="00ED676A" w:rsidRDefault="00420FF8" w:rsidP="00420FF8">
      <w:pPr>
        <w:spacing w:after="200" w:line="276" w:lineRule="auto"/>
        <w:ind w:firstLine="0"/>
        <w:rPr>
          <w:color w:val="auto"/>
        </w:rPr>
      </w:pPr>
    </w:p>
    <w:p w:rsidR="00420FF8" w:rsidRDefault="00420FF8" w:rsidP="00420FF8">
      <w:pPr>
        <w:rPr>
          <w:rFonts w:eastAsiaTheme="majorEastAsia"/>
          <w:color w:val="auto"/>
        </w:rPr>
      </w:pPr>
      <w:r w:rsidRPr="00ED676A">
        <w:rPr>
          <w:rFonts w:eastAsiaTheme="majorEastAsia"/>
          <w:color w:val="auto"/>
        </w:rPr>
        <w:t>Daj odnośniki do dokumentów, w których porownuje się performance CPU i GPU</w:t>
      </w:r>
    </w:p>
    <w:p w:rsidR="00E46CFE" w:rsidRDefault="00E46CFE" w:rsidP="00420FF8">
      <w:pPr>
        <w:rPr>
          <w:rFonts w:eastAsiaTheme="majorEastAsia"/>
          <w:color w:val="auto"/>
        </w:rPr>
      </w:pPr>
    </w:p>
    <w:p w:rsidR="00E46CFE" w:rsidRDefault="00E46CFE" w:rsidP="00420FF8">
      <w:pPr>
        <w:rPr>
          <w:rFonts w:eastAsiaTheme="majorEastAsia"/>
          <w:color w:val="auto"/>
        </w:rPr>
      </w:pPr>
      <w:r>
        <w:rPr>
          <w:rFonts w:eastAsiaTheme="majorEastAsia"/>
          <w:color w:val="auto"/>
        </w:rPr>
        <w:t>(tak ogólnie – to i poniżej)</w:t>
      </w:r>
    </w:p>
    <w:p w:rsidR="00E46CFE" w:rsidRPr="00ED676A" w:rsidRDefault="00E46CFE" w:rsidP="00E46CFE">
      <w:pPr>
        <w:rPr>
          <w:rFonts w:eastAsiaTheme="majorEastAsia"/>
          <w:color w:val="auto"/>
        </w:rPr>
      </w:pPr>
      <w:r w:rsidRPr="00ED676A">
        <w:rPr>
          <w:color w:val="auto"/>
        </w:rPr>
        <w:t>GPU są używane do wykonywania programów ogólnego użytku najczęściej, ponieważ oczekuje się od nich większej prędkości niż na CPU</w:t>
      </w:r>
    </w:p>
    <w:p w:rsidR="00E46CFE" w:rsidRPr="00ED676A" w:rsidRDefault="00E46CFE" w:rsidP="00E46CFE">
      <w:pPr>
        <w:rPr>
          <w:color w:val="auto"/>
        </w:rPr>
      </w:pPr>
      <w:r w:rsidRPr="00ED676A">
        <w:rPr>
          <w:color w:val="auto"/>
        </w:rPr>
        <w:t>Minusy – większy pobór prądu</w:t>
      </w:r>
    </w:p>
    <w:p w:rsidR="00AB6274" w:rsidRPr="00ED676A" w:rsidRDefault="00AB6274" w:rsidP="00AB6274">
      <w:pPr>
        <w:rPr>
          <w:rFonts w:eastAsiaTheme="majorEastAsia"/>
          <w:color w:val="auto"/>
        </w:rPr>
      </w:pPr>
    </w:p>
    <w:p w:rsidR="005D31F0" w:rsidRPr="00ED676A" w:rsidRDefault="005D31F0">
      <w:pPr>
        <w:spacing w:after="200" w:line="276" w:lineRule="auto"/>
        <w:ind w:firstLine="0"/>
        <w:rPr>
          <w:color w:val="auto"/>
        </w:rPr>
      </w:pPr>
    </w:p>
    <w:p w:rsidR="006D1236" w:rsidRPr="00ED676A" w:rsidRDefault="006D1236" w:rsidP="006D1236">
      <w:pPr>
        <w:pStyle w:val="Nagwek2"/>
      </w:pPr>
      <w:bookmarkStart w:id="90" w:name="_Toc259090086"/>
      <w:r w:rsidRPr="00ED676A">
        <w:t>CUDA</w:t>
      </w:r>
      <w:bookmarkEnd w:id="90"/>
    </w:p>
    <w:p w:rsidR="00420FF8" w:rsidRPr="00A13DDA" w:rsidRDefault="00420FF8" w:rsidP="00420FF8">
      <w:pPr>
        <w:spacing w:line="240" w:lineRule="auto"/>
        <w:ind w:firstLine="0"/>
        <w:rPr>
          <w:color w:val="auto"/>
          <w:lang w:val="en-US" w:eastAsia="en-US"/>
        </w:rPr>
      </w:pPr>
      <w:r w:rsidRPr="00A13DDA">
        <w:rPr>
          <w:rFonts w:hAnsi="Symbol"/>
          <w:color w:val="auto"/>
          <w:lang w:val="en-US" w:eastAsia="en-US"/>
        </w:rPr>
        <w:t></w:t>
      </w:r>
      <w:r w:rsidRPr="00A13DDA">
        <w:rPr>
          <w:color w:val="auto"/>
          <w:lang w:val="en-US" w:eastAsia="en-US"/>
        </w:rPr>
        <w:t xml:space="preserve"> </w:t>
      </w:r>
      <w:r>
        <w:rPr>
          <w:color w:val="auto"/>
          <w:lang w:val="en-US" w:eastAsia="en-US"/>
        </w:rPr>
        <w:t xml:space="preserve">NOWA CUDA - </w:t>
      </w:r>
      <w:r w:rsidRPr="00A13DDA">
        <w:rPr>
          <w:color w:val="auto"/>
          <w:lang w:val="en-US" w:eastAsia="en-US"/>
        </w:rPr>
        <w:t xml:space="preserve"> </w:t>
      </w:r>
      <w:r>
        <w:rPr>
          <w:color w:val="auto"/>
          <w:lang w:val="en-US" w:eastAsia="en-US"/>
        </w:rPr>
        <w:t xml:space="preserve">( </w:t>
      </w:r>
      <w:hyperlink r:id="rId13" w:history="1">
        <w:r w:rsidRPr="00681963">
          <w:rPr>
            <w:rStyle w:val="Hipercze"/>
            <w:lang w:val="en-US" w:eastAsia="en-US"/>
          </w:rPr>
          <w:t>http://developer.nvidia.com/object/cuda_3_0_downloads.html</w:t>
        </w:r>
      </w:hyperlink>
      <w:r>
        <w:rPr>
          <w:color w:val="auto"/>
          <w:lang w:val="en-US" w:eastAsia="en-US"/>
        </w:rPr>
        <w:t xml:space="preserve"> ) </w:t>
      </w:r>
      <w:r w:rsidRPr="00A13DDA">
        <w:rPr>
          <w:color w:val="auto"/>
          <w:lang w:val="en-US" w:eastAsia="en-US"/>
        </w:rPr>
        <w:t xml:space="preserve">Support for the new Fermi architecture, with: </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lastRenderedPageBreak/>
        <w:t>Native 64-bit GPU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Multiple Copy Engine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ECC reporting</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Concurrent Kernel Execution</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debugging support in cuda-gdb</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profiling support for CUDA C and OpenCL in Visual Profiler</w:t>
      </w:r>
    </w:p>
    <w:p w:rsidR="00420FF8" w:rsidRDefault="00420FF8" w:rsidP="00420FF8">
      <w:pPr>
        <w:pStyle w:val="Akapitzlist"/>
        <w:ind w:firstLine="0"/>
        <w:rPr>
          <w:rFonts w:eastAsiaTheme="majorEastAsia"/>
          <w:color w:val="auto"/>
        </w:rPr>
      </w:pPr>
    </w:p>
    <w:p w:rsidR="00420FF8" w:rsidRPr="00DD2A69" w:rsidRDefault="00420FF8" w:rsidP="00420FF8">
      <w:pPr>
        <w:ind w:firstLine="0"/>
        <w:rPr>
          <w:rFonts w:eastAsiaTheme="majorEastAsia"/>
          <w:color w:val="auto"/>
        </w:rPr>
      </w:pPr>
      <w:r w:rsidRPr="00DD2A69">
        <w:rPr>
          <w:rFonts w:eastAsiaTheme="majorEastAsia"/>
          <w:color w:val="auto"/>
        </w:rPr>
        <w:t>Napisz tez o NVidia tesla</w:t>
      </w:r>
    </w:p>
    <w:p w:rsidR="00420FF8" w:rsidRDefault="00420FF8" w:rsidP="00420FF8">
      <w:pPr>
        <w:rPr>
          <w:rFonts w:eastAsiaTheme="majorEastAsia"/>
          <w:color w:val="auto"/>
        </w:rPr>
      </w:pPr>
      <w:r w:rsidRPr="00ED676A">
        <w:rPr>
          <w:rFonts w:eastAsiaTheme="majorEastAsia"/>
          <w:color w:val="auto"/>
        </w:rPr>
        <w:t>Napisz o physx</w:t>
      </w:r>
      <w:r>
        <w:rPr>
          <w:rFonts w:eastAsiaTheme="majorEastAsia"/>
          <w:color w:val="auto"/>
        </w:rPr>
        <w:t>:</w:t>
      </w:r>
    </w:p>
    <w:p w:rsidR="00420FF8" w:rsidRPr="00ED676A" w:rsidRDefault="00420FF8" w:rsidP="00420FF8">
      <w:pPr>
        <w:rPr>
          <w:rFonts w:eastAsiaTheme="majorEastAsia"/>
          <w:color w:val="auto"/>
        </w:rPr>
      </w:pPr>
      <w:r>
        <w:rPr>
          <w:b/>
          <w:bCs/>
        </w:rPr>
        <w:t>PhysX</w:t>
      </w:r>
      <w:r>
        <w:t xml:space="preserve"> is a </w:t>
      </w:r>
      <w:hyperlink r:id="rId14" w:tooltip="Proprietary software" w:history="1">
        <w:r>
          <w:rPr>
            <w:rStyle w:val="Hipercze"/>
            <w:rFonts w:eastAsiaTheme="majorEastAsia"/>
          </w:rPr>
          <w:t>proprietary</w:t>
        </w:r>
      </w:hyperlink>
      <w:r>
        <w:t xml:space="preserve"> </w:t>
      </w:r>
      <w:hyperlink r:id="rId15" w:tooltip="Real-time computer graphics" w:history="1">
        <w:r>
          <w:rPr>
            <w:rStyle w:val="Hipercze"/>
            <w:rFonts w:eastAsiaTheme="majorEastAsia"/>
          </w:rPr>
          <w:t>realtime</w:t>
        </w:r>
      </w:hyperlink>
      <w:r>
        <w:t xml:space="preserve"> </w:t>
      </w:r>
      <w:hyperlink r:id="rId16" w:tooltip="Physics &#10; engine" w:history="1">
        <w:r>
          <w:rPr>
            <w:rStyle w:val="Hipercze"/>
            <w:rFonts w:eastAsiaTheme="majorEastAsia"/>
          </w:rPr>
          <w:t>physics engine</w:t>
        </w:r>
      </w:hyperlink>
      <w:r>
        <w:t xml:space="preserve"> </w:t>
      </w:r>
      <w:hyperlink r:id="rId17" w:tooltip="Middleware" w:history="1">
        <w:r>
          <w:rPr>
            <w:rStyle w:val="Hipercze"/>
            <w:rFonts w:eastAsiaTheme="majorEastAsia"/>
          </w:rPr>
          <w:t>middleware</w:t>
        </w:r>
      </w:hyperlink>
      <w:r>
        <w:t xml:space="preserve"> </w:t>
      </w:r>
      <w:hyperlink r:id="rId18" w:tooltip="Software development kit" w:history="1">
        <w:r>
          <w:rPr>
            <w:rStyle w:val="Hipercze"/>
            <w:rFonts w:eastAsiaTheme="majorEastAsia"/>
          </w:rPr>
          <w:t>SDK</w:t>
        </w:r>
      </w:hyperlink>
      <w:r>
        <w:t xml:space="preserve"> acquired by </w:t>
      </w:r>
      <w:hyperlink r:id="rId19" w:tooltip="Ageia" w:history="1">
        <w:r>
          <w:rPr>
            <w:rStyle w:val="Hipercze"/>
            <w:rFonts w:eastAsiaTheme="majorEastAsia"/>
          </w:rPr>
          <w:t>Ageia</w:t>
        </w:r>
      </w:hyperlink>
      <w:r>
        <w:t xml:space="preserve"> (which itself was acquired by </w:t>
      </w:r>
      <w:hyperlink r:id="rId20" w:tooltip="Nvidia" w:history="1">
        <w:r>
          <w:rPr>
            <w:rStyle w:val="Hipercze"/>
            <w:rFonts w:eastAsiaTheme="majorEastAsia"/>
          </w:rPr>
          <w:t>Nvidia</w:t>
        </w:r>
      </w:hyperlink>
      <w:r>
        <w:t xml:space="preserve"> in February 2008</w:t>
      </w:r>
      <w:hyperlink r:id="rId21" w:anchor="cite_note-0" w:history="1">
        <w:r>
          <w:rPr>
            <w:rStyle w:val="Hipercze"/>
            <w:rFonts w:eastAsiaTheme="majorEastAsia"/>
            <w:vertAlign w:val="superscript"/>
          </w:rPr>
          <w:t>[1]</w:t>
        </w:r>
      </w:hyperlink>
      <w:r>
        <w:t xml:space="preserve">) with the purchase of </w:t>
      </w:r>
      <w:hyperlink r:id="rId22" w:tooltip="ETH Zurich" w:history="1">
        <w:r>
          <w:rPr>
            <w:rStyle w:val="Hipercze"/>
            <w:rFonts w:eastAsiaTheme="majorEastAsia"/>
          </w:rPr>
          <w:t>ETH Zurich</w:t>
        </w:r>
      </w:hyperlink>
      <w:r>
        <w:t xml:space="preserve"> spin-off NovodeX in 2004. The term PhysX can also refer to the </w:t>
      </w:r>
      <w:hyperlink r:id="rId23" w:tooltip="Physics processing unit" w:history="1">
        <w:r>
          <w:rPr>
            <w:rStyle w:val="Hipercze"/>
            <w:rFonts w:eastAsiaTheme="majorEastAsia"/>
          </w:rPr>
          <w:t>PPU</w:t>
        </w:r>
      </w:hyperlink>
      <w:r>
        <w:t xml:space="preserve"> </w:t>
      </w:r>
      <w:hyperlink r:id="rId24" w:tooltip="Add-in card" w:history="1">
        <w:r>
          <w:rPr>
            <w:rStyle w:val="Hipercze"/>
            <w:rFonts w:eastAsiaTheme="majorEastAsia"/>
          </w:rPr>
          <w:t>add-in card</w:t>
        </w:r>
      </w:hyperlink>
      <w:r>
        <w:t xml:space="preserve"> designed by Ageia to accelerate PhysX-enabled </w:t>
      </w:r>
      <w:hyperlink r:id="rId25" w:tooltip="Video game" w:history="1">
        <w:r>
          <w:rPr>
            <w:rStyle w:val="Hipercze"/>
            <w:rFonts w:eastAsiaTheme="majorEastAsia"/>
          </w:rPr>
          <w:t>video games</w:t>
        </w:r>
      </w:hyperlink>
      <w:r>
        <w:t xml:space="preserve">. Video games supporting </w:t>
      </w:r>
      <w:hyperlink r:id="rId26" w:tooltip="Hardware acceleration" w:history="1">
        <w:r>
          <w:rPr>
            <w:rStyle w:val="Hipercze"/>
            <w:rFonts w:eastAsiaTheme="majorEastAsia"/>
          </w:rPr>
          <w:t>hardware acceleration</w:t>
        </w:r>
      </w:hyperlink>
      <w:r>
        <w:t xml:space="preserve"> by PhysX can be accelerated by either a PhysX PPU or a </w:t>
      </w:r>
      <w:hyperlink r:id="rId27" w:tooltip="CUDA" w:history="1">
        <w:r>
          <w:rPr>
            <w:rStyle w:val="Hipercze"/>
            <w:rFonts w:eastAsiaTheme="majorEastAsia"/>
          </w:rPr>
          <w:t>CUDA</w:t>
        </w:r>
      </w:hyperlink>
      <w:r>
        <w:t xml:space="preserve">-enabled </w:t>
      </w:r>
      <w:hyperlink r:id="rId28" w:tooltip="GeForce" w:history="1">
        <w:r>
          <w:rPr>
            <w:rStyle w:val="Hipercze"/>
            <w:rFonts w:eastAsiaTheme="majorEastAsia"/>
          </w:rPr>
          <w:t>GeForce</w:t>
        </w:r>
      </w:hyperlink>
      <w:r>
        <w:t xml:space="preserve"> </w:t>
      </w:r>
      <w:hyperlink r:id="rId29" w:tooltip="Graphics processing unit" w:history="1">
        <w:r>
          <w:rPr>
            <w:rStyle w:val="Hipercze"/>
            <w:rFonts w:eastAsiaTheme="majorEastAsia"/>
          </w:rPr>
          <w:t>GPU</w:t>
        </w:r>
      </w:hyperlink>
      <w:r>
        <w:t xml:space="preserve"> (which has at least 32 CUDA cores), thus offloading physics calculations from the </w:t>
      </w:r>
      <w:hyperlink r:id="rId30" w:tooltip="Central processing unit" w:history="1">
        <w:r>
          <w:rPr>
            <w:rStyle w:val="Hipercze"/>
            <w:rFonts w:eastAsiaTheme="majorEastAsia"/>
          </w:rPr>
          <w:t>CPU</w:t>
        </w:r>
      </w:hyperlink>
      <w:r>
        <w:t>, allowing it to perform other tasks instead — resulting in a smoother gaming experience and additional visual effects.</w:t>
      </w:r>
    </w:p>
    <w:p w:rsidR="00420FF8" w:rsidRDefault="00420FF8" w:rsidP="00040CD8"/>
    <w:p w:rsidR="00420FF8" w:rsidRDefault="00420FF8" w:rsidP="00040CD8"/>
    <w:p w:rsidR="00420FF8" w:rsidRDefault="00420FF8" w:rsidP="00040CD8"/>
    <w:p w:rsidR="00040CD8" w:rsidRPr="00ED676A" w:rsidRDefault="00F66DA7" w:rsidP="00040CD8">
      <w:hyperlink r:id="rId31" w:history="1">
        <w:r w:rsidR="00040CD8" w:rsidRPr="00ED676A">
          <w:rPr>
            <w:rStyle w:val="Hipercze"/>
          </w:rPr>
          <w:t>http://www.behardware.com/articles/659-2/nvidia-cuda-preview.html</w:t>
        </w:r>
      </w:hyperlink>
      <w:r w:rsidR="00040CD8" w:rsidRPr="00ED676A">
        <w:t xml:space="preserve"> (obrazek)</w:t>
      </w:r>
    </w:p>
    <w:p w:rsidR="00040CD8" w:rsidRDefault="00040CD8" w:rsidP="00C31437">
      <w:pPr>
        <w:rPr>
          <w:color w:val="auto"/>
        </w:rPr>
      </w:pPr>
    </w:p>
    <w:p w:rsidR="00040CD8" w:rsidRDefault="00040CD8" w:rsidP="00C31437">
      <w:pPr>
        <w:rPr>
          <w:color w:val="auto"/>
        </w:rPr>
      </w:pPr>
    </w:p>
    <w:p w:rsidR="00C31437" w:rsidRPr="00ED676A" w:rsidRDefault="007F264D" w:rsidP="00C31437">
      <w:pPr>
        <w:rPr>
          <w:color w:val="auto"/>
        </w:rPr>
      </w:pPr>
      <w:r w:rsidRPr="00ED676A">
        <w:rPr>
          <w:color w:val="auto"/>
        </w:rPr>
        <w:t xml:space="preserve">// </w:t>
      </w:r>
      <w:r w:rsidR="002D36BE" w:rsidRPr="00ED676A">
        <w:rPr>
          <w:color w:val="auto"/>
        </w:rPr>
        <w:t>Różne</w:t>
      </w:r>
      <w:r w:rsidR="00C31437" w:rsidRPr="00ED676A">
        <w:rPr>
          <w:color w:val="auto"/>
        </w:rPr>
        <w:t xml:space="preserve"> obrazki z cuda programming guide</w:t>
      </w:r>
    </w:p>
    <w:p w:rsidR="004A38E5" w:rsidRPr="00ED676A" w:rsidRDefault="004A38E5" w:rsidP="008B5404">
      <w:pPr>
        <w:rPr>
          <w:rFonts w:eastAsiaTheme="majorEastAsia"/>
          <w:color w:val="auto"/>
        </w:rPr>
      </w:pPr>
      <w:r w:rsidRPr="00ED676A">
        <w:rPr>
          <w:rFonts w:eastAsiaTheme="majorEastAsia"/>
          <w:color w:val="auto"/>
        </w:rPr>
        <w:t xml:space="preserve">Cuda ma tryb driver i ten inny, który </w:t>
      </w:r>
      <w:r w:rsidR="008B5404" w:rsidRPr="00ED676A">
        <w:rPr>
          <w:rFonts w:eastAsiaTheme="majorEastAsia"/>
          <w:color w:val="auto"/>
        </w:rPr>
        <w:t>używam</w:t>
      </w: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B10B5D">
      <w:pPr>
        <w:rPr>
          <w:rFonts w:eastAsiaTheme="majorEastAsia"/>
          <w:color w:val="auto"/>
        </w:rPr>
      </w:pPr>
      <w:r w:rsidRPr="00ED676A">
        <w:rPr>
          <w:rFonts w:eastAsiaTheme="majorEastAsia"/>
          <w:color w:val="auto"/>
        </w:rPr>
        <w:t>Obliczenia int są wolniejsze niż float</w:t>
      </w:r>
    </w:p>
    <w:p w:rsidR="00B10B5D" w:rsidRPr="00ED676A" w:rsidRDefault="00B10B5D" w:rsidP="00B10B5D">
      <w:pPr>
        <w:rPr>
          <w:rFonts w:eastAsiaTheme="majorEastAsia"/>
          <w:color w:val="auto"/>
        </w:rPr>
      </w:pPr>
      <w:r w:rsidRPr="00ED676A">
        <w:rPr>
          <w:rFonts w:hAnsi="Symbol"/>
        </w:rPr>
        <w:t></w:t>
      </w:r>
      <w:r w:rsidRPr="00ED676A">
        <w:t xml:space="preserve">  What is a kernel? A kernel is a function callable from the host and executed on the CUDA device -- simultaneously by many threads in parallel.</w:t>
      </w:r>
    </w:p>
    <w:p w:rsidR="00B10B5D" w:rsidRPr="00ED676A" w:rsidRDefault="00B10B5D" w:rsidP="008B5404">
      <w:pPr>
        <w:rPr>
          <w:rFonts w:eastAsiaTheme="majorEastAsia"/>
          <w:color w:val="auto"/>
        </w:rPr>
      </w:pPr>
    </w:p>
    <w:p w:rsidR="00C31437" w:rsidRPr="00ED676A" w:rsidRDefault="00C31437" w:rsidP="00C31437">
      <w:pPr>
        <w:rPr>
          <w:color w:val="auto"/>
        </w:rPr>
      </w:pPr>
    </w:p>
    <w:p w:rsidR="006D1236" w:rsidRPr="00ED676A" w:rsidRDefault="006D1236" w:rsidP="006D1236">
      <w:pPr>
        <w:pStyle w:val="Nagwek3"/>
      </w:pPr>
      <w:bookmarkStart w:id="91" w:name="_Toc259090087"/>
      <w:r w:rsidRPr="00ED676A">
        <w:lastRenderedPageBreak/>
        <w:t>Wprowadzenie do technologii</w:t>
      </w:r>
      <w:bookmarkEnd w:id="91"/>
    </w:p>
    <w:p w:rsidR="007F264D" w:rsidRPr="00ED676A" w:rsidRDefault="007F264D" w:rsidP="007F264D">
      <w:pPr>
        <w:rPr>
          <w:color w:val="auto"/>
        </w:rPr>
      </w:pPr>
      <w:r w:rsidRPr="00ED676A">
        <w:rPr>
          <w:color w:val="auto"/>
        </w:rPr>
        <w:t>// (Kernele, hierarchia wątków, opis języka)</w:t>
      </w:r>
    </w:p>
    <w:p w:rsidR="006D1236" w:rsidRPr="00ED676A" w:rsidRDefault="006D1236" w:rsidP="006D1236">
      <w:pPr>
        <w:pStyle w:val="Nagwek4"/>
      </w:pPr>
      <w:bookmarkStart w:id="92" w:name="_Toc259090088"/>
      <w:r w:rsidRPr="00ED676A">
        <w:t>Wersje CUDA</w:t>
      </w:r>
      <w:bookmarkEnd w:id="92"/>
    </w:p>
    <w:p w:rsidR="007F264D" w:rsidRPr="00ED676A" w:rsidRDefault="007F264D" w:rsidP="007F264D">
      <w:pPr>
        <w:rPr>
          <w:color w:val="auto"/>
        </w:rPr>
      </w:pPr>
      <w:r w:rsidRPr="00ED676A">
        <w:rPr>
          <w:color w:val="auto"/>
        </w:rPr>
        <w:t>// (Compute capability)</w:t>
      </w:r>
    </w:p>
    <w:p w:rsidR="008B5404" w:rsidRPr="00ED676A" w:rsidRDefault="008B5404" w:rsidP="008B5404">
      <w:pPr>
        <w:rPr>
          <w:rFonts w:eastAsiaTheme="majorEastAsia"/>
          <w:color w:val="auto"/>
        </w:rPr>
      </w:pPr>
      <w:r w:rsidRPr="00ED676A">
        <w:rPr>
          <w:rFonts w:eastAsiaTheme="majorEastAsia"/>
          <w:color w:val="auto"/>
        </w:rPr>
        <w:t>Napisz o aktualnych NVIDIA i nowych Fermi</w:t>
      </w:r>
    </w:p>
    <w:p w:rsidR="008B5404" w:rsidRPr="00ED676A" w:rsidRDefault="008B5404" w:rsidP="008B5404">
      <w:pPr>
        <w:rPr>
          <w:color w:val="auto"/>
        </w:rPr>
      </w:pPr>
    </w:p>
    <w:p w:rsidR="00BC2198" w:rsidRPr="00ED676A" w:rsidRDefault="006D1236" w:rsidP="00BC2198">
      <w:pPr>
        <w:pStyle w:val="Nagwek4"/>
      </w:pPr>
      <w:bookmarkStart w:id="93" w:name="_Toc259090089"/>
      <w:r w:rsidRPr="00ED676A">
        <w:t>Ograniczenia</w:t>
      </w:r>
      <w:bookmarkEnd w:id="93"/>
      <w:r w:rsidRPr="00ED676A">
        <w:t xml:space="preserve"> </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Przy małych kernelach jest duży narzut czasowy CPU</w:t>
      </w:r>
    </w:p>
    <w:p w:rsidR="005F5A6C" w:rsidRDefault="005F5A6C" w:rsidP="00BC2198">
      <w:pPr>
        <w:rPr>
          <w:color w:val="auto"/>
        </w:rPr>
      </w:pPr>
    </w:p>
    <w:p w:rsidR="005F5A6C" w:rsidRPr="00ED676A" w:rsidRDefault="005F5A6C" w:rsidP="005F5A6C">
      <w:pPr>
        <w:pStyle w:val="Nagwek3"/>
      </w:pPr>
      <w:bookmarkStart w:id="94" w:name="_Toc259090090"/>
      <w:r w:rsidRPr="00ED676A">
        <w:t xml:space="preserve">Model architektury </w:t>
      </w:r>
      <w:r>
        <w:t>CUDA</w:t>
      </w:r>
      <w:bookmarkEnd w:id="94"/>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Nagwek3"/>
      </w:pPr>
      <w:bookmarkStart w:id="95" w:name="_Toc259090091"/>
      <w:r w:rsidRPr="00ED676A">
        <w:t>Komunikacja między wątkami</w:t>
      </w:r>
      <w:bookmarkEnd w:id="95"/>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Nagwek3"/>
      </w:pPr>
      <w:bookmarkStart w:id="96" w:name="_Toc259090092"/>
      <w:r w:rsidRPr="00ED676A">
        <w:t>Proces wykonania programu CUDA</w:t>
      </w:r>
      <w:bookmarkEnd w:id="96"/>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Nagwek3"/>
      </w:pPr>
      <w:bookmarkStart w:id="97" w:name="_Toc259090093"/>
      <w:r w:rsidRPr="00ED676A">
        <w:t>Przykład kodu</w:t>
      </w:r>
      <w:bookmarkEnd w:id="97"/>
    </w:p>
    <w:p w:rsidR="00A940E2" w:rsidRPr="00ED676A" w:rsidRDefault="00A940E2" w:rsidP="00A940E2">
      <w:pPr>
        <w:rPr>
          <w:color w:val="auto"/>
        </w:rPr>
      </w:pPr>
      <w:r w:rsidRPr="00ED676A">
        <w:rPr>
          <w:color w:val="auto"/>
        </w:rPr>
        <w:t>Przykładowy kernel i wywolanie go.</w:t>
      </w: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Nagwek1"/>
      </w:pPr>
      <w:bookmarkStart w:id="98" w:name="_Sztuczne_sieci_neuronowe"/>
      <w:bookmarkStart w:id="99" w:name="_Toc259090094"/>
      <w:bookmarkEnd w:id="98"/>
      <w:r w:rsidRPr="00ED676A">
        <w:lastRenderedPageBreak/>
        <w:t>Sztuczne sieci neuronowe</w:t>
      </w:r>
      <w:bookmarkEnd w:id="99"/>
    </w:p>
    <w:p w:rsidR="006D1236" w:rsidRPr="00ED676A" w:rsidRDefault="006D1236" w:rsidP="006D1236">
      <w:pPr>
        <w:pStyle w:val="Nagwek2"/>
      </w:pPr>
      <w:bookmarkStart w:id="100" w:name="_Toc259090095"/>
      <w:r w:rsidRPr="00ED676A">
        <w:t>Wprowadzenie</w:t>
      </w:r>
      <w:bookmarkEnd w:id="100"/>
    </w:p>
    <w:p w:rsidR="006D1236" w:rsidRPr="00ED676A" w:rsidRDefault="006D1236" w:rsidP="006D1236">
      <w:pPr>
        <w:pStyle w:val="Nagwek2"/>
      </w:pPr>
      <w:bookmarkStart w:id="101" w:name="_Toc259090096"/>
      <w:r w:rsidRPr="00ED676A">
        <w:t>Model neuronu</w:t>
      </w:r>
      <w:bookmarkEnd w:id="101"/>
    </w:p>
    <w:p w:rsidR="006D1236" w:rsidRPr="00ED676A" w:rsidRDefault="006D1236" w:rsidP="006D1236">
      <w:pPr>
        <w:pStyle w:val="Nagwek3"/>
      </w:pPr>
      <w:bookmarkStart w:id="102" w:name="_Toc259090097"/>
      <w:r w:rsidRPr="00ED676A">
        <w:t>Neuron biologiczny</w:t>
      </w:r>
      <w:bookmarkEnd w:id="102"/>
    </w:p>
    <w:p w:rsidR="006D1236" w:rsidRPr="00ED676A" w:rsidRDefault="006D1236" w:rsidP="006D1236">
      <w:pPr>
        <w:pStyle w:val="Nagwek3"/>
      </w:pPr>
      <w:bookmarkStart w:id="103" w:name="_Toc259090098"/>
      <w:r w:rsidRPr="00ED676A">
        <w:t>Sztuczny neuron</w:t>
      </w:r>
      <w:bookmarkEnd w:id="103"/>
    </w:p>
    <w:p w:rsidR="006D1236" w:rsidRPr="00ED676A" w:rsidRDefault="006D1236" w:rsidP="006D1236">
      <w:pPr>
        <w:pStyle w:val="Nagwek3"/>
      </w:pPr>
      <w:bookmarkStart w:id="104" w:name="_Toc259090099"/>
      <w:r w:rsidRPr="00ED676A">
        <w:t>Funkcja aktywacji, neuron nieliniowy</w:t>
      </w:r>
      <w:bookmarkEnd w:id="104"/>
    </w:p>
    <w:p w:rsidR="006D1236" w:rsidRPr="00ED676A" w:rsidRDefault="006D1236" w:rsidP="006D1236">
      <w:pPr>
        <w:pStyle w:val="Nagwek2"/>
      </w:pPr>
      <w:bookmarkStart w:id="105" w:name="_Toc259090100"/>
      <w:r w:rsidRPr="00ED676A">
        <w:t>Architektury sieci neuronowych</w:t>
      </w:r>
      <w:bookmarkEnd w:id="105"/>
    </w:p>
    <w:p w:rsidR="006D1236" w:rsidRPr="00ED676A" w:rsidRDefault="006D1236" w:rsidP="006D1236">
      <w:pPr>
        <w:pStyle w:val="Nagwek3"/>
      </w:pPr>
      <w:bookmarkStart w:id="106" w:name="_Toc259090101"/>
      <w:r w:rsidRPr="00ED676A">
        <w:t>Jednokierunkowe</w:t>
      </w:r>
      <w:bookmarkEnd w:id="106"/>
    </w:p>
    <w:p w:rsidR="006D1236" w:rsidRPr="00ED676A" w:rsidRDefault="006D1236" w:rsidP="006D1236">
      <w:pPr>
        <w:pStyle w:val="Nagwek3"/>
      </w:pPr>
      <w:bookmarkStart w:id="107" w:name="_Toc259090102"/>
      <w:r w:rsidRPr="00ED676A">
        <w:t>Rekurencyjne</w:t>
      </w:r>
      <w:bookmarkEnd w:id="107"/>
    </w:p>
    <w:p w:rsidR="006D1236" w:rsidRPr="00ED676A" w:rsidRDefault="006D1236" w:rsidP="006D1236">
      <w:pPr>
        <w:pStyle w:val="Nagwek3"/>
      </w:pPr>
      <w:bookmarkStart w:id="108" w:name="_Toc259090103"/>
      <w:r w:rsidRPr="00ED676A">
        <w:t>Sieci komórkowe</w:t>
      </w:r>
      <w:bookmarkEnd w:id="108"/>
    </w:p>
    <w:p w:rsidR="006D1236" w:rsidRPr="00ED676A" w:rsidRDefault="006D1236" w:rsidP="006D1236">
      <w:pPr>
        <w:pStyle w:val="Nagwek2"/>
      </w:pPr>
      <w:bookmarkStart w:id="109" w:name="_Toc259090104"/>
      <w:r w:rsidRPr="00ED676A">
        <w:t>Zastosowanie sztucznych sieci neuronowych</w:t>
      </w:r>
      <w:bookmarkEnd w:id="109"/>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110" w:name="_Toc259090105"/>
      <w:r w:rsidRPr="00ED676A">
        <w:t>Metody uczenia</w:t>
      </w:r>
      <w:bookmarkEnd w:id="110"/>
    </w:p>
    <w:p w:rsidR="006D1236" w:rsidRPr="00ED676A" w:rsidRDefault="007F264D" w:rsidP="006D1236">
      <w:pPr>
        <w:pStyle w:val="Nagwek3"/>
      </w:pPr>
      <w:bookmarkStart w:id="111" w:name="_Toc259090106"/>
      <w:r w:rsidRPr="00ED676A">
        <w:t>U</w:t>
      </w:r>
      <w:r w:rsidR="006D1236" w:rsidRPr="00ED676A">
        <w:t>czenie nadzorowane</w:t>
      </w:r>
      <w:bookmarkEnd w:id="111"/>
    </w:p>
    <w:p w:rsidR="006D1236" w:rsidRPr="00ED676A" w:rsidRDefault="007F264D" w:rsidP="006D1236">
      <w:pPr>
        <w:pStyle w:val="Nagwek4"/>
      </w:pPr>
      <w:bookmarkStart w:id="112" w:name="_Toc259090107"/>
      <w:r w:rsidRPr="00ED676A">
        <w:t>Z</w:t>
      </w:r>
      <w:r w:rsidR="006D1236" w:rsidRPr="00ED676A">
        <w:t xml:space="preserve"> nauczycielem</w:t>
      </w:r>
      <w:bookmarkEnd w:id="112"/>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113" w:name="_Toc259090108"/>
      <w:r w:rsidRPr="00ED676A">
        <w:t>Z</w:t>
      </w:r>
      <w:r w:rsidR="006D1236" w:rsidRPr="00ED676A">
        <w:t xml:space="preserve"> krytykiem</w:t>
      </w:r>
      <w:bookmarkEnd w:id="113"/>
    </w:p>
    <w:p w:rsidR="006D1236" w:rsidRPr="00ED676A" w:rsidRDefault="007F264D" w:rsidP="006D1236">
      <w:pPr>
        <w:pStyle w:val="Nagwek3"/>
      </w:pPr>
      <w:bookmarkStart w:id="114" w:name="_Toc259090109"/>
      <w:r w:rsidRPr="00ED676A">
        <w:t>U</w:t>
      </w:r>
      <w:r w:rsidR="006D1236" w:rsidRPr="00ED676A">
        <w:t>czenie nienadzorowane</w:t>
      </w:r>
      <w:bookmarkEnd w:id="114"/>
    </w:p>
    <w:p w:rsidR="006D1236" w:rsidRPr="00ED676A" w:rsidRDefault="007F264D" w:rsidP="006D1236">
      <w:pPr>
        <w:pStyle w:val="Nagwek4"/>
      </w:pPr>
      <w:bookmarkStart w:id="115" w:name="_Toc259090110"/>
      <w:r w:rsidRPr="00ED676A">
        <w:t>S</w:t>
      </w:r>
      <w:r w:rsidR="006D1236" w:rsidRPr="00ED676A">
        <w:t>amoorganizujące się mapy</w:t>
      </w:r>
      <w:bookmarkEnd w:id="115"/>
    </w:p>
    <w:p w:rsidR="006D1236" w:rsidRPr="00ED676A" w:rsidRDefault="007F264D" w:rsidP="006D1236">
      <w:pPr>
        <w:pStyle w:val="Nagwek4"/>
      </w:pPr>
      <w:bookmarkStart w:id="116" w:name="_Toc259090111"/>
      <w:r w:rsidRPr="00ED676A">
        <w:t>K</w:t>
      </w:r>
      <w:r w:rsidR="006D1236" w:rsidRPr="00ED676A">
        <w:t>onkurencyjne</w:t>
      </w:r>
      <w:bookmarkEnd w:id="116"/>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117" w:name="_Implementacja_sztucznych_sieci"/>
      <w:bookmarkStart w:id="118" w:name="_Toc259090112"/>
      <w:bookmarkEnd w:id="117"/>
      <w:r w:rsidRPr="00ED676A">
        <w:lastRenderedPageBreak/>
        <w:t>Implementacja sztucznych sieci neuronowych na GPU</w:t>
      </w:r>
      <w:bookmarkEnd w:id="118"/>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119" w:name="_Toc259090113"/>
      <w:r w:rsidRPr="00ED676A">
        <w:t>Sieć neuronowa z punktu widzenia programisty</w:t>
      </w:r>
      <w:bookmarkEnd w:id="119"/>
    </w:p>
    <w:p w:rsidR="00447DFA" w:rsidRPr="00ED676A" w:rsidRDefault="006F17B5" w:rsidP="00552F6C">
      <w:pPr>
        <w:pStyle w:val="Nagwek3"/>
      </w:pPr>
      <w:bookmarkStart w:id="120" w:name="_Toc259090114"/>
      <w:r w:rsidRPr="00ED676A">
        <w:t>Struktury danych w sieciach neuronowych</w:t>
      </w:r>
      <w:bookmarkEnd w:id="120"/>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121" w:name="_Toc259090115"/>
      <w:r w:rsidRPr="00ED676A">
        <w:t>Użyte algorytmy</w:t>
      </w:r>
      <w:bookmarkEnd w:id="121"/>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122" w:name="_Toc259090116"/>
      <w:r w:rsidRPr="00ED676A">
        <w:t>Zastosowanie GPU w sztucznych sieciach neuronowych</w:t>
      </w:r>
      <w:bookmarkEnd w:id="122"/>
    </w:p>
    <w:p w:rsidR="006F17B5" w:rsidRPr="00ED676A" w:rsidRDefault="006F17B5" w:rsidP="00552F6C">
      <w:pPr>
        <w:pStyle w:val="Nagwek3"/>
      </w:pPr>
      <w:bookmarkStart w:id="123" w:name="_Toc259090117"/>
      <w:r w:rsidRPr="00ED676A">
        <w:t>Zrównoleglenie operacji na sieciach neuronowych</w:t>
      </w:r>
      <w:bookmarkEnd w:id="123"/>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124" w:name="_Toc259090118"/>
      <w:r w:rsidRPr="00ED676A">
        <w:t>Wewnętrzne  struktury danych GPU</w:t>
      </w:r>
      <w:bookmarkEnd w:id="124"/>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125" w:name="_Toc259090119"/>
      <w:r w:rsidRPr="00ED676A">
        <w:t>Istniejące rozwiązania software’owe</w:t>
      </w:r>
      <w:bookmarkEnd w:id="125"/>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126" w:name="_Biblioteka_CNL"/>
      <w:bookmarkStart w:id="127" w:name="_Toc259090120"/>
      <w:bookmarkEnd w:id="126"/>
      <w:r w:rsidRPr="00ED676A">
        <w:lastRenderedPageBreak/>
        <w:t>Biblioteka CNL</w:t>
      </w:r>
      <w:bookmarkEnd w:id="127"/>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Nagwek2"/>
      </w:pPr>
      <w:bookmarkStart w:id="128" w:name="_Toc259090121"/>
      <w:r w:rsidRPr="00ED676A">
        <w:t>Zakres programu</w:t>
      </w:r>
      <w:bookmarkEnd w:id="128"/>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Nagwek3"/>
      </w:pPr>
      <w:bookmarkStart w:id="129" w:name="_Toc259090122"/>
      <w:r w:rsidRPr="00ED676A">
        <w:t>Ogólny projekt aplikacji</w:t>
      </w:r>
      <w:bookmarkEnd w:id="129"/>
      <w:r w:rsidRPr="00ED676A">
        <w:t xml:space="preserve"> </w:t>
      </w:r>
    </w:p>
    <w:p w:rsidR="00B16AEB" w:rsidRDefault="00CD1C8C" w:rsidP="00625DC5">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 momencie decyzji o rodzaju biblioteki GPU, na rynku były dostępne 3 biblioteki tego typu: OpenCL, </w:t>
      </w:r>
      <w:r w:rsidR="00472078" w:rsidRPr="00ED676A">
        <w:rPr>
          <w:color w:val="auto"/>
        </w:rPr>
        <w:t xml:space="preserve">NVIDIA </w:t>
      </w:r>
      <w:r w:rsidRPr="00ED676A">
        <w:rPr>
          <w:color w:val="auto"/>
        </w:rPr>
        <w:t>CUDA, ATI</w:t>
      </w:r>
      <w:r w:rsidR="00B16AEB" w:rsidRPr="00ED676A">
        <w:rPr>
          <w:color w:val="auto"/>
        </w:rPr>
        <w:t xml:space="preserve"> </w:t>
      </w:r>
      <w:r w:rsidRPr="00ED676A">
        <w:rPr>
          <w:color w:val="auto"/>
        </w:rPr>
        <w:t>Stream</w:t>
      </w:r>
      <w:r w:rsidR="00B16AEB" w:rsidRPr="00ED676A">
        <w:rPr>
          <w:color w:val="auto"/>
        </w:rPr>
        <w:t xml:space="preserve">. </w:t>
      </w:r>
      <w:r w:rsidR="00625DC5" w:rsidRPr="00ED676A">
        <w:rPr>
          <w:color w:val="auto"/>
        </w:rPr>
        <w:t xml:space="preserve">Poniżej jest tabela wyszczególniająca różne aspekty tych trzech </w:t>
      </w:r>
      <w:r w:rsidR="002B3236" w:rsidRPr="00ED676A">
        <w:rPr>
          <w:color w:val="auto"/>
        </w:rPr>
        <w:t>bibliotek.</w:t>
      </w:r>
    </w:p>
    <w:p w:rsidR="001F3F2C" w:rsidRPr="00ED676A" w:rsidRDefault="001F3F2C" w:rsidP="00625DC5">
      <w:pPr>
        <w:rPr>
          <w:color w:val="auto"/>
        </w:rPr>
      </w:pPr>
      <w:r>
        <w:rPr>
          <w:color w:val="auto"/>
        </w:rPr>
        <w:t>// tu była tabela. Jest teraz wyzej.</w:t>
      </w:r>
    </w:p>
    <w:p w:rsidR="00B16AEB" w:rsidRPr="00ED676A" w:rsidRDefault="00B16AEB" w:rsidP="00B16AEB">
      <w:pPr>
        <w:rPr>
          <w:color w:val="auto"/>
        </w:rPr>
      </w:pPr>
    </w:p>
    <w:p w:rsidR="00B16AEB" w:rsidRPr="00ED676A" w:rsidRDefault="00E84A74" w:rsidP="0052657A">
      <w:pPr>
        <w:rPr>
          <w:color w:val="auto"/>
        </w:rPr>
      </w:pPr>
      <w:r w:rsidRPr="00ED676A">
        <w:rPr>
          <w:color w:val="auto"/>
        </w:rPr>
        <w:t xml:space="preserve">Najważniejszymi aspektami dla mnie przy wyborze biblioteki </w:t>
      </w:r>
      <w:r w:rsidR="00684021" w:rsidRPr="00ED676A">
        <w:rPr>
          <w:color w:val="auto"/>
        </w:rPr>
        <w:t>była łatwość tworzenia kodu, przenośność oraz wsparcie ze strony twórców i osób korzystających z danej biblioteki. W związku z tym wybrałem technologię N</w:t>
      </w:r>
      <w:r w:rsidR="00C31437" w:rsidRPr="00ED676A">
        <w:rPr>
          <w:color w:val="auto"/>
        </w:rPr>
        <w:t>VIDIA</w:t>
      </w:r>
      <w:r w:rsidR="00FE75E6" w:rsidRPr="00ED676A">
        <w:rPr>
          <w:color w:val="auto"/>
        </w:rPr>
        <w:t xml:space="preserve">. Uważam, że był to dobry wybór – ani razu nie miałem problemu </w:t>
      </w:r>
      <w:r w:rsidR="007552EA" w:rsidRPr="00ED676A">
        <w:rPr>
          <w:color w:val="auto"/>
        </w:rPr>
        <w:t>z rozwiązaniem żadnego problemu</w:t>
      </w:r>
      <w:r w:rsidR="000A58DA" w:rsidRPr="00ED676A">
        <w:rPr>
          <w:color w:val="auto"/>
        </w:rPr>
        <w:t xml:space="preserve"> z tą biblioteką. Pomagała dokumentacja lub forum NVidia.</w:t>
      </w: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w:t>
      </w:r>
      <w:r w:rsidRPr="00ED676A">
        <w:rPr>
          <w:color w:val="auto"/>
        </w:rPr>
        <w:lastRenderedPageBreak/>
        <w:t xml:space="preserve">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Nagwek3"/>
      </w:pPr>
      <w:bookmarkStart w:id="130" w:name="_Toc259090123"/>
      <w:r w:rsidRPr="00ED676A">
        <w:t>Zastosowania programu.</w:t>
      </w:r>
      <w:bookmarkEnd w:id="130"/>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131" w:name="_Toc259090124"/>
      <w:r w:rsidRPr="00ED676A">
        <w:t>Diagramy:</w:t>
      </w:r>
      <w:bookmarkEnd w:id="131"/>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132" w:name="_Toc259090125"/>
      <w:r w:rsidRPr="00ED676A">
        <w:lastRenderedPageBreak/>
        <w:t>Class</w:t>
      </w:r>
      <w:bookmarkEnd w:id="132"/>
    </w:p>
    <w:p w:rsidR="00882078" w:rsidRPr="00ED676A" w:rsidRDefault="00BA467A" w:rsidP="00882078">
      <w:pPr>
        <w:spacing w:after="200" w:line="276" w:lineRule="auto"/>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133" w:name="_Toc259090126"/>
      <w:r w:rsidRPr="00ED676A">
        <w:t>Component</w:t>
      </w:r>
      <w:bookmarkEnd w:id="133"/>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134" w:name="_Toc259090127"/>
      <w:r w:rsidRPr="00ED676A">
        <w:t>Component</w:t>
      </w:r>
      <w:bookmarkEnd w:id="134"/>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135" w:name="_Toc259090128"/>
      <w:r w:rsidRPr="00ED676A">
        <w:t>Activity</w:t>
      </w:r>
      <w:bookmarkEnd w:id="135"/>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136" w:name="_Toc259090129"/>
      <w:r w:rsidRPr="00ED676A">
        <w:lastRenderedPageBreak/>
        <w:t>Struktura plików danych</w:t>
      </w:r>
      <w:bookmarkEnd w:id="136"/>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Look w:val="04A0"/>
      </w:tblPr>
      <w:tblGrid>
        <w:gridCol w:w="1471"/>
        <w:gridCol w:w="1530"/>
        <w:gridCol w:w="1917"/>
        <w:gridCol w:w="3823"/>
      </w:tblGrid>
      <w:tr w:rsidR="00F331E7" w:rsidRPr="00ED676A" w:rsidTr="00603388">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603388">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603388">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603388">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10774" w:type="dxa"/>
        <w:tblInd w:w="-743" w:type="dxa"/>
        <w:tblLook w:val="04A0"/>
      </w:tblPr>
      <w:tblGrid>
        <w:gridCol w:w="10774"/>
      </w:tblGrid>
      <w:tr w:rsidR="00F934FF" w:rsidRPr="00ED676A" w:rsidTr="00F934FF">
        <w:tc>
          <w:tcPr>
            <w:tcW w:w="10774"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lastRenderedPageBreak/>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137" w:name="_Toc259090130"/>
      <w:r w:rsidRPr="00ED676A">
        <w:t>Plik zestawu testów CSV</w:t>
      </w:r>
      <w:bookmarkEnd w:id="137"/>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Look w:val="04A0"/>
      </w:tblPr>
      <w:tblGrid>
        <w:gridCol w:w="8741"/>
      </w:tblGrid>
      <w:tr w:rsidR="00EA54EB" w:rsidRPr="00ED676A" w:rsidTr="00EA54EB">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lastRenderedPageBreak/>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46BC5"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Minimalnie 3 testy</w:t>
      </w:r>
    </w:p>
    <w:p w:rsidR="007F284A"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Ilość wartości w każdej linii jest taka sama</w:t>
      </w:r>
    </w:p>
    <w:p w:rsidR="007F284A"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z wartości w każdym teście jest niepusta</w:t>
      </w:r>
    </w:p>
    <w:p w:rsidR="007F284A"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138" w:name="_Toc259090131"/>
      <w:r w:rsidRPr="00ED676A">
        <w:t>Plik zestawu testów XML</w:t>
      </w:r>
      <w:bookmarkEnd w:id="138"/>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wygenerowagany na końcu sekwencji</w:t>
      </w:r>
      <w:r w:rsidRPr="00ED676A">
        <w:rPr>
          <w:rFonts w:eastAsiaTheme="minorHAnsi"/>
          <w:color w:val="auto"/>
          <w:lang w:eastAsia="en-US"/>
        </w:rPr>
        <w:t>:</w:t>
      </w:r>
    </w:p>
    <w:tbl>
      <w:tblPr>
        <w:tblW w:w="10774" w:type="dxa"/>
        <w:tblInd w:w="-743" w:type="dxa"/>
        <w:tblLayout w:type="fixed"/>
        <w:tblLook w:val="04A0"/>
      </w:tblPr>
      <w:tblGrid>
        <w:gridCol w:w="10774"/>
      </w:tblGrid>
      <w:tr w:rsidR="00616038" w:rsidRPr="00ED676A" w:rsidTr="00334D78">
        <w:tc>
          <w:tcPr>
            <w:tcW w:w="10774"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lastRenderedPageBreak/>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ED676A" w:rsidRDefault="00096BC7" w:rsidP="00912090">
      <w:pPr>
        <w:rPr>
          <w:color w:val="auto"/>
        </w:rPr>
      </w:pPr>
      <w:r w:rsidRPr="00ED676A">
        <w:rPr>
          <w:color w:val="auto"/>
        </w:rPr>
        <w:t>Każda wartość jest opisana nazwą</w:t>
      </w:r>
    </w:p>
    <w:p w:rsidR="00D06EE4" w:rsidRPr="00ED676A" w:rsidRDefault="00D06EE4" w:rsidP="00912090">
      <w:pPr>
        <w:rPr>
          <w:color w:val="auto"/>
        </w:rPr>
      </w:pPr>
      <w:r w:rsidRPr="00ED676A">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912090">
      <w:pPr>
        <w:rPr>
          <w:color w:val="auto"/>
        </w:rPr>
      </w:pPr>
      <w:r w:rsidRPr="00ED676A">
        <w:rPr>
          <w:rFonts w:eastAsiaTheme="minorHAnsi"/>
          <w:color w:val="auto"/>
          <w:lang w:eastAsia="en-US"/>
        </w:rPr>
        <w:t>AttributeMappings</w:t>
      </w:r>
      <w:r w:rsidRPr="00ED676A">
        <w:rPr>
          <w:color w:val="auto"/>
        </w:rPr>
        <w:t xml:space="preserve"> – element ten zawiera </w:t>
      </w:r>
      <w:r w:rsidR="001672DD" w:rsidRPr="00ED676A">
        <w:rPr>
          <w:color w:val="auto"/>
        </w:rPr>
        <w:t>informacje o wszystkich atrybutach (kolumnach) w danym zestawie testów.</w:t>
      </w:r>
      <w:r w:rsidR="00CD127B" w:rsidRPr="00ED676A">
        <w:rPr>
          <w:color w:val="auto"/>
        </w:rPr>
        <w:t xml:space="preserve"> Jego potomkami są elementy </w:t>
      </w:r>
      <w:r w:rsidR="00CD127B" w:rsidRPr="00ED676A">
        <w:rPr>
          <w:rFonts w:eastAsiaTheme="minorHAnsi"/>
          <w:color w:val="auto"/>
          <w:lang w:eastAsia="en-US"/>
        </w:rPr>
        <w:t>AttributeMapping (po jednym na każd</w:t>
      </w:r>
      <w:r w:rsidR="000045A8" w:rsidRPr="00ED676A">
        <w:rPr>
          <w:rFonts w:eastAsiaTheme="minorHAnsi"/>
          <w:color w:val="auto"/>
          <w:lang w:eastAsia="en-US"/>
        </w:rPr>
        <w:t xml:space="preserve">ą kolumną </w:t>
      </w:r>
      <w:r w:rsidR="00CD127B" w:rsidRPr="00ED676A">
        <w:rPr>
          <w:rFonts w:eastAsiaTheme="minorHAnsi"/>
          <w:color w:val="auto"/>
          <w:lang w:eastAsia="en-US"/>
        </w:rPr>
        <w:t xml:space="preserve">testu). </w:t>
      </w:r>
      <w:r w:rsidR="00114600" w:rsidRPr="00ED676A">
        <w:rPr>
          <w:rFonts w:eastAsiaTheme="minorHAnsi"/>
          <w:color w:val="auto"/>
          <w:lang w:eastAsia="en-US"/>
        </w:rPr>
        <w:t>Atrybuty elementu AttributeMapping i ich opisy:</w:t>
      </w:r>
    </w:p>
    <w:p w:rsidR="00114600" w:rsidRPr="00ED676A" w:rsidRDefault="00114600" w:rsidP="00912090">
      <w:pPr>
        <w:rPr>
          <w:color w:val="auto"/>
        </w:rPr>
      </w:pPr>
      <w:r w:rsidRPr="00ED676A">
        <w:rPr>
          <w:rFonts w:eastAsiaTheme="minorHAnsi"/>
          <w:color w:val="auto"/>
          <w:lang w:eastAsia="en-US"/>
        </w:rPr>
        <w:t>ColumnName – nazwa danej kolumny w zestawie testów. Mogła być ustawiona w pliku CSV, który został wczytany, a następnie zapisany do pliku XML.</w:t>
      </w:r>
    </w:p>
    <w:p w:rsidR="00114600" w:rsidRPr="00ED676A" w:rsidRDefault="00114600" w:rsidP="00912090">
      <w:pPr>
        <w:rPr>
          <w:color w:val="auto"/>
        </w:rPr>
      </w:pPr>
      <w:r w:rsidRPr="00ED676A">
        <w:rPr>
          <w:rFonts w:eastAsiaTheme="minorHAnsi"/>
          <w:color w:val="auto"/>
          <w:lang w:eastAsia="en-US"/>
        </w:rPr>
        <w:t xml:space="preserve">IsOutputAttribute – wartość true/false określająca, czy atrybut jest wyjściowy, czyli czy ma odpowiednik w neuronach wyjściowych. </w:t>
      </w:r>
    </w:p>
    <w:p w:rsidR="00114600" w:rsidRPr="00ED676A" w:rsidRDefault="00114600" w:rsidP="00912090">
      <w:pPr>
        <w:rPr>
          <w:color w:val="auto"/>
        </w:rPr>
      </w:pPr>
      <w:r w:rsidRPr="00ED676A">
        <w:rPr>
          <w:rFonts w:eastAsiaTheme="minorHAnsi"/>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912090">
      <w:pPr>
        <w:rPr>
          <w:color w:val="auto"/>
        </w:rPr>
      </w:pPr>
      <w:r w:rsidRPr="00ED676A">
        <w:rPr>
          <w:rFonts w:eastAsiaTheme="minorHAnsi"/>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912090">
      <w:pPr>
        <w:rPr>
          <w:color w:val="auto"/>
        </w:rPr>
      </w:pPr>
      <w:r w:rsidRPr="00ED676A">
        <w:rPr>
          <w:rFonts w:eastAsiaTheme="minorHAnsi"/>
          <w:color w:val="auto"/>
          <w:lang w:eastAsia="en-US"/>
        </w:rPr>
        <w:t>IsLiteralAttribute – atrybut false/true określający, czy atrybut jest klasyfikacyjny.</w:t>
      </w:r>
    </w:p>
    <w:p w:rsidR="00114600" w:rsidRPr="00ED676A" w:rsidRDefault="00114600" w:rsidP="00912090">
      <w:pPr>
        <w:rPr>
          <w:color w:val="auto"/>
        </w:rPr>
      </w:pPr>
      <w:r w:rsidRPr="00ED676A">
        <w:rPr>
          <w:rFonts w:eastAsiaTheme="minorHAnsi"/>
          <w:color w:val="auto"/>
          <w:lang w:eastAsia="en-US"/>
        </w:rPr>
        <w:t>MinValue – atrybut występuje tylko przy atrybutach liczbowych (IsLiteralAttribute = false). Określa minimalną wartość danej kolumny.</w:t>
      </w:r>
    </w:p>
    <w:p w:rsidR="008708A2" w:rsidRPr="00ED676A" w:rsidRDefault="00114600" w:rsidP="00912090">
      <w:pPr>
        <w:rPr>
          <w:color w:val="auto"/>
        </w:rPr>
      </w:pPr>
      <w:r w:rsidRPr="00ED676A">
        <w:rPr>
          <w:rFonts w:eastAsiaTheme="minorHAnsi"/>
          <w:color w:val="auto"/>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lastRenderedPageBreak/>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912090">
      <w:pPr>
        <w:rPr>
          <w:color w:val="auto"/>
        </w:rPr>
      </w:pPr>
      <w:r w:rsidRPr="00ED676A">
        <w:rPr>
          <w:rFonts w:eastAsiaTheme="minorHAnsi"/>
          <w:color w:val="auto"/>
          <w:lang w:eastAsia="en-US"/>
        </w:rPr>
        <w:t>Inputs</w:t>
      </w:r>
      <w:r w:rsidR="005428B5" w:rsidRPr="00ED676A">
        <w:rPr>
          <w:rFonts w:eastAsiaTheme="minorHAnsi"/>
          <w:color w:val="auto"/>
          <w:lang w:eastAsia="en-US"/>
        </w:rPr>
        <w:t xml:space="preserve"> – wejścia testu</w:t>
      </w:r>
    </w:p>
    <w:p w:rsidR="003A5ABC" w:rsidRPr="00ED676A" w:rsidRDefault="003A5ABC" w:rsidP="00912090">
      <w:pPr>
        <w:rPr>
          <w:color w:val="auto"/>
        </w:rPr>
      </w:pPr>
      <w:r w:rsidRPr="00ED676A">
        <w:rPr>
          <w:rFonts w:eastAsiaTheme="minorHAnsi"/>
          <w:color w:val="auto"/>
          <w:lang w:eastAsia="en-US"/>
        </w:rPr>
        <w:t>CorrectOutputs</w:t>
      </w:r>
      <w:r w:rsidR="005428B5" w:rsidRPr="00ED676A">
        <w:rPr>
          <w:rFonts w:eastAsiaTheme="minorHAnsi"/>
          <w:color w:val="auto"/>
          <w:lang w:eastAsia="en-US"/>
        </w:rPr>
        <w:t xml:space="preserve"> – wyjścia wzorcowe</w:t>
      </w:r>
    </w:p>
    <w:p w:rsidR="003A5ABC" w:rsidRPr="00ED676A" w:rsidRDefault="003A5ABC" w:rsidP="00912090">
      <w:pPr>
        <w:rPr>
          <w:color w:val="auto"/>
        </w:rPr>
      </w:pPr>
      <w:r w:rsidRPr="00ED676A">
        <w:rPr>
          <w:rFonts w:eastAsiaTheme="minorHAnsi"/>
          <w:color w:val="auto"/>
          <w:lang w:eastAsia="en-US"/>
        </w:rPr>
        <w:t>NetworkOutputs</w:t>
      </w:r>
      <w:r w:rsidR="005428B5" w:rsidRPr="00ED676A">
        <w:rPr>
          <w:rFonts w:eastAsiaTheme="minorHAnsi"/>
          <w:color w:val="auto"/>
          <w:lang w:eastAsia="en-US"/>
        </w:rPr>
        <w:t xml:space="preserve"> – wyjścia wygenerowane przez CPU. Nadpisywane przez </w:t>
      </w:r>
      <w:r w:rsidR="00482F0E" w:rsidRPr="00ED676A">
        <w:rPr>
          <w:rFonts w:eastAsiaTheme="minorHAnsi"/>
          <w:color w:val="auto"/>
          <w:lang w:eastAsia="en-US"/>
        </w:rPr>
        <w:t>metodę NeuralNetwork::executeNetwork() lub NeuralNetwork::trainNetwork().</w:t>
      </w:r>
    </w:p>
    <w:p w:rsidR="00482F0E" w:rsidRPr="00ED676A" w:rsidRDefault="003A5ABC" w:rsidP="00912090">
      <w:pPr>
        <w:rPr>
          <w:color w:val="auto"/>
        </w:rPr>
      </w:pPr>
      <w:r w:rsidRPr="00ED676A">
        <w:rPr>
          <w:rFonts w:eastAsiaTheme="minorHAnsi"/>
          <w:color w:val="auto"/>
          <w:lang w:eastAsia="en-US"/>
        </w:rPr>
        <w:t>NetworkOutputsGPU</w:t>
      </w:r>
      <w:r w:rsidR="00482F0E" w:rsidRPr="00ED676A">
        <w:rPr>
          <w:rFonts w:eastAsiaTheme="minorHAnsi"/>
          <w:color w:val="auto"/>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1672DD" w:rsidRPr="00ED676A" w:rsidRDefault="001672DD" w:rsidP="003A5ABC">
      <w:pPr>
        <w:pStyle w:val="Akapitzlist"/>
        <w:ind w:left="1429" w:firstLine="0"/>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Nagwek4"/>
      </w:pPr>
      <w:bookmarkStart w:id="139" w:name="_Toc259090132"/>
      <w:r w:rsidRPr="00ED676A">
        <w:t>Format Sieci MLP w XML</w:t>
      </w:r>
      <w:bookmarkEnd w:id="139"/>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Look w:val="04A0"/>
      </w:tblPr>
      <w:tblGrid>
        <w:gridCol w:w="10920"/>
      </w:tblGrid>
      <w:tr w:rsidR="00977474" w:rsidRPr="00ED676A" w:rsidTr="00977474">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140" w:name="_Toc259090133"/>
      <w:r w:rsidRPr="00ED676A">
        <w:t>Katalogi i p</w:t>
      </w:r>
      <w:r w:rsidR="001B7D2B" w:rsidRPr="00ED676A">
        <w:t>liki w projekcie</w:t>
      </w:r>
      <w:bookmarkEnd w:id="140"/>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Nagwek3"/>
      </w:pPr>
      <w:bookmarkStart w:id="141" w:name="_Toc259090134"/>
      <w:r w:rsidRPr="00ED676A">
        <w:t>Logowanie</w:t>
      </w:r>
      <w:bookmarkEnd w:id="141"/>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w:t>
      </w:r>
      <w:r w:rsidR="007365CD" w:rsidRPr="00ED676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Nagwek2"/>
      </w:pPr>
      <w:bookmarkStart w:id="142" w:name="_Toc259090135"/>
      <w:r w:rsidRPr="00ED676A">
        <w:t>Część CPU</w:t>
      </w:r>
      <w:bookmarkEnd w:id="142"/>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6D79D9" w:rsidRPr="00ED676A" w:rsidRDefault="006D79D9" w:rsidP="00B0611A">
      <w:pPr>
        <w:pStyle w:val="Akapitzlist"/>
        <w:numPr>
          <w:ilvl w:val="0"/>
          <w:numId w:val="4"/>
        </w:numPr>
      </w:pPr>
      <w:r w:rsidRPr="00ED676A">
        <w:t>Obiekt MLP zawiera informacje o warstwach (obiekt Layer) w nim zawartych</w:t>
      </w:r>
    </w:p>
    <w:p w:rsidR="006D79D9" w:rsidRPr="00ED676A" w:rsidRDefault="006D79D9" w:rsidP="00B0611A">
      <w:pPr>
        <w:pStyle w:val="Akapitzlist"/>
        <w:numPr>
          <w:ilvl w:val="0"/>
          <w:numId w:val="4"/>
        </w:numPr>
      </w:pPr>
      <w:r w:rsidRPr="00ED676A">
        <w:t>Obiekt Layer zawiera informacje o neuronach w nim zawartych</w:t>
      </w:r>
    </w:p>
    <w:p w:rsidR="006D79D9" w:rsidRPr="00ED676A" w:rsidRDefault="006D79D9" w:rsidP="00B0611A">
      <w:pPr>
        <w:pStyle w:val="Akapitzlist"/>
        <w:numPr>
          <w:ilvl w:val="0"/>
          <w:numId w:val="4"/>
        </w:numPr>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143" w:name="_Toc259090136"/>
      <w:r w:rsidRPr="00ED676A">
        <w:t>Podejście CPU do aplikacji wykonującej MLP</w:t>
      </w:r>
      <w:bookmarkEnd w:id="143"/>
    </w:p>
    <w:p w:rsidR="00052978" w:rsidRPr="00ED676A" w:rsidRDefault="00A12AE5" w:rsidP="004F3A28">
      <w:pPr>
        <w:pStyle w:val="Nagwek4"/>
      </w:pPr>
      <w:bookmarkStart w:id="144" w:name="_Toc259090137"/>
      <w:r w:rsidRPr="00ED676A">
        <w:t>Diagram sekwencji uruchamiania sieci</w:t>
      </w:r>
      <w:bookmarkEnd w:id="144"/>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Nagwek4"/>
      </w:pPr>
      <w:bookmarkStart w:id="145" w:name="_Toc259090138"/>
      <w:r w:rsidRPr="00ED676A">
        <w:t>Diagram sekwencji trenowania sieci</w:t>
      </w:r>
      <w:bookmarkEnd w:id="145"/>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Nagwek3"/>
      </w:pPr>
      <w:bookmarkStart w:id="146" w:name="_Toc259090139"/>
      <w:r w:rsidRPr="00ED676A">
        <w:t>Zewnętrzne biblioteki</w:t>
      </w:r>
      <w:bookmarkEnd w:id="146"/>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BC5486" w:rsidRPr="00ED676A" w:rsidRDefault="00BC5486" w:rsidP="00B0611A">
      <w:pPr>
        <w:pStyle w:val="Akapitzlist"/>
        <w:numPr>
          <w:ilvl w:val="0"/>
          <w:numId w:val="5"/>
        </w:numPr>
        <w:rPr>
          <w:rFonts w:eastAsiaTheme="minorHAnsi"/>
          <w:color w:val="008000"/>
          <w:lang w:eastAsia="en-US"/>
        </w:rPr>
      </w:pPr>
      <w:r w:rsidRPr="00ED676A">
        <w:rPr>
          <w:rFonts w:eastAsiaTheme="minorHAnsi"/>
          <w:color w:val="008000"/>
          <w:lang w:eastAsia="en-US"/>
        </w:rPr>
        <w:t>Mersenne Twister</w:t>
      </w:r>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07415A" w:rsidRPr="00ED676A" w:rsidRDefault="0007415A" w:rsidP="00B0611A">
      <w:pPr>
        <w:pStyle w:val="Akapitzlist"/>
        <w:numPr>
          <w:ilvl w:val="0"/>
          <w:numId w:val="5"/>
        </w:numPr>
        <w:rPr>
          <w:rFonts w:eastAsiaTheme="minorHAnsi"/>
          <w:color w:val="008000"/>
          <w:lang w:eastAsia="en-US"/>
        </w:rPr>
      </w:pPr>
      <w:r w:rsidRPr="00ED676A">
        <w:rPr>
          <w:rFonts w:eastAsiaTheme="minorHAnsi"/>
          <w:color w:val="008000"/>
          <w:lang w:eastAsia="en-US"/>
        </w:rPr>
        <w:t>TinyXML</w:t>
      </w:r>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Nagwek2"/>
      </w:pPr>
      <w:bookmarkStart w:id="147" w:name="_Toc259090140"/>
      <w:r w:rsidRPr="00ED676A">
        <w:t>Część GPU</w:t>
      </w:r>
      <w:bookmarkEnd w:id="147"/>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Nagwek3"/>
      </w:pPr>
      <w:bookmarkStart w:id="148" w:name="_Toc259090141"/>
      <w:r w:rsidRPr="00ED676A">
        <w:t xml:space="preserve">Implementacja </w:t>
      </w:r>
      <w:r w:rsidR="006C3F31" w:rsidRPr="00ED676A">
        <w:t>MLP</w:t>
      </w:r>
      <w:r w:rsidRPr="00ED676A">
        <w:t xml:space="preserve"> na GPU</w:t>
      </w:r>
      <w:bookmarkEnd w:id="148"/>
    </w:p>
    <w:p w:rsidR="001B7D2B" w:rsidRPr="00ED676A" w:rsidRDefault="001B7D2B" w:rsidP="004F3A28">
      <w:pPr>
        <w:pStyle w:val="Nagwek4"/>
      </w:pPr>
      <w:bookmarkStart w:id="149" w:name="_Toc259090142"/>
      <w:r w:rsidRPr="00ED676A">
        <w:t>Ogólny algorytm</w:t>
      </w:r>
      <w:bookmarkEnd w:id="149"/>
    </w:p>
    <w:p w:rsidR="00BD1BE6" w:rsidRPr="00ED676A" w:rsidRDefault="00BD1BE6" w:rsidP="00BD1BE6">
      <w:pPr>
        <w:rPr>
          <w:color w:val="auto"/>
        </w:rPr>
      </w:pPr>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C45DE9" w:rsidRPr="00ED676A" w:rsidRDefault="00C45DE9" w:rsidP="00B0611A">
      <w:pPr>
        <w:pStyle w:val="Akapitzlist"/>
        <w:numPr>
          <w:ilvl w:val="0"/>
          <w:numId w:val="11"/>
        </w:numPr>
        <w:ind w:left="1418" w:hanging="142"/>
      </w:pPr>
      <w:r w:rsidRPr="00ED676A">
        <w:t>Alokowanie wejściowej i wyjściowej pamięci na GPU</w:t>
      </w:r>
    </w:p>
    <w:p w:rsidR="00C45DE9" w:rsidRPr="00ED676A" w:rsidRDefault="00C45DE9" w:rsidP="00B0611A">
      <w:pPr>
        <w:pStyle w:val="Akapitzlist"/>
        <w:numPr>
          <w:ilvl w:val="0"/>
          <w:numId w:val="11"/>
        </w:numPr>
        <w:ind w:left="1418" w:hanging="142"/>
      </w:pPr>
      <w:r w:rsidRPr="00ED676A">
        <w:t>Kopiowanie danych wejściowych do GPU</w:t>
      </w:r>
    </w:p>
    <w:p w:rsidR="00C45DE9" w:rsidRPr="00ED676A" w:rsidRDefault="00C45DE9" w:rsidP="00B0611A">
      <w:pPr>
        <w:pStyle w:val="Akapitzlist"/>
        <w:numPr>
          <w:ilvl w:val="0"/>
          <w:numId w:val="11"/>
        </w:numPr>
        <w:ind w:left="1418" w:hanging="142"/>
      </w:pPr>
      <w:r w:rsidRPr="00ED676A">
        <w:t>Wykonywanie właściwych operacji (kerneli) na GPU</w:t>
      </w:r>
    </w:p>
    <w:p w:rsidR="00C45DE9" w:rsidRPr="00ED676A" w:rsidRDefault="00D47E03" w:rsidP="00B0611A">
      <w:pPr>
        <w:pStyle w:val="Akapitzlist"/>
        <w:numPr>
          <w:ilvl w:val="0"/>
          <w:numId w:val="11"/>
        </w:numPr>
        <w:ind w:left="1418" w:hanging="142"/>
      </w:pPr>
      <w:r w:rsidRPr="00ED676A">
        <w:t>Kopiowanie danych wyjściowych z GPU do RAM</w:t>
      </w:r>
    </w:p>
    <w:p w:rsidR="00503C1E" w:rsidRPr="00ED676A" w:rsidRDefault="00D47E03" w:rsidP="00B0611A">
      <w:pPr>
        <w:pStyle w:val="Akapitzlist"/>
        <w:numPr>
          <w:ilvl w:val="0"/>
          <w:numId w:val="11"/>
        </w:numPr>
        <w:ind w:left="1418" w:hanging="142"/>
      </w:pPr>
      <w:r w:rsidRPr="00ED676A">
        <w:t>Dealokacja wejściowej i wyjściowej pamięci na GPU</w:t>
      </w:r>
    </w:p>
    <w:p w:rsidR="00DF451E" w:rsidRPr="00ED676A" w:rsidRDefault="00DF451E" w:rsidP="00DF451E">
      <w:pPr>
        <w:rPr>
          <w:color w:val="auto"/>
        </w:rPr>
      </w:pP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normalne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150" w:name="_Toc259090143"/>
      <w:r w:rsidRPr="00ED676A">
        <w:t>Diagram sekwencji uruchamiania sieci</w:t>
      </w:r>
      <w:bookmarkEnd w:id="15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151" w:name="_Toc259090144"/>
      <w:r w:rsidRPr="00ED676A">
        <w:t>Diagram sekwencji trenowania sieci</w:t>
      </w:r>
      <w:bookmarkEnd w:id="15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Nagwek4"/>
      </w:pPr>
      <w:bookmarkStart w:id="152" w:name="_Toc259090145"/>
      <w:r w:rsidRPr="00ED676A">
        <w:t>Struktury danych w pamięci GPU</w:t>
      </w:r>
      <w:bookmarkEnd w:id="152"/>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2C7029" w:rsidRPr="00ED676A" w:rsidRDefault="004A6536" w:rsidP="00167804">
      <w:pPr>
        <w:pStyle w:val="Wypunktowane"/>
      </w:pPr>
      <w:r w:rsidRPr="00F115A8">
        <w:rPr>
          <w:rStyle w:val="PodkrelenieZnak"/>
          <w:rFonts w:eastAsiaTheme="minorHAnsi"/>
        </w:rPr>
        <w:t>TestsInput</w:t>
      </w:r>
      <w:r w:rsidRPr="00ED676A">
        <w:rPr>
          <w:rFonts w:eastAsiaTheme="minorHAnsi"/>
        </w:rPr>
        <w:t xml:space="preserve"> – tablica zawierająca wartości wejść testów</w:t>
      </w:r>
    </w:p>
    <w:p w:rsidR="002C7029" w:rsidRPr="00ED676A" w:rsidRDefault="002C7029" w:rsidP="00167804">
      <w:pPr>
        <w:pStyle w:val="Wypunktowane"/>
      </w:pPr>
      <w:r w:rsidRPr="00F115A8">
        <w:rPr>
          <w:rStyle w:val="PodkrelenieZnak"/>
          <w:rFonts w:eastAsiaTheme="minorHAnsi"/>
        </w:rPr>
        <w:t>TestsOutput</w:t>
      </w:r>
      <w:r w:rsidRPr="00ED676A">
        <w:rPr>
          <w:rFonts w:eastAsiaTheme="minorHAnsi"/>
        </w:rPr>
        <w:t xml:space="preserve"> – tablica zawierająca wartości wyjść testów</w:t>
      </w:r>
    </w:p>
    <w:p w:rsidR="002C7029" w:rsidRPr="00ED676A" w:rsidRDefault="002C7029" w:rsidP="00167804">
      <w:pPr>
        <w:pStyle w:val="Wypunktowane"/>
      </w:pPr>
      <w:r w:rsidRPr="00F115A8">
        <w:rPr>
          <w:rStyle w:val="PodkrelenieZnak"/>
          <w:rFonts w:eastAsiaTheme="minorHAnsi"/>
        </w:rPr>
        <w:t>LayerWeights</w:t>
      </w:r>
      <w:r w:rsidRPr="00ED676A">
        <w:rPr>
          <w:rFonts w:eastAsiaTheme="minorHAnsi"/>
        </w:rPr>
        <w:t xml:space="preserve"> – wagi w danej warstwie neuronów</w:t>
      </w:r>
    </w:p>
    <w:p w:rsidR="002C7029" w:rsidRPr="00ED676A" w:rsidRDefault="002C7029" w:rsidP="00167804">
      <w:pPr>
        <w:pStyle w:val="Wypunktowane"/>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D13A81" w:rsidRPr="00ED676A" w:rsidRDefault="00D13A81" w:rsidP="00167804">
      <w:pPr>
        <w:pStyle w:val="Wypunktowane"/>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D13A81" w:rsidRPr="00ED676A" w:rsidRDefault="00D13A81" w:rsidP="00167804">
      <w:pPr>
        <w:pStyle w:val="Wypunktowane"/>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DB2E29" w:rsidRPr="00ED676A" w:rsidRDefault="00DB2E29" w:rsidP="00167804">
      <w:pPr>
        <w:pStyle w:val="Wypunktowane"/>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lastRenderedPageBreak/>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4F3A28">
      <w:pPr>
        <w:pStyle w:val="Nagwek4"/>
      </w:pPr>
      <w:bookmarkStart w:id="153" w:name="_Toc259090146"/>
      <w:r w:rsidRPr="00ED676A">
        <w:t>Opis działania kerneli</w:t>
      </w:r>
      <w:bookmarkEnd w:id="153"/>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w:t>
            </w:r>
            <w:r w:rsidRPr="00ED676A">
              <w:rPr>
                <w:rFonts w:eastAsiaTheme="minorHAnsi"/>
                <w:color w:val="auto"/>
                <w:lang w:eastAsia="en-US"/>
              </w:rPr>
              <w:lastRenderedPageBreak/>
              <w:t>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lastRenderedPageBreak/>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 xml:space="preserve">Ilość neuronów w poprzedniej </w:t>
            </w:r>
            <w:r w:rsidRPr="00ED676A">
              <w:rPr>
                <w:rFonts w:eastAsiaTheme="minorHAnsi"/>
                <w:color w:val="auto"/>
                <w:lang w:eastAsia="en-US"/>
              </w:rPr>
              <w:lastRenderedPageBreak/>
              <w:t>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Nagwek4"/>
      </w:pPr>
      <w:bookmarkStart w:id="154" w:name="_Toc259090147"/>
      <w:r w:rsidRPr="00ED676A">
        <w:t>Analiza zależności danych</w:t>
      </w:r>
      <w:bookmarkEnd w:id="154"/>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155" w:name="_Toc259090148"/>
      <w:r w:rsidRPr="00ED676A">
        <w:t>Ograniczenia wykonanego algorytmu</w:t>
      </w:r>
      <w:r w:rsidR="0018584D" w:rsidRPr="00ED676A">
        <w:t>.</w:t>
      </w:r>
      <w:bookmarkEnd w:id="155"/>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974C45" w:rsidRPr="00ED676A" w:rsidRDefault="00974C45" w:rsidP="00B0611A">
      <w:pPr>
        <w:pStyle w:val="Akapitzlist"/>
        <w:numPr>
          <w:ilvl w:val="0"/>
          <w:numId w:val="6"/>
        </w:numPr>
      </w:pPr>
      <w:r w:rsidRPr="00ED676A">
        <w:lastRenderedPageBreak/>
        <w:t xml:space="preserve">Każda z warstw może zawierać nie więcej niż 511 neuronów. Jest to związane z maksymalną ilością wątków w </w:t>
      </w:r>
      <w:r w:rsidR="0018584D" w:rsidRPr="00ED676A">
        <w:t>bloku.</w:t>
      </w:r>
    </w:p>
    <w:p w:rsidR="0018584D" w:rsidRPr="00ED676A" w:rsidRDefault="0018584D" w:rsidP="00B0611A">
      <w:pPr>
        <w:pStyle w:val="Akapitzlist"/>
        <w:numPr>
          <w:ilvl w:val="0"/>
          <w:numId w:val="6"/>
        </w:numPr>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156" w:name="_Toc259090149"/>
      <w:r w:rsidRPr="00ED676A">
        <w:t>Użyte optymalizacje kerneli</w:t>
      </w:r>
      <w:bookmarkEnd w:id="156"/>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157" w:name="_Toc259090150"/>
      <w:r w:rsidRPr="00ED676A">
        <w:lastRenderedPageBreak/>
        <w:t>Zrobienie coalesced reads/writes</w:t>
      </w:r>
      <w:bookmarkEnd w:id="157"/>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158" w:name="_Toc259090151"/>
      <w:r w:rsidRPr="00ED676A">
        <w:t>Obsługa 2 testów na raz</w:t>
      </w:r>
      <w:bookmarkEnd w:id="158"/>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1B7D2B" w:rsidP="004F3A28">
      <w:pPr>
        <w:pStyle w:val="Nagwek4"/>
      </w:pPr>
      <w:bookmarkStart w:id="159" w:name="_Toc259090152"/>
      <w:r w:rsidRPr="00ED676A">
        <w:t>zapisywanie danych do shared memory.</w:t>
      </w:r>
      <w:bookmarkEnd w:id="159"/>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calculateErrorInNotLastLayerKernel, updateWeightsInTrainingKernel używają pamięci </w:t>
      </w:r>
      <w:r w:rsidR="00E821FC" w:rsidRPr="00ED676A">
        <w:rPr>
          <w:rFonts w:eastAsiaTheme="minorHAnsi"/>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60" w:name="_Toc259090153"/>
      <w:r w:rsidR="00856A3B" w:rsidRPr="00ED676A">
        <w:t>Przewidywanie ilości uruchomionych bloków</w:t>
      </w:r>
      <w:bookmarkEnd w:id="160"/>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Nagwek4"/>
      </w:pPr>
      <w:bookmarkStart w:id="161" w:name="_Toc259090154"/>
      <w:r w:rsidRPr="00ED676A">
        <w:t>Użycie pamięci constant</w:t>
      </w:r>
      <w:bookmarkEnd w:id="161"/>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162" w:name="_Toc259090155"/>
      <w:r w:rsidRPr="00ED676A">
        <w:t>Testy implementacji sieci ML</w:t>
      </w:r>
      <w:r w:rsidR="005117FD" w:rsidRPr="00ED676A">
        <w:t>P</w:t>
      </w:r>
      <w:bookmarkEnd w:id="162"/>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AE2E7B" w:rsidRPr="00ED676A" w:rsidRDefault="00AE2E7B" w:rsidP="00B0611A">
      <w:pPr>
        <w:pStyle w:val="Akapitzlist"/>
        <w:numPr>
          <w:ilvl w:val="0"/>
          <w:numId w:val="2"/>
        </w:numPr>
      </w:pPr>
      <w:r w:rsidRPr="00ED676A">
        <w:t>Będzie można określić, czy uczenie przez CPU i GPU daje takie same rezultaty</w:t>
      </w:r>
    </w:p>
    <w:p w:rsidR="00AE2E7B" w:rsidRPr="00ED676A" w:rsidRDefault="00AE2E7B" w:rsidP="00B0611A">
      <w:pPr>
        <w:pStyle w:val="Akapitzlist"/>
        <w:numPr>
          <w:ilvl w:val="0"/>
          <w:numId w:val="2"/>
        </w:numPr>
      </w:pPr>
      <w:r w:rsidRPr="00ED676A">
        <w:t>Czy jakość uczenia jest podobna jak inne znany w na świecie systemy nauki</w:t>
      </w:r>
    </w:p>
    <w:p w:rsidR="00AE2E7B" w:rsidRPr="00ED676A" w:rsidRDefault="00AE2E7B" w:rsidP="00B0611A">
      <w:pPr>
        <w:pStyle w:val="Akapitzlist"/>
        <w:numPr>
          <w:ilvl w:val="0"/>
          <w:numId w:val="2"/>
        </w:numPr>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163" w:name="_Toc259090156"/>
      <w:r w:rsidRPr="00ED676A">
        <w:t>Opis danych testowych</w:t>
      </w:r>
      <w:bookmarkEnd w:id="163"/>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8151D3" w:rsidRPr="00ED676A" w:rsidRDefault="008151D3" w:rsidP="00F17B04">
      <w:pPr>
        <w:pStyle w:val="Wypunktowane"/>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ED676A" w:rsidRDefault="008151D3" w:rsidP="00F17B04">
      <w:pPr>
        <w:pStyle w:val="Wypunktowane"/>
      </w:pPr>
      <w:r w:rsidRPr="00ED676A">
        <w:t>“Iris Plants Database” – w Tej bazie są 4 wejścia określające atrybuty irysa. Wyjściem jest jeden atrybut – określający jeden z 3 typów irysów.</w:t>
      </w:r>
    </w:p>
    <w:p w:rsidR="008151D3" w:rsidRPr="00ED676A" w:rsidRDefault="008151D3" w:rsidP="00F17B04">
      <w:pPr>
        <w:pStyle w:val="Wypunktowane"/>
      </w:pPr>
      <w:r w:rsidRPr="00ED676A">
        <w:t xml:space="preserve"> “Wisconsin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8151D3" w:rsidRPr="00ED676A" w:rsidRDefault="008151D3" w:rsidP="00F17B04">
      <w:pPr>
        <w:pStyle w:val="Wypunktowane"/>
      </w:pPr>
      <w:r w:rsidRPr="00ED676A">
        <w:t>Nie ma kilku wartości wyjściowych</w:t>
      </w:r>
    </w:p>
    <w:p w:rsidR="008151D3" w:rsidRPr="00ED676A" w:rsidRDefault="008151D3" w:rsidP="00F17B04">
      <w:pPr>
        <w:pStyle w:val="Wypunktowane"/>
      </w:pPr>
      <w:r w:rsidRPr="00ED676A">
        <w:t>Nie ma brakujących wartości</w:t>
      </w:r>
    </w:p>
    <w:p w:rsidR="008151D3" w:rsidRPr="00ED676A" w:rsidRDefault="008151D3" w:rsidP="008151D3">
      <w:pPr>
        <w:rPr>
          <w:color w:val="auto"/>
        </w:rPr>
      </w:pPr>
    </w:p>
    <w:p w:rsidR="001B7D2B" w:rsidRPr="00ED676A" w:rsidRDefault="001B7D2B" w:rsidP="00F05B9A">
      <w:pPr>
        <w:pStyle w:val="Nagwek3"/>
      </w:pPr>
      <w:bookmarkStart w:id="164" w:name="_Toc259090157"/>
      <w:r w:rsidRPr="00ED676A">
        <w:t xml:space="preserve">Porównanie </w:t>
      </w:r>
      <w:r w:rsidR="006C3F31" w:rsidRPr="00ED676A">
        <w:t>wydajności wersji</w:t>
      </w:r>
      <w:r w:rsidRPr="00ED676A">
        <w:t xml:space="preserve"> CPU i GPU</w:t>
      </w:r>
      <w:bookmarkEnd w:id="164"/>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165" w:name="_Toc259090158"/>
      <w:r w:rsidRPr="00ED676A">
        <w:t>Wpływ optymalizacji na wydajność kerneli</w:t>
      </w:r>
      <w:bookmarkEnd w:id="165"/>
    </w:p>
    <w:p w:rsidR="00673768" w:rsidRPr="00ED676A" w:rsidRDefault="00673768" w:rsidP="00673768">
      <w:pPr>
        <w:rPr>
          <w:color w:val="auto"/>
        </w:rPr>
      </w:pPr>
    </w:p>
    <w:p w:rsidR="00673768" w:rsidRPr="00ED676A" w:rsidRDefault="00673768" w:rsidP="00673768">
      <w:pPr>
        <w:rPr>
          <w:color w:val="auto"/>
        </w:rPr>
      </w:pPr>
      <w:r w:rsidRPr="00ED676A">
        <w:rPr>
          <w:color w:val="auto"/>
        </w:rPr>
        <w:lastRenderedPageBreak/>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166" w:name="_Toc259090159"/>
      <w:r w:rsidRPr="00ED676A">
        <w:t>Środowisko testowe</w:t>
      </w:r>
      <w:bookmarkEnd w:id="166"/>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F2026B" w:rsidRPr="00ED676A" w:rsidRDefault="00F2026B" w:rsidP="00F17B04">
      <w:pPr>
        <w:pStyle w:val="Wypunktowane"/>
      </w:pPr>
      <w:r w:rsidRPr="00ED676A">
        <w:t>Procesor</w:t>
      </w:r>
      <w:r w:rsidR="00754194" w:rsidRPr="00ED676A">
        <w:t xml:space="preserve"> </w:t>
      </w:r>
      <w:r w:rsidRPr="00ED676A">
        <w:t>Intel Core 2 Duo P8400, 2.26Ghz</w:t>
      </w:r>
    </w:p>
    <w:p w:rsidR="002A048C" w:rsidRPr="00ED676A" w:rsidRDefault="002A048C" w:rsidP="00F17B04">
      <w:pPr>
        <w:pStyle w:val="Wypunktowane"/>
      </w:pPr>
      <w:r w:rsidRPr="00ED676A">
        <w:t>4GB RAM DDR2, 800Mhz</w:t>
      </w:r>
    </w:p>
    <w:p w:rsidR="002A048C" w:rsidRPr="00ED676A" w:rsidRDefault="002A048C" w:rsidP="00F17B04">
      <w:pPr>
        <w:pStyle w:val="Wypunktowane"/>
      </w:pPr>
      <w:r w:rsidRPr="00ED676A">
        <w:t>Karta graficzna z chipsetem NVIDIA GeForce 9600M GT, 512 MB RAM DDR2</w:t>
      </w:r>
    </w:p>
    <w:p w:rsidR="00C94A1A" w:rsidRPr="00ED676A" w:rsidRDefault="00C94A1A" w:rsidP="00F17B04">
      <w:pPr>
        <w:pStyle w:val="Wypunktowane"/>
      </w:pPr>
      <w:r w:rsidRPr="00ED676A">
        <w:t>Windows Vista 32bit S</w:t>
      </w:r>
      <w:r w:rsidR="00F07C4C" w:rsidRPr="00ED676A">
        <w:t>P2</w:t>
      </w:r>
    </w:p>
    <w:p w:rsidR="00952C6E" w:rsidRPr="00ED676A" w:rsidRDefault="002A048C" w:rsidP="00F17B04">
      <w:pPr>
        <w:pStyle w:val="Wypunktowane"/>
      </w:pPr>
      <w:r w:rsidRPr="00ED676A">
        <w:t>CUDA Toolkit 2.3, CUDA SDK 2.3</w:t>
      </w:r>
    </w:p>
    <w:p w:rsidR="00F07C4C" w:rsidRPr="00ED676A" w:rsidRDefault="00F07C4C" w:rsidP="00F07C4C">
      <w:pPr>
        <w:rPr>
          <w:color w:val="auto"/>
        </w:rPr>
      </w:pPr>
    </w:p>
    <w:p w:rsidR="00F07C4C" w:rsidRPr="00ED676A" w:rsidRDefault="00E04FC7" w:rsidP="00F07C4C">
      <w:pPr>
        <w:rPr>
          <w:color w:val="auto"/>
        </w:rPr>
      </w:pPr>
      <w:r w:rsidRPr="00ED676A">
        <w:rPr>
          <w:color w:val="auto"/>
        </w:rPr>
        <w:t xml:space="preserve">Powyzsze/poniższe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Program uruchomiłem na Windowsie 7 64bit i uruchomiłem podobne testy. Poni</w:t>
      </w:r>
      <w:r w:rsidR="00884BF3" w:rsidRPr="00ED676A">
        <w:rPr>
          <w:color w:val="auto"/>
        </w:rPr>
        <w:t>ż</w:t>
      </w:r>
      <w:r w:rsidR="00264D96" w:rsidRPr="00ED676A">
        <w:rPr>
          <w:color w:val="auto"/>
        </w:rPr>
        <w:t>ej znajduje się porównanie prędkości dzialania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lastRenderedPageBreak/>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167" w:name="_Toc259090160"/>
      <w:r w:rsidRPr="00ED676A">
        <w:t>Porównanie działania w różnych systemach operacyjnych</w:t>
      </w:r>
      <w:bookmarkEnd w:id="167"/>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168" w:name="_Toc259090161"/>
      <w:r w:rsidRPr="00ED676A">
        <w:t>Informacje końcowe</w:t>
      </w:r>
      <w:bookmarkEnd w:id="168"/>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(Wytłumaczenie, czemu są inne wyniki CPU i GPU - są różnice, bo float zamiast double i inna kolejność obliczeń). (może we wcześniejszym rodziale)</w:t>
      </w:r>
    </w:p>
    <w:p w:rsidR="00D973D2" w:rsidRPr="00ED676A" w:rsidRDefault="00D973D2" w:rsidP="00D973D2">
      <w:pPr>
        <w:rPr>
          <w:color w:val="auto"/>
        </w:rPr>
      </w:pPr>
    </w:p>
    <w:p w:rsidR="00D973D2" w:rsidRPr="00ED676A" w:rsidRDefault="00D973D2" w:rsidP="00F05B9A">
      <w:pPr>
        <w:pStyle w:val="Nagwek2"/>
      </w:pPr>
      <w:bookmarkStart w:id="169" w:name="_Toc259090162"/>
      <w:r w:rsidRPr="00ED676A">
        <w:t>Narzędzia pomocnicze</w:t>
      </w:r>
      <w:bookmarkEnd w:id="169"/>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3B33F4" w:rsidRPr="00ED676A" w:rsidRDefault="003B33F4" w:rsidP="00F17B04">
      <w:pPr>
        <w:pStyle w:val="Wypunktowane"/>
      </w:pPr>
      <w:r w:rsidRPr="00ED676A">
        <w:t>Czas wykonania przez CPU, GPU</w:t>
      </w:r>
    </w:p>
    <w:p w:rsidR="003B33F4" w:rsidRPr="00ED676A" w:rsidRDefault="003B33F4" w:rsidP="00F17B04">
      <w:pPr>
        <w:pStyle w:val="Wypunktowane"/>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CE2B2A" w:rsidRPr="00ED676A" w:rsidRDefault="00CE2B2A" w:rsidP="00F17B04">
      <w:pPr>
        <w:pStyle w:val="Wypunktowane"/>
      </w:pPr>
      <w:r w:rsidRPr="00ED676A">
        <w:t>Ilość danych zapisów lub odczytanych z pamięci dzielonej</w:t>
      </w:r>
    </w:p>
    <w:p w:rsidR="009A2EB9" w:rsidRPr="00ED676A" w:rsidRDefault="00CE2B2A" w:rsidP="00F17B04">
      <w:pPr>
        <w:pStyle w:val="Wypunktowane"/>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Poniżej jest screenshot programu:</w:t>
      </w:r>
    </w:p>
    <w:p w:rsidR="00CE2B2A" w:rsidRPr="00ED676A" w:rsidRDefault="009A2EB9" w:rsidP="009A2EB9">
      <w:pPr>
        <w:ind w:firstLine="0"/>
        <w:rPr>
          <w:color w:val="auto"/>
        </w:rPr>
      </w:pPr>
      <w:r w:rsidRPr="00ED676A">
        <w:rPr>
          <w:noProof/>
          <w:color w:val="auto"/>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CE2B2A" w:rsidRPr="00ED676A" w:rsidRDefault="00072F3F" w:rsidP="00CE2B2A">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293937" w:rsidRPr="00ED676A" w:rsidRDefault="00293937" w:rsidP="00232076">
      <w:pPr>
        <w:ind w:firstLine="0"/>
        <w:rPr>
          <w:color w:val="auto"/>
        </w:rPr>
      </w:pPr>
    </w:p>
    <w:p w:rsidR="001B7D2B" w:rsidRPr="00ED676A" w:rsidRDefault="008D49B7" w:rsidP="002D645B">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w:t>
      </w:r>
      <w:r w:rsidR="00030B3F" w:rsidRPr="00ED676A">
        <w:rPr>
          <w:color w:val="auto"/>
        </w:rPr>
        <w:t xml:space="preserve">CPU (jest włączana przez specjalny przełącznik kompilacji). </w:t>
      </w:r>
      <w:r w:rsidR="00E75B63" w:rsidRPr="00ED676A">
        <w:rPr>
          <w:color w:val="auto"/>
        </w:rPr>
        <w:t xml:space="preserve">Wykonanie całego programu w trym trybie jest możliwe nawet na komputerach </w:t>
      </w:r>
      <w:r w:rsidR="005E79A1" w:rsidRPr="00ED676A">
        <w:rPr>
          <w:color w:val="auto"/>
        </w:rPr>
        <w:t>niewyposażonych</w:t>
      </w:r>
      <w:r w:rsidR="00E75B63" w:rsidRPr="00ED676A">
        <w:rPr>
          <w:color w:val="auto"/>
        </w:rPr>
        <w:t xml:space="preserve"> w karty graficzne wspierające CUDA. </w:t>
      </w:r>
      <w:r w:rsidR="0097228F" w:rsidRPr="00ED676A">
        <w:rPr>
          <w:color w:val="auto"/>
        </w:rPr>
        <w:t xml:space="preserve">Tryb emulacji umożliwia pozwala na debugowanie kerneli (nie jest możliwe w standardowym trybie bez emulacji). </w:t>
      </w:r>
      <w:r w:rsidR="00013B2A" w:rsidRPr="00ED676A">
        <w:rPr>
          <w:color w:val="auto"/>
        </w:rPr>
        <w:t>Trzeba jednak pamiętać o tym, że jest to emulator, a nie symulator karty graficznej CUDA – występują pewne różnice – niektóre kernele działają poprawnie w trybie emulacji, a w trybie sta</w:t>
      </w:r>
      <w:r w:rsidR="005716C7" w:rsidRPr="00ED676A">
        <w:rPr>
          <w:color w:val="auto"/>
        </w:rPr>
        <w:t>ndardowym mogą nawet zawiesić komputer.</w:t>
      </w:r>
      <w:r w:rsidR="00A11932" w:rsidRPr="00ED676A">
        <w:rPr>
          <w:color w:val="auto"/>
        </w:rPr>
        <w:t xml:space="preserve"> Kod wykonany w emulatorze jest wielokrotnie wolniejszy niż na GPU.</w:t>
      </w:r>
      <w:r w:rsidR="001B7D2B" w:rsidRPr="00ED676A">
        <w:rPr>
          <w:color w:val="auto"/>
        </w:rPr>
        <w:tab/>
      </w:r>
    </w:p>
    <w:p w:rsidR="00107097" w:rsidRPr="00ED676A" w:rsidRDefault="00107097" w:rsidP="00107097">
      <w:pPr>
        <w:rPr>
          <w:color w:val="auto"/>
        </w:rPr>
      </w:pPr>
    </w:p>
    <w:p w:rsidR="00836D01" w:rsidRPr="00ED676A" w:rsidRDefault="00836D01" w:rsidP="002F45CE">
      <w:pPr>
        <w:pStyle w:val="Nagwek1"/>
      </w:pPr>
      <w:bookmarkStart w:id="170" w:name="_Wnioski/spostrzeżenia"/>
      <w:bookmarkStart w:id="171" w:name="_Toc259090163"/>
      <w:bookmarkEnd w:id="170"/>
      <w:r w:rsidRPr="00ED676A">
        <w:lastRenderedPageBreak/>
        <w:t>Wnioski/spostrzeżenia</w:t>
      </w:r>
      <w:bookmarkEnd w:id="171"/>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552F6C" w:rsidRPr="00ED676A" w:rsidRDefault="00552F6C" w:rsidP="00F17B04">
      <w:pPr>
        <w:pStyle w:val="Wypunktowane"/>
      </w:pPr>
      <w:r w:rsidRPr="00ED676A">
        <w:t>Osiągnięte cele</w:t>
      </w:r>
    </w:p>
    <w:p w:rsidR="00552F6C" w:rsidRPr="00ED676A" w:rsidRDefault="00552F6C" w:rsidP="00F17B04">
      <w:pPr>
        <w:pStyle w:val="Wypunktowane"/>
      </w:pPr>
      <w:r w:rsidRPr="00ED676A">
        <w:t xml:space="preserve">Prawdziwość tezy </w:t>
      </w:r>
      <w:r w:rsidRPr="00ED676A">
        <w:rPr>
          <w:color w:val="948A54"/>
        </w:rPr>
        <w:t>(czy okazała się prawdziwa)</w:t>
      </w:r>
    </w:p>
    <w:p w:rsidR="00552F6C" w:rsidRPr="00ED676A" w:rsidRDefault="00552F6C" w:rsidP="00F17B04">
      <w:pPr>
        <w:pStyle w:val="Wypunktowane"/>
      </w:pPr>
      <w:r w:rsidRPr="00ED676A">
        <w:t>Perspektywy rozwoju programu</w:t>
      </w:r>
    </w:p>
    <w:p w:rsidR="00552F6C" w:rsidRPr="00ED676A" w:rsidRDefault="00552F6C" w:rsidP="00F17B04">
      <w:pPr>
        <w:pStyle w:val="Wypunktowane"/>
      </w:pPr>
      <w:r w:rsidRPr="00ED676A">
        <w:t xml:space="preserve">Perspektywy rozwoju GPGPU </w:t>
      </w:r>
      <w:r w:rsidRPr="00ED676A">
        <w:rPr>
          <w:color w:val="948A54"/>
        </w:rPr>
        <w:t>(ATI, OpenCL, Cuda 1.3, Fermi)</w:t>
      </w:r>
    </w:p>
    <w:p w:rsidR="00552F6C" w:rsidRPr="00ED676A" w:rsidRDefault="00552F6C" w:rsidP="00F17B04">
      <w:pPr>
        <w:pStyle w:val="Wypunktowane"/>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lastRenderedPageBreak/>
        <w:t>W ram jest tylko 1 rodzaj pamięci (cache są niejawne). Tu jest wiecej rodzajow pamięci – przez to trzeba się bardziej zastanawiac nad projektem.</w:t>
      </w:r>
    </w:p>
    <w:p w:rsidR="00040CD8" w:rsidRDefault="00040CD8" w:rsidP="00107097">
      <w:pPr>
        <w:rPr>
          <w:ins w:id="172" w:author="HP" w:date="2010-04-17T14:53:00Z"/>
          <w:rFonts w:eastAsiaTheme="minorHAnsi"/>
          <w:color w:val="auto"/>
          <w:lang w:eastAsia="en-US"/>
        </w:rPr>
      </w:pPr>
    </w:p>
    <w:p w:rsidR="00427F4D" w:rsidRDefault="00427F4D" w:rsidP="00107097">
      <w:pPr>
        <w:rPr>
          <w:ins w:id="173" w:author="HP" w:date="2010-04-17T15:09:00Z"/>
          <w:rFonts w:eastAsiaTheme="minorHAnsi"/>
          <w:color w:val="auto"/>
          <w:lang w:eastAsia="en-US"/>
        </w:rPr>
      </w:pPr>
      <w:ins w:id="174" w:author="HP" w:date="2010-04-17T14:53:00Z">
        <w:r>
          <w:rPr>
            <w:rFonts w:eastAsiaTheme="minorHAnsi"/>
            <w:color w:val="auto"/>
            <w:lang w:eastAsia="en-US"/>
          </w:rPr>
          <w:t xml:space="preserve">// pomoglo mi forum nvidii </w:t>
        </w:r>
      </w:ins>
      <w:ins w:id="175" w:author="HP" w:date="2010-04-17T14:54:00Z">
        <w:r>
          <w:rPr>
            <w:rFonts w:eastAsiaTheme="minorHAnsi"/>
            <w:color w:val="auto"/>
            <w:lang w:eastAsia="en-US"/>
          </w:rPr>
          <w:t>–</w:t>
        </w:r>
      </w:ins>
      <w:ins w:id="176" w:author="HP" w:date="2010-04-17T14:53:00Z">
        <w:r>
          <w:rPr>
            <w:rFonts w:eastAsiaTheme="minorHAnsi"/>
            <w:color w:val="auto"/>
            <w:lang w:eastAsia="en-US"/>
          </w:rPr>
          <w:t xml:space="preserve"> mog</w:t>
        </w:r>
      </w:ins>
      <w:ins w:id="177" w:author="HP" w:date="2010-04-17T14:54:00Z">
        <w:r>
          <w:rPr>
            <w:rFonts w:eastAsiaTheme="minorHAnsi"/>
            <w:color w:val="auto"/>
            <w:lang w:eastAsia="en-US"/>
          </w:rPr>
          <w:t>lem tam się wypytac</w:t>
        </w:r>
      </w:ins>
    </w:p>
    <w:p w:rsidR="00EA3B90" w:rsidRDefault="00EA3B90" w:rsidP="00107097">
      <w:pPr>
        <w:rPr>
          <w:ins w:id="178" w:author="HP" w:date="2010-04-17T15:09:00Z"/>
          <w:rFonts w:eastAsiaTheme="minorHAnsi"/>
          <w:color w:val="auto"/>
          <w:lang w:eastAsia="en-US"/>
        </w:rPr>
      </w:pPr>
    </w:p>
    <w:p w:rsidR="00EA3B90" w:rsidRPr="00ED676A" w:rsidRDefault="00EA3B90" w:rsidP="00107097">
      <w:pPr>
        <w:rPr>
          <w:rFonts w:eastAsiaTheme="minorHAnsi"/>
          <w:color w:val="auto"/>
          <w:lang w:eastAsia="en-US"/>
        </w:rPr>
      </w:pPr>
      <w:ins w:id="179" w:author="HP" w:date="2010-04-17T15:09:00Z">
        <w:r>
          <w:rPr>
            <w:rFonts w:eastAsiaTheme="minorHAnsi"/>
            <w:color w:val="auto"/>
            <w:lang w:eastAsia="en-US"/>
          </w:rPr>
          <w:t xml:space="preserve">// porównanie popularnisci: </w:t>
        </w:r>
        <w:r w:rsidRPr="00EA3B90">
          <w:rPr>
            <w:rFonts w:eastAsiaTheme="minorHAnsi"/>
            <w:color w:val="auto"/>
            <w:lang w:eastAsia="en-US"/>
          </w:rPr>
          <w:t>http://www.google.com/trends?q=nvidia+cuda+%2C+opencl+%2C+ati+stream&amp;ctab=0&amp;geo=all&amp;geor=all&amp;date=all&amp;sort=1</w:t>
        </w:r>
      </w:ins>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80" w:name="_Mozliwosc_rozwoju_programu"/>
      <w:bookmarkStart w:id="181" w:name="_Toc259090164"/>
      <w:bookmarkEnd w:id="180"/>
      <w:r w:rsidRPr="00ED676A">
        <w:t>Mozliwosc rozwoju programu</w:t>
      </w:r>
      <w:bookmarkEnd w:id="181"/>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Nagwek1"/>
      </w:pPr>
      <w:bookmarkStart w:id="182" w:name="_Zakończenie"/>
      <w:bookmarkStart w:id="183" w:name="_Toc259090165"/>
      <w:bookmarkEnd w:id="182"/>
      <w:r w:rsidRPr="00ED676A">
        <w:t>Zakończenie</w:t>
      </w:r>
      <w:bookmarkEnd w:id="183"/>
    </w:p>
    <w:p w:rsidR="00836D01" w:rsidRPr="00ED676A" w:rsidRDefault="00836D01" w:rsidP="002F45CE">
      <w:pPr>
        <w:pStyle w:val="Nagwek1"/>
      </w:pPr>
      <w:bookmarkStart w:id="184" w:name="_Toc259090166"/>
      <w:r w:rsidRPr="00ED676A">
        <w:t>Bibliografia</w:t>
      </w:r>
      <w:bookmarkEnd w:id="184"/>
    </w:p>
    <w:p w:rsidR="00836D01" w:rsidRPr="00ED676A" w:rsidRDefault="00836D01" w:rsidP="002F45CE">
      <w:pPr>
        <w:pStyle w:val="Nagwek1"/>
      </w:pPr>
      <w:bookmarkStart w:id="185" w:name="_Toc259090167"/>
      <w:r w:rsidRPr="00ED676A">
        <w:t>Załączniki</w:t>
      </w:r>
      <w:bookmarkEnd w:id="185"/>
    </w:p>
    <w:p w:rsidR="00552F6C" w:rsidRPr="00ED676A" w:rsidRDefault="00552F6C" w:rsidP="00552F6C">
      <w:pPr>
        <w:pStyle w:val="Nagwek2"/>
      </w:pPr>
      <w:bookmarkStart w:id="186" w:name="_Toc259090168"/>
      <w:r w:rsidRPr="00ED676A">
        <w:t>Kod CPU i GPU?</w:t>
      </w:r>
      <w:bookmarkEnd w:id="186"/>
    </w:p>
    <w:p w:rsidR="00552F6C" w:rsidRPr="00ED676A" w:rsidRDefault="00552F6C" w:rsidP="00552F6C">
      <w:pPr>
        <w:rPr>
          <w:color w:val="auto"/>
        </w:rPr>
      </w:pPr>
    </w:p>
    <w:sectPr w:rsidR="00552F6C" w:rsidRPr="00ED676A" w:rsidSect="002E6CFD">
      <w:footerReference w:type="default" r:id="rId41"/>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44BD" w:rsidRDefault="003744BD" w:rsidP="00BB2E40">
      <w:r>
        <w:separator/>
      </w:r>
    </w:p>
  </w:endnote>
  <w:endnote w:type="continuationSeparator" w:id="0">
    <w:p w:rsidR="003744BD" w:rsidRDefault="003744BD"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1C0267" w:rsidRDefault="001C0267">
        <w:pPr>
          <w:pStyle w:val="Stopka"/>
          <w:jc w:val="right"/>
        </w:pPr>
        <w:fldSimple w:instr=" PAGE   \* MERGEFORMAT ">
          <w:r w:rsidR="00FC55B3">
            <w:rPr>
              <w:noProof/>
            </w:rPr>
            <w:t>15</w:t>
          </w:r>
        </w:fldSimple>
      </w:p>
    </w:sdtContent>
  </w:sdt>
  <w:p w:rsidR="001C0267" w:rsidRDefault="001C026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44BD" w:rsidRDefault="003744BD" w:rsidP="00BB2E40">
      <w:r>
        <w:separator/>
      </w:r>
    </w:p>
  </w:footnote>
  <w:footnote w:type="continuationSeparator" w:id="0">
    <w:p w:rsidR="003744BD" w:rsidRDefault="003744BD" w:rsidP="00BB2E40">
      <w:r>
        <w:continuationSeparator/>
      </w:r>
    </w:p>
  </w:footnote>
  <w:footnote w:id="1">
    <w:p w:rsidR="001C0267" w:rsidRPr="00ED676A" w:rsidRDefault="001C0267">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1C0267" w:rsidRDefault="001C0267">
      <w:pPr>
        <w:pStyle w:val="Tekstprzypisudolnego"/>
      </w:pPr>
      <w:r>
        <w:rPr>
          <w:rStyle w:val="Odwoanieprzypisudolnego"/>
        </w:rPr>
        <w:footnoteRef/>
      </w:r>
      <w:r>
        <w:t xml:space="preserve"> Technologia CUDA powstała w 2006 roku – zobacz </w:t>
      </w:r>
      <w:r w:rsidRPr="00EE3208">
        <w:t>http://ixbtlabs.com/articles3/video/cuda-1-p3.html</w:t>
      </w:r>
    </w:p>
  </w:footnote>
  <w:footnote w:id="3">
    <w:p w:rsidR="001C0267" w:rsidRPr="00ED676A" w:rsidRDefault="001C0267">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1C0267" w:rsidRDefault="001C0267">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1C0267" w:rsidRPr="00ED676A" w:rsidRDefault="001C0267">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1C0267" w:rsidRPr="00ED676A" w:rsidRDefault="001C0267">
      <w:pPr>
        <w:pStyle w:val="Tekstprzypisudolnego"/>
      </w:pPr>
      <w:r w:rsidRPr="00ED676A">
        <w:rPr>
          <w:rStyle w:val="Odwoanieprzypisudolnego"/>
        </w:rPr>
        <w:footnoteRef/>
      </w:r>
      <w:r w:rsidRPr="00ED676A">
        <w:t xml:space="preserve"> General Purpose GPU – użycie GPU do ogólnych zastosowań</w:t>
      </w:r>
    </w:p>
  </w:footnote>
  <w:footnote w:id="7">
    <w:p w:rsidR="001C0267" w:rsidRPr="00ED676A" w:rsidRDefault="001C0267">
      <w:pPr>
        <w:pStyle w:val="Tekstprzypisudolnego"/>
      </w:pPr>
      <w:r w:rsidRPr="00ED676A">
        <w:rPr>
          <w:rStyle w:val="Odwoanieprzypisudolnego"/>
        </w:rPr>
        <w:footnoteRef/>
      </w:r>
      <w:r w:rsidRPr="00ED676A">
        <w:t xml:space="preserve"> http://en.wikipedia.org/wiki/Graphic_card</w:t>
      </w:r>
    </w:p>
  </w:footnote>
  <w:footnote w:id="8">
    <w:p w:rsidR="001C0267" w:rsidRPr="00ED676A" w:rsidRDefault="001C0267">
      <w:pPr>
        <w:pStyle w:val="Tekstprzypisudolnego"/>
      </w:pPr>
      <w:r w:rsidRPr="00ED676A">
        <w:rPr>
          <w:rStyle w:val="Odwoanieprzypisudolnego"/>
        </w:rPr>
        <w:footnoteRef/>
      </w:r>
      <w:r w:rsidRPr="00ED676A">
        <w:t xml:space="preserve"> Do tej pory operacje 3D musiały być obliczane przez główny procesor komputera.</w:t>
      </w:r>
    </w:p>
  </w:footnote>
  <w:footnote w:id="9">
    <w:p w:rsidR="001C0267" w:rsidRPr="00196FEF" w:rsidRDefault="001C0267">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0">
    <w:p w:rsidR="001C0267" w:rsidRDefault="001C0267" w:rsidP="005D5019">
      <w:pPr>
        <w:pStyle w:val="Tekstprzypisudolnego"/>
      </w:pPr>
      <w:r>
        <w:rPr>
          <w:rStyle w:val="Odwoanieprzypisudolnego"/>
        </w:rPr>
        <w:footnoteRef/>
      </w:r>
      <w:hyperlink r:id="rId1" w:history="1">
        <w:r w:rsidRPr="00681963">
          <w:rPr>
            <w:rStyle w:val="Hipercze"/>
          </w:rPr>
          <w:t>http://developer.download.nvidia.com/compute/cuda/3_0/toolkit/docs/NVIDIA_CUDA_ProgrammingGuide.pdf</w:t>
        </w:r>
      </w:hyperlink>
      <w:r>
        <w:t xml:space="preserve"> , str.3</w:t>
      </w:r>
    </w:p>
  </w:footnote>
  <w:footnote w:id="11">
    <w:p w:rsidR="001C0267" w:rsidRDefault="001C0267">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2">
    <w:p w:rsidR="001C0267" w:rsidRDefault="001C0267"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1C0267" w:rsidRDefault="001C0267">
      <w:pPr>
        <w:pStyle w:val="Tekstprzypisudolnego"/>
      </w:pPr>
    </w:p>
  </w:footnote>
  <w:footnote w:id="13">
    <w:p w:rsidR="001C0267" w:rsidRDefault="001C0267">
      <w:pPr>
        <w:pStyle w:val="Tekstprzypisudolnego"/>
      </w:pPr>
      <w:r>
        <w:rPr>
          <w:rStyle w:val="Odwoanieprzypisudolnego"/>
        </w:rPr>
        <w:footnoteRef/>
      </w:r>
      <w:r>
        <w:t xml:space="preserve"> Nie ma konieczności używania wielu instrukcji sterujących for, do, while</w:t>
      </w:r>
    </w:p>
  </w:footnote>
  <w:footnote w:id="14">
    <w:p w:rsidR="001C0267" w:rsidRDefault="001C0267">
      <w:pPr>
        <w:pStyle w:val="Tekstprzypisudolnego"/>
      </w:pPr>
      <w:r>
        <w:rPr>
          <w:rStyle w:val="Odwoanieprzypisudolnego"/>
        </w:rPr>
        <w:footnoteRef/>
      </w:r>
      <w:r>
        <w:t xml:space="preserve"> ang. Streaming Multiprocessor (SM)</w:t>
      </w:r>
    </w:p>
  </w:footnote>
  <w:footnote w:id="15">
    <w:p w:rsidR="001C0267" w:rsidRDefault="001C0267">
      <w:pPr>
        <w:pStyle w:val="Tekstprzypisudolnego"/>
      </w:pPr>
      <w:r>
        <w:rPr>
          <w:rStyle w:val="Odwoanieprzypisudolnego"/>
        </w:rPr>
        <w:footnoteRef/>
      </w:r>
      <w:r>
        <w:t xml:space="preserve"> Ang. Scalar Processor (SP)</w:t>
      </w:r>
    </w:p>
  </w:footnote>
  <w:footnote w:id="16">
    <w:p w:rsidR="001C0267" w:rsidRDefault="001C0267">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7">
    <w:p w:rsidR="001C0267" w:rsidRDefault="001C0267" w:rsidP="00C06124">
      <w:pPr>
        <w:pStyle w:val="Tekstprzypisudolnego"/>
      </w:pPr>
      <w:r>
        <w:rPr>
          <w:rStyle w:val="Odwoanieprzypisudolnego"/>
        </w:rPr>
        <w:footnoteRef/>
      </w:r>
      <w:r>
        <w:t xml:space="preserve"> </w:t>
      </w:r>
      <w:r w:rsidRPr="0087136F">
        <w:t>http://gpgpu.org/about</w:t>
      </w:r>
    </w:p>
  </w:footnote>
  <w:footnote w:id="18">
    <w:p w:rsidR="001C0267" w:rsidRDefault="001C0267" w:rsidP="00284114">
      <w:pPr>
        <w:pStyle w:val="Tekstprzypisudolnego"/>
      </w:pPr>
      <w:r>
        <w:rPr>
          <w:rStyle w:val="Odwoanieprzypisudolnego"/>
        </w:rPr>
        <w:footnoteRef/>
      </w:r>
      <w:r>
        <w:t xml:space="preserve"> Dodaj link do bibliografii </w:t>
      </w:r>
      <w:r w:rsidRPr="000D7778">
        <w:t>http://www.nvidia.com/page/geforce256.html</w:t>
      </w:r>
    </w:p>
  </w:footnote>
  <w:footnote w:id="19">
    <w:p w:rsidR="001C0267" w:rsidRDefault="001C0267">
      <w:pPr>
        <w:pStyle w:val="Tekstprzypisudolnego"/>
      </w:pPr>
      <w:r>
        <w:rPr>
          <w:rStyle w:val="Odwoanieprzypisudolnego"/>
        </w:rPr>
        <w:footnoteRef/>
      </w:r>
      <w:r>
        <w:t xml:space="preserve"> Technologia Hardware T&amp;L - Tranform and Lighting</w:t>
      </w:r>
    </w:p>
  </w:footnote>
  <w:footnote w:id="20">
    <w:p w:rsidR="00A902FF" w:rsidRDefault="00A902FF">
      <w:pPr>
        <w:pStyle w:val="Tekstprzypisudolnego"/>
      </w:pPr>
      <w:ins w:id="28" w:author="HP" w:date="2010-04-17T15:47:00Z">
        <w:r>
          <w:rPr>
            <w:rStyle w:val="Odwoanieprzypisudolnego"/>
          </w:rPr>
          <w:footnoteRef/>
        </w:r>
        <w:r>
          <w:t xml:space="preserve"> </w:t>
        </w:r>
        <w:r w:rsidRPr="00A902FF">
          <w:t>http://en.wikipedia.org/wiki/GPGPU</w:t>
        </w:r>
      </w:ins>
    </w:p>
  </w:footnote>
  <w:footnote w:id="21">
    <w:p w:rsidR="00EA6D03" w:rsidRDefault="00EA6D03">
      <w:pPr>
        <w:pStyle w:val="Tekstprzypisudolnego"/>
      </w:pPr>
      <w:ins w:id="33" w:author="HP" w:date="2010-04-17T15:48:00Z">
        <w:r>
          <w:rPr>
            <w:rStyle w:val="Odwoanieprzypisudolnego"/>
          </w:rPr>
          <w:footnoteRef/>
        </w:r>
        <w:r>
          <w:t xml:space="preserve"> </w:t>
        </w:r>
        <w:r w:rsidRPr="00EA6D03">
          <w:t>http://http.developer.nvidia.com/GPUGems2/gpugems2_chapter34.html</w:t>
        </w:r>
      </w:ins>
    </w:p>
  </w:footnote>
  <w:footnote w:id="22">
    <w:p w:rsidR="001C0267" w:rsidRDefault="001C0267">
      <w:pPr>
        <w:pStyle w:val="Tekstprzypisudolnego"/>
      </w:pPr>
      <w:r>
        <w:rPr>
          <w:rStyle w:val="Odwoanieprzypisudolnego"/>
        </w:rPr>
        <w:footnoteRef/>
      </w:r>
      <w:r>
        <w:t xml:space="preserve"> Software Development Kit</w:t>
      </w:r>
    </w:p>
  </w:footnote>
  <w:footnote w:id="23">
    <w:p w:rsidR="001C0267" w:rsidRDefault="001C0267">
      <w:pPr>
        <w:pStyle w:val="Tekstprzypisudolnego"/>
      </w:pPr>
      <w:ins w:id="56" w:author="HP" w:date="2010-04-17T14:53:00Z">
        <w:r>
          <w:rPr>
            <w:rStyle w:val="Odwoanieprzypisudolnego"/>
          </w:rPr>
          <w:footnoteRef/>
        </w:r>
        <w:r>
          <w:t xml:space="preserve"> </w:t>
        </w:r>
        <w:r w:rsidRPr="0003013E">
          <w:t>http://forums.nvidia.com/index.php?showforum=62</w:t>
        </w:r>
      </w:ins>
    </w:p>
  </w:footnote>
  <w:footnote w:id="24">
    <w:p w:rsidR="00EA6D03" w:rsidRDefault="00EA6D03">
      <w:pPr>
        <w:pStyle w:val="Tekstprzypisudolnego"/>
      </w:pPr>
      <w:ins w:id="63" w:author="HP" w:date="2010-04-17T15:50:00Z">
        <w:r>
          <w:rPr>
            <w:rStyle w:val="Odwoanieprzypisudolnego"/>
          </w:rPr>
          <w:footnoteRef/>
        </w:r>
        <w:r>
          <w:t xml:space="preserve"> Przykładow</w:t>
        </w:r>
        <w:r w:rsidR="00FC55B3">
          <w:t>y kernel oraz jego wywołanie zostało zamieszczone w późniejszym rozdziale</w:t>
        </w:r>
      </w:ins>
    </w:p>
  </w:footnote>
  <w:footnote w:id="25">
    <w:p w:rsidR="001C0267" w:rsidRDefault="001C0267">
      <w:pPr>
        <w:pStyle w:val="Tekstprzypisudolnego"/>
      </w:pPr>
      <w:ins w:id="75" w:author="HP" w:date="2010-04-17T15:21:00Z">
        <w:r>
          <w:rPr>
            <w:rStyle w:val="Odwoanieprzypisudolnego"/>
          </w:rPr>
          <w:footnoteRef/>
        </w:r>
      </w:ins>
      <w:ins w:id="76" w:author="HP" w:date="2010-04-17T15:22:00Z">
        <w:r>
          <w:rPr>
            <w:color w:val="auto"/>
          </w:rPr>
          <w:t>Do uruchomienia kernela lub skopiowania pamięci między hostem a pamięcią graficzną jest wymagane więcej instrukcji niż w przypadku CUDA</w:t>
        </w:r>
      </w:ins>
    </w:p>
  </w:footnote>
  <w:footnote w:id="26">
    <w:p w:rsidR="001C0267" w:rsidRDefault="001C0267">
      <w:pPr>
        <w:pStyle w:val="Tekstprzypisudolnego"/>
      </w:pPr>
      <w:ins w:id="82" w:author="HP" w:date="2010-04-17T15:26:00Z">
        <w:r>
          <w:rPr>
            <w:rStyle w:val="Odwoanieprzypisudolnego"/>
          </w:rPr>
          <w:footnoteRef/>
        </w:r>
        <w:r>
          <w:t xml:space="preserve"> </w:t>
        </w:r>
        <w:r w:rsidRPr="00AD14EE">
          <w:t>http://www.nvidia.com/object/what_is_cuda_new.html</w:t>
        </w:r>
      </w:ins>
    </w:p>
  </w:footnote>
  <w:footnote w:id="27">
    <w:p w:rsidR="001C0267" w:rsidRDefault="001C0267">
      <w:pPr>
        <w:pStyle w:val="Tekstprzypisudolnego"/>
      </w:pPr>
      <w:ins w:id="83" w:author="HP" w:date="2010-04-17T15:26:00Z">
        <w:r>
          <w:rPr>
            <w:rStyle w:val="Odwoanieprzypisudolnego"/>
          </w:rPr>
          <w:footnoteRef/>
        </w:r>
        <w:r>
          <w:t xml:space="preserve"> </w:t>
        </w:r>
      </w:ins>
      <w:ins w:id="84" w:author="HP" w:date="2010-04-17T15:27:00Z">
        <w:r w:rsidRPr="00AD14EE">
          <w:t>http://www.khronos.org/opencl/</w:t>
        </w:r>
      </w:ins>
    </w:p>
  </w:footnote>
  <w:footnote w:id="28">
    <w:p w:rsidR="001C0267" w:rsidRDefault="001C0267">
      <w:pPr>
        <w:pStyle w:val="Tekstprzypisudolnego"/>
      </w:pPr>
      <w:ins w:id="86" w:author="HP" w:date="2010-04-17T15:27:00Z">
        <w:r>
          <w:rPr>
            <w:rStyle w:val="Odwoanieprzypisudolnego"/>
          </w:rPr>
          <w:footnoteRef/>
        </w:r>
        <w:r>
          <w:t xml:space="preserve"> </w:t>
        </w:r>
        <w:r w:rsidRPr="00AD14EE">
          <w:t>http://www.amd.com/US/PRODUCTS/TECHNOLOGIES/STREAM-TECHNOLOGY/Pages/stream-technology.aspx</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7543ADA"/>
    <w:lvl w:ilvl="0">
      <w:start w:val="1"/>
      <w:numFmt w:val="decimal"/>
      <w:lvlText w:val="%1."/>
      <w:lvlJc w:val="left"/>
      <w:pPr>
        <w:tabs>
          <w:tab w:val="num" w:pos="1492"/>
        </w:tabs>
        <w:ind w:left="1492" w:hanging="360"/>
      </w:pPr>
    </w:lvl>
  </w:abstractNum>
  <w:abstractNum w:abstractNumId="1">
    <w:nsid w:val="FFFFFF7D"/>
    <w:multiLevelType w:val="singleLevel"/>
    <w:tmpl w:val="A1AE09E8"/>
    <w:lvl w:ilvl="0">
      <w:start w:val="1"/>
      <w:numFmt w:val="decimal"/>
      <w:lvlText w:val="%1."/>
      <w:lvlJc w:val="left"/>
      <w:pPr>
        <w:tabs>
          <w:tab w:val="num" w:pos="1209"/>
        </w:tabs>
        <w:ind w:left="1209" w:hanging="360"/>
      </w:pPr>
    </w:lvl>
  </w:abstractNum>
  <w:abstractNum w:abstractNumId="2">
    <w:nsid w:val="FFFFFF7E"/>
    <w:multiLevelType w:val="singleLevel"/>
    <w:tmpl w:val="CA2CA306"/>
    <w:lvl w:ilvl="0">
      <w:start w:val="1"/>
      <w:numFmt w:val="decimal"/>
      <w:lvlText w:val="%1."/>
      <w:lvlJc w:val="left"/>
      <w:pPr>
        <w:tabs>
          <w:tab w:val="num" w:pos="926"/>
        </w:tabs>
        <w:ind w:left="926" w:hanging="360"/>
      </w:pPr>
    </w:lvl>
  </w:abstractNum>
  <w:abstractNum w:abstractNumId="3">
    <w:nsid w:val="FFFFFF7F"/>
    <w:multiLevelType w:val="singleLevel"/>
    <w:tmpl w:val="774615AC"/>
    <w:lvl w:ilvl="0">
      <w:start w:val="1"/>
      <w:numFmt w:val="decimal"/>
      <w:lvlText w:val="%1."/>
      <w:lvlJc w:val="left"/>
      <w:pPr>
        <w:tabs>
          <w:tab w:val="num" w:pos="643"/>
        </w:tabs>
        <w:ind w:left="643" w:hanging="360"/>
      </w:pPr>
    </w:lvl>
  </w:abstractNum>
  <w:abstractNum w:abstractNumId="4">
    <w:nsid w:val="FFFFFF80"/>
    <w:multiLevelType w:val="singleLevel"/>
    <w:tmpl w:val="CF20BC8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73276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83E4B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246581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3E89304"/>
    <w:lvl w:ilvl="0">
      <w:start w:val="1"/>
      <w:numFmt w:val="decimal"/>
      <w:lvlText w:val="%1."/>
      <w:lvlJc w:val="left"/>
      <w:pPr>
        <w:tabs>
          <w:tab w:val="num" w:pos="360"/>
        </w:tabs>
        <w:ind w:left="360" w:hanging="360"/>
      </w:pPr>
    </w:lvl>
  </w:abstractNum>
  <w:abstractNum w:abstractNumId="9">
    <w:nsid w:val="FFFFFF89"/>
    <w:multiLevelType w:val="singleLevel"/>
    <w:tmpl w:val="1B4EDD9C"/>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6">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8">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1">
    <w:nsid w:val="769453EB"/>
    <w:multiLevelType w:val="multilevel"/>
    <w:tmpl w:val="C9CE7C40"/>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6"/>
  </w:num>
  <w:num w:numId="3">
    <w:abstractNumId w:val="22"/>
  </w:num>
  <w:num w:numId="4">
    <w:abstractNumId w:val="13"/>
  </w:num>
  <w:num w:numId="5">
    <w:abstractNumId w:val="24"/>
  </w:num>
  <w:num w:numId="6">
    <w:abstractNumId w:val="18"/>
  </w:num>
  <w:num w:numId="7">
    <w:abstractNumId w:val="19"/>
  </w:num>
  <w:num w:numId="8">
    <w:abstractNumId w:val="28"/>
  </w:num>
  <w:num w:numId="9">
    <w:abstractNumId w:val="27"/>
  </w:num>
  <w:num w:numId="10">
    <w:abstractNumId w:val="30"/>
  </w:num>
  <w:num w:numId="11">
    <w:abstractNumId w:val="15"/>
  </w:num>
  <w:num w:numId="12">
    <w:abstractNumId w:val="31"/>
  </w:num>
  <w:num w:numId="13">
    <w:abstractNumId w:val="21"/>
  </w:num>
  <w:num w:numId="14">
    <w:abstractNumId w:val="17"/>
  </w:num>
  <w:num w:numId="15">
    <w:abstractNumId w:val="16"/>
  </w:num>
  <w:num w:numId="16">
    <w:abstractNumId w:val="12"/>
  </w:num>
  <w:num w:numId="17">
    <w:abstractNumId w:val="20"/>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5"/>
  </w:num>
  <w:num w:numId="29">
    <w:abstractNumId w:val="29"/>
  </w:num>
  <w:num w:numId="30">
    <w:abstractNumId w:val="23"/>
  </w:num>
  <w:num w:numId="31">
    <w:abstractNumId w:val="10"/>
  </w:num>
  <w:num w:numId="32">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stylePaneFormatFilter w:val="1024"/>
  <w:trackRevisions/>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2A47"/>
    <w:rsid w:val="000045A8"/>
    <w:rsid w:val="0001129D"/>
    <w:rsid w:val="00013B2A"/>
    <w:rsid w:val="000155F1"/>
    <w:rsid w:val="00016222"/>
    <w:rsid w:val="00016A1B"/>
    <w:rsid w:val="00020EFE"/>
    <w:rsid w:val="00020F08"/>
    <w:rsid w:val="00022634"/>
    <w:rsid w:val="00022DB2"/>
    <w:rsid w:val="0003013E"/>
    <w:rsid w:val="00030B3F"/>
    <w:rsid w:val="00034940"/>
    <w:rsid w:val="00036DAA"/>
    <w:rsid w:val="00040C14"/>
    <w:rsid w:val="00040CD8"/>
    <w:rsid w:val="0004245B"/>
    <w:rsid w:val="00042BD4"/>
    <w:rsid w:val="00043092"/>
    <w:rsid w:val="00052978"/>
    <w:rsid w:val="00054DFF"/>
    <w:rsid w:val="00055BD3"/>
    <w:rsid w:val="00055EF7"/>
    <w:rsid w:val="00057B03"/>
    <w:rsid w:val="0006165B"/>
    <w:rsid w:val="0006476B"/>
    <w:rsid w:val="00066F82"/>
    <w:rsid w:val="00072F3F"/>
    <w:rsid w:val="00073D3C"/>
    <w:rsid w:val="0007415A"/>
    <w:rsid w:val="00074685"/>
    <w:rsid w:val="00075498"/>
    <w:rsid w:val="00075D1A"/>
    <w:rsid w:val="00085BED"/>
    <w:rsid w:val="00085E46"/>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D6F8E"/>
    <w:rsid w:val="000D7778"/>
    <w:rsid w:val="000E017B"/>
    <w:rsid w:val="000E4EED"/>
    <w:rsid w:val="000E7917"/>
    <w:rsid w:val="000F0F81"/>
    <w:rsid w:val="000F3527"/>
    <w:rsid w:val="000F37D0"/>
    <w:rsid w:val="00104C2F"/>
    <w:rsid w:val="00107097"/>
    <w:rsid w:val="00114600"/>
    <w:rsid w:val="00114D68"/>
    <w:rsid w:val="00123BEB"/>
    <w:rsid w:val="00123CC3"/>
    <w:rsid w:val="00124343"/>
    <w:rsid w:val="001447BF"/>
    <w:rsid w:val="00150474"/>
    <w:rsid w:val="00153502"/>
    <w:rsid w:val="00162965"/>
    <w:rsid w:val="001629DB"/>
    <w:rsid w:val="00163619"/>
    <w:rsid w:val="001672DD"/>
    <w:rsid w:val="00167804"/>
    <w:rsid w:val="001724A1"/>
    <w:rsid w:val="00173BDB"/>
    <w:rsid w:val="001801CC"/>
    <w:rsid w:val="00181F13"/>
    <w:rsid w:val="00182F83"/>
    <w:rsid w:val="00183832"/>
    <w:rsid w:val="0018584D"/>
    <w:rsid w:val="00185F3D"/>
    <w:rsid w:val="00196FEF"/>
    <w:rsid w:val="001A1393"/>
    <w:rsid w:val="001A24A8"/>
    <w:rsid w:val="001A2E74"/>
    <w:rsid w:val="001A2FFD"/>
    <w:rsid w:val="001B7D2B"/>
    <w:rsid w:val="001C0267"/>
    <w:rsid w:val="001C4178"/>
    <w:rsid w:val="001D5438"/>
    <w:rsid w:val="001E29D2"/>
    <w:rsid w:val="001E6519"/>
    <w:rsid w:val="001E7EE4"/>
    <w:rsid w:val="001F3F2C"/>
    <w:rsid w:val="001F5315"/>
    <w:rsid w:val="001F7F8C"/>
    <w:rsid w:val="00201D9B"/>
    <w:rsid w:val="00202AB5"/>
    <w:rsid w:val="002059AF"/>
    <w:rsid w:val="00225B8F"/>
    <w:rsid w:val="002301E2"/>
    <w:rsid w:val="00232076"/>
    <w:rsid w:val="002431DE"/>
    <w:rsid w:val="0024467E"/>
    <w:rsid w:val="002515D5"/>
    <w:rsid w:val="0025516D"/>
    <w:rsid w:val="002570E4"/>
    <w:rsid w:val="0026244D"/>
    <w:rsid w:val="00262748"/>
    <w:rsid w:val="00264720"/>
    <w:rsid w:val="00264D96"/>
    <w:rsid w:val="00266FFA"/>
    <w:rsid w:val="00267178"/>
    <w:rsid w:val="00267338"/>
    <w:rsid w:val="00276167"/>
    <w:rsid w:val="00276682"/>
    <w:rsid w:val="00276BD1"/>
    <w:rsid w:val="00281A1F"/>
    <w:rsid w:val="00283F42"/>
    <w:rsid w:val="00284114"/>
    <w:rsid w:val="00284844"/>
    <w:rsid w:val="00287868"/>
    <w:rsid w:val="002879A1"/>
    <w:rsid w:val="00293937"/>
    <w:rsid w:val="002A048C"/>
    <w:rsid w:val="002B206A"/>
    <w:rsid w:val="002B2E83"/>
    <w:rsid w:val="002B3236"/>
    <w:rsid w:val="002B7610"/>
    <w:rsid w:val="002C45FF"/>
    <w:rsid w:val="002C6A1F"/>
    <w:rsid w:val="002C7029"/>
    <w:rsid w:val="002C76FE"/>
    <w:rsid w:val="002D36BE"/>
    <w:rsid w:val="002D645B"/>
    <w:rsid w:val="002D6CD6"/>
    <w:rsid w:val="002D6D66"/>
    <w:rsid w:val="002E2F36"/>
    <w:rsid w:val="002E6CFD"/>
    <w:rsid w:val="002F1518"/>
    <w:rsid w:val="002F45CE"/>
    <w:rsid w:val="002F75C6"/>
    <w:rsid w:val="0030070E"/>
    <w:rsid w:val="003015DC"/>
    <w:rsid w:val="00313128"/>
    <w:rsid w:val="0031327E"/>
    <w:rsid w:val="00316C96"/>
    <w:rsid w:val="00322C7C"/>
    <w:rsid w:val="00323054"/>
    <w:rsid w:val="003336F6"/>
    <w:rsid w:val="0033400C"/>
    <w:rsid w:val="00334251"/>
    <w:rsid w:val="00334D78"/>
    <w:rsid w:val="00343690"/>
    <w:rsid w:val="003444E4"/>
    <w:rsid w:val="00357711"/>
    <w:rsid w:val="00360302"/>
    <w:rsid w:val="00366847"/>
    <w:rsid w:val="003677DF"/>
    <w:rsid w:val="00367958"/>
    <w:rsid w:val="00372337"/>
    <w:rsid w:val="003744BD"/>
    <w:rsid w:val="0037708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D7ABA"/>
    <w:rsid w:val="003F2625"/>
    <w:rsid w:val="003F5F8C"/>
    <w:rsid w:val="003F6796"/>
    <w:rsid w:val="003F719D"/>
    <w:rsid w:val="004173A9"/>
    <w:rsid w:val="00420509"/>
    <w:rsid w:val="00420FF8"/>
    <w:rsid w:val="00421508"/>
    <w:rsid w:val="00427F4D"/>
    <w:rsid w:val="0043571C"/>
    <w:rsid w:val="00437200"/>
    <w:rsid w:val="00441F24"/>
    <w:rsid w:val="004456A1"/>
    <w:rsid w:val="004460BF"/>
    <w:rsid w:val="00446BC5"/>
    <w:rsid w:val="00447DFA"/>
    <w:rsid w:val="00450DA4"/>
    <w:rsid w:val="0045240E"/>
    <w:rsid w:val="004537B9"/>
    <w:rsid w:val="004559C6"/>
    <w:rsid w:val="00456D02"/>
    <w:rsid w:val="00472078"/>
    <w:rsid w:val="00474591"/>
    <w:rsid w:val="00474C0D"/>
    <w:rsid w:val="004772D9"/>
    <w:rsid w:val="00480491"/>
    <w:rsid w:val="00482F0E"/>
    <w:rsid w:val="00483616"/>
    <w:rsid w:val="004917B5"/>
    <w:rsid w:val="004A12CA"/>
    <w:rsid w:val="004A25E2"/>
    <w:rsid w:val="004A38E5"/>
    <w:rsid w:val="004A3B7B"/>
    <w:rsid w:val="004A6536"/>
    <w:rsid w:val="004B0917"/>
    <w:rsid w:val="004B1140"/>
    <w:rsid w:val="004B16FA"/>
    <w:rsid w:val="004C0899"/>
    <w:rsid w:val="004C10DA"/>
    <w:rsid w:val="004C41D3"/>
    <w:rsid w:val="004D1D16"/>
    <w:rsid w:val="004D316D"/>
    <w:rsid w:val="004D6143"/>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A0370"/>
    <w:rsid w:val="005A03DA"/>
    <w:rsid w:val="005A0BDA"/>
    <w:rsid w:val="005A1E3B"/>
    <w:rsid w:val="005A22E7"/>
    <w:rsid w:val="005A5269"/>
    <w:rsid w:val="005B2378"/>
    <w:rsid w:val="005B61EF"/>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437E"/>
    <w:rsid w:val="00625DC5"/>
    <w:rsid w:val="0063254C"/>
    <w:rsid w:val="0063320C"/>
    <w:rsid w:val="00633D35"/>
    <w:rsid w:val="00637749"/>
    <w:rsid w:val="006379A4"/>
    <w:rsid w:val="00640D5B"/>
    <w:rsid w:val="00645592"/>
    <w:rsid w:val="006467A4"/>
    <w:rsid w:val="006526E5"/>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2CCF"/>
    <w:rsid w:val="006D308C"/>
    <w:rsid w:val="006D3568"/>
    <w:rsid w:val="006D6731"/>
    <w:rsid w:val="006D79D9"/>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6811"/>
    <w:rsid w:val="00737B7E"/>
    <w:rsid w:val="00745A60"/>
    <w:rsid w:val="0075126F"/>
    <w:rsid w:val="00754194"/>
    <w:rsid w:val="007548EF"/>
    <w:rsid w:val="007552EA"/>
    <w:rsid w:val="0075698C"/>
    <w:rsid w:val="00756EC5"/>
    <w:rsid w:val="00756FA3"/>
    <w:rsid w:val="007633B4"/>
    <w:rsid w:val="00772602"/>
    <w:rsid w:val="00773825"/>
    <w:rsid w:val="00774A83"/>
    <w:rsid w:val="00780038"/>
    <w:rsid w:val="00780AEF"/>
    <w:rsid w:val="00782300"/>
    <w:rsid w:val="00782A56"/>
    <w:rsid w:val="00790890"/>
    <w:rsid w:val="007A4992"/>
    <w:rsid w:val="007A4DA6"/>
    <w:rsid w:val="007B381A"/>
    <w:rsid w:val="007B51B9"/>
    <w:rsid w:val="007C0EFE"/>
    <w:rsid w:val="007C12B6"/>
    <w:rsid w:val="007C5C3A"/>
    <w:rsid w:val="007D04FC"/>
    <w:rsid w:val="007D1776"/>
    <w:rsid w:val="007D7C28"/>
    <w:rsid w:val="007E03D8"/>
    <w:rsid w:val="007E0F29"/>
    <w:rsid w:val="007E2011"/>
    <w:rsid w:val="007E6DD8"/>
    <w:rsid w:val="007F1221"/>
    <w:rsid w:val="007F264D"/>
    <w:rsid w:val="007F284A"/>
    <w:rsid w:val="007F5C3F"/>
    <w:rsid w:val="007F7942"/>
    <w:rsid w:val="00801814"/>
    <w:rsid w:val="008151D3"/>
    <w:rsid w:val="008162AD"/>
    <w:rsid w:val="008228C8"/>
    <w:rsid w:val="00823FB6"/>
    <w:rsid w:val="008264A6"/>
    <w:rsid w:val="00830496"/>
    <w:rsid w:val="00831119"/>
    <w:rsid w:val="0083472E"/>
    <w:rsid w:val="00836D01"/>
    <w:rsid w:val="00836E9D"/>
    <w:rsid w:val="00837EC0"/>
    <w:rsid w:val="00841988"/>
    <w:rsid w:val="0084597A"/>
    <w:rsid w:val="00853FB1"/>
    <w:rsid w:val="0085577A"/>
    <w:rsid w:val="00856792"/>
    <w:rsid w:val="00856A3B"/>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F80"/>
    <w:rsid w:val="008B5404"/>
    <w:rsid w:val="008C0E6C"/>
    <w:rsid w:val="008C1110"/>
    <w:rsid w:val="008C1987"/>
    <w:rsid w:val="008C2B0F"/>
    <w:rsid w:val="008C3886"/>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19D4"/>
    <w:rsid w:val="0094247C"/>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4CCC"/>
    <w:rsid w:val="009B5C74"/>
    <w:rsid w:val="009C214B"/>
    <w:rsid w:val="009D0477"/>
    <w:rsid w:val="009D4EC3"/>
    <w:rsid w:val="009D7DAD"/>
    <w:rsid w:val="009F1A9B"/>
    <w:rsid w:val="009F6A2D"/>
    <w:rsid w:val="009F7739"/>
    <w:rsid w:val="00A06994"/>
    <w:rsid w:val="00A11932"/>
    <w:rsid w:val="00A12AE5"/>
    <w:rsid w:val="00A13DDA"/>
    <w:rsid w:val="00A171D5"/>
    <w:rsid w:val="00A20443"/>
    <w:rsid w:val="00A210DE"/>
    <w:rsid w:val="00A2300F"/>
    <w:rsid w:val="00A23898"/>
    <w:rsid w:val="00A2596F"/>
    <w:rsid w:val="00A25CF2"/>
    <w:rsid w:val="00A25F3B"/>
    <w:rsid w:val="00A30130"/>
    <w:rsid w:val="00A32C69"/>
    <w:rsid w:val="00A32ED2"/>
    <w:rsid w:val="00A33744"/>
    <w:rsid w:val="00A34E8F"/>
    <w:rsid w:val="00A35506"/>
    <w:rsid w:val="00A436A2"/>
    <w:rsid w:val="00A456D7"/>
    <w:rsid w:val="00A62E92"/>
    <w:rsid w:val="00A673FB"/>
    <w:rsid w:val="00A82589"/>
    <w:rsid w:val="00A827C5"/>
    <w:rsid w:val="00A85CD5"/>
    <w:rsid w:val="00A902FF"/>
    <w:rsid w:val="00A93018"/>
    <w:rsid w:val="00A940BC"/>
    <w:rsid w:val="00A940E2"/>
    <w:rsid w:val="00A94872"/>
    <w:rsid w:val="00A952A0"/>
    <w:rsid w:val="00A966B4"/>
    <w:rsid w:val="00AA26C1"/>
    <w:rsid w:val="00AA3DD2"/>
    <w:rsid w:val="00AB004F"/>
    <w:rsid w:val="00AB18F5"/>
    <w:rsid w:val="00AB3704"/>
    <w:rsid w:val="00AB47D0"/>
    <w:rsid w:val="00AB568E"/>
    <w:rsid w:val="00AB5FC0"/>
    <w:rsid w:val="00AB6274"/>
    <w:rsid w:val="00AC1307"/>
    <w:rsid w:val="00AC270E"/>
    <w:rsid w:val="00AC731B"/>
    <w:rsid w:val="00AC78A0"/>
    <w:rsid w:val="00AD0435"/>
    <w:rsid w:val="00AD14EE"/>
    <w:rsid w:val="00AD1999"/>
    <w:rsid w:val="00AD38F3"/>
    <w:rsid w:val="00AD3CC1"/>
    <w:rsid w:val="00AD46E6"/>
    <w:rsid w:val="00AE2E7B"/>
    <w:rsid w:val="00AE34E2"/>
    <w:rsid w:val="00AE3D5B"/>
    <w:rsid w:val="00AE6295"/>
    <w:rsid w:val="00AF3B22"/>
    <w:rsid w:val="00AF768B"/>
    <w:rsid w:val="00B05F3E"/>
    <w:rsid w:val="00B0611A"/>
    <w:rsid w:val="00B06BB3"/>
    <w:rsid w:val="00B10B5D"/>
    <w:rsid w:val="00B159DE"/>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84BC9"/>
    <w:rsid w:val="00B9182C"/>
    <w:rsid w:val="00B92438"/>
    <w:rsid w:val="00BA3C99"/>
    <w:rsid w:val="00BA467A"/>
    <w:rsid w:val="00BA773C"/>
    <w:rsid w:val="00BB0286"/>
    <w:rsid w:val="00BB2E40"/>
    <w:rsid w:val="00BB4A50"/>
    <w:rsid w:val="00BB502D"/>
    <w:rsid w:val="00BC0E6F"/>
    <w:rsid w:val="00BC1016"/>
    <w:rsid w:val="00BC182F"/>
    <w:rsid w:val="00BC2198"/>
    <w:rsid w:val="00BC2E00"/>
    <w:rsid w:val="00BC52B8"/>
    <w:rsid w:val="00BC5486"/>
    <w:rsid w:val="00BD1432"/>
    <w:rsid w:val="00BD1BE6"/>
    <w:rsid w:val="00BD6F02"/>
    <w:rsid w:val="00BE2421"/>
    <w:rsid w:val="00BE60BA"/>
    <w:rsid w:val="00BE716D"/>
    <w:rsid w:val="00BE7917"/>
    <w:rsid w:val="00C0078C"/>
    <w:rsid w:val="00C04371"/>
    <w:rsid w:val="00C06124"/>
    <w:rsid w:val="00C10AD6"/>
    <w:rsid w:val="00C10BC8"/>
    <w:rsid w:val="00C14801"/>
    <w:rsid w:val="00C14E17"/>
    <w:rsid w:val="00C212DC"/>
    <w:rsid w:val="00C25AA8"/>
    <w:rsid w:val="00C262A5"/>
    <w:rsid w:val="00C27CE1"/>
    <w:rsid w:val="00C30658"/>
    <w:rsid w:val="00C31437"/>
    <w:rsid w:val="00C35303"/>
    <w:rsid w:val="00C36E48"/>
    <w:rsid w:val="00C45DE9"/>
    <w:rsid w:val="00C60C1F"/>
    <w:rsid w:val="00C6366E"/>
    <w:rsid w:val="00C74397"/>
    <w:rsid w:val="00C76C2D"/>
    <w:rsid w:val="00C83B5E"/>
    <w:rsid w:val="00C85897"/>
    <w:rsid w:val="00C86675"/>
    <w:rsid w:val="00C86FD1"/>
    <w:rsid w:val="00C94A1A"/>
    <w:rsid w:val="00C97CF3"/>
    <w:rsid w:val="00CA16DA"/>
    <w:rsid w:val="00CA44E7"/>
    <w:rsid w:val="00CB0ABF"/>
    <w:rsid w:val="00CB60F7"/>
    <w:rsid w:val="00CB6C9C"/>
    <w:rsid w:val="00CC1BBE"/>
    <w:rsid w:val="00CC2836"/>
    <w:rsid w:val="00CC2BFD"/>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79BB"/>
    <w:rsid w:val="00D21018"/>
    <w:rsid w:val="00D26718"/>
    <w:rsid w:val="00D271F9"/>
    <w:rsid w:val="00D3234B"/>
    <w:rsid w:val="00D34B5B"/>
    <w:rsid w:val="00D47E03"/>
    <w:rsid w:val="00D55197"/>
    <w:rsid w:val="00D57A6A"/>
    <w:rsid w:val="00D62F34"/>
    <w:rsid w:val="00D6346F"/>
    <w:rsid w:val="00D667F6"/>
    <w:rsid w:val="00D70D2F"/>
    <w:rsid w:val="00D731D9"/>
    <w:rsid w:val="00D73D99"/>
    <w:rsid w:val="00D75868"/>
    <w:rsid w:val="00D85A10"/>
    <w:rsid w:val="00D96A74"/>
    <w:rsid w:val="00D973D2"/>
    <w:rsid w:val="00DA028C"/>
    <w:rsid w:val="00DA050B"/>
    <w:rsid w:val="00DA3D8C"/>
    <w:rsid w:val="00DA3F12"/>
    <w:rsid w:val="00DA666F"/>
    <w:rsid w:val="00DA6B35"/>
    <w:rsid w:val="00DB2E29"/>
    <w:rsid w:val="00DB63D4"/>
    <w:rsid w:val="00DC0F90"/>
    <w:rsid w:val="00DC7DCB"/>
    <w:rsid w:val="00DD0871"/>
    <w:rsid w:val="00DD1FD8"/>
    <w:rsid w:val="00DD2785"/>
    <w:rsid w:val="00DD2800"/>
    <w:rsid w:val="00DD2A69"/>
    <w:rsid w:val="00DE0ED3"/>
    <w:rsid w:val="00DE48DD"/>
    <w:rsid w:val="00DE7090"/>
    <w:rsid w:val="00DF3CAC"/>
    <w:rsid w:val="00DF451E"/>
    <w:rsid w:val="00E039C3"/>
    <w:rsid w:val="00E04FC7"/>
    <w:rsid w:val="00E076A3"/>
    <w:rsid w:val="00E07E7E"/>
    <w:rsid w:val="00E10A5D"/>
    <w:rsid w:val="00E17220"/>
    <w:rsid w:val="00E211F4"/>
    <w:rsid w:val="00E310F4"/>
    <w:rsid w:val="00E31C25"/>
    <w:rsid w:val="00E36CD4"/>
    <w:rsid w:val="00E4001A"/>
    <w:rsid w:val="00E40131"/>
    <w:rsid w:val="00E414A4"/>
    <w:rsid w:val="00E4369D"/>
    <w:rsid w:val="00E46CFE"/>
    <w:rsid w:val="00E50488"/>
    <w:rsid w:val="00E62F93"/>
    <w:rsid w:val="00E64FE5"/>
    <w:rsid w:val="00E65033"/>
    <w:rsid w:val="00E662B0"/>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B36A9"/>
    <w:rsid w:val="00EB5B85"/>
    <w:rsid w:val="00EC3C3E"/>
    <w:rsid w:val="00EC43BE"/>
    <w:rsid w:val="00EC627A"/>
    <w:rsid w:val="00ED0D8C"/>
    <w:rsid w:val="00ED4330"/>
    <w:rsid w:val="00ED5316"/>
    <w:rsid w:val="00ED6632"/>
    <w:rsid w:val="00ED676A"/>
    <w:rsid w:val="00EE3208"/>
    <w:rsid w:val="00EE556A"/>
    <w:rsid w:val="00EE575B"/>
    <w:rsid w:val="00EE69E3"/>
    <w:rsid w:val="00EE7224"/>
    <w:rsid w:val="00EF5833"/>
    <w:rsid w:val="00F05930"/>
    <w:rsid w:val="00F05B9A"/>
    <w:rsid w:val="00F05EB2"/>
    <w:rsid w:val="00F07C4C"/>
    <w:rsid w:val="00F115A8"/>
    <w:rsid w:val="00F120A7"/>
    <w:rsid w:val="00F17B04"/>
    <w:rsid w:val="00F2026B"/>
    <w:rsid w:val="00F223BE"/>
    <w:rsid w:val="00F331E7"/>
    <w:rsid w:val="00F40D70"/>
    <w:rsid w:val="00F42713"/>
    <w:rsid w:val="00F435DA"/>
    <w:rsid w:val="00F5404B"/>
    <w:rsid w:val="00F549D5"/>
    <w:rsid w:val="00F57567"/>
    <w:rsid w:val="00F57F4E"/>
    <w:rsid w:val="00F66CCE"/>
    <w:rsid w:val="00F66DA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55B3"/>
    <w:rsid w:val="00FD0EB8"/>
    <w:rsid w:val="00FD6EBE"/>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F115A8"/>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4F3A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4F3A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basedOn w:val="Normalny"/>
    <w:link w:val="AkapitzlistZnak"/>
    <w:uiPriority w:val="34"/>
    <w:rsid w:val="00BA3C99"/>
    <w:pPr>
      <w:ind w:left="720"/>
      <w:contextualSpacing/>
    </w:pPr>
  </w:style>
  <w:style w:type="character" w:customStyle="1" w:styleId="AkapitzlistZnak">
    <w:name w:val="Akapit z listą Znak"/>
    <w:basedOn w:val="Domylnaczcionkaakapitu"/>
    <w:link w:val="Akapitzlist"/>
    <w:uiPriority w:val="34"/>
    <w:rsid w:val="008778A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semiHidden/>
    <w:unhideWhenUsed/>
    <w:rsid w:val="00BB2E40"/>
    <w:rPr>
      <w:sz w:val="20"/>
      <w:szCs w:val="20"/>
    </w:rPr>
  </w:style>
  <w:style w:type="character" w:customStyle="1" w:styleId="TekstprzypisudolnegoZnak">
    <w:name w:val="Tekst przypisu dolnego Znak"/>
    <w:basedOn w:val="Domylnaczcionkaakapitu"/>
    <w:link w:val="Tekstprzypisudolnego"/>
    <w:uiPriority w:val="99"/>
    <w:semiHidden/>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left="1429"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qFormat/>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developer.nvidia.com/object/cuda_3_0_downloads.html" TargetMode="External"/><Relationship Id="rId18" Type="http://schemas.openxmlformats.org/officeDocument/2006/relationships/hyperlink" Target="http://en.wikipedia.org/wiki/Software_development_kit" TargetMode="External"/><Relationship Id="rId26" Type="http://schemas.openxmlformats.org/officeDocument/2006/relationships/hyperlink" Target="http://en.wikipedia.org/wiki/Hardware_acceleration" TargetMode="External"/><Relationship Id="rId39"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en.wikipedia.org/wiki/PhysX" TargetMode="External"/><Relationship Id="rId34" Type="http://schemas.openxmlformats.org/officeDocument/2006/relationships/image" Target="media/image6.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nvidia.com/object/cuda_develop.html" TargetMode="External"/><Relationship Id="rId17" Type="http://schemas.openxmlformats.org/officeDocument/2006/relationships/hyperlink" Target="http://en.wikipedia.org/wiki/Middleware" TargetMode="External"/><Relationship Id="rId25" Type="http://schemas.openxmlformats.org/officeDocument/2006/relationships/hyperlink" Target="http://en.wikipedia.org/wiki/Video_game" TargetMode="External"/><Relationship Id="rId33" Type="http://schemas.openxmlformats.org/officeDocument/2006/relationships/image" Target="media/image5.emf"/><Relationship Id="rId38"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yperlink" Target="http://en.wikipedia.org/wiki/Physics_engine" TargetMode="External"/><Relationship Id="rId20" Type="http://schemas.openxmlformats.org/officeDocument/2006/relationships/hyperlink" Target="http://en.wikipedia.org/wiki/Nvidia" TargetMode="External"/><Relationship Id="rId29" Type="http://schemas.openxmlformats.org/officeDocument/2006/relationships/hyperlink" Target="http://en.wikipedia.org/wiki/Graphics_processing_uni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xbtlabs.com/articles3/video/cuda-1-p5.html" TargetMode="External"/><Relationship Id="rId24" Type="http://schemas.openxmlformats.org/officeDocument/2006/relationships/hyperlink" Target="http://en.wikipedia.org/wiki/Add-in_card" TargetMode="External"/><Relationship Id="rId32" Type="http://schemas.openxmlformats.org/officeDocument/2006/relationships/image" Target="media/image4.emf"/><Relationship Id="rId37" Type="http://schemas.openxmlformats.org/officeDocument/2006/relationships/image" Target="media/image9.emf"/><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en.wikipedia.org/wiki/Real-time_computer_graphics" TargetMode="External"/><Relationship Id="rId23" Type="http://schemas.openxmlformats.org/officeDocument/2006/relationships/hyperlink" Target="http://en.wikipedia.org/wiki/Physics_processing_unit" TargetMode="External"/><Relationship Id="rId28" Type="http://schemas.openxmlformats.org/officeDocument/2006/relationships/hyperlink" Target="http://en.wikipedia.org/wiki/GeForce" TargetMode="External"/><Relationship Id="rId36"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hyperlink" Target="http://en.wikipedia.org/wiki/Ageia" TargetMode="External"/><Relationship Id="rId31" Type="http://schemas.openxmlformats.org/officeDocument/2006/relationships/hyperlink" Target="http://www.behardware.com/articles/659-2/nvidia-cuda-pre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Proprietary_software" TargetMode="External"/><Relationship Id="rId22" Type="http://schemas.openxmlformats.org/officeDocument/2006/relationships/hyperlink" Target="http://en.wikipedia.org/wiki/ETH_Zurich" TargetMode="External"/><Relationship Id="rId27" Type="http://schemas.openxmlformats.org/officeDocument/2006/relationships/hyperlink" Target="http://en.wikipedia.org/wiki/CUDA" TargetMode="External"/><Relationship Id="rId30" Type="http://schemas.openxmlformats.org/officeDocument/2006/relationships/hyperlink" Target="http://en.wikipedia.org/wiki/Central_processing_unit" TargetMode="External"/><Relationship Id="rId35" Type="http://schemas.openxmlformats.org/officeDocument/2006/relationships/image" Target="media/image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developer.download.nvidia.com/compute/cuda/3_0/toolkit/docs/NVIDIA_CUDA_ProgrammingGuide.pdf"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BE768-A88F-405C-98BE-ED853504E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15754</TotalTime>
  <Pages>55</Pages>
  <Words>9855</Words>
  <Characters>59136</Characters>
  <Application>Microsoft Office Word</Application>
  <DocSecurity>0</DocSecurity>
  <Lines>492</Lines>
  <Paragraphs>137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68854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104</cp:revision>
  <dcterms:created xsi:type="dcterms:W3CDTF">2010-02-28T16:12:00Z</dcterms:created>
  <dcterms:modified xsi:type="dcterms:W3CDTF">2010-04-17T13:52:00Z</dcterms:modified>
</cp:coreProperties>
</file>