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700EBD">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CF505E" w:rsidRPr="00C86675" w:rsidRDefault="00CF505E" w:rsidP="00772602">
                      <w:pPr>
                        <w:jc w:val="center"/>
                        <w:rPr>
                          <w:smallCaps/>
                          <w:sz w:val="32"/>
                        </w:rPr>
                      </w:pPr>
                      <w:r w:rsidRPr="00C86675">
                        <w:rPr>
                          <w:smallCaps/>
                          <w:sz w:val="32"/>
                        </w:rPr>
                        <w:t>Zachodniopomorski Uniwersytet Technologiczny</w:t>
                      </w:r>
                    </w:p>
                    <w:p w:rsidR="00CF505E" w:rsidRPr="00C86675" w:rsidRDefault="00CF505E" w:rsidP="00772602">
                      <w:pPr>
                        <w:jc w:val="center"/>
                        <w:rPr>
                          <w:smallCaps/>
                          <w:sz w:val="32"/>
                        </w:rPr>
                      </w:pPr>
                      <w:r w:rsidRPr="00C86675">
                        <w:rPr>
                          <w:smallCaps/>
                          <w:sz w:val="32"/>
                        </w:rPr>
                        <w:t>w Szczecinie</w:t>
                      </w:r>
                    </w:p>
                    <w:p w:rsidR="00CF505E" w:rsidRPr="00C86675" w:rsidRDefault="00CF505E" w:rsidP="00772602">
                      <w:pPr>
                        <w:jc w:val="center"/>
                      </w:pPr>
                    </w:p>
                    <w:p w:rsidR="00CF505E" w:rsidRPr="00C86675" w:rsidRDefault="00CF505E" w:rsidP="00772602">
                      <w:pPr>
                        <w:jc w:val="center"/>
                        <w:rPr>
                          <w:b/>
                          <w:sz w:val="32"/>
                        </w:rPr>
                      </w:pPr>
                      <w:r w:rsidRPr="00C86675">
                        <w:rPr>
                          <w:b/>
                          <w:sz w:val="32"/>
                        </w:rPr>
                        <w:t>WYDZIAŁ INFORMATYKI</w:t>
                      </w:r>
                    </w:p>
                    <w:p w:rsidR="00CF505E" w:rsidRPr="00C86675" w:rsidRDefault="00CF505E" w:rsidP="00772602">
                      <w:pPr>
                        <w:jc w:val="center"/>
                        <w:rPr>
                          <w:sz w:val="32"/>
                        </w:rPr>
                      </w:pPr>
                    </w:p>
                    <w:p w:rsidR="00CF505E" w:rsidRPr="00C86675" w:rsidRDefault="00CF505E" w:rsidP="00772602">
                      <w:pPr>
                        <w:jc w:val="center"/>
                        <w:rPr>
                          <w:sz w:val="32"/>
                        </w:rPr>
                      </w:pPr>
                    </w:p>
                    <w:p w:rsidR="00CF505E" w:rsidRPr="00C86675" w:rsidRDefault="00CF505E" w:rsidP="00772602"/>
                    <w:p w:rsidR="00CF505E" w:rsidRPr="00C86675" w:rsidRDefault="00CF505E"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CF505E" w:rsidRPr="00C86675" w:rsidRDefault="00CF505E" w:rsidP="00772602"/>
                    <w:p w:rsidR="00CF505E" w:rsidRPr="00C86675" w:rsidRDefault="00CF505E" w:rsidP="00772602">
                      <w:pPr>
                        <w:jc w:val="center"/>
                      </w:pPr>
                    </w:p>
                    <w:p w:rsidR="00CF505E" w:rsidRPr="00C86675" w:rsidRDefault="00CF505E" w:rsidP="00772602">
                      <w:pPr>
                        <w:jc w:val="center"/>
                      </w:pPr>
                    </w:p>
                    <w:p w:rsidR="00CF505E" w:rsidRPr="00C86675" w:rsidRDefault="00CF505E" w:rsidP="00772602">
                      <w:pPr>
                        <w:jc w:val="center"/>
                      </w:pPr>
                    </w:p>
                    <w:p w:rsidR="00CF505E" w:rsidRPr="00C86675" w:rsidRDefault="00CF505E" w:rsidP="00772602">
                      <w:pPr>
                        <w:jc w:val="center"/>
                      </w:pPr>
                    </w:p>
                    <w:p w:rsidR="00CF505E" w:rsidRPr="00C86675" w:rsidRDefault="00CF505E" w:rsidP="00772602">
                      <w:pPr>
                        <w:jc w:val="center"/>
                      </w:pPr>
                    </w:p>
                    <w:p w:rsidR="00CF505E" w:rsidRPr="00B61517" w:rsidRDefault="00CF505E" w:rsidP="00772602">
                      <w:pPr>
                        <w:jc w:val="center"/>
                        <w:rPr>
                          <w:sz w:val="32"/>
                          <w:szCs w:val="32"/>
                        </w:rPr>
                      </w:pPr>
                      <w:r w:rsidRPr="00B61517">
                        <w:rPr>
                          <w:sz w:val="32"/>
                          <w:szCs w:val="32"/>
                        </w:rPr>
                        <w:t>Juliusz Romanowski</w:t>
                      </w:r>
                    </w:p>
                    <w:p w:rsidR="00CF505E" w:rsidRDefault="00CF505E" w:rsidP="00772602">
                      <w:pPr>
                        <w:spacing w:before="120"/>
                        <w:jc w:val="center"/>
                      </w:pPr>
                      <w:r w:rsidRPr="00C86675">
                        <w:t>Kierunek Informatyka</w:t>
                      </w:r>
                    </w:p>
                    <w:p w:rsidR="00CF505E" w:rsidRPr="00C86675" w:rsidRDefault="00CF505E" w:rsidP="00772602">
                      <w:pPr>
                        <w:spacing w:before="120"/>
                        <w:jc w:val="center"/>
                      </w:pPr>
                    </w:p>
                    <w:p w:rsidR="00CF505E" w:rsidRPr="00C86675" w:rsidRDefault="00CF505E"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CF505E" w:rsidRPr="00C86675" w:rsidRDefault="00CF505E" w:rsidP="00772602">
                      <w:pPr>
                        <w:jc w:val="center"/>
                        <w:rPr>
                          <w:b/>
                          <w:sz w:val="32"/>
                        </w:rPr>
                      </w:pPr>
                    </w:p>
                    <w:p w:rsidR="00CF505E" w:rsidRPr="00C86675" w:rsidRDefault="00CF505E" w:rsidP="00772602">
                      <w:pPr>
                        <w:jc w:val="center"/>
                        <w:rPr>
                          <w:b/>
                          <w:sz w:val="32"/>
                        </w:rPr>
                      </w:pPr>
                    </w:p>
                    <w:p w:rsidR="00CF505E" w:rsidRPr="00C86675" w:rsidRDefault="00CF505E" w:rsidP="00772602">
                      <w:pPr>
                        <w:ind w:firstLine="0"/>
                      </w:pPr>
                    </w:p>
                    <w:p w:rsidR="00CF505E" w:rsidRPr="00C86675" w:rsidRDefault="00CF505E" w:rsidP="00772602">
                      <w:r w:rsidRPr="00C86675">
                        <w:tab/>
                      </w:r>
                      <w:r w:rsidRPr="00C86675">
                        <w:tab/>
                      </w:r>
                      <w:r w:rsidRPr="00C86675">
                        <w:tab/>
                      </w:r>
                      <w:r w:rsidRPr="00C86675">
                        <w:tab/>
                      </w:r>
                      <w:r w:rsidRPr="00C86675">
                        <w:tab/>
                      </w:r>
                      <w:r w:rsidRPr="00C86675">
                        <w:tab/>
                      </w:r>
                      <w:r w:rsidRPr="00C86675">
                        <w:tab/>
                        <w:t>Praca dyplomowa magisterska</w:t>
                      </w:r>
                    </w:p>
                    <w:p w:rsidR="00CF505E" w:rsidRPr="00C86675" w:rsidRDefault="00CF505E" w:rsidP="00772602">
                      <w:r w:rsidRPr="00C86675">
                        <w:tab/>
                      </w:r>
                      <w:r w:rsidRPr="00C86675">
                        <w:tab/>
                      </w:r>
                      <w:r w:rsidRPr="00C86675">
                        <w:tab/>
                      </w:r>
                      <w:r w:rsidRPr="00C86675">
                        <w:tab/>
                      </w:r>
                      <w:r w:rsidRPr="00C86675">
                        <w:tab/>
                      </w:r>
                      <w:r w:rsidRPr="00C86675">
                        <w:tab/>
                      </w:r>
                      <w:r w:rsidRPr="00C86675">
                        <w:tab/>
                        <w:t xml:space="preserve">napisana pod kierunkiem </w:t>
                      </w:r>
                    </w:p>
                    <w:p w:rsidR="00CF505E" w:rsidRPr="00C86675" w:rsidRDefault="00CF505E"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CF505E" w:rsidRDefault="00CF505E"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CF505E" w:rsidRPr="00772602" w:rsidRDefault="00CF505E"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C04371">
      <w:pPr>
        <w:ind w:firstLine="0"/>
        <w:rPr>
          <w:color w:val="auto"/>
          <w:sz w:val="32"/>
          <w:szCs w:val="32"/>
        </w:rPr>
      </w:pPr>
      <w:r w:rsidRPr="00CB0061">
        <w:rPr>
          <w:color w:val="auto"/>
          <w:sz w:val="32"/>
          <w:szCs w:val="32"/>
        </w:rPr>
        <w:lastRenderedPageBreak/>
        <w:t>Spis treści</w:t>
      </w:r>
    </w:p>
    <w:p w:rsidR="00AE3EAF" w:rsidRDefault="00700EBD">
      <w:pPr>
        <w:pStyle w:val="Spistreci1"/>
        <w:rPr>
          <w:rFonts w:asciiTheme="minorHAnsi" w:eastAsiaTheme="minorEastAsia" w:hAnsiTheme="minorHAnsi" w:cstheme="minorBidi"/>
          <w:b w:val="0"/>
          <w:noProof/>
          <w:color w:val="auto"/>
          <w:sz w:val="22"/>
          <w:szCs w:val="22"/>
        </w:rPr>
      </w:pPr>
      <w:r w:rsidRPr="00700EBD">
        <w:rPr>
          <w:color w:val="auto"/>
        </w:rPr>
        <w:fldChar w:fldCharType="begin"/>
      </w:r>
      <w:r w:rsidR="005D5019" w:rsidRPr="00CB0061">
        <w:rPr>
          <w:color w:val="auto"/>
        </w:rPr>
        <w:instrText xml:space="preserve"> TOC \o "1-4" \h \z \u </w:instrText>
      </w:r>
      <w:r w:rsidRPr="00700EBD">
        <w:rPr>
          <w:color w:val="auto"/>
        </w:rPr>
        <w:fldChar w:fldCharType="separate"/>
      </w:r>
      <w:hyperlink w:anchor="_Toc262304997" w:history="1">
        <w:r w:rsidR="00AE3EAF" w:rsidRPr="003B7A95">
          <w:rPr>
            <w:rStyle w:val="Hipercze"/>
            <w:noProof/>
          </w:rPr>
          <w:t>1.</w:t>
        </w:r>
        <w:r w:rsidR="00AE3EAF">
          <w:rPr>
            <w:rFonts w:asciiTheme="minorHAnsi" w:eastAsiaTheme="minorEastAsia" w:hAnsiTheme="minorHAnsi" w:cstheme="minorBidi"/>
            <w:b w:val="0"/>
            <w:noProof/>
            <w:color w:val="auto"/>
            <w:sz w:val="22"/>
            <w:szCs w:val="22"/>
          </w:rPr>
          <w:tab/>
        </w:r>
        <w:r w:rsidR="00AE3EAF" w:rsidRPr="003B7A95">
          <w:rPr>
            <w:rStyle w:val="Hipercze"/>
            <w:noProof/>
          </w:rPr>
          <w:t>Wstęp</w:t>
        </w:r>
        <w:r w:rsidR="00AE3EAF">
          <w:rPr>
            <w:noProof/>
            <w:webHidden/>
          </w:rPr>
          <w:tab/>
        </w:r>
        <w:r>
          <w:rPr>
            <w:noProof/>
            <w:webHidden/>
          </w:rPr>
          <w:fldChar w:fldCharType="begin"/>
        </w:r>
        <w:r w:rsidR="00AE3EAF">
          <w:rPr>
            <w:noProof/>
            <w:webHidden/>
          </w:rPr>
          <w:instrText xml:space="preserve"> PAGEREF _Toc262304997 \h </w:instrText>
        </w:r>
        <w:r>
          <w:rPr>
            <w:noProof/>
            <w:webHidden/>
          </w:rPr>
        </w:r>
        <w:r>
          <w:rPr>
            <w:noProof/>
            <w:webHidden/>
          </w:rPr>
          <w:fldChar w:fldCharType="separate"/>
        </w:r>
        <w:r w:rsidR="00ED5C84">
          <w:rPr>
            <w:noProof/>
            <w:webHidden/>
          </w:rPr>
          <w:t>6</w:t>
        </w:r>
        <w:r>
          <w:rPr>
            <w:noProof/>
            <w:webHidden/>
          </w:rPr>
          <w:fldChar w:fldCharType="end"/>
        </w:r>
      </w:hyperlink>
    </w:p>
    <w:p w:rsidR="00AE3EAF" w:rsidRDefault="00700EBD">
      <w:pPr>
        <w:pStyle w:val="Spistreci1"/>
        <w:rPr>
          <w:rFonts w:asciiTheme="minorHAnsi" w:eastAsiaTheme="minorEastAsia" w:hAnsiTheme="minorHAnsi" w:cstheme="minorBidi"/>
          <w:b w:val="0"/>
          <w:noProof/>
          <w:color w:val="auto"/>
          <w:sz w:val="22"/>
          <w:szCs w:val="22"/>
        </w:rPr>
      </w:pPr>
      <w:hyperlink w:anchor="_Toc262304998" w:history="1">
        <w:r w:rsidR="00AE3EAF" w:rsidRPr="003B7A95">
          <w:rPr>
            <w:rStyle w:val="Hipercze"/>
            <w:noProof/>
          </w:rPr>
          <w:t>2.</w:t>
        </w:r>
        <w:r w:rsidR="00AE3EAF">
          <w:rPr>
            <w:rFonts w:asciiTheme="minorHAnsi" w:eastAsiaTheme="minorEastAsia" w:hAnsiTheme="minorHAnsi" w:cstheme="minorBidi"/>
            <w:b w:val="0"/>
            <w:noProof/>
            <w:color w:val="auto"/>
            <w:sz w:val="22"/>
            <w:szCs w:val="22"/>
          </w:rPr>
          <w:tab/>
        </w:r>
        <w:r w:rsidR="00AE3EAF" w:rsidRPr="003B7A95">
          <w:rPr>
            <w:rStyle w:val="Hipercze"/>
            <w:noProof/>
          </w:rPr>
          <w:t>Równoległe przetwarzanie z zastosowaniem GPU</w:t>
        </w:r>
        <w:r w:rsidR="00AE3EAF">
          <w:rPr>
            <w:noProof/>
            <w:webHidden/>
          </w:rPr>
          <w:tab/>
        </w:r>
        <w:r>
          <w:rPr>
            <w:noProof/>
            <w:webHidden/>
          </w:rPr>
          <w:fldChar w:fldCharType="begin"/>
        </w:r>
        <w:r w:rsidR="00AE3EAF">
          <w:rPr>
            <w:noProof/>
            <w:webHidden/>
          </w:rPr>
          <w:instrText xml:space="preserve"> PAGEREF _Toc262304998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4999" w:history="1">
        <w:r w:rsidR="00AE3EAF" w:rsidRPr="003B7A95">
          <w:rPr>
            <w:rStyle w:val="Hipercze"/>
            <w:noProof/>
          </w:rPr>
          <w:t>2.1.</w:t>
        </w:r>
        <w:r w:rsidR="00AE3EAF">
          <w:rPr>
            <w:rFonts w:asciiTheme="minorHAnsi" w:eastAsiaTheme="minorEastAsia" w:hAnsiTheme="minorHAnsi" w:cstheme="minorBidi"/>
            <w:noProof/>
            <w:color w:val="auto"/>
            <w:sz w:val="22"/>
            <w:szCs w:val="22"/>
          </w:rPr>
          <w:tab/>
        </w:r>
        <w:r w:rsidR="00AE3EAF" w:rsidRPr="003B7A95">
          <w:rPr>
            <w:rStyle w:val="Hipercze"/>
            <w:noProof/>
          </w:rPr>
          <w:t>Jednostki obliczeniowe GPU</w:t>
        </w:r>
        <w:r w:rsidR="00AE3EAF">
          <w:rPr>
            <w:noProof/>
            <w:webHidden/>
          </w:rPr>
          <w:tab/>
        </w:r>
        <w:r>
          <w:rPr>
            <w:noProof/>
            <w:webHidden/>
          </w:rPr>
          <w:fldChar w:fldCharType="begin"/>
        </w:r>
        <w:r w:rsidR="00AE3EAF">
          <w:rPr>
            <w:noProof/>
            <w:webHidden/>
          </w:rPr>
          <w:instrText xml:space="preserve"> PAGEREF _Toc262304999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00" w:history="1">
        <w:r w:rsidR="00AE3EAF" w:rsidRPr="003B7A95">
          <w:rPr>
            <w:rStyle w:val="Hipercze"/>
            <w:noProof/>
          </w:rPr>
          <w:t>2.1.1.</w:t>
        </w:r>
        <w:r w:rsidR="00AE3EAF">
          <w:rPr>
            <w:rFonts w:asciiTheme="minorHAnsi" w:eastAsiaTheme="minorEastAsia" w:hAnsiTheme="minorHAnsi" w:cstheme="minorBidi"/>
            <w:noProof/>
            <w:color w:val="auto"/>
            <w:sz w:val="22"/>
            <w:szCs w:val="22"/>
          </w:rPr>
          <w:tab/>
        </w:r>
        <w:r w:rsidR="00AE3EAF" w:rsidRPr="003B7A95">
          <w:rPr>
            <w:rStyle w:val="Hipercze"/>
            <w:noProof/>
          </w:rPr>
          <w:t>Różnice między CPU a GPU</w:t>
        </w:r>
        <w:r w:rsidR="00AE3EAF">
          <w:rPr>
            <w:noProof/>
            <w:webHidden/>
          </w:rPr>
          <w:tab/>
        </w:r>
        <w:r>
          <w:rPr>
            <w:noProof/>
            <w:webHidden/>
          </w:rPr>
          <w:fldChar w:fldCharType="begin"/>
        </w:r>
        <w:r w:rsidR="00AE3EAF">
          <w:rPr>
            <w:noProof/>
            <w:webHidden/>
          </w:rPr>
          <w:instrText xml:space="preserve"> PAGEREF _Toc262305000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01" w:history="1">
        <w:r w:rsidR="00AE3EAF" w:rsidRPr="003B7A95">
          <w:rPr>
            <w:rStyle w:val="Hipercze"/>
            <w:noProof/>
          </w:rPr>
          <w:t>2.1.2.</w:t>
        </w:r>
        <w:r w:rsidR="00AE3EAF">
          <w:rPr>
            <w:rFonts w:asciiTheme="minorHAnsi" w:eastAsiaTheme="minorEastAsia" w:hAnsiTheme="minorHAnsi" w:cstheme="minorBidi"/>
            <w:noProof/>
            <w:color w:val="auto"/>
            <w:sz w:val="22"/>
            <w:szCs w:val="22"/>
          </w:rPr>
          <w:tab/>
        </w:r>
        <w:r w:rsidR="00AE3EAF" w:rsidRPr="003B7A95">
          <w:rPr>
            <w:rStyle w:val="Hipercze"/>
            <w:noProof/>
          </w:rPr>
          <w:t>Struktura pamięci GPU</w:t>
        </w:r>
        <w:r w:rsidR="00AE3EAF">
          <w:rPr>
            <w:noProof/>
            <w:webHidden/>
          </w:rPr>
          <w:tab/>
        </w:r>
        <w:r>
          <w:rPr>
            <w:noProof/>
            <w:webHidden/>
          </w:rPr>
          <w:fldChar w:fldCharType="begin"/>
        </w:r>
        <w:r w:rsidR="00AE3EAF">
          <w:rPr>
            <w:noProof/>
            <w:webHidden/>
          </w:rPr>
          <w:instrText xml:space="preserve"> PAGEREF _Toc262305001 \h </w:instrText>
        </w:r>
        <w:r>
          <w:rPr>
            <w:noProof/>
            <w:webHidden/>
          </w:rPr>
        </w:r>
        <w:r>
          <w:rPr>
            <w:noProof/>
            <w:webHidden/>
          </w:rPr>
          <w:fldChar w:fldCharType="separate"/>
        </w:r>
        <w:r w:rsidR="00ED5C84">
          <w:rPr>
            <w:noProof/>
            <w:webHidden/>
          </w:rPr>
          <w:t>10</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02" w:history="1">
        <w:r w:rsidR="00AE3EAF" w:rsidRPr="003B7A95">
          <w:rPr>
            <w:rStyle w:val="Hipercze"/>
            <w:noProof/>
          </w:rPr>
          <w:t>2.2.</w:t>
        </w:r>
        <w:r w:rsidR="00AE3EAF">
          <w:rPr>
            <w:rFonts w:asciiTheme="minorHAnsi" w:eastAsiaTheme="minorEastAsia" w:hAnsiTheme="minorHAnsi" w:cstheme="minorBidi"/>
            <w:noProof/>
            <w:color w:val="auto"/>
            <w:sz w:val="22"/>
            <w:szCs w:val="22"/>
          </w:rPr>
          <w:tab/>
        </w:r>
        <w:r w:rsidR="00AE3EAF" w:rsidRPr="003B7A95">
          <w:rPr>
            <w:rStyle w:val="Hipercze"/>
            <w:noProof/>
          </w:rPr>
          <w:t>Technologie GPGPU</w:t>
        </w:r>
        <w:r w:rsidR="00AE3EAF">
          <w:rPr>
            <w:noProof/>
            <w:webHidden/>
          </w:rPr>
          <w:tab/>
        </w:r>
        <w:r>
          <w:rPr>
            <w:noProof/>
            <w:webHidden/>
          </w:rPr>
          <w:fldChar w:fldCharType="begin"/>
        </w:r>
        <w:r w:rsidR="00AE3EAF">
          <w:rPr>
            <w:noProof/>
            <w:webHidden/>
          </w:rPr>
          <w:instrText xml:space="preserve"> PAGEREF _Toc262305002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03" w:history="1">
        <w:r w:rsidR="00AE3EAF" w:rsidRPr="003B7A95">
          <w:rPr>
            <w:rStyle w:val="Hipercze"/>
            <w:noProof/>
          </w:rPr>
          <w:t>2.2.1.</w:t>
        </w:r>
        <w:r w:rsidR="00AE3EAF">
          <w:rPr>
            <w:rFonts w:asciiTheme="minorHAnsi" w:eastAsiaTheme="minorEastAsia" w:hAnsiTheme="minorHAnsi" w:cstheme="minorBidi"/>
            <w:noProof/>
            <w:color w:val="auto"/>
            <w:sz w:val="22"/>
            <w:szCs w:val="22"/>
          </w:rPr>
          <w:tab/>
        </w:r>
        <w:r w:rsidR="00AE3EAF" w:rsidRPr="003B7A95">
          <w:rPr>
            <w:rStyle w:val="Hipercze"/>
            <w:noProof/>
          </w:rPr>
          <w:t>Historia GPGPU</w:t>
        </w:r>
        <w:r w:rsidR="00AE3EAF">
          <w:rPr>
            <w:noProof/>
            <w:webHidden/>
          </w:rPr>
          <w:tab/>
        </w:r>
        <w:r>
          <w:rPr>
            <w:noProof/>
            <w:webHidden/>
          </w:rPr>
          <w:fldChar w:fldCharType="begin"/>
        </w:r>
        <w:r w:rsidR="00AE3EAF">
          <w:rPr>
            <w:noProof/>
            <w:webHidden/>
          </w:rPr>
          <w:instrText xml:space="preserve"> PAGEREF _Toc262305003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04" w:history="1">
        <w:r w:rsidR="00AE3EAF" w:rsidRPr="003B7A95">
          <w:rPr>
            <w:rStyle w:val="Hipercze"/>
            <w:noProof/>
          </w:rPr>
          <w:t>2.2.2.</w:t>
        </w:r>
        <w:r w:rsidR="00AE3EAF">
          <w:rPr>
            <w:rFonts w:asciiTheme="minorHAnsi" w:eastAsiaTheme="minorEastAsia" w:hAnsiTheme="minorHAnsi" w:cstheme="minorBidi"/>
            <w:noProof/>
            <w:color w:val="auto"/>
            <w:sz w:val="22"/>
            <w:szCs w:val="22"/>
          </w:rPr>
          <w:tab/>
        </w:r>
        <w:r w:rsidR="00AE3EAF" w:rsidRPr="003B7A95">
          <w:rPr>
            <w:rStyle w:val="Hipercze"/>
            <w:noProof/>
          </w:rPr>
          <w:t>Użycie GPGPU w różnych zastosowaniach</w:t>
        </w:r>
        <w:r w:rsidR="00AE3EAF">
          <w:rPr>
            <w:noProof/>
            <w:webHidden/>
          </w:rPr>
          <w:tab/>
        </w:r>
        <w:r>
          <w:rPr>
            <w:noProof/>
            <w:webHidden/>
          </w:rPr>
          <w:fldChar w:fldCharType="begin"/>
        </w:r>
        <w:r w:rsidR="00AE3EAF">
          <w:rPr>
            <w:noProof/>
            <w:webHidden/>
          </w:rPr>
          <w:instrText xml:space="preserve"> PAGEREF _Toc262305004 \h </w:instrText>
        </w:r>
        <w:r>
          <w:rPr>
            <w:noProof/>
            <w:webHidden/>
          </w:rPr>
        </w:r>
        <w:r>
          <w:rPr>
            <w:noProof/>
            <w:webHidden/>
          </w:rPr>
          <w:fldChar w:fldCharType="separate"/>
        </w:r>
        <w:r w:rsidR="00ED5C84">
          <w:rPr>
            <w:noProof/>
            <w:webHidden/>
          </w:rPr>
          <w:t>15</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05" w:history="1">
        <w:r w:rsidR="00AE3EAF" w:rsidRPr="003B7A95">
          <w:rPr>
            <w:rStyle w:val="Hipercze"/>
            <w:noProof/>
          </w:rPr>
          <w:t>2.3.</w:t>
        </w:r>
        <w:r w:rsidR="00AE3EAF">
          <w:rPr>
            <w:rFonts w:asciiTheme="minorHAnsi" w:eastAsiaTheme="minorEastAsia" w:hAnsiTheme="minorHAnsi" w:cstheme="minorBidi"/>
            <w:noProof/>
            <w:color w:val="auto"/>
            <w:sz w:val="22"/>
            <w:szCs w:val="22"/>
          </w:rPr>
          <w:tab/>
        </w:r>
        <w:r w:rsidR="00AE3EAF" w:rsidRPr="003B7A95">
          <w:rPr>
            <w:rStyle w:val="Hipercze"/>
            <w:noProof/>
          </w:rPr>
          <w:t>CUDA</w:t>
        </w:r>
        <w:r w:rsidR="00AE3EAF">
          <w:rPr>
            <w:noProof/>
            <w:webHidden/>
          </w:rPr>
          <w:tab/>
        </w:r>
        <w:r>
          <w:rPr>
            <w:noProof/>
            <w:webHidden/>
          </w:rPr>
          <w:fldChar w:fldCharType="begin"/>
        </w:r>
        <w:r w:rsidR="00AE3EAF">
          <w:rPr>
            <w:noProof/>
            <w:webHidden/>
          </w:rPr>
          <w:instrText xml:space="preserve"> PAGEREF _Toc262305005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06" w:history="1">
        <w:r w:rsidR="00AE3EAF" w:rsidRPr="003B7A95">
          <w:rPr>
            <w:rStyle w:val="Hipercze"/>
            <w:noProof/>
          </w:rPr>
          <w:t>2.3.1.</w:t>
        </w:r>
        <w:r w:rsidR="00AE3EAF">
          <w:rPr>
            <w:rFonts w:asciiTheme="minorHAnsi" w:eastAsiaTheme="minorEastAsia" w:hAnsiTheme="minorHAnsi" w:cstheme="minorBidi"/>
            <w:noProof/>
            <w:color w:val="auto"/>
            <w:sz w:val="22"/>
            <w:szCs w:val="22"/>
          </w:rPr>
          <w:tab/>
        </w:r>
        <w:r w:rsidR="00AE3EAF" w:rsidRPr="003B7A95">
          <w:rPr>
            <w:rStyle w:val="Hipercze"/>
            <w:noProof/>
          </w:rPr>
          <w:t>Architektura i podstawy CUDA</w:t>
        </w:r>
        <w:r w:rsidR="00AE3EAF">
          <w:rPr>
            <w:noProof/>
            <w:webHidden/>
          </w:rPr>
          <w:tab/>
        </w:r>
        <w:r>
          <w:rPr>
            <w:noProof/>
            <w:webHidden/>
          </w:rPr>
          <w:fldChar w:fldCharType="begin"/>
        </w:r>
        <w:r w:rsidR="00AE3EAF">
          <w:rPr>
            <w:noProof/>
            <w:webHidden/>
          </w:rPr>
          <w:instrText xml:space="preserve"> PAGEREF _Toc262305006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07" w:history="1">
        <w:r w:rsidR="00AE3EAF" w:rsidRPr="003B7A95">
          <w:rPr>
            <w:rStyle w:val="Hipercze"/>
            <w:noProof/>
          </w:rPr>
          <w:t>2.3.2.</w:t>
        </w:r>
        <w:r w:rsidR="00AE3EAF">
          <w:rPr>
            <w:rFonts w:asciiTheme="minorHAnsi" w:eastAsiaTheme="minorEastAsia" w:hAnsiTheme="minorHAnsi" w:cstheme="minorBidi"/>
            <w:noProof/>
            <w:color w:val="auto"/>
            <w:sz w:val="22"/>
            <w:szCs w:val="22"/>
          </w:rPr>
          <w:tab/>
        </w:r>
        <w:r w:rsidR="00AE3EAF" w:rsidRPr="003B7A95">
          <w:rPr>
            <w:rStyle w:val="Hipercze"/>
            <w:noProof/>
          </w:rPr>
          <w:t>Wprowadzenie do technologii</w:t>
        </w:r>
        <w:r w:rsidR="00AE3EAF">
          <w:rPr>
            <w:noProof/>
            <w:webHidden/>
          </w:rPr>
          <w:tab/>
        </w:r>
        <w:r>
          <w:rPr>
            <w:noProof/>
            <w:webHidden/>
          </w:rPr>
          <w:fldChar w:fldCharType="begin"/>
        </w:r>
        <w:r w:rsidR="00AE3EAF">
          <w:rPr>
            <w:noProof/>
            <w:webHidden/>
          </w:rPr>
          <w:instrText xml:space="preserve"> PAGEREF _Toc262305007 \h </w:instrText>
        </w:r>
        <w:r>
          <w:rPr>
            <w:noProof/>
            <w:webHidden/>
          </w:rPr>
        </w:r>
        <w:r>
          <w:rPr>
            <w:noProof/>
            <w:webHidden/>
          </w:rPr>
          <w:fldChar w:fldCharType="separate"/>
        </w:r>
        <w:r w:rsidR="00ED5C84">
          <w:rPr>
            <w:noProof/>
            <w:webHidden/>
          </w:rPr>
          <w:t>17</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08" w:history="1">
        <w:r w:rsidR="00AE3EAF" w:rsidRPr="003B7A95">
          <w:rPr>
            <w:rStyle w:val="Hipercze"/>
            <w:noProof/>
          </w:rPr>
          <w:t>2.3.3.</w:t>
        </w:r>
        <w:r w:rsidR="00AE3EAF">
          <w:rPr>
            <w:rFonts w:asciiTheme="minorHAnsi" w:eastAsiaTheme="minorEastAsia" w:hAnsiTheme="minorHAnsi" w:cstheme="minorBidi"/>
            <w:noProof/>
            <w:color w:val="auto"/>
            <w:sz w:val="22"/>
            <w:szCs w:val="22"/>
          </w:rPr>
          <w:tab/>
        </w:r>
        <w:r w:rsidR="00AE3EAF" w:rsidRPr="003B7A95">
          <w:rPr>
            <w:rStyle w:val="Hipercze"/>
            <w:noProof/>
          </w:rPr>
          <w:t>Proces wykonania programu CUDA</w:t>
        </w:r>
        <w:r w:rsidR="00AE3EAF">
          <w:rPr>
            <w:noProof/>
            <w:webHidden/>
          </w:rPr>
          <w:tab/>
        </w:r>
        <w:r>
          <w:rPr>
            <w:noProof/>
            <w:webHidden/>
          </w:rPr>
          <w:fldChar w:fldCharType="begin"/>
        </w:r>
        <w:r w:rsidR="00AE3EAF">
          <w:rPr>
            <w:noProof/>
            <w:webHidden/>
          </w:rPr>
          <w:instrText xml:space="preserve"> PAGEREF _Toc262305008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09" w:history="1">
        <w:r w:rsidR="00AE3EAF" w:rsidRPr="003B7A95">
          <w:rPr>
            <w:rStyle w:val="Hipercze"/>
            <w:noProof/>
          </w:rPr>
          <w:t>2.3.4.</w:t>
        </w:r>
        <w:r w:rsidR="00AE3EAF">
          <w:rPr>
            <w:rFonts w:asciiTheme="minorHAnsi" w:eastAsiaTheme="minorEastAsia" w:hAnsiTheme="minorHAnsi" w:cstheme="minorBidi"/>
            <w:noProof/>
            <w:color w:val="auto"/>
            <w:sz w:val="22"/>
            <w:szCs w:val="22"/>
          </w:rPr>
          <w:tab/>
        </w:r>
        <w:r w:rsidR="00AE3EAF" w:rsidRPr="003B7A95">
          <w:rPr>
            <w:rStyle w:val="Hipercze"/>
            <w:noProof/>
          </w:rPr>
          <w:t>Wersje CUDA</w:t>
        </w:r>
        <w:r w:rsidR="00AE3EAF">
          <w:rPr>
            <w:noProof/>
            <w:webHidden/>
          </w:rPr>
          <w:tab/>
        </w:r>
        <w:r>
          <w:rPr>
            <w:noProof/>
            <w:webHidden/>
          </w:rPr>
          <w:fldChar w:fldCharType="begin"/>
        </w:r>
        <w:r w:rsidR="00AE3EAF">
          <w:rPr>
            <w:noProof/>
            <w:webHidden/>
          </w:rPr>
          <w:instrText xml:space="preserve"> PAGEREF _Toc262305009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0" w:history="1">
        <w:r w:rsidR="00AE3EAF" w:rsidRPr="003B7A95">
          <w:rPr>
            <w:rStyle w:val="Hipercze"/>
            <w:noProof/>
          </w:rPr>
          <w:t>2.3.4.1.</w:t>
        </w:r>
        <w:r w:rsidR="00AE3EAF">
          <w:rPr>
            <w:rFonts w:asciiTheme="minorHAnsi" w:eastAsiaTheme="minorEastAsia" w:hAnsiTheme="minorHAnsi" w:cstheme="minorBidi"/>
            <w:noProof/>
            <w:color w:val="auto"/>
            <w:sz w:val="22"/>
            <w:szCs w:val="22"/>
          </w:rPr>
          <w:tab/>
        </w:r>
        <w:r w:rsidR="00AE3EAF" w:rsidRPr="003B7A95">
          <w:rPr>
            <w:rStyle w:val="Hipercze"/>
            <w:noProof/>
          </w:rPr>
          <w:t>Ograniczenia</w:t>
        </w:r>
        <w:r w:rsidR="00AE3EAF">
          <w:rPr>
            <w:noProof/>
            <w:webHidden/>
          </w:rPr>
          <w:tab/>
        </w:r>
        <w:r>
          <w:rPr>
            <w:noProof/>
            <w:webHidden/>
          </w:rPr>
          <w:fldChar w:fldCharType="begin"/>
        </w:r>
        <w:r w:rsidR="00AE3EAF">
          <w:rPr>
            <w:noProof/>
            <w:webHidden/>
          </w:rPr>
          <w:instrText xml:space="preserve"> PAGEREF _Toc262305010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1" w:history="1">
        <w:r w:rsidR="00AE3EAF" w:rsidRPr="003B7A95">
          <w:rPr>
            <w:rStyle w:val="Hipercze"/>
            <w:noProof/>
          </w:rPr>
          <w:t>2.3.4.2.</w:t>
        </w:r>
        <w:r w:rsidR="00AE3EAF">
          <w:rPr>
            <w:rFonts w:asciiTheme="minorHAnsi" w:eastAsiaTheme="minorEastAsia" w:hAnsiTheme="minorHAnsi" w:cstheme="minorBidi"/>
            <w:noProof/>
            <w:color w:val="auto"/>
            <w:sz w:val="22"/>
            <w:szCs w:val="22"/>
          </w:rPr>
          <w:tab/>
        </w:r>
        <w:r w:rsidR="00AE3EAF" w:rsidRPr="003B7A95">
          <w:rPr>
            <w:rStyle w:val="Hipercze"/>
            <w:noProof/>
          </w:rPr>
          <w:t>Zmiany w CUDA compute capabibility 2.0</w:t>
        </w:r>
        <w:r w:rsidR="00AE3EAF">
          <w:rPr>
            <w:noProof/>
            <w:webHidden/>
          </w:rPr>
          <w:tab/>
        </w:r>
        <w:r>
          <w:rPr>
            <w:noProof/>
            <w:webHidden/>
          </w:rPr>
          <w:fldChar w:fldCharType="begin"/>
        </w:r>
        <w:r w:rsidR="00AE3EAF">
          <w:rPr>
            <w:noProof/>
            <w:webHidden/>
          </w:rPr>
          <w:instrText xml:space="preserve"> PAGEREF _Toc262305011 \h </w:instrText>
        </w:r>
        <w:r>
          <w:rPr>
            <w:noProof/>
            <w:webHidden/>
          </w:rPr>
        </w:r>
        <w:r>
          <w:rPr>
            <w:noProof/>
            <w:webHidden/>
          </w:rPr>
          <w:fldChar w:fldCharType="separate"/>
        </w:r>
        <w:r w:rsidR="00ED5C84">
          <w:rPr>
            <w:noProof/>
            <w:webHidden/>
          </w:rPr>
          <w:t>19</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12" w:history="1">
        <w:r w:rsidR="00AE3EAF" w:rsidRPr="003B7A95">
          <w:rPr>
            <w:rStyle w:val="Hipercze"/>
            <w:noProof/>
          </w:rPr>
          <w:t>2.3.5.</w:t>
        </w:r>
        <w:r w:rsidR="00AE3EAF">
          <w:rPr>
            <w:rFonts w:asciiTheme="minorHAnsi" w:eastAsiaTheme="minorEastAsia" w:hAnsiTheme="minorHAnsi" w:cstheme="minorBidi"/>
            <w:noProof/>
            <w:color w:val="auto"/>
            <w:sz w:val="22"/>
            <w:szCs w:val="22"/>
          </w:rPr>
          <w:tab/>
        </w:r>
        <w:r w:rsidR="00AE3EAF" w:rsidRPr="003B7A95">
          <w:rPr>
            <w:rStyle w:val="Hipercze"/>
            <w:noProof/>
          </w:rPr>
          <w:t>Proces kompilacji plików CUDA</w:t>
        </w:r>
        <w:r w:rsidR="00AE3EAF">
          <w:rPr>
            <w:noProof/>
            <w:webHidden/>
          </w:rPr>
          <w:tab/>
        </w:r>
        <w:r>
          <w:rPr>
            <w:noProof/>
            <w:webHidden/>
          </w:rPr>
          <w:fldChar w:fldCharType="begin"/>
        </w:r>
        <w:r w:rsidR="00AE3EAF">
          <w:rPr>
            <w:noProof/>
            <w:webHidden/>
          </w:rPr>
          <w:instrText xml:space="preserve"> PAGEREF _Toc262305012 \h </w:instrText>
        </w:r>
        <w:r>
          <w:rPr>
            <w:noProof/>
            <w:webHidden/>
          </w:rPr>
        </w:r>
        <w:r>
          <w:rPr>
            <w:noProof/>
            <w:webHidden/>
          </w:rPr>
          <w:fldChar w:fldCharType="separate"/>
        </w:r>
        <w:r w:rsidR="00ED5C84">
          <w:rPr>
            <w:noProof/>
            <w:webHidden/>
          </w:rPr>
          <w:t>20</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13" w:history="1">
        <w:r w:rsidR="00AE3EAF" w:rsidRPr="003B7A95">
          <w:rPr>
            <w:rStyle w:val="Hipercze"/>
            <w:noProof/>
          </w:rPr>
          <w:t>2.3.6.</w:t>
        </w:r>
        <w:r w:rsidR="00AE3EAF">
          <w:rPr>
            <w:rFonts w:asciiTheme="minorHAnsi" w:eastAsiaTheme="minorEastAsia" w:hAnsiTheme="minorHAnsi" w:cstheme="minorBidi"/>
            <w:noProof/>
            <w:color w:val="auto"/>
            <w:sz w:val="22"/>
            <w:szCs w:val="22"/>
          </w:rPr>
          <w:tab/>
        </w:r>
        <w:r w:rsidR="00AE3EAF" w:rsidRPr="003B7A95">
          <w:rPr>
            <w:rStyle w:val="Hipercze"/>
            <w:noProof/>
          </w:rPr>
          <w:t>Tryb emulacji</w:t>
        </w:r>
        <w:r w:rsidR="00AE3EAF">
          <w:rPr>
            <w:noProof/>
            <w:webHidden/>
          </w:rPr>
          <w:tab/>
        </w:r>
        <w:r>
          <w:rPr>
            <w:noProof/>
            <w:webHidden/>
          </w:rPr>
          <w:fldChar w:fldCharType="begin"/>
        </w:r>
        <w:r w:rsidR="00AE3EAF">
          <w:rPr>
            <w:noProof/>
            <w:webHidden/>
          </w:rPr>
          <w:instrText xml:space="preserve"> PAGEREF _Toc262305013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14" w:history="1">
        <w:r w:rsidR="00AE3EAF" w:rsidRPr="003B7A95">
          <w:rPr>
            <w:rStyle w:val="Hipercze"/>
            <w:noProof/>
          </w:rPr>
          <w:t>2.3.7.</w:t>
        </w:r>
        <w:r w:rsidR="00AE3EAF">
          <w:rPr>
            <w:rFonts w:asciiTheme="minorHAnsi" w:eastAsiaTheme="minorEastAsia" w:hAnsiTheme="minorHAnsi" w:cstheme="minorBidi"/>
            <w:noProof/>
            <w:color w:val="auto"/>
            <w:sz w:val="22"/>
            <w:szCs w:val="22"/>
          </w:rPr>
          <w:tab/>
        </w:r>
        <w:r w:rsidR="00AE3EAF" w:rsidRPr="003B7A95">
          <w:rPr>
            <w:rStyle w:val="Hipercze"/>
            <w:noProof/>
          </w:rPr>
          <w:t>Model architektury CUDA</w:t>
        </w:r>
        <w:r w:rsidR="00AE3EAF">
          <w:rPr>
            <w:noProof/>
            <w:webHidden/>
          </w:rPr>
          <w:tab/>
        </w:r>
        <w:r>
          <w:rPr>
            <w:noProof/>
            <w:webHidden/>
          </w:rPr>
          <w:fldChar w:fldCharType="begin"/>
        </w:r>
        <w:r w:rsidR="00AE3EAF">
          <w:rPr>
            <w:noProof/>
            <w:webHidden/>
          </w:rPr>
          <w:instrText xml:space="preserve"> PAGEREF _Toc262305014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15" w:history="1">
        <w:r w:rsidR="00AE3EAF" w:rsidRPr="003B7A95">
          <w:rPr>
            <w:rStyle w:val="Hipercze"/>
            <w:noProof/>
          </w:rPr>
          <w:t>2.3.8.</w:t>
        </w:r>
        <w:r w:rsidR="00AE3EAF">
          <w:rPr>
            <w:rFonts w:asciiTheme="minorHAnsi" w:eastAsiaTheme="minorEastAsia" w:hAnsiTheme="minorHAnsi" w:cstheme="minorBidi"/>
            <w:noProof/>
            <w:color w:val="auto"/>
            <w:sz w:val="22"/>
            <w:szCs w:val="22"/>
          </w:rPr>
          <w:tab/>
        </w:r>
        <w:r w:rsidR="00AE3EAF" w:rsidRPr="003B7A95">
          <w:rPr>
            <w:rStyle w:val="Hipercze"/>
            <w:noProof/>
          </w:rPr>
          <w:t>Komunikacja między wątkami</w:t>
        </w:r>
        <w:r w:rsidR="00AE3EAF">
          <w:rPr>
            <w:noProof/>
            <w:webHidden/>
          </w:rPr>
          <w:tab/>
        </w:r>
        <w:r>
          <w:rPr>
            <w:noProof/>
            <w:webHidden/>
          </w:rPr>
          <w:fldChar w:fldCharType="begin"/>
        </w:r>
        <w:r w:rsidR="00AE3EAF">
          <w:rPr>
            <w:noProof/>
            <w:webHidden/>
          </w:rPr>
          <w:instrText xml:space="preserve"> PAGEREF _Toc262305015 \h </w:instrText>
        </w:r>
        <w:r>
          <w:rPr>
            <w:noProof/>
            <w:webHidden/>
          </w:rPr>
        </w:r>
        <w:r>
          <w:rPr>
            <w:noProof/>
            <w:webHidden/>
          </w:rPr>
          <w:fldChar w:fldCharType="separate"/>
        </w:r>
        <w:r w:rsidR="00ED5C84">
          <w:rPr>
            <w:noProof/>
            <w:webHidden/>
          </w:rPr>
          <w:t>22</w:t>
        </w:r>
        <w:r>
          <w:rPr>
            <w:noProof/>
            <w:webHidden/>
          </w:rPr>
          <w:fldChar w:fldCharType="end"/>
        </w:r>
      </w:hyperlink>
    </w:p>
    <w:p w:rsidR="00AE3EAF" w:rsidRDefault="00700EBD">
      <w:pPr>
        <w:pStyle w:val="Spistreci1"/>
        <w:rPr>
          <w:rFonts w:asciiTheme="minorHAnsi" w:eastAsiaTheme="minorEastAsia" w:hAnsiTheme="minorHAnsi" w:cstheme="minorBidi"/>
          <w:b w:val="0"/>
          <w:noProof/>
          <w:color w:val="auto"/>
          <w:sz w:val="22"/>
          <w:szCs w:val="22"/>
        </w:rPr>
      </w:pPr>
      <w:hyperlink w:anchor="_Toc262305016" w:history="1">
        <w:r w:rsidR="00AE3EAF" w:rsidRPr="003B7A95">
          <w:rPr>
            <w:rStyle w:val="Hipercze"/>
            <w:noProof/>
          </w:rPr>
          <w:t>3.</w:t>
        </w:r>
        <w:r w:rsidR="00AE3EAF">
          <w:rPr>
            <w:rFonts w:asciiTheme="minorHAnsi" w:eastAsiaTheme="minorEastAsia" w:hAnsiTheme="minorHAnsi" w:cstheme="minorBidi"/>
            <w:b w:val="0"/>
            <w:noProof/>
            <w:color w:val="auto"/>
            <w:sz w:val="22"/>
            <w:szCs w:val="22"/>
          </w:rPr>
          <w:tab/>
        </w:r>
        <w:r w:rsidR="00AE3EAF" w:rsidRPr="003B7A95">
          <w:rPr>
            <w:rStyle w:val="Hipercze"/>
            <w:noProof/>
          </w:rPr>
          <w:t>Sztuczne sieci neuronowe</w:t>
        </w:r>
        <w:r w:rsidR="00AE3EAF">
          <w:rPr>
            <w:noProof/>
            <w:webHidden/>
          </w:rPr>
          <w:tab/>
        </w:r>
        <w:r>
          <w:rPr>
            <w:noProof/>
            <w:webHidden/>
          </w:rPr>
          <w:fldChar w:fldCharType="begin"/>
        </w:r>
        <w:r w:rsidR="00AE3EAF">
          <w:rPr>
            <w:noProof/>
            <w:webHidden/>
          </w:rPr>
          <w:instrText xml:space="preserve"> PAGEREF _Toc262305016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17" w:history="1">
        <w:r w:rsidR="00AE3EAF" w:rsidRPr="003B7A95">
          <w:rPr>
            <w:rStyle w:val="Hipercze"/>
            <w:noProof/>
          </w:rPr>
          <w:t>3.1.</w:t>
        </w:r>
        <w:r w:rsidR="00AE3EAF">
          <w:rPr>
            <w:rFonts w:asciiTheme="minorHAnsi" w:eastAsiaTheme="minorEastAsia" w:hAnsiTheme="minorHAnsi" w:cstheme="minorBidi"/>
            <w:noProof/>
            <w:color w:val="auto"/>
            <w:sz w:val="22"/>
            <w:szCs w:val="22"/>
          </w:rPr>
          <w:tab/>
        </w:r>
        <w:r w:rsidR="00AE3EAF" w:rsidRPr="003B7A95">
          <w:rPr>
            <w:rStyle w:val="Hipercze"/>
            <w:noProof/>
          </w:rPr>
          <w:t>Model neuronu</w:t>
        </w:r>
        <w:r w:rsidR="00AE3EAF">
          <w:rPr>
            <w:noProof/>
            <w:webHidden/>
          </w:rPr>
          <w:tab/>
        </w:r>
        <w:r>
          <w:rPr>
            <w:noProof/>
            <w:webHidden/>
          </w:rPr>
          <w:fldChar w:fldCharType="begin"/>
        </w:r>
        <w:r w:rsidR="00AE3EAF">
          <w:rPr>
            <w:noProof/>
            <w:webHidden/>
          </w:rPr>
          <w:instrText xml:space="preserve"> PAGEREF _Toc262305017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18" w:history="1">
        <w:r w:rsidR="00AE3EAF" w:rsidRPr="003B7A95">
          <w:rPr>
            <w:rStyle w:val="Hipercze"/>
            <w:noProof/>
          </w:rPr>
          <w:t>3.1.1.</w:t>
        </w:r>
        <w:r w:rsidR="00AE3EAF">
          <w:rPr>
            <w:rFonts w:asciiTheme="minorHAnsi" w:eastAsiaTheme="minorEastAsia" w:hAnsiTheme="minorHAnsi" w:cstheme="minorBidi"/>
            <w:noProof/>
            <w:color w:val="auto"/>
            <w:sz w:val="22"/>
            <w:szCs w:val="22"/>
          </w:rPr>
          <w:tab/>
        </w:r>
        <w:r w:rsidR="00AE3EAF" w:rsidRPr="003B7A95">
          <w:rPr>
            <w:rStyle w:val="Hipercze"/>
            <w:noProof/>
          </w:rPr>
          <w:t>Neuron biologiczny</w:t>
        </w:r>
        <w:r w:rsidR="00AE3EAF">
          <w:rPr>
            <w:noProof/>
            <w:webHidden/>
          </w:rPr>
          <w:tab/>
        </w:r>
        <w:r>
          <w:rPr>
            <w:noProof/>
            <w:webHidden/>
          </w:rPr>
          <w:fldChar w:fldCharType="begin"/>
        </w:r>
        <w:r w:rsidR="00AE3EAF">
          <w:rPr>
            <w:noProof/>
            <w:webHidden/>
          </w:rPr>
          <w:instrText xml:space="preserve"> PAGEREF _Toc262305018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19" w:history="1">
        <w:r w:rsidR="00AE3EAF" w:rsidRPr="003B7A95">
          <w:rPr>
            <w:rStyle w:val="Hipercze"/>
            <w:noProof/>
          </w:rPr>
          <w:t>3.1.2.</w:t>
        </w:r>
        <w:r w:rsidR="00AE3EAF">
          <w:rPr>
            <w:rFonts w:asciiTheme="minorHAnsi" w:eastAsiaTheme="minorEastAsia" w:hAnsiTheme="minorHAnsi" w:cstheme="minorBidi"/>
            <w:noProof/>
            <w:color w:val="auto"/>
            <w:sz w:val="22"/>
            <w:szCs w:val="22"/>
          </w:rPr>
          <w:tab/>
        </w:r>
        <w:r w:rsidR="00AE3EAF" w:rsidRPr="003B7A95">
          <w:rPr>
            <w:rStyle w:val="Hipercze"/>
            <w:noProof/>
          </w:rPr>
          <w:t>Sztuczny neuron</w:t>
        </w:r>
        <w:r w:rsidR="00AE3EAF">
          <w:rPr>
            <w:noProof/>
            <w:webHidden/>
          </w:rPr>
          <w:tab/>
        </w:r>
        <w:r>
          <w:rPr>
            <w:noProof/>
            <w:webHidden/>
          </w:rPr>
          <w:fldChar w:fldCharType="begin"/>
        </w:r>
        <w:r w:rsidR="00AE3EAF">
          <w:rPr>
            <w:noProof/>
            <w:webHidden/>
          </w:rPr>
          <w:instrText xml:space="preserve"> PAGEREF _Toc262305019 \h </w:instrText>
        </w:r>
        <w:r>
          <w:rPr>
            <w:noProof/>
            <w:webHidden/>
          </w:rPr>
        </w:r>
        <w:r>
          <w:rPr>
            <w:noProof/>
            <w:webHidden/>
          </w:rPr>
          <w:fldChar w:fldCharType="separate"/>
        </w:r>
        <w:r w:rsidR="00ED5C84">
          <w:rPr>
            <w:noProof/>
            <w:webHidden/>
          </w:rPr>
          <w:t>24</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20" w:history="1">
        <w:r w:rsidR="00AE3EAF" w:rsidRPr="003B7A95">
          <w:rPr>
            <w:rStyle w:val="Hipercze"/>
            <w:noProof/>
          </w:rPr>
          <w:t>3.1.3.</w:t>
        </w:r>
        <w:r w:rsidR="00AE3EAF">
          <w:rPr>
            <w:rFonts w:asciiTheme="minorHAnsi" w:eastAsiaTheme="minorEastAsia" w:hAnsiTheme="minorHAnsi" w:cstheme="minorBidi"/>
            <w:noProof/>
            <w:color w:val="auto"/>
            <w:sz w:val="22"/>
            <w:szCs w:val="22"/>
          </w:rPr>
          <w:tab/>
        </w:r>
        <w:r w:rsidR="00AE3EAF" w:rsidRPr="003B7A95">
          <w:rPr>
            <w:rStyle w:val="Hipercze"/>
            <w:noProof/>
          </w:rPr>
          <w:t>Funkcja aktywacji</w:t>
        </w:r>
        <w:r w:rsidR="00AE3EAF">
          <w:rPr>
            <w:noProof/>
            <w:webHidden/>
          </w:rPr>
          <w:tab/>
        </w:r>
        <w:r>
          <w:rPr>
            <w:noProof/>
            <w:webHidden/>
          </w:rPr>
          <w:fldChar w:fldCharType="begin"/>
        </w:r>
        <w:r w:rsidR="00AE3EAF">
          <w:rPr>
            <w:noProof/>
            <w:webHidden/>
          </w:rPr>
          <w:instrText xml:space="preserve"> PAGEREF _Toc262305020 \h </w:instrText>
        </w:r>
        <w:r>
          <w:rPr>
            <w:noProof/>
            <w:webHidden/>
          </w:rPr>
        </w:r>
        <w:r>
          <w:rPr>
            <w:noProof/>
            <w:webHidden/>
          </w:rPr>
          <w:fldChar w:fldCharType="separate"/>
        </w:r>
        <w:r w:rsidR="00ED5C84">
          <w:rPr>
            <w:noProof/>
            <w:webHidden/>
          </w:rPr>
          <w:t>25</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21" w:history="1">
        <w:r w:rsidR="00AE3EAF" w:rsidRPr="003B7A95">
          <w:rPr>
            <w:rStyle w:val="Hipercze"/>
            <w:noProof/>
          </w:rPr>
          <w:t>3.2.</w:t>
        </w:r>
        <w:r w:rsidR="00AE3EAF">
          <w:rPr>
            <w:rFonts w:asciiTheme="minorHAnsi" w:eastAsiaTheme="minorEastAsia" w:hAnsiTheme="minorHAnsi" w:cstheme="minorBidi"/>
            <w:noProof/>
            <w:color w:val="auto"/>
            <w:sz w:val="22"/>
            <w:szCs w:val="22"/>
          </w:rPr>
          <w:tab/>
        </w:r>
        <w:r w:rsidR="00AE3EAF" w:rsidRPr="003B7A95">
          <w:rPr>
            <w:rStyle w:val="Hipercze"/>
            <w:noProof/>
          </w:rPr>
          <w:t>Architektury sieci neuronowych</w:t>
        </w:r>
        <w:r w:rsidR="00AE3EAF">
          <w:rPr>
            <w:noProof/>
            <w:webHidden/>
          </w:rPr>
          <w:tab/>
        </w:r>
        <w:r>
          <w:rPr>
            <w:noProof/>
            <w:webHidden/>
          </w:rPr>
          <w:fldChar w:fldCharType="begin"/>
        </w:r>
        <w:r w:rsidR="00AE3EAF">
          <w:rPr>
            <w:noProof/>
            <w:webHidden/>
          </w:rPr>
          <w:instrText xml:space="preserve"> PAGEREF _Toc262305021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22" w:history="1">
        <w:r w:rsidR="00AE3EAF" w:rsidRPr="003B7A95">
          <w:rPr>
            <w:rStyle w:val="Hipercze"/>
            <w:noProof/>
          </w:rPr>
          <w:t>3.2.1.</w:t>
        </w:r>
        <w:r w:rsidR="00AE3EAF">
          <w:rPr>
            <w:rFonts w:asciiTheme="minorHAnsi" w:eastAsiaTheme="minorEastAsia" w:hAnsiTheme="minorHAnsi" w:cstheme="minorBidi"/>
            <w:noProof/>
            <w:color w:val="auto"/>
            <w:sz w:val="22"/>
            <w:szCs w:val="22"/>
          </w:rPr>
          <w:tab/>
        </w:r>
        <w:r w:rsidR="00AE3EAF" w:rsidRPr="003B7A95">
          <w:rPr>
            <w:rStyle w:val="Hipercze"/>
            <w:noProof/>
          </w:rPr>
          <w:t>Jednokierunkowe</w:t>
        </w:r>
        <w:r w:rsidR="00AE3EAF">
          <w:rPr>
            <w:noProof/>
            <w:webHidden/>
          </w:rPr>
          <w:tab/>
        </w:r>
        <w:r>
          <w:rPr>
            <w:noProof/>
            <w:webHidden/>
          </w:rPr>
          <w:fldChar w:fldCharType="begin"/>
        </w:r>
        <w:r w:rsidR="00AE3EAF">
          <w:rPr>
            <w:noProof/>
            <w:webHidden/>
          </w:rPr>
          <w:instrText xml:space="preserve"> PAGEREF _Toc262305022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23" w:history="1">
        <w:r w:rsidR="00AE3EAF" w:rsidRPr="003B7A95">
          <w:rPr>
            <w:rStyle w:val="Hipercze"/>
            <w:noProof/>
          </w:rPr>
          <w:t>3.2.2.</w:t>
        </w:r>
        <w:r w:rsidR="00AE3EAF">
          <w:rPr>
            <w:rFonts w:asciiTheme="minorHAnsi" w:eastAsiaTheme="minorEastAsia" w:hAnsiTheme="minorHAnsi" w:cstheme="minorBidi"/>
            <w:noProof/>
            <w:color w:val="auto"/>
            <w:sz w:val="22"/>
            <w:szCs w:val="22"/>
          </w:rPr>
          <w:tab/>
        </w:r>
        <w:r w:rsidR="00AE3EAF" w:rsidRPr="003B7A95">
          <w:rPr>
            <w:rStyle w:val="Hipercze"/>
            <w:noProof/>
          </w:rPr>
          <w:t>Sieci radialne</w:t>
        </w:r>
        <w:r w:rsidR="00AE3EAF">
          <w:rPr>
            <w:noProof/>
            <w:webHidden/>
          </w:rPr>
          <w:tab/>
        </w:r>
        <w:r>
          <w:rPr>
            <w:noProof/>
            <w:webHidden/>
          </w:rPr>
          <w:fldChar w:fldCharType="begin"/>
        </w:r>
        <w:r w:rsidR="00AE3EAF">
          <w:rPr>
            <w:noProof/>
            <w:webHidden/>
          </w:rPr>
          <w:instrText xml:space="preserve"> PAGEREF _Toc262305023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24" w:history="1">
        <w:r w:rsidR="00AE3EAF" w:rsidRPr="003B7A95">
          <w:rPr>
            <w:rStyle w:val="Hipercze"/>
            <w:noProof/>
          </w:rPr>
          <w:t>3.2.3.</w:t>
        </w:r>
        <w:r w:rsidR="00AE3EAF">
          <w:rPr>
            <w:rFonts w:asciiTheme="minorHAnsi" w:eastAsiaTheme="minorEastAsia" w:hAnsiTheme="minorHAnsi" w:cstheme="minorBidi"/>
            <w:noProof/>
            <w:color w:val="auto"/>
            <w:sz w:val="22"/>
            <w:szCs w:val="22"/>
          </w:rPr>
          <w:tab/>
        </w:r>
        <w:r w:rsidR="00AE3EAF" w:rsidRPr="003B7A95">
          <w:rPr>
            <w:rStyle w:val="Hipercze"/>
            <w:noProof/>
          </w:rPr>
          <w:t>Sieci Hopfielda</w:t>
        </w:r>
        <w:r w:rsidR="00AE3EAF">
          <w:rPr>
            <w:noProof/>
            <w:webHidden/>
          </w:rPr>
          <w:tab/>
        </w:r>
        <w:r>
          <w:rPr>
            <w:noProof/>
            <w:webHidden/>
          </w:rPr>
          <w:fldChar w:fldCharType="begin"/>
        </w:r>
        <w:r w:rsidR="00AE3EAF">
          <w:rPr>
            <w:noProof/>
            <w:webHidden/>
          </w:rPr>
          <w:instrText xml:space="preserve"> PAGEREF _Toc262305024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25" w:history="1">
        <w:r w:rsidR="00AE3EAF" w:rsidRPr="003B7A95">
          <w:rPr>
            <w:rStyle w:val="Hipercze"/>
            <w:noProof/>
          </w:rPr>
          <w:t>3.3.</w:t>
        </w:r>
        <w:r w:rsidR="00AE3EAF">
          <w:rPr>
            <w:rFonts w:asciiTheme="minorHAnsi" w:eastAsiaTheme="minorEastAsia" w:hAnsiTheme="minorHAnsi" w:cstheme="minorBidi"/>
            <w:noProof/>
            <w:color w:val="auto"/>
            <w:sz w:val="22"/>
            <w:szCs w:val="22"/>
          </w:rPr>
          <w:tab/>
        </w:r>
        <w:r w:rsidR="00AE3EAF" w:rsidRPr="003B7A95">
          <w:rPr>
            <w:rStyle w:val="Hipercze"/>
            <w:noProof/>
          </w:rPr>
          <w:t>Zastosowania sztucznych sieci neuronowych</w:t>
        </w:r>
        <w:r w:rsidR="00AE3EAF">
          <w:rPr>
            <w:noProof/>
            <w:webHidden/>
          </w:rPr>
          <w:tab/>
        </w:r>
        <w:r>
          <w:rPr>
            <w:noProof/>
            <w:webHidden/>
          </w:rPr>
          <w:fldChar w:fldCharType="begin"/>
        </w:r>
        <w:r w:rsidR="00AE3EAF">
          <w:rPr>
            <w:noProof/>
            <w:webHidden/>
          </w:rPr>
          <w:instrText xml:space="preserve"> PAGEREF _Toc262305025 \h </w:instrText>
        </w:r>
        <w:r>
          <w:rPr>
            <w:noProof/>
            <w:webHidden/>
          </w:rPr>
        </w:r>
        <w:r>
          <w:rPr>
            <w:noProof/>
            <w:webHidden/>
          </w:rPr>
          <w:fldChar w:fldCharType="separate"/>
        </w:r>
        <w:r w:rsidR="00ED5C84">
          <w:rPr>
            <w:noProof/>
            <w:webHidden/>
          </w:rPr>
          <w:t>29</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26" w:history="1">
        <w:r w:rsidR="00AE3EAF" w:rsidRPr="003B7A95">
          <w:rPr>
            <w:rStyle w:val="Hipercze"/>
            <w:noProof/>
          </w:rPr>
          <w:t>3.4.</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sztucznych sieci neuronowych na GPU</w:t>
        </w:r>
        <w:r w:rsidR="00AE3EAF">
          <w:rPr>
            <w:noProof/>
            <w:webHidden/>
          </w:rPr>
          <w:tab/>
        </w:r>
        <w:r>
          <w:rPr>
            <w:noProof/>
            <w:webHidden/>
          </w:rPr>
          <w:fldChar w:fldCharType="begin"/>
        </w:r>
        <w:r w:rsidR="00AE3EAF">
          <w:rPr>
            <w:noProof/>
            <w:webHidden/>
          </w:rPr>
          <w:instrText xml:space="preserve"> PAGEREF _Toc262305026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27" w:history="1">
        <w:r w:rsidR="00AE3EAF" w:rsidRPr="003B7A95">
          <w:rPr>
            <w:rStyle w:val="Hipercze"/>
            <w:noProof/>
          </w:rPr>
          <w:t>3.4.1.</w:t>
        </w:r>
        <w:r w:rsidR="00AE3EAF">
          <w:rPr>
            <w:rFonts w:asciiTheme="minorHAnsi" w:eastAsiaTheme="minorEastAsia" w:hAnsiTheme="minorHAnsi" w:cstheme="minorBidi"/>
            <w:noProof/>
            <w:color w:val="auto"/>
            <w:sz w:val="22"/>
            <w:szCs w:val="22"/>
          </w:rPr>
          <w:tab/>
        </w:r>
        <w:r w:rsidR="00AE3EAF" w:rsidRPr="003B7A95">
          <w:rPr>
            <w:rStyle w:val="Hipercze"/>
            <w:noProof/>
          </w:rPr>
          <w:t>Sieć neuronowa z punktu widzenia programisty</w:t>
        </w:r>
        <w:r w:rsidR="00AE3EAF">
          <w:rPr>
            <w:noProof/>
            <w:webHidden/>
          </w:rPr>
          <w:tab/>
        </w:r>
        <w:r>
          <w:rPr>
            <w:noProof/>
            <w:webHidden/>
          </w:rPr>
          <w:fldChar w:fldCharType="begin"/>
        </w:r>
        <w:r w:rsidR="00AE3EAF">
          <w:rPr>
            <w:noProof/>
            <w:webHidden/>
          </w:rPr>
          <w:instrText xml:space="preserve"> PAGEREF _Toc262305027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28" w:history="1">
        <w:r w:rsidR="00AE3EAF" w:rsidRPr="003B7A95">
          <w:rPr>
            <w:rStyle w:val="Hipercze"/>
            <w:noProof/>
          </w:rPr>
          <w:t>3.4.2.</w:t>
        </w:r>
        <w:r w:rsidR="00AE3EAF">
          <w:rPr>
            <w:rFonts w:asciiTheme="minorHAnsi" w:eastAsiaTheme="minorEastAsia" w:hAnsiTheme="minorHAnsi" w:cstheme="minorBidi"/>
            <w:noProof/>
            <w:color w:val="auto"/>
            <w:sz w:val="22"/>
            <w:szCs w:val="22"/>
          </w:rPr>
          <w:tab/>
        </w:r>
        <w:r w:rsidR="00AE3EAF" w:rsidRPr="003B7A95">
          <w:rPr>
            <w:rStyle w:val="Hipercze"/>
            <w:noProof/>
          </w:rPr>
          <w:t>Algorytm uruchamiania MLP jako operacja macierzowa</w:t>
        </w:r>
        <w:r w:rsidR="00AE3EAF">
          <w:rPr>
            <w:noProof/>
            <w:webHidden/>
          </w:rPr>
          <w:tab/>
        </w:r>
        <w:r>
          <w:rPr>
            <w:noProof/>
            <w:webHidden/>
          </w:rPr>
          <w:fldChar w:fldCharType="begin"/>
        </w:r>
        <w:r w:rsidR="00AE3EAF">
          <w:rPr>
            <w:noProof/>
            <w:webHidden/>
          </w:rPr>
          <w:instrText xml:space="preserve"> PAGEREF _Toc262305028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29" w:history="1">
        <w:r w:rsidR="00AE3EAF" w:rsidRPr="003B7A95">
          <w:rPr>
            <w:rStyle w:val="Hipercze"/>
            <w:noProof/>
          </w:rPr>
          <w:t>3.4.3.</w:t>
        </w:r>
        <w:r w:rsidR="00AE3EAF">
          <w:rPr>
            <w:rFonts w:asciiTheme="minorHAnsi" w:eastAsiaTheme="minorEastAsia" w:hAnsiTheme="minorHAnsi" w:cstheme="minorBidi"/>
            <w:noProof/>
            <w:color w:val="auto"/>
            <w:sz w:val="22"/>
            <w:szCs w:val="22"/>
          </w:rPr>
          <w:tab/>
        </w:r>
        <w:r w:rsidR="00AE3EAF" w:rsidRPr="003B7A95">
          <w:rPr>
            <w:rStyle w:val="Hipercze"/>
            <w:noProof/>
          </w:rPr>
          <w:t>Zastosowanie GPU w sztucznych sieciach neuronowych</w:t>
        </w:r>
        <w:r w:rsidR="00AE3EAF">
          <w:rPr>
            <w:noProof/>
            <w:webHidden/>
          </w:rPr>
          <w:tab/>
        </w:r>
        <w:r>
          <w:rPr>
            <w:noProof/>
            <w:webHidden/>
          </w:rPr>
          <w:fldChar w:fldCharType="begin"/>
        </w:r>
        <w:r w:rsidR="00AE3EAF">
          <w:rPr>
            <w:noProof/>
            <w:webHidden/>
          </w:rPr>
          <w:instrText xml:space="preserve"> PAGEREF _Toc262305029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30" w:history="1">
        <w:r w:rsidR="00AE3EAF" w:rsidRPr="003B7A95">
          <w:rPr>
            <w:rStyle w:val="Hipercze"/>
            <w:noProof/>
          </w:rPr>
          <w:t>3.4.4.</w:t>
        </w:r>
        <w:r w:rsidR="00AE3EAF">
          <w:rPr>
            <w:rFonts w:asciiTheme="minorHAnsi" w:eastAsiaTheme="minorEastAsia" w:hAnsiTheme="minorHAnsi" w:cstheme="minorBidi"/>
            <w:noProof/>
            <w:color w:val="auto"/>
            <w:sz w:val="22"/>
            <w:szCs w:val="22"/>
          </w:rPr>
          <w:tab/>
        </w:r>
        <w:r w:rsidR="00AE3EAF" w:rsidRPr="003B7A95">
          <w:rPr>
            <w:rStyle w:val="Hipercze"/>
            <w:noProof/>
          </w:rPr>
          <w:t>Istniejące rozwiązania software’owe</w:t>
        </w:r>
        <w:r w:rsidR="00AE3EAF">
          <w:rPr>
            <w:noProof/>
            <w:webHidden/>
          </w:rPr>
          <w:tab/>
        </w:r>
        <w:r>
          <w:rPr>
            <w:noProof/>
            <w:webHidden/>
          </w:rPr>
          <w:fldChar w:fldCharType="begin"/>
        </w:r>
        <w:r w:rsidR="00AE3EAF">
          <w:rPr>
            <w:noProof/>
            <w:webHidden/>
          </w:rPr>
          <w:instrText xml:space="preserve"> PAGEREF _Toc262305030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700EBD">
      <w:pPr>
        <w:pStyle w:val="Spistreci1"/>
        <w:rPr>
          <w:rFonts w:asciiTheme="minorHAnsi" w:eastAsiaTheme="minorEastAsia" w:hAnsiTheme="minorHAnsi" w:cstheme="minorBidi"/>
          <w:b w:val="0"/>
          <w:noProof/>
          <w:color w:val="auto"/>
          <w:sz w:val="22"/>
          <w:szCs w:val="22"/>
        </w:rPr>
      </w:pPr>
      <w:hyperlink w:anchor="_Toc262305031" w:history="1">
        <w:r w:rsidR="00AE3EAF" w:rsidRPr="003B7A95">
          <w:rPr>
            <w:rStyle w:val="Hipercze"/>
            <w:noProof/>
          </w:rPr>
          <w:t>4.</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Biblioteka CNL</w:t>
        </w:r>
        <w:r w:rsidR="00AE3EAF">
          <w:rPr>
            <w:noProof/>
            <w:webHidden/>
          </w:rPr>
          <w:tab/>
        </w:r>
        <w:r>
          <w:rPr>
            <w:noProof/>
            <w:webHidden/>
          </w:rPr>
          <w:fldChar w:fldCharType="begin"/>
        </w:r>
        <w:r w:rsidR="00AE3EAF">
          <w:rPr>
            <w:noProof/>
            <w:webHidden/>
          </w:rPr>
          <w:instrText xml:space="preserve"> PAGEREF _Toc262305031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32" w:history="1">
        <w:r w:rsidR="00AE3EAF" w:rsidRPr="003B7A95">
          <w:rPr>
            <w:rStyle w:val="Hipercze"/>
            <w:noProof/>
          </w:rPr>
          <w:t>4.1.</w:t>
        </w:r>
        <w:r w:rsidR="00AE3EAF">
          <w:rPr>
            <w:rFonts w:asciiTheme="minorHAnsi" w:eastAsiaTheme="minorEastAsia" w:hAnsiTheme="minorHAnsi" w:cstheme="minorBidi"/>
            <w:noProof/>
            <w:color w:val="auto"/>
            <w:sz w:val="22"/>
            <w:szCs w:val="22"/>
          </w:rPr>
          <w:tab/>
        </w:r>
        <w:r w:rsidR="00AE3EAF" w:rsidRPr="003B7A95">
          <w:rPr>
            <w:rStyle w:val="Hipercze"/>
            <w:noProof/>
          </w:rPr>
          <w:t>Ogólny projekt aplikacji</w:t>
        </w:r>
        <w:r w:rsidR="00AE3EAF">
          <w:rPr>
            <w:noProof/>
            <w:webHidden/>
          </w:rPr>
          <w:tab/>
        </w:r>
        <w:r>
          <w:rPr>
            <w:noProof/>
            <w:webHidden/>
          </w:rPr>
          <w:fldChar w:fldCharType="begin"/>
        </w:r>
        <w:r w:rsidR="00AE3EAF">
          <w:rPr>
            <w:noProof/>
            <w:webHidden/>
          </w:rPr>
          <w:instrText xml:space="preserve"> PAGEREF _Toc262305032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33" w:history="1">
        <w:r w:rsidR="00AE3EAF" w:rsidRPr="003B7A95">
          <w:rPr>
            <w:rStyle w:val="Hipercze"/>
            <w:noProof/>
          </w:rPr>
          <w:t>4.1.1.</w:t>
        </w:r>
        <w:r w:rsidR="00AE3EAF">
          <w:rPr>
            <w:rFonts w:asciiTheme="minorHAnsi" w:eastAsiaTheme="minorEastAsia" w:hAnsiTheme="minorHAnsi" w:cstheme="minorBidi"/>
            <w:noProof/>
            <w:color w:val="auto"/>
            <w:sz w:val="22"/>
            <w:szCs w:val="22"/>
          </w:rPr>
          <w:tab/>
        </w:r>
        <w:r w:rsidR="00AE3EAF" w:rsidRPr="003B7A95">
          <w:rPr>
            <w:rStyle w:val="Hipercze"/>
            <w:noProof/>
          </w:rPr>
          <w:t>Zastosowania programu</w:t>
        </w:r>
        <w:r w:rsidR="00AE3EAF">
          <w:rPr>
            <w:noProof/>
            <w:webHidden/>
          </w:rPr>
          <w:tab/>
        </w:r>
        <w:r>
          <w:rPr>
            <w:noProof/>
            <w:webHidden/>
          </w:rPr>
          <w:fldChar w:fldCharType="begin"/>
        </w:r>
        <w:r w:rsidR="00AE3EAF">
          <w:rPr>
            <w:noProof/>
            <w:webHidden/>
          </w:rPr>
          <w:instrText xml:space="preserve"> PAGEREF _Toc262305033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34" w:history="1">
        <w:r w:rsidR="00AE3EAF" w:rsidRPr="003B7A95">
          <w:rPr>
            <w:rStyle w:val="Hipercze"/>
            <w:noProof/>
          </w:rPr>
          <w:t>4.1.2.</w:t>
        </w:r>
        <w:r w:rsidR="00AE3EAF">
          <w:rPr>
            <w:rFonts w:asciiTheme="minorHAnsi" w:eastAsiaTheme="minorEastAsia" w:hAnsiTheme="minorHAnsi" w:cstheme="minorBidi"/>
            <w:noProof/>
            <w:color w:val="auto"/>
            <w:sz w:val="22"/>
            <w:szCs w:val="22"/>
          </w:rPr>
          <w:tab/>
        </w:r>
        <w:r w:rsidR="00AE3EAF" w:rsidRPr="003B7A95">
          <w:rPr>
            <w:rStyle w:val="Hipercze"/>
            <w:noProof/>
          </w:rPr>
          <w:t>Diagramy</w:t>
        </w:r>
        <w:r w:rsidR="00AE3EAF">
          <w:rPr>
            <w:noProof/>
            <w:webHidden/>
          </w:rPr>
          <w:tab/>
        </w:r>
        <w:r>
          <w:rPr>
            <w:noProof/>
            <w:webHidden/>
          </w:rPr>
          <w:fldChar w:fldCharType="begin"/>
        </w:r>
        <w:r w:rsidR="00AE3EAF">
          <w:rPr>
            <w:noProof/>
            <w:webHidden/>
          </w:rPr>
          <w:instrText xml:space="preserve"> PAGEREF _Toc262305034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5" w:history="1">
        <w:r w:rsidR="00AE3EAF" w:rsidRPr="003B7A95">
          <w:rPr>
            <w:rStyle w:val="Hipercze"/>
            <w:noProof/>
          </w:rPr>
          <w:t>4.1.2.1.</w:t>
        </w:r>
        <w:r w:rsidR="00AE3EAF">
          <w:rPr>
            <w:rFonts w:asciiTheme="minorHAnsi" w:eastAsiaTheme="minorEastAsia" w:hAnsiTheme="minorHAnsi" w:cstheme="minorBidi"/>
            <w:noProof/>
            <w:color w:val="auto"/>
            <w:sz w:val="22"/>
            <w:szCs w:val="22"/>
          </w:rPr>
          <w:tab/>
        </w:r>
        <w:r w:rsidR="00AE3EAF" w:rsidRPr="003B7A95">
          <w:rPr>
            <w:rStyle w:val="Hipercze"/>
            <w:noProof/>
          </w:rPr>
          <w:t>Diagram komponentów</w:t>
        </w:r>
        <w:r w:rsidR="00AE3EAF">
          <w:rPr>
            <w:noProof/>
            <w:webHidden/>
          </w:rPr>
          <w:tab/>
        </w:r>
        <w:r>
          <w:rPr>
            <w:noProof/>
            <w:webHidden/>
          </w:rPr>
          <w:fldChar w:fldCharType="begin"/>
        </w:r>
        <w:r w:rsidR="00AE3EAF">
          <w:rPr>
            <w:noProof/>
            <w:webHidden/>
          </w:rPr>
          <w:instrText xml:space="preserve"> PAGEREF _Toc262305035 \h </w:instrText>
        </w:r>
        <w:r>
          <w:rPr>
            <w:noProof/>
            <w:webHidden/>
          </w:rPr>
        </w:r>
        <w:r>
          <w:rPr>
            <w:noProof/>
            <w:webHidden/>
          </w:rPr>
          <w:fldChar w:fldCharType="separate"/>
        </w:r>
        <w:r w:rsidR="00ED5C84">
          <w:rPr>
            <w:noProof/>
            <w:webHidden/>
          </w:rPr>
          <w:t>37</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6" w:history="1">
        <w:r w:rsidR="00AE3EAF" w:rsidRPr="003B7A95">
          <w:rPr>
            <w:rStyle w:val="Hipercze"/>
            <w:noProof/>
          </w:rPr>
          <w:t>4.1.2.2.</w:t>
        </w:r>
        <w:r w:rsidR="00AE3EAF">
          <w:rPr>
            <w:rFonts w:asciiTheme="minorHAnsi" w:eastAsiaTheme="minorEastAsia" w:hAnsiTheme="minorHAnsi" w:cstheme="minorBidi"/>
            <w:noProof/>
            <w:color w:val="auto"/>
            <w:sz w:val="22"/>
            <w:szCs w:val="22"/>
          </w:rPr>
          <w:tab/>
        </w:r>
        <w:r w:rsidR="00AE3EAF" w:rsidRPr="003B7A95">
          <w:rPr>
            <w:rStyle w:val="Hipercze"/>
            <w:noProof/>
          </w:rPr>
          <w:t>Diagram klas</w:t>
        </w:r>
        <w:r w:rsidR="00AE3EAF">
          <w:rPr>
            <w:noProof/>
            <w:webHidden/>
          </w:rPr>
          <w:tab/>
        </w:r>
        <w:r>
          <w:rPr>
            <w:noProof/>
            <w:webHidden/>
          </w:rPr>
          <w:fldChar w:fldCharType="begin"/>
        </w:r>
        <w:r w:rsidR="00AE3EAF">
          <w:rPr>
            <w:noProof/>
            <w:webHidden/>
          </w:rPr>
          <w:instrText xml:space="preserve"> PAGEREF _Toc262305036 \h </w:instrText>
        </w:r>
        <w:r>
          <w:rPr>
            <w:noProof/>
            <w:webHidden/>
          </w:rPr>
        </w:r>
        <w:r>
          <w:rPr>
            <w:noProof/>
            <w:webHidden/>
          </w:rPr>
          <w:fldChar w:fldCharType="separate"/>
        </w:r>
        <w:r w:rsidR="00ED5C84">
          <w:rPr>
            <w:noProof/>
            <w:webHidden/>
          </w:rPr>
          <w:t>38</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7" w:history="1">
        <w:r w:rsidR="00AE3EAF" w:rsidRPr="003B7A95">
          <w:rPr>
            <w:rStyle w:val="Hipercze"/>
            <w:noProof/>
          </w:rPr>
          <w:t>4.1.2.3.</w:t>
        </w:r>
        <w:r w:rsidR="00AE3EAF">
          <w:rPr>
            <w:rFonts w:asciiTheme="minorHAnsi" w:eastAsiaTheme="minorEastAsia" w:hAnsiTheme="minorHAnsi" w:cstheme="minorBidi"/>
            <w:noProof/>
            <w:color w:val="auto"/>
            <w:sz w:val="22"/>
            <w:szCs w:val="22"/>
          </w:rPr>
          <w:tab/>
        </w:r>
        <w:r w:rsidR="00AE3EAF" w:rsidRPr="003B7A95">
          <w:rPr>
            <w:rStyle w:val="Hipercze"/>
            <w:noProof/>
          </w:rPr>
          <w:t>Diagram sekwencji uczenia sieci</w:t>
        </w:r>
        <w:r w:rsidR="00AE3EAF">
          <w:rPr>
            <w:noProof/>
            <w:webHidden/>
          </w:rPr>
          <w:tab/>
        </w:r>
        <w:r>
          <w:rPr>
            <w:noProof/>
            <w:webHidden/>
          </w:rPr>
          <w:fldChar w:fldCharType="begin"/>
        </w:r>
        <w:r w:rsidR="00AE3EAF">
          <w:rPr>
            <w:noProof/>
            <w:webHidden/>
          </w:rPr>
          <w:instrText xml:space="preserve"> PAGEREF _Toc262305037 \h </w:instrText>
        </w:r>
        <w:r>
          <w:rPr>
            <w:noProof/>
            <w:webHidden/>
          </w:rPr>
        </w:r>
        <w:r>
          <w:rPr>
            <w:noProof/>
            <w:webHidden/>
          </w:rPr>
          <w:fldChar w:fldCharType="separate"/>
        </w:r>
        <w:r w:rsidR="00ED5C84">
          <w:rPr>
            <w:noProof/>
            <w:webHidden/>
          </w:rPr>
          <w:t>41</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38" w:history="1">
        <w:r w:rsidR="00AE3EAF" w:rsidRPr="003B7A95">
          <w:rPr>
            <w:rStyle w:val="Hipercze"/>
            <w:noProof/>
          </w:rPr>
          <w:t>4.1.3.</w:t>
        </w:r>
        <w:r w:rsidR="00AE3EAF">
          <w:rPr>
            <w:rFonts w:asciiTheme="minorHAnsi" w:eastAsiaTheme="minorEastAsia" w:hAnsiTheme="minorHAnsi" w:cstheme="minorBidi"/>
            <w:noProof/>
            <w:color w:val="auto"/>
            <w:sz w:val="22"/>
            <w:szCs w:val="22"/>
          </w:rPr>
          <w:tab/>
        </w:r>
        <w:r w:rsidR="00AE3EAF" w:rsidRPr="003B7A95">
          <w:rPr>
            <w:rStyle w:val="Hipercze"/>
            <w:noProof/>
          </w:rPr>
          <w:t>Struktura plików danych</w:t>
        </w:r>
        <w:r w:rsidR="00AE3EAF">
          <w:rPr>
            <w:noProof/>
            <w:webHidden/>
          </w:rPr>
          <w:tab/>
        </w:r>
        <w:r>
          <w:rPr>
            <w:noProof/>
            <w:webHidden/>
          </w:rPr>
          <w:fldChar w:fldCharType="begin"/>
        </w:r>
        <w:r w:rsidR="00AE3EAF">
          <w:rPr>
            <w:noProof/>
            <w:webHidden/>
          </w:rPr>
          <w:instrText xml:space="preserve"> PAGEREF _Toc262305038 \h </w:instrText>
        </w:r>
        <w:r>
          <w:rPr>
            <w:noProof/>
            <w:webHidden/>
          </w:rPr>
        </w:r>
        <w:r>
          <w:rPr>
            <w:noProof/>
            <w:webHidden/>
          </w:rPr>
          <w:fldChar w:fldCharType="separate"/>
        </w:r>
        <w:r w:rsidR="00ED5C84">
          <w:rPr>
            <w:noProof/>
            <w:webHidden/>
          </w:rPr>
          <w:t>42</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39" w:history="1">
        <w:r w:rsidR="00AE3EAF" w:rsidRPr="003B7A95">
          <w:rPr>
            <w:rStyle w:val="Hipercze"/>
            <w:noProof/>
          </w:rPr>
          <w:t>4.1.4.</w:t>
        </w:r>
        <w:r w:rsidR="00AE3EAF">
          <w:rPr>
            <w:rFonts w:asciiTheme="minorHAnsi" w:eastAsiaTheme="minorEastAsia" w:hAnsiTheme="minorHAnsi" w:cstheme="minorBidi"/>
            <w:noProof/>
            <w:color w:val="auto"/>
            <w:sz w:val="22"/>
            <w:szCs w:val="22"/>
          </w:rPr>
          <w:tab/>
        </w:r>
        <w:r w:rsidR="00AE3EAF" w:rsidRPr="003B7A95">
          <w:rPr>
            <w:rStyle w:val="Hipercze"/>
            <w:noProof/>
          </w:rPr>
          <w:t>Katalogi i pliki w projekcie</w:t>
        </w:r>
        <w:r w:rsidR="00AE3EAF">
          <w:rPr>
            <w:noProof/>
            <w:webHidden/>
          </w:rPr>
          <w:tab/>
        </w:r>
        <w:r>
          <w:rPr>
            <w:noProof/>
            <w:webHidden/>
          </w:rPr>
          <w:fldChar w:fldCharType="begin"/>
        </w:r>
        <w:r w:rsidR="00AE3EAF">
          <w:rPr>
            <w:noProof/>
            <w:webHidden/>
          </w:rPr>
          <w:instrText xml:space="preserve"> PAGEREF _Toc262305039 \h </w:instrText>
        </w:r>
        <w:r>
          <w:rPr>
            <w:noProof/>
            <w:webHidden/>
          </w:rPr>
        </w:r>
        <w:r>
          <w:rPr>
            <w:noProof/>
            <w:webHidden/>
          </w:rPr>
          <w:fldChar w:fldCharType="separate"/>
        </w:r>
        <w:r w:rsidR="00ED5C84">
          <w:rPr>
            <w:noProof/>
            <w:webHidden/>
          </w:rPr>
          <w:t>43</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40" w:history="1">
        <w:r w:rsidR="00AE3EAF" w:rsidRPr="003B7A95">
          <w:rPr>
            <w:rStyle w:val="Hipercze"/>
            <w:noProof/>
          </w:rPr>
          <w:t>4.1.5.</w:t>
        </w:r>
        <w:r w:rsidR="00AE3EAF">
          <w:rPr>
            <w:rFonts w:asciiTheme="minorHAnsi" w:eastAsiaTheme="minorEastAsia" w:hAnsiTheme="minorHAnsi" w:cstheme="minorBidi"/>
            <w:noProof/>
            <w:color w:val="auto"/>
            <w:sz w:val="22"/>
            <w:szCs w:val="22"/>
          </w:rPr>
          <w:tab/>
        </w:r>
        <w:r w:rsidR="00AE3EAF" w:rsidRPr="003B7A95">
          <w:rPr>
            <w:rStyle w:val="Hipercze"/>
            <w:noProof/>
          </w:rPr>
          <w:t>Logowanie</w:t>
        </w:r>
        <w:r w:rsidR="00AE3EAF">
          <w:rPr>
            <w:noProof/>
            <w:webHidden/>
          </w:rPr>
          <w:tab/>
        </w:r>
        <w:r>
          <w:rPr>
            <w:noProof/>
            <w:webHidden/>
          </w:rPr>
          <w:fldChar w:fldCharType="begin"/>
        </w:r>
        <w:r w:rsidR="00AE3EAF">
          <w:rPr>
            <w:noProof/>
            <w:webHidden/>
          </w:rPr>
          <w:instrText xml:space="preserve"> PAGEREF _Toc262305040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41" w:history="1">
        <w:r w:rsidR="00AE3EAF" w:rsidRPr="003B7A95">
          <w:rPr>
            <w:rStyle w:val="Hipercze"/>
            <w:noProof/>
          </w:rPr>
          <w:t>4.2.</w:t>
        </w:r>
        <w:r w:rsidR="00AE3EAF">
          <w:rPr>
            <w:rFonts w:asciiTheme="minorHAnsi" w:eastAsiaTheme="minorEastAsia" w:hAnsiTheme="minorHAnsi" w:cstheme="minorBidi"/>
            <w:noProof/>
            <w:color w:val="auto"/>
            <w:sz w:val="22"/>
            <w:szCs w:val="22"/>
          </w:rPr>
          <w:tab/>
        </w:r>
        <w:r w:rsidR="00AE3EAF" w:rsidRPr="003B7A95">
          <w:rPr>
            <w:rStyle w:val="Hipercze"/>
            <w:noProof/>
          </w:rPr>
          <w:t>Część CPU</w:t>
        </w:r>
        <w:r w:rsidR="00AE3EAF">
          <w:rPr>
            <w:noProof/>
            <w:webHidden/>
          </w:rPr>
          <w:tab/>
        </w:r>
        <w:r>
          <w:rPr>
            <w:noProof/>
            <w:webHidden/>
          </w:rPr>
          <w:fldChar w:fldCharType="begin"/>
        </w:r>
        <w:r w:rsidR="00AE3EAF">
          <w:rPr>
            <w:noProof/>
            <w:webHidden/>
          </w:rPr>
          <w:instrText xml:space="preserve"> PAGEREF _Toc262305041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42" w:history="1">
        <w:r w:rsidR="00AE3EAF" w:rsidRPr="003B7A95">
          <w:rPr>
            <w:rStyle w:val="Hipercze"/>
            <w:noProof/>
          </w:rPr>
          <w:t>4.2.1.</w:t>
        </w:r>
        <w:r w:rsidR="00AE3EAF">
          <w:rPr>
            <w:rFonts w:asciiTheme="minorHAnsi" w:eastAsiaTheme="minorEastAsia" w:hAnsiTheme="minorHAnsi" w:cstheme="minorBidi"/>
            <w:noProof/>
            <w:color w:val="auto"/>
            <w:sz w:val="22"/>
            <w:szCs w:val="22"/>
          </w:rPr>
          <w:tab/>
        </w:r>
        <w:r w:rsidR="00AE3EAF" w:rsidRPr="003B7A95">
          <w:rPr>
            <w:rStyle w:val="Hipercze"/>
            <w:noProof/>
          </w:rPr>
          <w:t>Kolejność działań przy operacjach na MLP</w:t>
        </w:r>
        <w:r w:rsidR="00AE3EAF">
          <w:rPr>
            <w:noProof/>
            <w:webHidden/>
          </w:rPr>
          <w:tab/>
        </w:r>
        <w:r>
          <w:rPr>
            <w:noProof/>
            <w:webHidden/>
          </w:rPr>
          <w:fldChar w:fldCharType="begin"/>
        </w:r>
        <w:r w:rsidR="00AE3EAF">
          <w:rPr>
            <w:noProof/>
            <w:webHidden/>
          </w:rPr>
          <w:instrText xml:space="preserve"> PAGEREF _Toc262305042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3" w:history="1">
        <w:r w:rsidR="00AE3EAF" w:rsidRPr="003B7A95">
          <w:rPr>
            <w:rStyle w:val="Hipercze"/>
            <w:noProof/>
          </w:rPr>
          <w:t>4.2.1.1.</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_Toc262305043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4" w:history="1">
        <w:r w:rsidR="00AE3EAF" w:rsidRPr="003B7A95">
          <w:rPr>
            <w:rStyle w:val="Hipercze"/>
            <w:noProof/>
          </w:rPr>
          <w:t>4.2.1.2.</w:t>
        </w:r>
        <w:r w:rsidR="00AE3EAF">
          <w:rPr>
            <w:rFonts w:asciiTheme="minorHAnsi" w:eastAsiaTheme="minorEastAsia" w:hAnsiTheme="minorHAnsi" w:cstheme="minorBidi"/>
            <w:noProof/>
            <w:color w:val="auto"/>
            <w:sz w:val="22"/>
            <w:szCs w:val="22"/>
          </w:rPr>
          <w:tab/>
        </w:r>
        <w:r w:rsidR="00AE3EAF" w:rsidRPr="003B7A95">
          <w:rPr>
            <w:rStyle w:val="Hipercze"/>
            <w:noProof/>
          </w:rPr>
          <w:t>Sekwencja trenowania sieci</w:t>
        </w:r>
        <w:r w:rsidR="00AE3EAF">
          <w:rPr>
            <w:noProof/>
            <w:webHidden/>
          </w:rPr>
          <w:tab/>
        </w:r>
        <w:r>
          <w:rPr>
            <w:noProof/>
            <w:webHidden/>
          </w:rPr>
          <w:fldChar w:fldCharType="begin"/>
        </w:r>
        <w:r w:rsidR="00AE3EAF">
          <w:rPr>
            <w:noProof/>
            <w:webHidden/>
          </w:rPr>
          <w:instrText xml:space="preserve"> PAGEREF _Toc262305044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45" w:history="1">
        <w:r w:rsidR="00AE3EAF" w:rsidRPr="003B7A95">
          <w:rPr>
            <w:rStyle w:val="Hipercze"/>
            <w:noProof/>
          </w:rPr>
          <w:t>4.3.</w:t>
        </w:r>
        <w:r w:rsidR="00AE3EAF">
          <w:rPr>
            <w:rFonts w:asciiTheme="minorHAnsi" w:eastAsiaTheme="minorEastAsia" w:hAnsiTheme="minorHAnsi" w:cstheme="minorBidi"/>
            <w:noProof/>
            <w:color w:val="auto"/>
            <w:sz w:val="22"/>
            <w:szCs w:val="22"/>
          </w:rPr>
          <w:tab/>
        </w:r>
        <w:r w:rsidR="00AE3EAF" w:rsidRPr="003B7A95">
          <w:rPr>
            <w:rStyle w:val="Hipercze"/>
            <w:noProof/>
          </w:rPr>
          <w:t>Część GPU</w:t>
        </w:r>
        <w:r w:rsidR="00AE3EAF">
          <w:rPr>
            <w:noProof/>
            <w:webHidden/>
          </w:rPr>
          <w:tab/>
        </w:r>
        <w:r>
          <w:rPr>
            <w:noProof/>
            <w:webHidden/>
          </w:rPr>
          <w:fldChar w:fldCharType="begin"/>
        </w:r>
        <w:r w:rsidR="00AE3EAF">
          <w:rPr>
            <w:noProof/>
            <w:webHidden/>
          </w:rPr>
          <w:instrText xml:space="preserve"> PAGEREF _Toc262305045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46" w:history="1">
        <w:r w:rsidR="00AE3EAF" w:rsidRPr="003B7A95">
          <w:rPr>
            <w:rStyle w:val="Hipercze"/>
            <w:noProof/>
          </w:rPr>
          <w:t>4.3.1.</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MLP na GPU</w:t>
        </w:r>
        <w:r w:rsidR="00AE3EAF">
          <w:rPr>
            <w:noProof/>
            <w:webHidden/>
          </w:rPr>
          <w:tab/>
        </w:r>
        <w:r>
          <w:rPr>
            <w:noProof/>
            <w:webHidden/>
          </w:rPr>
          <w:fldChar w:fldCharType="begin"/>
        </w:r>
        <w:r w:rsidR="00AE3EAF">
          <w:rPr>
            <w:noProof/>
            <w:webHidden/>
          </w:rPr>
          <w:instrText xml:space="preserve"> PAGEREF _Toc262305046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7" w:history="1">
        <w:r w:rsidR="00AE3EAF" w:rsidRPr="003B7A95">
          <w:rPr>
            <w:rStyle w:val="Hipercze"/>
            <w:noProof/>
          </w:rPr>
          <w:t>4.3.1.1.</w:t>
        </w:r>
        <w:r w:rsidR="00AE3EAF">
          <w:rPr>
            <w:rFonts w:asciiTheme="minorHAnsi" w:eastAsiaTheme="minorEastAsia" w:hAnsiTheme="minorHAnsi" w:cstheme="minorBidi"/>
            <w:noProof/>
            <w:color w:val="auto"/>
            <w:sz w:val="22"/>
            <w:szCs w:val="22"/>
          </w:rPr>
          <w:tab/>
        </w:r>
        <w:r w:rsidR="00AE3EAF" w:rsidRPr="003B7A95">
          <w:rPr>
            <w:rStyle w:val="Hipercze"/>
            <w:noProof/>
          </w:rPr>
          <w:t>Ogólny algorytm</w:t>
        </w:r>
        <w:r w:rsidR="00AE3EAF">
          <w:rPr>
            <w:noProof/>
            <w:webHidden/>
          </w:rPr>
          <w:tab/>
        </w:r>
        <w:r>
          <w:rPr>
            <w:noProof/>
            <w:webHidden/>
          </w:rPr>
          <w:fldChar w:fldCharType="begin"/>
        </w:r>
        <w:r w:rsidR="00AE3EAF">
          <w:rPr>
            <w:noProof/>
            <w:webHidden/>
          </w:rPr>
          <w:instrText xml:space="preserve"> PAGEREF _Toc262305047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8" w:history="1">
        <w:r w:rsidR="00AE3EAF" w:rsidRPr="003B7A95">
          <w:rPr>
            <w:rStyle w:val="Hipercze"/>
            <w:noProof/>
          </w:rPr>
          <w:t>4.3.1.2.</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_Toc262305048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9" w:history="1">
        <w:r w:rsidR="00AE3EAF" w:rsidRPr="003B7A95">
          <w:rPr>
            <w:rStyle w:val="Hipercze"/>
            <w:noProof/>
          </w:rPr>
          <w:t>4.3.1.3.</w:t>
        </w:r>
        <w:r w:rsidR="00AE3EAF">
          <w:rPr>
            <w:rFonts w:asciiTheme="minorHAnsi" w:eastAsiaTheme="minorEastAsia" w:hAnsiTheme="minorHAnsi" w:cstheme="minorBidi"/>
            <w:noProof/>
            <w:color w:val="auto"/>
            <w:sz w:val="22"/>
            <w:szCs w:val="22"/>
          </w:rPr>
          <w:tab/>
        </w:r>
        <w:r w:rsidR="00AE3EAF" w:rsidRPr="003B7A95">
          <w:rPr>
            <w:rStyle w:val="Hipercze"/>
            <w:noProof/>
          </w:rPr>
          <w:t>Sekwencji trenowania sieci</w:t>
        </w:r>
        <w:r w:rsidR="00AE3EAF">
          <w:rPr>
            <w:noProof/>
            <w:webHidden/>
          </w:rPr>
          <w:tab/>
        </w:r>
        <w:r>
          <w:rPr>
            <w:noProof/>
            <w:webHidden/>
          </w:rPr>
          <w:fldChar w:fldCharType="begin"/>
        </w:r>
        <w:r w:rsidR="00AE3EAF">
          <w:rPr>
            <w:noProof/>
            <w:webHidden/>
          </w:rPr>
          <w:instrText xml:space="preserve"> PAGEREF _Toc262305049 \h </w:instrText>
        </w:r>
        <w:r>
          <w:rPr>
            <w:noProof/>
            <w:webHidden/>
          </w:rPr>
        </w:r>
        <w:r>
          <w:rPr>
            <w:noProof/>
            <w:webHidden/>
          </w:rPr>
          <w:fldChar w:fldCharType="separate"/>
        </w:r>
        <w:r w:rsidR="00ED5C84">
          <w:rPr>
            <w:noProof/>
            <w:webHidden/>
          </w:rPr>
          <w:t>49</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0" w:history="1">
        <w:r w:rsidR="00AE3EAF" w:rsidRPr="003B7A95">
          <w:rPr>
            <w:rStyle w:val="Hipercze"/>
            <w:noProof/>
          </w:rPr>
          <w:t>4.3.1.4.</w:t>
        </w:r>
        <w:r w:rsidR="00AE3EAF">
          <w:rPr>
            <w:rFonts w:asciiTheme="minorHAnsi" w:eastAsiaTheme="minorEastAsia" w:hAnsiTheme="minorHAnsi" w:cstheme="minorBidi"/>
            <w:noProof/>
            <w:color w:val="auto"/>
            <w:sz w:val="22"/>
            <w:szCs w:val="22"/>
          </w:rPr>
          <w:tab/>
        </w:r>
        <w:r w:rsidR="00AE3EAF" w:rsidRPr="003B7A95">
          <w:rPr>
            <w:rStyle w:val="Hipercze"/>
            <w:noProof/>
          </w:rPr>
          <w:t>Struktury danych w pamięci GPU</w:t>
        </w:r>
        <w:r w:rsidR="00AE3EAF">
          <w:rPr>
            <w:noProof/>
            <w:webHidden/>
          </w:rPr>
          <w:tab/>
        </w:r>
        <w:r>
          <w:rPr>
            <w:noProof/>
            <w:webHidden/>
          </w:rPr>
          <w:fldChar w:fldCharType="begin"/>
        </w:r>
        <w:r w:rsidR="00AE3EAF">
          <w:rPr>
            <w:noProof/>
            <w:webHidden/>
          </w:rPr>
          <w:instrText xml:space="preserve"> PAGEREF _Toc262305050 \h </w:instrText>
        </w:r>
        <w:r>
          <w:rPr>
            <w:noProof/>
            <w:webHidden/>
          </w:rPr>
        </w:r>
        <w:r>
          <w:rPr>
            <w:noProof/>
            <w:webHidden/>
          </w:rPr>
          <w:fldChar w:fldCharType="separate"/>
        </w:r>
        <w:r w:rsidR="00ED5C84">
          <w:rPr>
            <w:noProof/>
            <w:webHidden/>
          </w:rPr>
          <w:t>51</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1" w:history="1">
        <w:r w:rsidR="00AE3EAF" w:rsidRPr="003B7A95">
          <w:rPr>
            <w:rStyle w:val="Hipercze"/>
            <w:noProof/>
          </w:rPr>
          <w:t>4.3.1.5.</w:t>
        </w:r>
        <w:r w:rsidR="00AE3EAF">
          <w:rPr>
            <w:rFonts w:asciiTheme="minorHAnsi" w:eastAsiaTheme="minorEastAsia" w:hAnsiTheme="minorHAnsi" w:cstheme="minorBidi"/>
            <w:noProof/>
            <w:color w:val="auto"/>
            <w:sz w:val="22"/>
            <w:szCs w:val="22"/>
          </w:rPr>
          <w:tab/>
        </w:r>
        <w:r w:rsidR="00AE3EAF" w:rsidRPr="003B7A95">
          <w:rPr>
            <w:rStyle w:val="Hipercze"/>
            <w:noProof/>
          </w:rPr>
          <w:t>Opis działania kerneli</w:t>
        </w:r>
        <w:r w:rsidR="00AE3EAF">
          <w:rPr>
            <w:noProof/>
            <w:webHidden/>
          </w:rPr>
          <w:tab/>
        </w:r>
        <w:r>
          <w:rPr>
            <w:noProof/>
            <w:webHidden/>
          </w:rPr>
          <w:fldChar w:fldCharType="begin"/>
        </w:r>
        <w:r w:rsidR="00AE3EAF">
          <w:rPr>
            <w:noProof/>
            <w:webHidden/>
          </w:rPr>
          <w:instrText xml:space="preserve"> PAGEREF _Toc262305051 \h </w:instrText>
        </w:r>
        <w:r>
          <w:rPr>
            <w:noProof/>
            <w:webHidden/>
          </w:rPr>
        </w:r>
        <w:r>
          <w:rPr>
            <w:noProof/>
            <w:webHidden/>
          </w:rPr>
          <w:fldChar w:fldCharType="separate"/>
        </w:r>
        <w:r w:rsidR="00ED5C84">
          <w:rPr>
            <w:noProof/>
            <w:webHidden/>
          </w:rPr>
          <w:t>52</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2" w:history="1">
        <w:r w:rsidR="00AE3EAF" w:rsidRPr="003B7A95">
          <w:rPr>
            <w:rStyle w:val="Hipercze"/>
            <w:noProof/>
          </w:rPr>
          <w:t>4.3.1.6.</w:t>
        </w:r>
        <w:r w:rsidR="00AE3EAF">
          <w:rPr>
            <w:rFonts w:asciiTheme="minorHAnsi" w:eastAsiaTheme="minorEastAsia" w:hAnsiTheme="minorHAnsi" w:cstheme="minorBidi"/>
            <w:noProof/>
            <w:color w:val="auto"/>
            <w:sz w:val="22"/>
            <w:szCs w:val="22"/>
          </w:rPr>
          <w:tab/>
        </w:r>
        <w:r w:rsidR="00AE3EAF" w:rsidRPr="003B7A95">
          <w:rPr>
            <w:rStyle w:val="Hipercze"/>
            <w:noProof/>
          </w:rPr>
          <w:t>Analiza zależności danych</w:t>
        </w:r>
        <w:r w:rsidR="00AE3EAF">
          <w:rPr>
            <w:noProof/>
            <w:webHidden/>
          </w:rPr>
          <w:tab/>
        </w:r>
        <w:r>
          <w:rPr>
            <w:noProof/>
            <w:webHidden/>
          </w:rPr>
          <w:fldChar w:fldCharType="begin"/>
        </w:r>
        <w:r w:rsidR="00AE3EAF">
          <w:rPr>
            <w:noProof/>
            <w:webHidden/>
          </w:rPr>
          <w:instrText xml:space="preserve"> PAGEREF _Toc262305052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53" w:history="1">
        <w:r w:rsidR="00AE3EAF" w:rsidRPr="003B7A95">
          <w:rPr>
            <w:rStyle w:val="Hipercze"/>
            <w:noProof/>
          </w:rPr>
          <w:t>4.3.2.</w:t>
        </w:r>
        <w:r w:rsidR="00AE3EAF">
          <w:rPr>
            <w:rFonts w:asciiTheme="minorHAnsi" w:eastAsiaTheme="minorEastAsia" w:hAnsiTheme="minorHAnsi" w:cstheme="minorBidi"/>
            <w:noProof/>
            <w:color w:val="auto"/>
            <w:sz w:val="22"/>
            <w:szCs w:val="22"/>
          </w:rPr>
          <w:tab/>
        </w:r>
        <w:r w:rsidR="00AE3EAF" w:rsidRPr="003B7A95">
          <w:rPr>
            <w:rStyle w:val="Hipercze"/>
            <w:noProof/>
          </w:rPr>
          <w:t>Ograniczenia wykonanego algorytmu</w:t>
        </w:r>
        <w:r w:rsidR="00AE3EAF">
          <w:rPr>
            <w:noProof/>
            <w:webHidden/>
          </w:rPr>
          <w:tab/>
        </w:r>
        <w:r>
          <w:rPr>
            <w:noProof/>
            <w:webHidden/>
          </w:rPr>
          <w:fldChar w:fldCharType="begin"/>
        </w:r>
        <w:r w:rsidR="00AE3EAF">
          <w:rPr>
            <w:noProof/>
            <w:webHidden/>
          </w:rPr>
          <w:instrText xml:space="preserve"> PAGEREF _Toc262305053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54" w:history="1">
        <w:r w:rsidR="00AE3EAF" w:rsidRPr="003B7A95">
          <w:rPr>
            <w:rStyle w:val="Hipercze"/>
            <w:noProof/>
          </w:rPr>
          <w:t>4.3.3.</w:t>
        </w:r>
        <w:r w:rsidR="00AE3EAF">
          <w:rPr>
            <w:rFonts w:asciiTheme="minorHAnsi" w:eastAsiaTheme="minorEastAsia" w:hAnsiTheme="minorHAnsi" w:cstheme="minorBidi"/>
            <w:noProof/>
            <w:color w:val="auto"/>
            <w:sz w:val="22"/>
            <w:szCs w:val="22"/>
          </w:rPr>
          <w:tab/>
        </w:r>
        <w:r w:rsidR="00AE3EAF" w:rsidRPr="003B7A95">
          <w:rPr>
            <w:rStyle w:val="Hipercze"/>
            <w:noProof/>
          </w:rPr>
          <w:t>Użyte optymalizacje kerneli</w:t>
        </w:r>
        <w:r w:rsidR="00AE3EAF">
          <w:rPr>
            <w:noProof/>
            <w:webHidden/>
          </w:rPr>
          <w:tab/>
        </w:r>
        <w:r>
          <w:rPr>
            <w:noProof/>
            <w:webHidden/>
          </w:rPr>
          <w:fldChar w:fldCharType="begin"/>
        </w:r>
        <w:r w:rsidR="00AE3EAF">
          <w:rPr>
            <w:noProof/>
            <w:webHidden/>
          </w:rPr>
          <w:instrText xml:space="preserve"> PAGEREF _Toc262305054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5" w:history="1">
        <w:r w:rsidR="00AE3EAF" w:rsidRPr="003B7A95">
          <w:rPr>
            <w:rStyle w:val="Hipercze"/>
            <w:noProof/>
          </w:rPr>
          <w:t>4.3.3.1.</w:t>
        </w:r>
        <w:r w:rsidR="00AE3EAF">
          <w:rPr>
            <w:rFonts w:asciiTheme="minorHAnsi" w:eastAsiaTheme="minorEastAsia" w:hAnsiTheme="minorHAnsi" w:cstheme="minorBidi"/>
            <w:noProof/>
            <w:color w:val="auto"/>
            <w:sz w:val="22"/>
            <w:szCs w:val="22"/>
          </w:rPr>
          <w:tab/>
        </w:r>
        <w:r w:rsidR="00AE3EAF" w:rsidRPr="003B7A95">
          <w:rPr>
            <w:rStyle w:val="Hipercze"/>
            <w:noProof/>
          </w:rPr>
          <w:t>Dostępy do danych globalnych o wysokiej przepustowości</w:t>
        </w:r>
        <w:r w:rsidR="00AE3EAF">
          <w:rPr>
            <w:noProof/>
            <w:webHidden/>
          </w:rPr>
          <w:tab/>
        </w:r>
        <w:r>
          <w:rPr>
            <w:noProof/>
            <w:webHidden/>
          </w:rPr>
          <w:fldChar w:fldCharType="begin"/>
        </w:r>
        <w:r w:rsidR="00AE3EAF">
          <w:rPr>
            <w:noProof/>
            <w:webHidden/>
          </w:rPr>
          <w:instrText xml:space="preserve"> PAGEREF _Toc262305055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6" w:history="1">
        <w:r w:rsidR="00AE3EAF" w:rsidRPr="003B7A95">
          <w:rPr>
            <w:rStyle w:val="Hipercze"/>
            <w:noProof/>
          </w:rPr>
          <w:t>4.3.3.2.</w:t>
        </w:r>
        <w:r w:rsidR="00AE3EAF">
          <w:rPr>
            <w:rFonts w:asciiTheme="minorHAnsi" w:eastAsiaTheme="minorEastAsia" w:hAnsiTheme="minorHAnsi" w:cstheme="minorBidi"/>
            <w:noProof/>
            <w:color w:val="auto"/>
            <w:sz w:val="22"/>
            <w:szCs w:val="22"/>
          </w:rPr>
          <w:tab/>
        </w:r>
        <w:r w:rsidR="00AE3EAF" w:rsidRPr="003B7A95">
          <w:rPr>
            <w:rStyle w:val="Hipercze"/>
            <w:noProof/>
          </w:rPr>
          <w:t>Obsługa 2 testów na raz</w:t>
        </w:r>
        <w:r w:rsidR="00AE3EAF">
          <w:rPr>
            <w:noProof/>
            <w:webHidden/>
          </w:rPr>
          <w:tab/>
        </w:r>
        <w:r>
          <w:rPr>
            <w:noProof/>
            <w:webHidden/>
          </w:rPr>
          <w:fldChar w:fldCharType="begin"/>
        </w:r>
        <w:r w:rsidR="00AE3EAF">
          <w:rPr>
            <w:noProof/>
            <w:webHidden/>
          </w:rPr>
          <w:instrText xml:space="preserve"> PAGEREF _Toc262305056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7" w:history="1">
        <w:r w:rsidR="00AE3EAF" w:rsidRPr="003B7A95">
          <w:rPr>
            <w:rStyle w:val="Hipercze"/>
            <w:noProof/>
          </w:rPr>
          <w:t>4.3.3.3.</w:t>
        </w:r>
        <w:r w:rsidR="00AE3EAF">
          <w:rPr>
            <w:rFonts w:asciiTheme="minorHAnsi" w:eastAsiaTheme="minorEastAsia" w:hAnsiTheme="minorHAnsi" w:cstheme="minorBidi"/>
            <w:noProof/>
            <w:color w:val="auto"/>
            <w:sz w:val="22"/>
            <w:szCs w:val="22"/>
          </w:rPr>
          <w:tab/>
        </w:r>
        <w:r w:rsidR="00AE3EAF" w:rsidRPr="003B7A95">
          <w:rPr>
            <w:rStyle w:val="Hipercze"/>
            <w:noProof/>
          </w:rPr>
          <w:t>Zapisywanie danych do pamięci dzielonej</w:t>
        </w:r>
        <w:r w:rsidR="00AE3EAF">
          <w:rPr>
            <w:noProof/>
            <w:webHidden/>
          </w:rPr>
          <w:tab/>
        </w:r>
        <w:r>
          <w:rPr>
            <w:noProof/>
            <w:webHidden/>
          </w:rPr>
          <w:fldChar w:fldCharType="begin"/>
        </w:r>
        <w:r w:rsidR="00AE3EAF">
          <w:rPr>
            <w:noProof/>
            <w:webHidden/>
          </w:rPr>
          <w:instrText xml:space="preserve"> PAGEREF _Toc262305057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8" w:history="1">
        <w:r w:rsidR="00AE3EAF" w:rsidRPr="003B7A95">
          <w:rPr>
            <w:rStyle w:val="Hipercze"/>
            <w:noProof/>
          </w:rPr>
          <w:t>4.3.3.4.</w:t>
        </w:r>
        <w:r w:rsidR="00AE3EAF">
          <w:rPr>
            <w:rFonts w:asciiTheme="minorHAnsi" w:eastAsiaTheme="minorEastAsia" w:hAnsiTheme="minorHAnsi" w:cstheme="minorBidi"/>
            <w:noProof/>
            <w:color w:val="auto"/>
            <w:sz w:val="22"/>
            <w:szCs w:val="22"/>
          </w:rPr>
          <w:tab/>
        </w:r>
        <w:r w:rsidR="00AE3EAF" w:rsidRPr="003B7A95">
          <w:rPr>
            <w:rStyle w:val="Hipercze"/>
            <w:noProof/>
          </w:rPr>
          <w:t>Przewidywanie ilości uruchomionych bloków</w:t>
        </w:r>
        <w:r w:rsidR="00AE3EAF">
          <w:rPr>
            <w:noProof/>
            <w:webHidden/>
          </w:rPr>
          <w:tab/>
        </w:r>
        <w:r>
          <w:rPr>
            <w:noProof/>
            <w:webHidden/>
          </w:rPr>
          <w:fldChar w:fldCharType="begin"/>
        </w:r>
        <w:r w:rsidR="00AE3EAF">
          <w:rPr>
            <w:noProof/>
            <w:webHidden/>
          </w:rPr>
          <w:instrText xml:space="preserve"> PAGEREF _Toc262305058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700EB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9" w:history="1">
        <w:r w:rsidR="00AE3EAF" w:rsidRPr="003B7A95">
          <w:rPr>
            <w:rStyle w:val="Hipercze"/>
            <w:noProof/>
          </w:rPr>
          <w:t>4.3.3.5.</w:t>
        </w:r>
        <w:r w:rsidR="00AE3EAF">
          <w:rPr>
            <w:rFonts w:asciiTheme="minorHAnsi" w:eastAsiaTheme="minorEastAsia" w:hAnsiTheme="minorHAnsi" w:cstheme="minorBidi"/>
            <w:noProof/>
            <w:color w:val="auto"/>
            <w:sz w:val="22"/>
            <w:szCs w:val="22"/>
          </w:rPr>
          <w:tab/>
        </w:r>
        <w:r w:rsidR="00AE3EAF" w:rsidRPr="003B7A95">
          <w:rPr>
            <w:rStyle w:val="Hipercze"/>
            <w:noProof/>
          </w:rPr>
          <w:t>Użycie pamięci constant</w:t>
        </w:r>
        <w:r w:rsidR="00AE3EAF">
          <w:rPr>
            <w:noProof/>
            <w:webHidden/>
          </w:rPr>
          <w:tab/>
        </w:r>
        <w:r>
          <w:rPr>
            <w:noProof/>
            <w:webHidden/>
          </w:rPr>
          <w:fldChar w:fldCharType="begin"/>
        </w:r>
        <w:r w:rsidR="00AE3EAF">
          <w:rPr>
            <w:noProof/>
            <w:webHidden/>
          </w:rPr>
          <w:instrText xml:space="preserve"> PAGEREF _Toc262305059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60" w:history="1">
        <w:r w:rsidR="00AE3EAF" w:rsidRPr="003B7A95">
          <w:rPr>
            <w:rStyle w:val="Hipercze"/>
            <w:noProof/>
          </w:rPr>
          <w:t>4.4.</w:t>
        </w:r>
        <w:r w:rsidR="00AE3EAF">
          <w:rPr>
            <w:rFonts w:asciiTheme="minorHAnsi" w:eastAsiaTheme="minorEastAsia" w:hAnsiTheme="minorHAnsi" w:cstheme="minorBidi"/>
            <w:noProof/>
            <w:color w:val="auto"/>
            <w:sz w:val="22"/>
            <w:szCs w:val="22"/>
          </w:rPr>
          <w:tab/>
        </w:r>
        <w:r w:rsidR="00AE3EAF" w:rsidRPr="003B7A95">
          <w:rPr>
            <w:rStyle w:val="Hipercze"/>
            <w:noProof/>
          </w:rPr>
          <w:t>Testy implementacji sieci MLP</w:t>
        </w:r>
        <w:r w:rsidR="00AE3EAF">
          <w:rPr>
            <w:noProof/>
            <w:webHidden/>
          </w:rPr>
          <w:tab/>
        </w:r>
        <w:r>
          <w:rPr>
            <w:noProof/>
            <w:webHidden/>
          </w:rPr>
          <w:fldChar w:fldCharType="begin"/>
        </w:r>
        <w:r w:rsidR="00AE3EAF">
          <w:rPr>
            <w:noProof/>
            <w:webHidden/>
          </w:rPr>
          <w:instrText xml:space="preserve"> PAGEREF _Toc262305060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61" w:history="1">
        <w:r w:rsidR="00AE3EAF" w:rsidRPr="003B7A95">
          <w:rPr>
            <w:rStyle w:val="Hipercze"/>
            <w:noProof/>
          </w:rPr>
          <w:t>4.4.1.</w:t>
        </w:r>
        <w:r w:rsidR="00AE3EAF">
          <w:rPr>
            <w:rFonts w:asciiTheme="minorHAnsi" w:eastAsiaTheme="minorEastAsia" w:hAnsiTheme="minorHAnsi" w:cstheme="minorBidi"/>
            <w:noProof/>
            <w:color w:val="auto"/>
            <w:sz w:val="22"/>
            <w:szCs w:val="22"/>
          </w:rPr>
          <w:tab/>
        </w:r>
        <w:r w:rsidR="00AE3EAF" w:rsidRPr="003B7A95">
          <w:rPr>
            <w:rStyle w:val="Hipercze"/>
            <w:noProof/>
          </w:rPr>
          <w:t>Opis danych testowych</w:t>
        </w:r>
        <w:r w:rsidR="00AE3EAF">
          <w:rPr>
            <w:noProof/>
            <w:webHidden/>
          </w:rPr>
          <w:tab/>
        </w:r>
        <w:r>
          <w:rPr>
            <w:noProof/>
            <w:webHidden/>
          </w:rPr>
          <w:fldChar w:fldCharType="begin"/>
        </w:r>
        <w:r w:rsidR="00AE3EAF">
          <w:rPr>
            <w:noProof/>
            <w:webHidden/>
          </w:rPr>
          <w:instrText xml:space="preserve"> PAGEREF _Toc262305061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62" w:history="1">
        <w:r w:rsidR="00AE3EAF" w:rsidRPr="003B7A95">
          <w:rPr>
            <w:rStyle w:val="Hipercze"/>
            <w:noProof/>
          </w:rPr>
          <w:t>4.4.2.</w:t>
        </w:r>
        <w:r w:rsidR="00AE3EAF">
          <w:rPr>
            <w:rFonts w:asciiTheme="minorHAnsi" w:eastAsiaTheme="minorEastAsia" w:hAnsiTheme="minorHAnsi" w:cstheme="minorBidi"/>
            <w:noProof/>
            <w:color w:val="auto"/>
            <w:sz w:val="22"/>
            <w:szCs w:val="22"/>
          </w:rPr>
          <w:tab/>
        </w:r>
        <w:r w:rsidR="00AE3EAF" w:rsidRPr="003B7A95">
          <w:rPr>
            <w:rStyle w:val="Hipercze"/>
            <w:noProof/>
          </w:rPr>
          <w:t>Środowisko testowe</w:t>
        </w:r>
        <w:r w:rsidR="00AE3EAF">
          <w:rPr>
            <w:noProof/>
            <w:webHidden/>
          </w:rPr>
          <w:tab/>
        </w:r>
        <w:r>
          <w:rPr>
            <w:noProof/>
            <w:webHidden/>
          </w:rPr>
          <w:fldChar w:fldCharType="begin"/>
        </w:r>
        <w:r w:rsidR="00AE3EAF">
          <w:rPr>
            <w:noProof/>
            <w:webHidden/>
          </w:rPr>
          <w:instrText xml:space="preserve"> PAGEREF _Toc262305062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63" w:history="1">
        <w:r w:rsidR="00AE3EAF" w:rsidRPr="003B7A95">
          <w:rPr>
            <w:rStyle w:val="Hipercze"/>
            <w:noProof/>
          </w:rPr>
          <w:t>4.4.3.</w:t>
        </w:r>
        <w:r w:rsidR="00AE3EAF">
          <w:rPr>
            <w:rFonts w:asciiTheme="minorHAnsi" w:eastAsiaTheme="minorEastAsia" w:hAnsiTheme="minorHAnsi" w:cstheme="minorBidi"/>
            <w:noProof/>
            <w:color w:val="auto"/>
            <w:sz w:val="22"/>
            <w:szCs w:val="22"/>
          </w:rPr>
          <w:tab/>
        </w:r>
        <w:r w:rsidR="00AE3EAF" w:rsidRPr="003B7A95">
          <w:rPr>
            <w:rStyle w:val="Hipercze"/>
            <w:noProof/>
          </w:rPr>
          <w:t>Wpływ parametrów sieci na jakość uczenia</w:t>
        </w:r>
        <w:r w:rsidR="00AE3EAF">
          <w:rPr>
            <w:noProof/>
            <w:webHidden/>
          </w:rPr>
          <w:tab/>
        </w:r>
        <w:r>
          <w:rPr>
            <w:noProof/>
            <w:webHidden/>
          </w:rPr>
          <w:fldChar w:fldCharType="begin"/>
        </w:r>
        <w:r w:rsidR="00AE3EAF">
          <w:rPr>
            <w:noProof/>
            <w:webHidden/>
          </w:rPr>
          <w:instrText xml:space="preserve"> PAGEREF _Toc262305063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64" w:history="1">
        <w:r w:rsidR="00AE3EAF" w:rsidRPr="003B7A95">
          <w:rPr>
            <w:rStyle w:val="Hipercze"/>
            <w:noProof/>
          </w:rPr>
          <w:t>4.4.4.</w:t>
        </w:r>
        <w:r w:rsidR="00AE3EAF">
          <w:rPr>
            <w:rFonts w:asciiTheme="minorHAnsi" w:eastAsiaTheme="minorEastAsia" w:hAnsiTheme="minorHAnsi" w:cstheme="minorBidi"/>
            <w:noProof/>
            <w:color w:val="auto"/>
            <w:sz w:val="22"/>
            <w:szCs w:val="22"/>
          </w:rPr>
          <w:tab/>
        </w:r>
        <w:r w:rsidR="00AE3EAF" w:rsidRPr="003B7A95">
          <w:rPr>
            <w:rStyle w:val="Hipercze"/>
            <w:noProof/>
          </w:rPr>
          <w:t>Wpływ optymalizacji na wydajność kerneli</w:t>
        </w:r>
        <w:r w:rsidR="00AE3EAF">
          <w:rPr>
            <w:noProof/>
            <w:webHidden/>
          </w:rPr>
          <w:tab/>
        </w:r>
        <w:r>
          <w:rPr>
            <w:noProof/>
            <w:webHidden/>
          </w:rPr>
          <w:fldChar w:fldCharType="begin"/>
        </w:r>
        <w:r w:rsidR="00AE3EAF">
          <w:rPr>
            <w:noProof/>
            <w:webHidden/>
          </w:rPr>
          <w:instrText xml:space="preserve"> PAGEREF _Toc262305064 \h </w:instrText>
        </w:r>
        <w:r>
          <w:rPr>
            <w:noProof/>
            <w:webHidden/>
          </w:rPr>
        </w:r>
        <w:r>
          <w:rPr>
            <w:noProof/>
            <w:webHidden/>
          </w:rPr>
          <w:fldChar w:fldCharType="separate"/>
        </w:r>
        <w:r w:rsidR="00ED5C84">
          <w:rPr>
            <w:noProof/>
            <w:webHidden/>
          </w:rPr>
          <w:t>60</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65" w:history="1">
        <w:r w:rsidR="00AE3EAF" w:rsidRPr="003B7A95">
          <w:rPr>
            <w:rStyle w:val="Hipercze"/>
            <w:noProof/>
          </w:rPr>
          <w:t>4.4.5.</w:t>
        </w:r>
        <w:r w:rsidR="00AE3EAF">
          <w:rPr>
            <w:rFonts w:asciiTheme="minorHAnsi" w:eastAsiaTheme="minorEastAsia" w:hAnsiTheme="minorHAnsi" w:cstheme="minorBidi"/>
            <w:noProof/>
            <w:color w:val="auto"/>
            <w:sz w:val="22"/>
            <w:szCs w:val="22"/>
          </w:rPr>
          <w:tab/>
        </w:r>
        <w:r w:rsidR="00AE3EAF" w:rsidRPr="003B7A95">
          <w:rPr>
            <w:rStyle w:val="Hipercze"/>
            <w:noProof/>
          </w:rPr>
          <w:t>Porównanie wydajności uczenia wersji CPU i GPU</w:t>
        </w:r>
        <w:r w:rsidR="00AE3EAF">
          <w:rPr>
            <w:noProof/>
            <w:webHidden/>
          </w:rPr>
          <w:tab/>
        </w:r>
        <w:r>
          <w:rPr>
            <w:noProof/>
            <w:webHidden/>
          </w:rPr>
          <w:fldChar w:fldCharType="begin"/>
        </w:r>
        <w:r w:rsidR="00AE3EAF">
          <w:rPr>
            <w:noProof/>
            <w:webHidden/>
          </w:rPr>
          <w:instrText xml:space="preserve"> PAGEREF _Toc262305065 \h </w:instrText>
        </w:r>
        <w:r>
          <w:rPr>
            <w:noProof/>
            <w:webHidden/>
          </w:rPr>
        </w:r>
        <w:r>
          <w:rPr>
            <w:noProof/>
            <w:webHidden/>
          </w:rPr>
          <w:fldChar w:fldCharType="separate"/>
        </w:r>
        <w:r w:rsidR="00ED5C84">
          <w:rPr>
            <w:noProof/>
            <w:webHidden/>
          </w:rPr>
          <w:t>61</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66" w:history="1">
        <w:r w:rsidR="00AE3EAF" w:rsidRPr="003B7A95">
          <w:rPr>
            <w:rStyle w:val="Hipercze"/>
            <w:noProof/>
          </w:rPr>
          <w:t>4.4.6.</w:t>
        </w:r>
        <w:r w:rsidR="00AE3EAF">
          <w:rPr>
            <w:rFonts w:asciiTheme="minorHAnsi" w:eastAsiaTheme="minorEastAsia" w:hAnsiTheme="minorHAnsi" w:cstheme="minorBidi"/>
            <w:noProof/>
            <w:color w:val="auto"/>
            <w:sz w:val="22"/>
            <w:szCs w:val="22"/>
          </w:rPr>
          <w:tab/>
        </w:r>
        <w:r w:rsidR="00AE3EAF" w:rsidRPr="003B7A95">
          <w:rPr>
            <w:rStyle w:val="Hipercze"/>
            <w:noProof/>
          </w:rPr>
          <w:t>Informacje końcowe</w:t>
        </w:r>
        <w:r w:rsidR="00AE3EAF">
          <w:rPr>
            <w:noProof/>
            <w:webHidden/>
          </w:rPr>
          <w:tab/>
        </w:r>
        <w:r>
          <w:rPr>
            <w:noProof/>
            <w:webHidden/>
          </w:rPr>
          <w:fldChar w:fldCharType="begin"/>
        </w:r>
        <w:r w:rsidR="00AE3EAF">
          <w:rPr>
            <w:noProof/>
            <w:webHidden/>
          </w:rPr>
          <w:instrText xml:space="preserve"> PAGEREF _Toc262305066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67" w:history="1">
        <w:r w:rsidR="00AE3EAF" w:rsidRPr="003B7A95">
          <w:rPr>
            <w:rStyle w:val="Hipercze"/>
            <w:noProof/>
          </w:rPr>
          <w:t>4.5.</w:t>
        </w:r>
        <w:r w:rsidR="00AE3EAF">
          <w:rPr>
            <w:rFonts w:asciiTheme="minorHAnsi" w:eastAsiaTheme="minorEastAsia" w:hAnsiTheme="minorHAnsi" w:cstheme="minorBidi"/>
            <w:noProof/>
            <w:color w:val="auto"/>
            <w:sz w:val="22"/>
            <w:szCs w:val="22"/>
          </w:rPr>
          <w:tab/>
        </w:r>
        <w:r w:rsidR="00AE3EAF" w:rsidRPr="003B7A95">
          <w:rPr>
            <w:rStyle w:val="Hipercze"/>
            <w:noProof/>
          </w:rPr>
          <w:t>Zewnętrzne biblioteki</w:t>
        </w:r>
        <w:r w:rsidR="00AE3EAF">
          <w:rPr>
            <w:noProof/>
            <w:webHidden/>
          </w:rPr>
          <w:tab/>
        </w:r>
        <w:r>
          <w:rPr>
            <w:noProof/>
            <w:webHidden/>
          </w:rPr>
          <w:fldChar w:fldCharType="begin"/>
        </w:r>
        <w:r w:rsidR="00AE3EAF">
          <w:rPr>
            <w:noProof/>
            <w:webHidden/>
          </w:rPr>
          <w:instrText xml:space="preserve"> PAGEREF _Toc262305067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68" w:history="1">
        <w:r w:rsidR="00AE3EAF" w:rsidRPr="003B7A95">
          <w:rPr>
            <w:rStyle w:val="Hipercze"/>
            <w:rFonts w:eastAsiaTheme="minorHAnsi"/>
            <w:noProof/>
            <w:lang w:eastAsia="en-US"/>
          </w:rPr>
          <w:t>4.5.1.</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Mersenne Twister</w:t>
        </w:r>
        <w:r w:rsidR="00AE3EAF">
          <w:rPr>
            <w:noProof/>
            <w:webHidden/>
          </w:rPr>
          <w:tab/>
        </w:r>
        <w:r>
          <w:rPr>
            <w:noProof/>
            <w:webHidden/>
          </w:rPr>
          <w:fldChar w:fldCharType="begin"/>
        </w:r>
        <w:r w:rsidR="00AE3EAF">
          <w:rPr>
            <w:noProof/>
            <w:webHidden/>
          </w:rPr>
          <w:instrText xml:space="preserve"> PAGEREF _Toc262305068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69" w:history="1">
        <w:r w:rsidR="00AE3EAF" w:rsidRPr="003B7A95">
          <w:rPr>
            <w:rStyle w:val="Hipercze"/>
            <w:rFonts w:eastAsiaTheme="minorHAnsi"/>
            <w:noProof/>
            <w:lang w:eastAsia="en-US"/>
          </w:rPr>
          <w:t>4.5.2.</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TinyXML</w:t>
        </w:r>
        <w:r w:rsidR="00AE3EAF">
          <w:rPr>
            <w:noProof/>
            <w:webHidden/>
          </w:rPr>
          <w:tab/>
        </w:r>
        <w:r>
          <w:rPr>
            <w:noProof/>
            <w:webHidden/>
          </w:rPr>
          <w:fldChar w:fldCharType="begin"/>
        </w:r>
        <w:r w:rsidR="00AE3EAF">
          <w:rPr>
            <w:noProof/>
            <w:webHidden/>
          </w:rPr>
          <w:instrText xml:space="preserve"> PAGEREF _Toc262305069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70" w:history="1">
        <w:r w:rsidR="00AE3EAF" w:rsidRPr="003B7A95">
          <w:rPr>
            <w:rStyle w:val="Hipercze"/>
            <w:noProof/>
          </w:rPr>
          <w:t>4.6.</w:t>
        </w:r>
        <w:r w:rsidR="00AE3EAF">
          <w:rPr>
            <w:rFonts w:asciiTheme="minorHAnsi" w:eastAsiaTheme="minorEastAsia" w:hAnsiTheme="minorHAnsi" w:cstheme="minorBidi"/>
            <w:noProof/>
            <w:color w:val="auto"/>
            <w:sz w:val="22"/>
            <w:szCs w:val="22"/>
          </w:rPr>
          <w:tab/>
        </w:r>
        <w:r w:rsidR="00AE3EAF" w:rsidRPr="003B7A95">
          <w:rPr>
            <w:rStyle w:val="Hipercze"/>
            <w:noProof/>
          </w:rPr>
          <w:t>Narzędzia pomocnicze</w:t>
        </w:r>
        <w:r w:rsidR="00AE3EAF">
          <w:rPr>
            <w:noProof/>
            <w:webHidden/>
          </w:rPr>
          <w:tab/>
        </w:r>
        <w:r>
          <w:rPr>
            <w:noProof/>
            <w:webHidden/>
          </w:rPr>
          <w:fldChar w:fldCharType="begin"/>
        </w:r>
        <w:r w:rsidR="00AE3EAF">
          <w:rPr>
            <w:noProof/>
            <w:webHidden/>
          </w:rPr>
          <w:instrText xml:space="preserve"> PAGEREF _Toc262305070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71" w:history="1">
        <w:r w:rsidR="00AE3EAF" w:rsidRPr="003B7A95">
          <w:rPr>
            <w:rStyle w:val="Hipercze"/>
            <w:noProof/>
          </w:rPr>
          <w:t>4.7.</w:t>
        </w:r>
        <w:r w:rsidR="00AE3EAF">
          <w:rPr>
            <w:rFonts w:asciiTheme="minorHAnsi" w:eastAsiaTheme="minorEastAsia" w:hAnsiTheme="minorHAnsi" w:cstheme="minorBidi"/>
            <w:noProof/>
            <w:color w:val="auto"/>
            <w:sz w:val="22"/>
            <w:szCs w:val="22"/>
          </w:rPr>
          <w:tab/>
        </w:r>
        <w:r w:rsidR="00AE3EAF" w:rsidRPr="003B7A95">
          <w:rPr>
            <w:rStyle w:val="Hipercze"/>
            <w:noProof/>
          </w:rPr>
          <w:t>Możliwości rozwoju programu</w:t>
        </w:r>
        <w:r w:rsidR="00AE3EAF">
          <w:rPr>
            <w:noProof/>
            <w:webHidden/>
          </w:rPr>
          <w:tab/>
        </w:r>
        <w:r>
          <w:rPr>
            <w:noProof/>
            <w:webHidden/>
          </w:rPr>
          <w:fldChar w:fldCharType="begin"/>
        </w:r>
        <w:r w:rsidR="00AE3EAF">
          <w:rPr>
            <w:noProof/>
            <w:webHidden/>
          </w:rPr>
          <w:instrText xml:space="preserve"> PAGEREF _Toc262305071 \h </w:instrText>
        </w:r>
        <w:r>
          <w:rPr>
            <w:noProof/>
            <w:webHidden/>
          </w:rPr>
        </w:r>
        <w:r>
          <w:rPr>
            <w:noProof/>
            <w:webHidden/>
          </w:rPr>
          <w:fldChar w:fldCharType="separate"/>
        </w:r>
        <w:r w:rsidR="00ED5C84">
          <w:rPr>
            <w:noProof/>
            <w:webHidden/>
          </w:rPr>
          <w:t>65</w:t>
        </w:r>
        <w:r>
          <w:rPr>
            <w:noProof/>
            <w:webHidden/>
          </w:rPr>
          <w:fldChar w:fldCharType="end"/>
        </w:r>
      </w:hyperlink>
    </w:p>
    <w:p w:rsidR="00AE3EAF" w:rsidRDefault="00700EBD">
      <w:pPr>
        <w:pStyle w:val="Spistreci1"/>
        <w:rPr>
          <w:rFonts w:asciiTheme="minorHAnsi" w:eastAsiaTheme="minorEastAsia" w:hAnsiTheme="minorHAnsi" w:cstheme="minorBidi"/>
          <w:b w:val="0"/>
          <w:noProof/>
          <w:color w:val="auto"/>
          <w:sz w:val="22"/>
          <w:szCs w:val="22"/>
        </w:rPr>
      </w:pPr>
      <w:hyperlink w:anchor="_Toc262305072" w:history="1">
        <w:r w:rsidR="00AE3EAF" w:rsidRPr="003B7A95">
          <w:rPr>
            <w:rStyle w:val="Hipercze"/>
            <w:noProof/>
          </w:rPr>
          <w:t>5.</w:t>
        </w:r>
        <w:r w:rsidR="00AE3EAF">
          <w:rPr>
            <w:rFonts w:asciiTheme="minorHAnsi" w:eastAsiaTheme="minorEastAsia" w:hAnsiTheme="minorHAnsi" w:cstheme="minorBidi"/>
            <w:b w:val="0"/>
            <w:noProof/>
            <w:color w:val="auto"/>
            <w:sz w:val="22"/>
            <w:szCs w:val="22"/>
          </w:rPr>
          <w:tab/>
        </w:r>
        <w:r w:rsidR="00AE3EAF" w:rsidRPr="003B7A95">
          <w:rPr>
            <w:rStyle w:val="Hipercze"/>
            <w:noProof/>
          </w:rPr>
          <w:t>Wnioski</w:t>
        </w:r>
        <w:r w:rsidR="00AE3EAF">
          <w:rPr>
            <w:noProof/>
            <w:webHidden/>
          </w:rPr>
          <w:tab/>
        </w:r>
        <w:r>
          <w:rPr>
            <w:noProof/>
            <w:webHidden/>
          </w:rPr>
          <w:fldChar w:fldCharType="begin"/>
        </w:r>
        <w:r w:rsidR="00AE3EAF">
          <w:rPr>
            <w:noProof/>
            <w:webHidden/>
          </w:rPr>
          <w:instrText xml:space="preserve"> PAGEREF _Toc262305072 \h </w:instrText>
        </w:r>
        <w:r>
          <w:rPr>
            <w:noProof/>
            <w:webHidden/>
          </w:rPr>
        </w:r>
        <w:r>
          <w:rPr>
            <w:noProof/>
            <w:webHidden/>
          </w:rPr>
          <w:fldChar w:fldCharType="separate"/>
        </w:r>
        <w:r w:rsidR="00ED5C84">
          <w:rPr>
            <w:noProof/>
            <w:webHidden/>
          </w:rPr>
          <w:t>67</w:t>
        </w:r>
        <w:r>
          <w:rPr>
            <w:noProof/>
            <w:webHidden/>
          </w:rPr>
          <w:fldChar w:fldCharType="end"/>
        </w:r>
      </w:hyperlink>
    </w:p>
    <w:p w:rsidR="00AE3EAF" w:rsidRDefault="00700EBD">
      <w:pPr>
        <w:pStyle w:val="Spistreci1"/>
        <w:rPr>
          <w:rFonts w:asciiTheme="minorHAnsi" w:eastAsiaTheme="minorEastAsia" w:hAnsiTheme="minorHAnsi" w:cstheme="minorBidi"/>
          <w:b w:val="0"/>
          <w:noProof/>
          <w:color w:val="auto"/>
          <w:sz w:val="22"/>
          <w:szCs w:val="22"/>
        </w:rPr>
      </w:pPr>
      <w:hyperlink w:anchor="_Toc262305073" w:history="1">
        <w:r w:rsidR="00AE3EAF" w:rsidRPr="003B7A95">
          <w:rPr>
            <w:rStyle w:val="Hipercze"/>
            <w:noProof/>
          </w:rPr>
          <w:t>6.</w:t>
        </w:r>
        <w:r w:rsidR="00AE3EAF">
          <w:rPr>
            <w:rFonts w:asciiTheme="minorHAnsi" w:eastAsiaTheme="minorEastAsia" w:hAnsiTheme="minorHAnsi" w:cstheme="minorBidi"/>
            <w:b w:val="0"/>
            <w:noProof/>
            <w:color w:val="auto"/>
            <w:sz w:val="22"/>
            <w:szCs w:val="22"/>
          </w:rPr>
          <w:tab/>
        </w:r>
        <w:r w:rsidR="00AE3EAF" w:rsidRPr="003B7A95">
          <w:rPr>
            <w:rStyle w:val="Hipercze"/>
            <w:noProof/>
          </w:rPr>
          <w:t>Zakończenie</w:t>
        </w:r>
        <w:r w:rsidR="00AE3EAF">
          <w:rPr>
            <w:noProof/>
            <w:webHidden/>
          </w:rPr>
          <w:tab/>
        </w:r>
        <w:r>
          <w:rPr>
            <w:noProof/>
            <w:webHidden/>
          </w:rPr>
          <w:fldChar w:fldCharType="begin"/>
        </w:r>
        <w:r w:rsidR="00AE3EAF">
          <w:rPr>
            <w:noProof/>
            <w:webHidden/>
          </w:rPr>
          <w:instrText xml:space="preserve"> PAGEREF _Toc262305073 \h </w:instrText>
        </w:r>
        <w:r>
          <w:rPr>
            <w:noProof/>
            <w:webHidden/>
          </w:rPr>
        </w:r>
        <w:r>
          <w:rPr>
            <w:noProof/>
            <w:webHidden/>
          </w:rPr>
          <w:fldChar w:fldCharType="separate"/>
        </w:r>
        <w:r w:rsidR="00ED5C84">
          <w:rPr>
            <w:noProof/>
            <w:webHidden/>
          </w:rPr>
          <w:t>69</w:t>
        </w:r>
        <w:r>
          <w:rPr>
            <w:noProof/>
            <w:webHidden/>
          </w:rPr>
          <w:fldChar w:fldCharType="end"/>
        </w:r>
      </w:hyperlink>
    </w:p>
    <w:p w:rsidR="00AE3EAF" w:rsidRDefault="00700EBD">
      <w:pPr>
        <w:pStyle w:val="Spistreci1"/>
        <w:rPr>
          <w:rFonts w:asciiTheme="minorHAnsi" w:eastAsiaTheme="minorEastAsia" w:hAnsiTheme="minorHAnsi" w:cstheme="minorBidi"/>
          <w:b w:val="0"/>
          <w:noProof/>
          <w:color w:val="auto"/>
          <w:sz w:val="22"/>
          <w:szCs w:val="22"/>
        </w:rPr>
      </w:pPr>
      <w:hyperlink w:anchor="_Toc262305074" w:history="1">
        <w:r w:rsidR="00AE3EAF" w:rsidRPr="003B7A95">
          <w:rPr>
            <w:rStyle w:val="Hipercze"/>
            <w:noProof/>
          </w:rPr>
          <w:t>7.</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Bibliografia</w:t>
        </w:r>
        <w:r w:rsidR="00AE3EAF">
          <w:rPr>
            <w:noProof/>
            <w:webHidden/>
          </w:rPr>
          <w:tab/>
        </w:r>
        <w:r>
          <w:rPr>
            <w:noProof/>
            <w:webHidden/>
          </w:rPr>
          <w:fldChar w:fldCharType="begin"/>
        </w:r>
        <w:r w:rsidR="00AE3EAF">
          <w:rPr>
            <w:noProof/>
            <w:webHidden/>
          </w:rPr>
          <w:instrText xml:space="preserve"> PAGEREF _Toc262305074 \h </w:instrText>
        </w:r>
        <w:r>
          <w:rPr>
            <w:noProof/>
            <w:webHidden/>
          </w:rPr>
        </w:r>
        <w:r>
          <w:rPr>
            <w:noProof/>
            <w:webHidden/>
          </w:rPr>
          <w:fldChar w:fldCharType="separate"/>
        </w:r>
        <w:r w:rsidR="00ED5C84">
          <w:rPr>
            <w:noProof/>
            <w:webHidden/>
          </w:rPr>
          <w:t>70</w:t>
        </w:r>
        <w:r>
          <w:rPr>
            <w:noProof/>
            <w:webHidden/>
          </w:rPr>
          <w:fldChar w:fldCharType="end"/>
        </w:r>
      </w:hyperlink>
    </w:p>
    <w:p w:rsidR="00AE3EAF" w:rsidRDefault="00700EBD">
      <w:pPr>
        <w:pStyle w:val="Spistreci1"/>
        <w:rPr>
          <w:rFonts w:asciiTheme="minorHAnsi" w:eastAsiaTheme="minorEastAsia" w:hAnsiTheme="minorHAnsi" w:cstheme="minorBidi"/>
          <w:b w:val="0"/>
          <w:noProof/>
          <w:color w:val="auto"/>
          <w:sz w:val="22"/>
          <w:szCs w:val="22"/>
        </w:rPr>
      </w:pPr>
      <w:hyperlink w:anchor="_Toc262305075" w:history="1">
        <w:r w:rsidR="00AE3EAF" w:rsidRPr="003B7A95">
          <w:rPr>
            <w:rStyle w:val="Hipercze"/>
            <w:noProof/>
          </w:rPr>
          <w:t>8.</w:t>
        </w:r>
        <w:r w:rsidR="00AE3EAF">
          <w:rPr>
            <w:rFonts w:asciiTheme="minorHAnsi" w:eastAsiaTheme="minorEastAsia" w:hAnsiTheme="minorHAnsi" w:cstheme="minorBidi"/>
            <w:b w:val="0"/>
            <w:noProof/>
            <w:color w:val="auto"/>
            <w:sz w:val="22"/>
            <w:szCs w:val="22"/>
          </w:rPr>
          <w:tab/>
        </w:r>
        <w:r w:rsidR="00AE3EAF" w:rsidRPr="003B7A95">
          <w:rPr>
            <w:rStyle w:val="Hipercze"/>
            <w:noProof/>
          </w:rPr>
          <w:t>Załączniki</w:t>
        </w:r>
        <w:r w:rsidR="00AE3EAF">
          <w:rPr>
            <w:noProof/>
            <w:webHidden/>
          </w:rPr>
          <w:tab/>
        </w:r>
        <w:r>
          <w:rPr>
            <w:noProof/>
            <w:webHidden/>
          </w:rPr>
          <w:fldChar w:fldCharType="begin"/>
        </w:r>
        <w:r w:rsidR="00AE3EAF">
          <w:rPr>
            <w:noProof/>
            <w:webHidden/>
          </w:rPr>
          <w:instrText xml:space="preserve"> PAGEREF _Toc262305075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76" w:history="1">
        <w:r w:rsidR="00AE3EAF" w:rsidRPr="003B7A95">
          <w:rPr>
            <w:rStyle w:val="Hipercze"/>
            <w:noProof/>
          </w:rPr>
          <w:t>8.1.</w:t>
        </w:r>
        <w:r w:rsidR="00AE3EAF">
          <w:rPr>
            <w:rFonts w:asciiTheme="minorHAnsi" w:eastAsiaTheme="minorEastAsia" w:hAnsiTheme="minorHAnsi" w:cstheme="minorBidi"/>
            <w:noProof/>
            <w:color w:val="auto"/>
            <w:sz w:val="22"/>
            <w:szCs w:val="22"/>
          </w:rPr>
          <w:tab/>
        </w:r>
        <w:r w:rsidR="00AE3EAF" w:rsidRPr="003B7A95">
          <w:rPr>
            <w:rStyle w:val="Hipercze"/>
            <w:noProof/>
          </w:rPr>
          <w:t>Przykłady kodu CUDA</w:t>
        </w:r>
        <w:r w:rsidR="00AE3EAF">
          <w:rPr>
            <w:noProof/>
            <w:webHidden/>
          </w:rPr>
          <w:tab/>
        </w:r>
        <w:r>
          <w:rPr>
            <w:noProof/>
            <w:webHidden/>
          </w:rPr>
          <w:fldChar w:fldCharType="begin"/>
        </w:r>
        <w:r w:rsidR="00AE3EAF">
          <w:rPr>
            <w:noProof/>
            <w:webHidden/>
          </w:rPr>
          <w:instrText xml:space="preserve"> PAGEREF _Toc262305076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77" w:history="1">
        <w:r w:rsidR="00AE3EAF" w:rsidRPr="003B7A95">
          <w:rPr>
            <w:rStyle w:val="Hipercze"/>
            <w:noProof/>
          </w:rPr>
          <w:t>8.1.1.</w:t>
        </w:r>
        <w:r w:rsidR="00AE3EAF">
          <w:rPr>
            <w:rFonts w:asciiTheme="minorHAnsi" w:eastAsiaTheme="minorEastAsia" w:hAnsiTheme="minorHAnsi" w:cstheme="minorBidi"/>
            <w:noProof/>
            <w:color w:val="auto"/>
            <w:sz w:val="22"/>
            <w:szCs w:val="22"/>
          </w:rPr>
          <w:tab/>
        </w:r>
        <w:r w:rsidR="00AE3EAF" w:rsidRPr="003B7A95">
          <w:rPr>
            <w:rStyle w:val="Hipercze"/>
            <w:noProof/>
          </w:rPr>
          <w:t>Kod C for CUDA</w:t>
        </w:r>
        <w:r w:rsidR="00AE3EAF">
          <w:rPr>
            <w:noProof/>
            <w:webHidden/>
          </w:rPr>
          <w:tab/>
        </w:r>
        <w:r>
          <w:rPr>
            <w:noProof/>
            <w:webHidden/>
          </w:rPr>
          <w:fldChar w:fldCharType="begin"/>
        </w:r>
        <w:r w:rsidR="00AE3EAF">
          <w:rPr>
            <w:noProof/>
            <w:webHidden/>
          </w:rPr>
          <w:instrText xml:space="preserve"> PAGEREF _Toc262305077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78" w:history="1">
        <w:r w:rsidR="00AE3EAF" w:rsidRPr="003B7A95">
          <w:rPr>
            <w:rStyle w:val="Hipercze"/>
            <w:noProof/>
          </w:rPr>
          <w:t>8.1.2.</w:t>
        </w:r>
        <w:r w:rsidR="00AE3EAF">
          <w:rPr>
            <w:rFonts w:asciiTheme="minorHAnsi" w:eastAsiaTheme="minorEastAsia" w:hAnsiTheme="minorHAnsi" w:cstheme="minorBidi"/>
            <w:noProof/>
            <w:color w:val="auto"/>
            <w:sz w:val="22"/>
            <w:szCs w:val="22"/>
          </w:rPr>
          <w:tab/>
        </w:r>
        <w:r w:rsidR="00AE3EAF" w:rsidRPr="003B7A95">
          <w:rPr>
            <w:rStyle w:val="Hipercze"/>
            <w:noProof/>
          </w:rPr>
          <w:t>Kod CUDA driver API</w:t>
        </w:r>
        <w:r w:rsidR="00AE3EAF">
          <w:rPr>
            <w:noProof/>
            <w:webHidden/>
          </w:rPr>
          <w:tab/>
        </w:r>
        <w:r>
          <w:rPr>
            <w:noProof/>
            <w:webHidden/>
          </w:rPr>
          <w:fldChar w:fldCharType="begin"/>
        </w:r>
        <w:r w:rsidR="00AE3EAF">
          <w:rPr>
            <w:noProof/>
            <w:webHidden/>
          </w:rPr>
          <w:instrText xml:space="preserve"> PAGEREF _Toc262305078 \h </w:instrText>
        </w:r>
        <w:r>
          <w:rPr>
            <w:noProof/>
            <w:webHidden/>
          </w:rPr>
        </w:r>
        <w:r>
          <w:rPr>
            <w:noProof/>
            <w:webHidden/>
          </w:rPr>
          <w:fldChar w:fldCharType="separate"/>
        </w:r>
        <w:r w:rsidR="00ED5C84">
          <w:rPr>
            <w:noProof/>
            <w:webHidden/>
          </w:rPr>
          <w:t>76</w:t>
        </w:r>
        <w:r>
          <w:rPr>
            <w:noProof/>
            <w:webHidden/>
          </w:rPr>
          <w:fldChar w:fldCharType="end"/>
        </w:r>
      </w:hyperlink>
    </w:p>
    <w:p w:rsidR="00AE3EAF" w:rsidRDefault="00700EBD">
      <w:pPr>
        <w:pStyle w:val="Spistreci2"/>
        <w:rPr>
          <w:rFonts w:asciiTheme="minorHAnsi" w:eastAsiaTheme="minorEastAsia" w:hAnsiTheme="minorHAnsi" w:cstheme="minorBidi"/>
          <w:noProof/>
          <w:color w:val="auto"/>
          <w:sz w:val="22"/>
          <w:szCs w:val="22"/>
        </w:rPr>
      </w:pPr>
      <w:hyperlink w:anchor="_Toc262305079" w:history="1">
        <w:r w:rsidR="00AE3EAF" w:rsidRPr="003B7A95">
          <w:rPr>
            <w:rStyle w:val="Hipercze"/>
            <w:noProof/>
          </w:rPr>
          <w:t>8.2.</w:t>
        </w:r>
        <w:r w:rsidR="00AE3EAF">
          <w:rPr>
            <w:rFonts w:asciiTheme="minorHAnsi" w:eastAsiaTheme="minorEastAsia" w:hAnsiTheme="minorHAnsi" w:cstheme="minorBidi"/>
            <w:noProof/>
            <w:color w:val="auto"/>
            <w:sz w:val="22"/>
            <w:szCs w:val="22"/>
          </w:rPr>
          <w:tab/>
        </w:r>
        <w:r w:rsidR="00AE3EAF" w:rsidRPr="003B7A95">
          <w:rPr>
            <w:rStyle w:val="Hipercze"/>
            <w:noProof/>
          </w:rPr>
          <w:t>Formaty plików</w:t>
        </w:r>
        <w:r w:rsidR="00AE3EAF">
          <w:rPr>
            <w:noProof/>
            <w:webHidden/>
          </w:rPr>
          <w:tab/>
        </w:r>
        <w:r>
          <w:rPr>
            <w:noProof/>
            <w:webHidden/>
          </w:rPr>
          <w:fldChar w:fldCharType="begin"/>
        </w:r>
        <w:r w:rsidR="00AE3EAF">
          <w:rPr>
            <w:noProof/>
            <w:webHidden/>
          </w:rPr>
          <w:instrText xml:space="preserve"> PAGEREF _Toc262305079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80" w:history="1">
        <w:r w:rsidR="00AE3EAF" w:rsidRPr="003B7A95">
          <w:rPr>
            <w:rStyle w:val="Hipercze"/>
            <w:noProof/>
          </w:rPr>
          <w:t>8.2.1.</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CSV</w:t>
        </w:r>
        <w:r w:rsidR="00AE3EAF">
          <w:rPr>
            <w:noProof/>
            <w:webHidden/>
          </w:rPr>
          <w:tab/>
        </w:r>
        <w:r>
          <w:rPr>
            <w:noProof/>
            <w:webHidden/>
          </w:rPr>
          <w:fldChar w:fldCharType="begin"/>
        </w:r>
        <w:r w:rsidR="00AE3EAF">
          <w:rPr>
            <w:noProof/>
            <w:webHidden/>
          </w:rPr>
          <w:instrText xml:space="preserve"> PAGEREF _Toc262305080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81" w:history="1">
        <w:r w:rsidR="00AE3EAF" w:rsidRPr="003B7A95">
          <w:rPr>
            <w:rStyle w:val="Hipercze"/>
            <w:noProof/>
          </w:rPr>
          <w:t>8.2.2.</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XML</w:t>
        </w:r>
        <w:r w:rsidR="00AE3EAF">
          <w:rPr>
            <w:noProof/>
            <w:webHidden/>
          </w:rPr>
          <w:tab/>
        </w:r>
        <w:r>
          <w:rPr>
            <w:noProof/>
            <w:webHidden/>
          </w:rPr>
          <w:fldChar w:fldCharType="begin"/>
        </w:r>
        <w:r w:rsidR="00AE3EAF">
          <w:rPr>
            <w:noProof/>
            <w:webHidden/>
          </w:rPr>
          <w:instrText xml:space="preserve"> PAGEREF _Toc262305081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700EBD">
      <w:pPr>
        <w:pStyle w:val="Spistreci3"/>
        <w:rPr>
          <w:rFonts w:asciiTheme="minorHAnsi" w:eastAsiaTheme="minorEastAsia" w:hAnsiTheme="minorHAnsi" w:cstheme="minorBidi"/>
          <w:noProof/>
          <w:color w:val="auto"/>
          <w:sz w:val="22"/>
          <w:szCs w:val="22"/>
        </w:rPr>
      </w:pPr>
      <w:hyperlink w:anchor="_Toc262305082" w:history="1">
        <w:r w:rsidR="00AE3EAF" w:rsidRPr="003B7A95">
          <w:rPr>
            <w:rStyle w:val="Hipercze"/>
            <w:noProof/>
          </w:rPr>
          <w:t>8.2.3.</w:t>
        </w:r>
        <w:r w:rsidR="00AE3EAF">
          <w:rPr>
            <w:rFonts w:asciiTheme="minorHAnsi" w:eastAsiaTheme="minorEastAsia" w:hAnsiTheme="minorHAnsi" w:cstheme="minorBidi"/>
            <w:noProof/>
            <w:color w:val="auto"/>
            <w:sz w:val="22"/>
            <w:szCs w:val="22"/>
          </w:rPr>
          <w:tab/>
        </w:r>
        <w:r w:rsidR="00AE3EAF" w:rsidRPr="003B7A95">
          <w:rPr>
            <w:rStyle w:val="Hipercze"/>
            <w:noProof/>
          </w:rPr>
          <w:t>Format Sieci MLP w XML</w:t>
        </w:r>
        <w:r w:rsidR="00AE3EAF">
          <w:rPr>
            <w:noProof/>
            <w:webHidden/>
          </w:rPr>
          <w:tab/>
        </w:r>
        <w:r>
          <w:rPr>
            <w:noProof/>
            <w:webHidden/>
          </w:rPr>
          <w:fldChar w:fldCharType="begin"/>
        </w:r>
        <w:r w:rsidR="00AE3EAF">
          <w:rPr>
            <w:noProof/>
            <w:webHidden/>
          </w:rPr>
          <w:instrText xml:space="preserve"> PAGEREF _Toc262305082 \h </w:instrText>
        </w:r>
        <w:r>
          <w:rPr>
            <w:noProof/>
            <w:webHidden/>
          </w:rPr>
        </w:r>
        <w:r>
          <w:rPr>
            <w:noProof/>
            <w:webHidden/>
          </w:rPr>
          <w:fldChar w:fldCharType="separate"/>
        </w:r>
        <w:r w:rsidR="00ED5C84">
          <w:rPr>
            <w:noProof/>
            <w:webHidden/>
          </w:rPr>
          <w:t>83</w:t>
        </w:r>
        <w:r>
          <w:rPr>
            <w:noProof/>
            <w:webHidden/>
          </w:rPr>
          <w:fldChar w:fldCharType="end"/>
        </w:r>
      </w:hyperlink>
    </w:p>
    <w:p w:rsidR="00FE168F" w:rsidRPr="00CB0061" w:rsidRDefault="00700EBD" w:rsidP="00C04371">
      <w:pPr>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r w:rsidRPr="00CB0061">
        <w:rPr>
          <w:color w:val="auto"/>
        </w:rPr>
        <w:t xml:space="preserve"> </w:t>
      </w:r>
    </w:p>
    <w:p w:rsidR="00836D01" w:rsidRPr="00CB0061" w:rsidRDefault="00836D01" w:rsidP="00836D01">
      <w:pPr>
        <w:ind w:firstLine="0"/>
        <w:rPr>
          <w:color w:val="auto"/>
        </w:rPr>
      </w:pPr>
    </w:p>
    <w:p w:rsidR="00836D01" w:rsidRPr="00CB0061" w:rsidRDefault="00836D01" w:rsidP="00836D01">
      <w:pPr>
        <w:rPr>
          <w:color w:val="auto"/>
        </w:rPr>
      </w:pPr>
      <w:r w:rsidRPr="00CB0061">
        <w:rPr>
          <w:color w:val="auto"/>
        </w:rPr>
        <w:br w:type="page"/>
      </w:r>
    </w:p>
    <w:p w:rsidR="00836D01" w:rsidRPr="00CB0061" w:rsidRDefault="00FE168F" w:rsidP="002F45CE">
      <w:pPr>
        <w:pStyle w:val="Nagwek1"/>
      </w:pPr>
      <w:bookmarkStart w:id="1" w:name="_Wstęp"/>
      <w:bookmarkStart w:id="2" w:name="_Toc262304997"/>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 xml:space="preserve">zasobów komputera. </w:t>
      </w:r>
      <w:r w:rsidR="002059AF" w:rsidRPr="00CB0061">
        <w:rPr>
          <w:color w:val="auto"/>
        </w:rPr>
        <w:t>Aby sprostać tym wymaganiom, firmy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Odwoanieprzypisudolnego"/>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700EBD" w:rsidRPr="00CB0061">
        <w:rPr>
          <w:color w:val="auto"/>
        </w:rPr>
        <w:fldChar w:fldCharType="begin"/>
      </w:r>
      <w:r w:rsidR="00F57708" w:rsidRPr="00CB0061">
        <w:rPr>
          <w:color w:val="auto"/>
        </w:rPr>
        <w:instrText xml:space="preserve"> REF _Ref261556659 \r \h </w:instrText>
      </w:r>
      <w:r w:rsidR="00700EBD" w:rsidRPr="00CB0061">
        <w:rPr>
          <w:color w:val="auto"/>
        </w:rPr>
      </w:r>
      <w:r w:rsidR="00700EBD" w:rsidRPr="00CB0061">
        <w:rPr>
          <w:color w:val="auto"/>
        </w:rPr>
        <w:fldChar w:fldCharType="separate"/>
      </w:r>
      <w:r w:rsidR="00ED5C84">
        <w:rPr>
          <w:color w:val="auto"/>
        </w:rPr>
        <w:t>2</w:t>
      </w:r>
      <w:r w:rsidR="00700EBD"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bardzo dużą prędkością, mogą być aktualnie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Odwoanieprzypisudolnego"/>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09333F" w:rsidP="00D6346F">
      <w:pPr>
        <w:rPr>
          <w:color w:val="auto"/>
        </w:rPr>
      </w:pPr>
      <w:r w:rsidRPr="00CB0061">
        <w:rPr>
          <w:color w:val="auto"/>
        </w:rPr>
        <w:t>W tej pracy</w:t>
      </w:r>
      <w:r w:rsidR="00A62E92" w:rsidRPr="00CB0061">
        <w:rPr>
          <w:color w:val="auto"/>
        </w:rPr>
        <w:t xml:space="preserve"> </w:t>
      </w:r>
      <w:r w:rsidR="00357711" w:rsidRPr="00CB0061">
        <w:rPr>
          <w:color w:val="auto"/>
        </w:rPr>
        <w:t xml:space="preserve">chciałem opisać </w:t>
      </w:r>
      <w:r w:rsidRPr="00CB0061">
        <w:rPr>
          <w:color w:val="auto"/>
        </w:rPr>
        <w:t xml:space="preserve">stworzoną przeze mnie </w:t>
      </w:r>
      <w:r w:rsidR="00357711" w:rsidRPr="00CB0061">
        <w:rPr>
          <w:color w:val="auto"/>
        </w:rPr>
        <w:t xml:space="preserve">bibliotekę </w:t>
      </w:r>
      <w:r w:rsidR="00357711" w:rsidRPr="00CB0061">
        <w:rPr>
          <w:i/>
          <w:color w:val="auto"/>
        </w:rPr>
        <w:t>CNL</w:t>
      </w:r>
      <w:r w:rsidR="00747552" w:rsidRPr="00CB0061">
        <w:rPr>
          <w:i/>
          <w:color w:val="auto"/>
        </w:rPr>
        <w:t xml:space="preserve"> </w:t>
      </w:r>
      <w:r w:rsidR="00D730E0" w:rsidRPr="00CB0061">
        <w:rPr>
          <w:i/>
          <w:color w:val="auto"/>
        </w:rPr>
        <w:t>–</w:t>
      </w:r>
      <w:r w:rsidR="00747552" w:rsidRPr="00CB0061">
        <w:rPr>
          <w:i/>
          <w:color w:val="auto"/>
        </w:rPr>
        <w:t xml:space="preserve"> C</w:t>
      </w:r>
      <w:r w:rsidR="00D730E0" w:rsidRPr="00CB0061">
        <w:rPr>
          <w:i/>
          <w:color w:val="auto"/>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 xml:space="preserve">sieciach neuronowych </w:t>
      </w:r>
      <w:r w:rsidR="007633B4" w:rsidRPr="00CB0061">
        <w:rPr>
          <w:color w:val="auto"/>
        </w:rPr>
        <w:lastRenderedPageBreak/>
        <w:t>(</w:t>
      </w:r>
      <w:r w:rsidRPr="00CB0061">
        <w:rPr>
          <w:color w:val="auto"/>
        </w:rPr>
        <w:t xml:space="preserve">uruchamianych </w:t>
      </w:r>
      <w:r w:rsidR="007633B4" w:rsidRPr="00CB0061">
        <w:rPr>
          <w:color w:val="auto"/>
        </w:rPr>
        <w:t>na CPU oraz GPU</w:t>
      </w:r>
      <w:r w:rsidR="00A966B4" w:rsidRPr="00CB0061">
        <w:rPr>
          <w:color w:val="auto"/>
        </w:rPr>
        <w:t>), przy użyciu biblioteki NVIDIA CUDA</w:t>
      </w:r>
      <w:r w:rsidR="00D730E0" w:rsidRPr="00CB0061">
        <w:rPr>
          <w:rStyle w:val="Odwoanieprzypisudolnego"/>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Odwoanieprzypisudolnego"/>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ipercze"/>
          </w:rPr>
          <w:t>r</w:t>
        </w:r>
        <w:r w:rsidR="006526E5" w:rsidRPr="00CB0061">
          <w:rPr>
            <w:rStyle w:val="Hipercze"/>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Odwoanieprzypisudolnego"/>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700EBD" w:rsidP="00D6346F">
      <w:pPr>
        <w:rPr>
          <w:color w:val="auto"/>
        </w:rPr>
      </w:pPr>
      <w:hyperlink w:anchor="_Równoległe_przetwarzanie_z" w:history="1">
        <w:r w:rsidR="00D1253A" w:rsidRPr="00CB0061">
          <w:rPr>
            <w:rStyle w:val="Hipercze"/>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ipercze"/>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C80DFC" w:rsidRPr="00CB0061">
        <w:rPr>
          <w:color w:val="auto"/>
        </w:rPr>
        <w:t>poświęciłem</w:t>
      </w:r>
      <w:r w:rsidR="00287868" w:rsidRPr="00CB0061">
        <w:rPr>
          <w:color w:val="auto"/>
        </w:rPr>
        <w:t xml:space="preserve"> </w:t>
      </w:r>
      <w:hyperlink w:anchor="_Biblioteka_CNL" w:history="1">
        <w:r w:rsidR="00287868" w:rsidRPr="00CB0061">
          <w:rPr>
            <w:rStyle w:val="Hipercze"/>
          </w:rPr>
          <w:t xml:space="preserve">rozdziałowi </w:t>
        </w:r>
        <w:r w:rsidR="00007D19" w:rsidRPr="00CB0061">
          <w:rPr>
            <w:rStyle w:val="Hipercze"/>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8755F2" w:rsidRPr="00CB0061" w:rsidRDefault="00BE2421" w:rsidP="009B1F79">
      <w:pPr>
        <w:spacing w:after="200" w:line="276" w:lineRule="auto"/>
        <w:rPr>
          <w:color w:val="auto"/>
        </w:rPr>
      </w:pPr>
      <w:r w:rsidRPr="00CB0061">
        <w:rPr>
          <w:color w:val="auto"/>
        </w:rPr>
        <w:t xml:space="preserve">W </w:t>
      </w:r>
      <w:hyperlink w:anchor="_Wnioski" w:history="1">
        <w:r w:rsidRPr="00CB0061">
          <w:rPr>
            <w:rStyle w:val="Hipercze"/>
          </w:rPr>
          <w:t>rozdzia</w:t>
        </w:r>
        <w:r w:rsidR="00DB63D4" w:rsidRPr="00CB0061">
          <w:rPr>
            <w:rStyle w:val="Hipercze"/>
          </w:rPr>
          <w:t>le</w:t>
        </w:r>
        <w:r w:rsidRPr="00CB0061">
          <w:rPr>
            <w:rStyle w:val="Hipercze"/>
          </w:rPr>
          <w:t xml:space="preserve"> </w:t>
        </w:r>
        <w:r w:rsidR="00007D19" w:rsidRPr="00CB0061">
          <w:rPr>
            <w:rStyle w:val="Hipercze"/>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p>
    <w:p w:rsidR="00B05F3E" w:rsidRPr="00CB0061" w:rsidRDefault="00700EBD" w:rsidP="00252965">
      <w:pPr>
        <w:spacing w:after="200" w:line="276" w:lineRule="auto"/>
        <w:rPr>
          <w:color w:val="auto"/>
        </w:rPr>
      </w:pPr>
      <w:hyperlink w:anchor="_Zakończenie" w:history="1">
        <w:r w:rsidR="00B41834" w:rsidRPr="00CB0061">
          <w:rPr>
            <w:rStyle w:val="Hipercze"/>
          </w:rPr>
          <w:t xml:space="preserve">Rozdział </w:t>
        </w:r>
        <w:r w:rsidR="00007D19" w:rsidRPr="00CB0061">
          <w:rPr>
            <w:rStyle w:val="Hipercze"/>
          </w:rPr>
          <w:t>6</w:t>
        </w:r>
      </w:hyperlink>
      <w:r w:rsidR="00B41834" w:rsidRPr="00CB0061">
        <w:rPr>
          <w:color w:val="auto"/>
        </w:rPr>
        <w:t xml:space="preserve"> zawiera końcowe myśli</w:t>
      </w:r>
      <w:r w:rsidR="00D42D61" w:rsidRPr="00CB0061">
        <w:rPr>
          <w:color w:val="auto"/>
        </w:rPr>
        <w:t xml:space="preserve"> na </w:t>
      </w:r>
      <w:r w:rsidR="00B41834" w:rsidRPr="00CB0061">
        <w:rPr>
          <w:color w:val="auto"/>
        </w:rPr>
        <w:t>temat niniejszej pracy.</w:t>
      </w:r>
      <w:r w:rsidR="00B05F3E" w:rsidRPr="00CB0061">
        <w:rPr>
          <w:color w:val="auto"/>
        </w:rPr>
        <w:br w:type="page"/>
      </w:r>
    </w:p>
    <w:p w:rsidR="000B705B" w:rsidRPr="00CB0061" w:rsidRDefault="00836D01" w:rsidP="000B705B">
      <w:pPr>
        <w:pStyle w:val="Nagwek1"/>
      </w:pPr>
      <w:bookmarkStart w:id="3" w:name="_Równoległe_przetwarzanie_z"/>
      <w:bookmarkStart w:id="4" w:name="_Ref261556659"/>
      <w:bookmarkStart w:id="5" w:name="_Toc262304998"/>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tym </w:t>
      </w:r>
      <w:r w:rsidR="00F312D3" w:rsidRPr="00CB0061">
        <w:rPr>
          <w:color w:val="auto"/>
        </w:rPr>
        <w:t xml:space="preserve">chciałem przedstawić </w:t>
      </w:r>
      <w:r w:rsidR="00747552" w:rsidRPr="00CB0061">
        <w:rPr>
          <w:color w:val="auto"/>
        </w:rPr>
        <w:t xml:space="preserve">historię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szczególnie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Opisałem również budowę nowoczesnych kart graficznych oraz </w:t>
      </w:r>
      <w:r w:rsidR="002A4096" w:rsidRPr="00CB0061">
        <w:rPr>
          <w:color w:val="auto"/>
        </w:rPr>
        <w:t xml:space="preserve">przybliżyłem </w:t>
      </w:r>
      <w:r w:rsidR="00663866" w:rsidRPr="00CB0061">
        <w:rPr>
          <w:color w:val="auto"/>
        </w:rPr>
        <w:t>technologię CUDA.</w:t>
      </w:r>
    </w:p>
    <w:p w:rsidR="009B1F79" w:rsidRPr="00CB0061" w:rsidRDefault="009B1F79" w:rsidP="009B1F79">
      <w:pPr>
        <w:pStyle w:val="Nagwek2"/>
      </w:pPr>
      <w:bookmarkStart w:id="6" w:name="_Toc262304999"/>
      <w:r w:rsidRPr="00CB0061">
        <w:t>Jednostki obliczeniowe GPU</w:t>
      </w:r>
      <w:bookmarkEnd w:id="6"/>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482DC8" w:rsidRPr="00CB0061">
              <w:rPr>
                <w:noProof/>
              </w:rPr>
              <w:t xml:space="preserve"> (Wikipedia)</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Odwoanieprzypisudolnego"/>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Odwoanieprzypisudolnego"/>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Odwoanieprzypisudolnego"/>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mają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Nagwek3"/>
      </w:pPr>
      <w:bookmarkStart w:id="7" w:name="_Ref260780021"/>
      <w:bookmarkStart w:id="8" w:name="_Toc262305000"/>
      <w:r w:rsidRPr="00CB0061">
        <w:t>Różnice między CPU</w:t>
      </w:r>
      <w:r w:rsidR="00DD25E4" w:rsidRPr="00CB0061">
        <w:t xml:space="preserve"> a </w:t>
      </w:r>
      <w:r w:rsidRPr="00CB0061">
        <w:t>GPU</w:t>
      </w:r>
      <w:bookmarkEnd w:id="7"/>
      <w:bookmarkEnd w:id="8"/>
    </w:p>
    <w:p w:rsidR="00FC3756" w:rsidRPr="00CB0061" w:rsidRDefault="0072218F" w:rsidP="0072218F">
      <w:pPr>
        <w:rPr>
          <w:color w:val="auto"/>
        </w:rPr>
      </w:pPr>
      <w:r w:rsidRPr="00CB0061">
        <w:rPr>
          <w:color w:val="auto"/>
        </w:rPr>
        <w:t xml:space="preserve"> </w:t>
      </w:r>
      <w:r w:rsidR="00FC3756" w:rsidRPr="00CB0061">
        <w:rPr>
          <w:color w:val="auto"/>
        </w:rPr>
        <w:t>Poniżej zamieszczona jest ilustracja porówn</w:t>
      </w:r>
      <w:r w:rsidR="00E94073">
        <w:rPr>
          <w:color w:val="auto"/>
        </w:rPr>
        <w:t>ująca</w:t>
      </w:r>
      <w:r w:rsidR="00F40421">
        <w:rPr>
          <w:color w:val="auto"/>
        </w:rPr>
        <w:t xml:space="preserve"> architektury</w:t>
      </w:r>
      <w:r w:rsidR="00F40421" w:rsidRPr="00CB0061">
        <w:rPr>
          <w:color w:val="auto"/>
        </w:rPr>
        <w:t xml:space="preserve"> </w:t>
      </w:r>
      <w:r w:rsidR="00FC3756" w:rsidRPr="00CB0061">
        <w:rPr>
          <w:color w:val="auto"/>
        </w:rPr>
        <w:t>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1555445"/>
            <w:r w:rsidRPr="00CB0061">
              <w:rPr>
                <w:rFonts w:ascii="Verdana" w:hAnsi="Verdana"/>
              </w:rPr>
              <w:t>Rysunek</w:t>
            </w:r>
            <w:r w:rsidR="004A28C5" w:rsidRPr="00CB0061">
              <w:rPr>
                <w:rFonts w:ascii="Verdana" w:hAnsi="Verdana"/>
              </w:rPr>
              <w:t xml:space="preserve">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w:t>
            </w:r>
            <w:r w:rsidR="00700EBD"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700EBD" w:rsidRPr="00CB0061">
                  <w:rPr>
                    <w:rFonts w:ascii="Verdana" w:hAnsi="Verdana"/>
                  </w:rPr>
                  <w:fldChar w:fldCharType="begin"/>
                </w:r>
                <w:r w:rsidR="00642DAE" w:rsidRPr="00CB0061">
                  <w:rPr>
                    <w:rFonts w:ascii="Verdana" w:hAnsi="Verdana"/>
                  </w:rPr>
                  <w:instrText xml:space="preserve"> CITATION NVI10 \p 3 \l 1045  </w:instrText>
                </w:r>
                <w:r w:rsidR="00700EBD" w:rsidRPr="00CB0061">
                  <w:rPr>
                    <w:rFonts w:ascii="Verdana" w:hAnsi="Verdana"/>
                  </w:rPr>
                  <w:fldChar w:fldCharType="separate"/>
                </w:r>
                <w:r w:rsidR="004A28C5" w:rsidRPr="00CB0061">
                  <w:rPr>
                    <w:rFonts w:ascii="Verdana" w:hAnsi="Verdana"/>
                    <w:noProof/>
                  </w:rPr>
                  <w:t xml:space="preserve"> (NVIDIA, 2010, str. 3)</w:t>
                </w:r>
                <w:r w:rsidR="00700EBD" w:rsidRPr="00CB0061">
                  <w:rPr>
                    <w:rFonts w:ascii="Verdana" w:hAnsi="Verdana"/>
                  </w:rPr>
                  <w:fldChar w:fldCharType="end"/>
                </w:r>
              </w:sdtContent>
            </w:sdt>
          </w:p>
        </w:tc>
      </w:tr>
    </w:tbl>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t>
      </w:r>
      <w:r w:rsidR="00741883">
        <w:rPr>
          <w:color w:val="auto"/>
        </w:rPr>
        <w:t xml:space="preserve">one </w:t>
      </w:r>
      <w:r w:rsidRPr="00CB0061">
        <w:rPr>
          <w:color w:val="auto"/>
        </w:rPr>
        <w:t xml:space="preserve">wykorzystywane.  GPU zawiera wiele </w:t>
      </w:r>
      <w:r w:rsidR="00A539EB" w:rsidRPr="00CB0061">
        <w:rPr>
          <w:color w:val="auto"/>
        </w:rPr>
        <w:t xml:space="preserve">jednostek arytmetyczno-logicznych </w:t>
      </w:r>
      <w:r w:rsidRPr="00CB0061">
        <w:rPr>
          <w:color w:val="auto"/>
        </w:rPr>
        <w:t>ALU</w:t>
      </w:r>
      <w:r w:rsidRPr="00CB0061">
        <w:rPr>
          <w:rStyle w:val="Odwoanieprzypisudolnego"/>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Odwoanieprzypisudolnego"/>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Odwoanieprzypisudolnego"/>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Pr="00CB0061" w:rsidRDefault="009B1F79" w:rsidP="009B1F79">
      <w:pPr>
        <w:pStyle w:val="Nagwek3"/>
      </w:pPr>
      <w:bookmarkStart w:id="11" w:name="_Ref260261152"/>
      <w:bookmarkStart w:id="12" w:name="_Toc262305001"/>
      <w:r w:rsidRPr="00CB0061">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1555446"/>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2</w:t>
            </w:r>
            <w:r w:rsidR="00700EBD"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DE0A9C" w:rsidRPr="00CB0061">
              <w:rPr>
                <w:rFonts w:ascii="Verdana" w:hAnsi="Verdana"/>
              </w:rPr>
              <w:t>GPU</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700EBD" w:rsidRPr="00CB0061">
                  <w:rPr>
                    <w:rFonts w:ascii="Verdana" w:hAnsi="Verdana"/>
                  </w:rPr>
                  <w:fldChar w:fldCharType="begin"/>
                </w:r>
                <w:r w:rsidR="00642DAE" w:rsidRPr="00CB0061">
                  <w:rPr>
                    <w:rFonts w:ascii="Verdana" w:hAnsi="Verdana"/>
                  </w:rPr>
                  <w:instrText xml:space="preserve"> CITATION Ale08 \p 5 \l 1045  </w:instrText>
                </w:r>
                <w:r w:rsidR="00700EBD" w:rsidRPr="00CB0061">
                  <w:rPr>
                    <w:rFonts w:ascii="Verdana" w:hAnsi="Verdana"/>
                  </w:rPr>
                  <w:fldChar w:fldCharType="separate"/>
                </w:r>
                <w:r w:rsidRPr="00CB0061">
                  <w:rPr>
                    <w:rFonts w:ascii="Verdana" w:hAnsi="Verdana"/>
                    <w:noProof/>
                  </w:rPr>
                  <w:t>(Berillo, 2008, str. 5)</w:t>
                </w:r>
                <w:r w:rsidR="00700EBD" w:rsidRPr="00CB0061">
                  <w:rPr>
                    <w:rFonts w:ascii="Verdana" w:hAnsi="Verdana"/>
                  </w:rPr>
                  <w:fldChar w:fldCharType="end"/>
                </w:r>
              </w:sdtContent>
            </w:sdt>
          </w:p>
        </w:tc>
      </w:tr>
    </w:tbl>
    <w:p w:rsidR="00377087" w:rsidRPr="00CB0061" w:rsidRDefault="00377087" w:rsidP="00322C7C">
      <w:pPr>
        <w:rPr>
          <w:color w:val="auto"/>
        </w:rPr>
      </w:pPr>
      <w:r w:rsidRPr="00CB0061">
        <w:rPr>
          <w:color w:val="auto"/>
        </w:rPr>
        <w:t xml:space="preserve">Na powyższej ilustracji pokazany jest model </w:t>
      </w:r>
      <w:r w:rsidR="00D81AA3" w:rsidRPr="00CB0061">
        <w:rPr>
          <w:color w:val="auto"/>
        </w:rPr>
        <w:t>fizycznej</w:t>
      </w:r>
      <w:r w:rsidRPr="00CB0061">
        <w:rPr>
          <w:color w:val="auto"/>
        </w:rPr>
        <w:t xml:space="preserve"> struktury </w:t>
      </w:r>
      <w:r w:rsidR="007451BD" w:rsidRPr="00CB0061">
        <w:rPr>
          <w:color w:val="auto"/>
        </w:rPr>
        <w:t xml:space="preserve">procesorów </w:t>
      </w:r>
      <w:r w:rsidRPr="00CB0061">
        <w:rPr>
          <w:color w:val="auto"/>
        </w:rPr>
        <w:t xml:space="preserve">oraz pamięci </w:t>
      </w:r>
      <w:r w:rsidR="00801814" w:rsidRPr="00CB0061">
        <w:rPr>
          <w:color w:val="auto"/>
        </w:rPr>
        <w:t>nowoczesnej</w:t>
      </w:r>
      <w:r w:rsidRPr="00CB0061">
        <w:rPr>
          <w:color w:val="auto"/>
        </w:rPr>
        <w:t xml:space="preserve"> </w:t>
      </w:r>
      <w:r w:rsidR="00801814" w:rsidRPr="00CB0061">
        <w:rPr>
          <w:color w:val="auto"/>
        </w:rPr>
        <w:t>karty graficznej</w:t>
      </w:r>
      <w:r w:rsidRPr="00CB0061">
        <w:rPr>
          <w:color w:val="auto"/>
        </w:rPr>
        <w:t xml:space="preserve"> firmy NVIDIA. Zawiera on</w:t>
      </w:r>
      <w:r w:rsidR="00801814" w:rsidRPr="00CB0061">
        <w:rPr>
          <w:color w:val="auto"/>
        </w:rPr>
        <w:t>a</w:t>
      </w:r>
      <w:r w:rsidRPr="00CB0061">
        <w:rPr>
          <w:color w:val="auto"/>
        </w:rPr>
        <w:t xml:space="preserve"> od kilku</w:t>
      </w:r>
      <w:r w:rsidR="00D42D61" w:rsidRPr="00CB0061">
        <w:rPr>
          <w:color w:val="auto"/>
        </w:rPr>
        <w:t xml:space="preserve"> do </w:t>
      </w:r>
      <w:r w:rsidRPr="00CB0061">
        <w:rPr>
          <w:color w:val="auto"/>
        </w:rPr>
        <w:t xml:space="preserve">kilkudziesięciu </w:t>
      </w:r>
      <w:r w:rsidR="00FC05BF">
        <w:rPr>
          <w:color w:val="auto"/>
        </w:rPr>
        <w:t xml:space="preserve">tzw. </w:t>
      </w:r>
      <w:r w:rsidRPr="00CB0061">
        <w:rPr>
          <w:color w:val="auto"/>
        </w:rPr>
        <w:t>multiprocesorów</w:t>
      </w:r>
      <w:r w:rsidRPr="00CB0061">
        <w:rPr>
          <w:rStyle w:val="Odwoanieprzypisudolnego"/>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Odwoanieprzypisudolnego"/>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Akapitzlist"/>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Akapitzlist"/>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 xml:space="preserve">niej nie jest </w:t>
      </w:r>
      <w:r w:rsidRPr="00CB0061">
        <w:lastRenderedPageBreak/>
        <w:t>później możliwy</w:t>
      </w:r>
      <w:r w:rsidR="00687798" w:rsidRPr="00CB0061">
        <w:t>;</w:t>
      </w:r>
      <w:r w:rsidRPr="00CB0061">
        <w:t xml:space="preserve"> Każdy multiprocesor zawiera 8KB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w:t>
      </w:r>
      <w:r w:rsidR="00EF3B5B">
        <w:t xml:space="preserve">wykorzystywany do przechowywania </w:t>
      </w:r>
      <w:r w:rsidRPr="00CB0061">
        <w:t>często używan</w:t>
      </w:r>
      <w:r w:rsidR="00EF3B5B">
        <w:t>ych</w:t>
      </w:r>
      <w:r w:rsidRPr="00CB0061">
        <w:t xml:space="preserve"> dan</w:t>
      </w:r>
      <w:r w:rsidR="00EF3B5B">
        <w:t>ych</w:t>
      </w:r>
      <w:r w:rsidRPr="00CB0061">
        <w:t xml:space="preserve">, które nie są </w:t>
      </w:r>
      <w:r w:rsidR="00EF3B5B">
        <w:t xml:space="preserve">modyfikowane </w:t>
      </w:r>
      <w:r w:rsidR="00DD25E4" w:rsidRPr="00CB0061">
        <w:t>w </w:t>
      </w:r>
      <w:r w:rsidRPr="00CB0061">
        <w:t>trakcie działania operacji</w:t>
      </w:r>
      <w:r w:rsidR="00D42D61" w:rsidRPr="00CB0061">
        <w:t xml:space="preserve"> na </w:t>
      </w:r>
      <w:r w:rsidRPr="00CB0061">
        <w:t>GPU</w:t>
      </w:r>
      <w:r w:rsidR="00F736A7" w:rsidRPr="00CB0061">
        <w:t>;</w:t>
      </w:r>
    </w:p>
    <w:p w:rsidR="00494E01" w:rsidRPr="00CB0061" w:rsidRDefault="00DC7DCB">
      <w:pPr>
        <w:pStyle w:val="Akapitzlist"/>
      </w:pPr>
      <w:r w:rsidRPr="00CB0061">
        <w:rPr>
          <w:rStyle w:val="PodkrelenieZnak"/>
        </w:rPr>
        <w:t>Pamięć lokalna</w:t>
      </w:r>
      <w:r w:rsidRPr="00CB0061">
        <w:t xml:space="preserve"> –</w:t>
      </w:r>
      <w:r w:rsidR="00DD25E4" w:rsidRPr="00CB0061">
        <w:t xml:space="preserve"> </w:t>
      </w:r>
      <w:r w:rsidR="00DF1B4D">
        <w:t>znajduje się w pamięci globalnej, przechowywane są</w:t>
      </w:r>
      <w:r w:rsidRPr="00CB0061">
        <w:t xml:space="preserve"> </w:t>
      </w:r>
      <w:r w:rsidR="00DF1B4D">
        <w:t xml:space="preserve">w niej </w:t>
      </w:r>
      <w:r w:rsidRPr="00CB0061">
        <w:t>parametry wywołania funkcji GPU</w:t>
      </w:r>
      <w:r w:rsidR="00801814" w:rsidRPr="00CB0061">
        <w:t xml:space="preserve"> lub zmienne lokalne (jeśli brakuje rejestrów)</w:t>
      </w:r>
      <w:r w:rsidR="007562DC" w:rsidRPr="00CB0061">
        <w:t>;</w:t>
      </w:r>
    </w:p>
    <w:p w:rsidR="00494E01" w:rsidRPr="00CB0061" w:rsidRDefault="00946811">
      <w:pPr>
        <w:pStyle w:val="Akapitzlist"/>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w:t>
      </w:r>
      <w:r w:rsidR="0055452B">
        <w:t xml:space="preserve">od </w:t>
      </w:r>
      <w:r w:rsidR="006003FF" w:rsidRPr="00CB0061">
        <w:t>16</w:t>
      </w:r>
      <w:r w:rsidR="0055452B">
        <w:t xml:space="preserve"> do </w:t>
      </w:r>
      <w:r w:rsidR="006003FF" w:rsidRPr="00CB0061">
        <w:t xml:space="preserve">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Akapitzlist"/>
      </w:pPr>
      <w:r w:rsidRPr="00CB0061">
        <w:t xml:space="preserve"> </w:t>
      </w:r>
      <w:r w:rsidR="00DC7DCB" w:rsidRPr="00CB0061">
        <w:rPr>
          <w:rStyle w:val="PodkrelenieZnak"/>
        </w:rPr>
        <w:t>Pamięć teksturowa</w:t>
      </w:r>
      <w:r w:rsidR="00DC7DCB" w:rsidRPr="00CB0061">
        <w:t xml:space="preserve"> –</w:t>
      </w:r>
      <w:r w:rsidR="00664AE7">
        <w:t xml:space="preserve"> </w:t>
      </w:r>
      <w:r w:rsidR="00DC7DCB" w:rsidRPr="00CB0061">
        <w:t>specjalny rodzaj pamięci mapowany</w:t>
      </w:r>
      <w:r w:rsidR="00D42D61" w:rsidRPr="00CB0061">
        <w:t xml:space="preserve"> na </w:t>
      </w:r>
      <w:r w:rsidR="00DC7DCB" w:rsidRPr="00CB0061">
        <w:t>pamięć globalną</w:t>
      </w:r>
      <w:r w:rsidR="0055452B">
        <w:t xml:space="preserve">; </w:t>
      </w:r>
      <w:r w:rsidR="00EA12C9">
        <w:t xml:space="preserve">zawiera </w:t>
      </w:r>
      <w:r w:rsidR="00EA12C9" w:rsidRPr="00EA12C9">
        <w:rPr>
          <w:rStyle w:val="PodkrelenieZnak"/>
        </w:rPr>
        <w:t>cache</w:t>
      </w:r>
      <w:r w:rsidR="00EA12C9">
        <w:t xml:space="preserve"> w każdym multiprocesorze</w:t>
      </w:r>
      <w:r w:rsidR="00257844" w:rsidRPr="00CB0061">
        <w:t>;</w:t>
      </w:r>
    </w:p>
    <w:p w:rsidR="00801814" w:rsidRPr="00CB0061" w:rsidRDefault="00DC7DCB" w:rsidP="00A77328">
      <w:pPr>
        <w:pStyle w:val="Akapitzlist"/>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EA12C9">
        <w:t xml:space="preserve">, które </w:t>
      </w:r>
      <w:r w:rsidR="00801814" w:rsidRPr="00CB0061">
        <w:t xml:space="preserve">są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 xml:space="preserve">ów; </w:t>
      </w:r>
      <w:r w:rsidR="0023370D">
        <w:t>Są to bardzo szybkie pamięci</w:t>
      </w:r>
      <w:r w:rsidR="00D13778" w:rsidRPr="00CB0061">
        <w:t xml:space="preserve"> używan</w:t>
      </w:r>
      <w:r w:rsidR="0023370D">
        <w:t>e</w:t>
      </w:r>
      <w:r w:rsidR="00D13778" w:rsidRPr="00CB0061">
        <w:t xml:space="preserve">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DD25E4" w:rsidRPr="00CB0061">
        <w:rPr>
          <w:color w:val="auto"/>
        </w:rPr>
        <w:t xml:space="preserve"> </w:t>
      </w:r>
      <w:r w:rsidR="0023370D">
        <w:rPr>
          <w:color w:val="auto"/>
        </w:rPr>
        <w:t xml:space="preserve">i </w:t>
      </w:r>
      <w:r w:rsidR="00040CD8" w:rsidRPr="00CB0061">
        <w:rPr>
          <w:color w:val="auto"/>
        </w:rPr>
        <w:t xml:space="preserve"> </w:t>
      </w:r>
      <w:r w:rsidR="0023370D">
        <w:rPr>
          <w:color w:val="auto"/>
        </w:rPr>
        <w:t xml:space="preserve">częste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Pr="00CB0061" w:rsidRDefault="008961A9" w:rsidP="000667D4">
      <w:pPr>
        <w:rPr>
          <w:color w:val="auto"/>
        </w:rPr>
      </w:pPr>
      <w:r>
        <w:rPr>
          <w:color w:val="auto"/>
        </w:rPr>
        <w:t>D</w:t>
      </w:r>
      <w:r w:rsidR="00040CD8" w:rsidRPr="00CB0061">
        <w:rPr>
          <w:color w:val="auto"/>
        </w:rPr>
        <w:t>la uzyskania wysokiej wydajności przy dostępie</w:t>
      </w:r>
      <w:r w:rsidR="00D42D61" w:rsidRPr="00CB0061">
        <w:rPr>
          <w:color w:val="auto"/>
        </w:rPr>
        <w:t xml:space="preserve"> do </w:t>
      </w:r>
      <w:r w:rsidR="00040CD8" w:rsidRPr="00CB0061">
        <w:rPr>
          <w:color w:val="auto"/>
        </w:rPr>
        <w:t>pamięci globalnej</w:t>
      </w:r>
      <w:r w:rsidR="00DD25E4" w:rsidRPr="00CB0061">
        <w:rPr>
          <w:color w:val="auto"/>
        </w:rPr>
        <w:t xml:space="preserve"> i </w:t>
      </w:r>
      <w:r w:rsidR="00040CD8" w:rsidRPr="00CB0061">
        <w:rPr>
          <w:color w:val="auto"/>
        </w:rPr>
        <w:t>dzielonej, odczyty lub zapisy muszą być wykonywane</w:t>
      </w:r>
      <w:r w:rsidR="00DD25E4" w:rsidRPr="00CB0061">
        <w:rPr>
          <w:color w:val="auto"/>
        </w:rPr>
        <w:t xml:space="preserve"> w </w:t>
      </w:r>
      <w:r w:rsidR="00040CD8" w:rsidRPr="00CB0061">
        <w:rPr>
          <w:color w:val="auto"/>
        </w:rPr>
        <w:t>odpowiedni sposób</w:t>
      </w:r>
      <w:r w:rsidR="00AE2763" w:rsidRPr="00CB0061">
        <w:rPr>
          <w:color w:val="auto"/>
        </w:rPr>
        <w:t xml:space="preserve"> </w:t>
      </w:r>
      <w:r>
        <w:rPr>
          <w:color w:val="auto"/>
        </w:rPr>
        <w:t>–</w:t>
      </w:r>
      <w:r w:rsidR="00AE2763" w:rsidRPr="00CB0061">
        <w:rPr>
          <w:color w:val="auto"/>
        </w:rPr>
        <w:t xml:space="preserve">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Pr>
          <w:color w:val="auto"/>
        </w:rPr>
        <w:t>maksymalną</w:t>
      </w:r>
      <w:r w:rsidRPr="00CB0061">
        <w:rPr>
          <w:color w:val="auto"/>
        </w:rPr>
        <w:t xml:space="preserve"> </w:t>
      </w:r>
      <w:r w:rsidR="000667D4" w:rsidRPr="00CB0061">
        <w:rPr>
          <w:color w:val="auto"/>
        </w:rPr>
        <w:t xml:space="preserve">przepustowość pamięci globalnej, </w:t>
      </w:r>
      <w:r w:rsidR="00F86C3A">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t>
      </w:r>
      <w:r w:rsidR="00F86C3A">
        <w:rPr>
          <w:color w:val="auto"/>
        </w:rPr>
        <w:t xml:space="preserve">kolejne </w:t>
      </w:r>
      <w:r w:rsidR="000667D4" w:rsidRPr="00CB0061">
        <w:rPr>
          <w:color w:val="auto"/>
        </w:rPr>
        <w:t xml:space="preserve">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Odwoanieprzypisudolnego"/>
          <w:i/>
          <w:noProof/>
        </w:rPr>
        <w:footnoteReference w:id="14"/>
      </w:r>
      <w:r w:rsidR="000667D4" w:rsidRPr="00CB0061">
        <w:rPr>
          <w:color w:val="auto"/>
        </w:rPr>
        <w:t xml:space="preserve"> 1.1, n-ty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lastRenderedPageBreak/>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0667D4" w:rsidRPr="00CB0061"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1555447"/>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3</w:t>
            </w:r>
            <w:r w:rsidR="00700EBD"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700EBD" w:rsidRPr="00CB0061">
                  <w:rPr>
                    <w:rFonts w:ascii="Verdana" w:hAnsi="Verdana"/>
                  </w:rPr>
                  <w:fldChar w:fldCharType="begin"/>
                </w:r>
                <w:r w:rsidR="00642DAE" w:rsidRPr="00CB0061">
                  <w:rPr>
                    <w:rFonts w:ascii="Verdana" w:hAnsi="Verdana"/>
                  </w:rPr>
                  <w:instrText xml:space="preserve"> CITATION NVI091 \p 84 \l 1045  </w:instrText>
                </w:r>
                <w:r w:rsidR="00700EBD" w:rsidRPr="00CB0061">
                  <w:rPr>
                    <w:rFonts w:ascii="Verdana" w:hAnsi="Verdana"/>
                  </w:rPr>
                  <w:fldChar w:fldCharType="separate"/>
                </w:r>
                <w:r w:rsidR="00DE0A9C" w:rsidRPr="00CB0061">
                  <w:rPr>
                    <w:rFonts w:ascii="Verdana" w:hAnsi="Verdana"/>
                    <w:noProof/>
                  </w:rPr>
                  <w:t xml:space="preserve"> (NVIDIA, 2009, str. 84)</w:t>
                </w:r>
                <w:r w:rsidR="00700EBD" w:rsidRPr="00CB0061">
                  <w:rPr>
                    <w:rFonts w:ascii="Verdana" w:hAnsi="Verdana"/>
                  </w:rPr>
                  <w:fldChar w:fldCharType="end"/>
                </w:r>
              </w:sdtContent>
            </w:sdt>
          </w:p>
        </w:tc>
      </w:tr>
    </w:tbl>
    <w:p w:rsidR="009B1F79" w:rsidRPr="00CB0061" w:rsidRDefault="009B1F79" w:rsidP="007D123B">
      <w:pPr>
        <w:pStyle w:val="Nagwek2"/>
      </w:pPr>
      <w:bookmarkStart w:id="15" w:name="_Technologie_GPGPU"/>
      <w:bookmarkStart w:id="16" w:name="_Toc262305002"/>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700EBD" w:rsidRPr="00CB0061">
            <w:fldChar w:fldCharType="begin"/>
          </w:r>
          <w:r w:rsidR="00D30DD3" w:rsidRPr="00CB0061">
            <w:rPr>
              <w:rFonts w:eastAsiaTheme="majorEastAsia"/>
              <w:i/>
              <w:iCs/>
            </w:rPr>
            <w:instrText xml:space="preserve"> CITATION GPG \l 1045 </w:instrText>
          </w:r>
          <w:r w:rsidR="00700EBD" w:rsidRPr="00CB0061">
            <w:fldChar w:fldCharType="separate"/>
          </w:r>
          <w:r w:rsidR="00527F76" w:rsidRPr="00CB0061">
            <w:rPr>
              <w:rFonts w:eastAsiaTheme="majorEastAsia"/>
              <w:i/>
              <w:iCs/>
              <w:noProof/>
            </w:rPr>
            <w:t xml:space="preserve"> </w:t>
          </w:r>
          <w:r w:rsidR="00527F76" w:rsidRPr="00CB0061">
            <w:rPr>
              <w:rFonts w:eastAsiaTheme="majorEastAsia"/>
              <w:noProof/>
            </w:rPr>
            <w:t>(GPGPU.org)</w:t>
          </w:r>
          <w:r w:rsidR="00700EBD"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7D123B" w:rsidRPr="00CB0061" w:rsidRDefault="002B342E" w:rsidP="007D123B">
      <w:pPr>
        <w:pStyle w:val="Nagwek3"/>
      </w:pPr>
      <w:bookmarkStart w:id="17" w:name="_Ref260779973"/>
      <w:bookmarkStart w:id="18" w:name="_Ref260779982"/>
      <w:bookmarkStart w:id="19" w:name="_Ref260779986"/>
      <w:bookmarkStart w:id="20" w:name="_Toc262305003"/>
      <w:r w:rsidRPr="00CB0061">
        <w:lastRenderedPageBreak/>
        <w:t>Historia</w:t>
      </w:r>
      <w:r w:rsidR="007D123B" w:rsidRPr="00CB0061">
        <w:t xml:space="preserve"> GPGPU</w:t>
      </w:r>
      <w:bookmarkEnd w:id="17"/>
      <w:bookmarkEnd w:id="18"/>
      <w:bookmarkEnd w:id="19"/>
      <w:bookmarkEnd w:id="20"/>
    </w:p>
    <w:p w:rsidR="00A2300F" w:rsidRPr="00CB0061" w:rsidRDefault="00780AEF" w:rsidP="00085E46">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NVIDIA </w:t>
      </w:r>
      <w:r w:rsidR="00761BB8" w:rsidRPr="00CB0061">
        <w:t>GeForce</w:t>
      </w:r>
      <w:r w:rsidR="00F97C9C" w:rsidRPr="00CB0061">
        <w:t xml:space="preserve"> 256</w:t>
      </w:r>
      <w:sdt>
        <w:sdtPr>
          <w:id w:val="156682756"/>
          <w:citation/>
        </w:sdtPr>
        <w:sdtContent>
          <w:fldSimple w:instr=" CITATION NVI1 \l 1045 ">
            <w:r w:rsidR="00527F76" w:rsidRPr="00CB0061">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Odwoanieprzypisudolnego"/>
        </w:rPr>
        <w:footnoteReference w:id="15"/>
      </w:r>
      <w:r w:rsidR="00F97C9C" w:rsidRPr="00CB0061">
        <w:t xml:space="preserve">. </w:t>
      </w:r>
    </w:p>
    <w:p w:rsidR="00D75868" w:rsidRPr="00CB0061" w:rsidRDefault="00E07E7E" w:rsidP="00D75868">
      <w:r w:rsidRPr="00CB0061">
        <w:t xml:space="preserve">Kolejne </w:t>
      </w:r>
      <w:r w:rsidR="00601DCF" w:rsidRPr="00CB0061">
        <w:t xml:space="preserve">generacje </w:t>
      </w:r>
      <w:r w:rsidRPr="00CB0061">
        <w:t xml:space="preserve">kart umożliwiały </w:t>
      </w:r>
      <w:r w:rsidR="00601DCF" w:rsidRPr="00CB0061">
        <w:t xml:space="preserve">programowanie </w:t>
      </w:r>
      <w:r w:rsidRPr="00CB0061">
        <w:t>etap</w:t>
      </w:r>
      <w:r w:rsidR="00601DCF" w:rsidRPr="00CB0061">
        <w:t xml:space="preserve">ów </w:t>
      </w:r>
      <w:r w:rsidRPr="00CB0061">
        <w:t xml:space="preserve">T&amp;L – specjalne funkcje (tzw. </w:t>
      </w:r>
      <w:r w:rsidR="008922BC" w:rsidRPr="00CB0061">
        <w:rPr>
          <w:rStyle w:val="PodkrelenieZnak"/>
        </w:rPr>
        <w:t>shadery</w:t>
      </w:r>
      <w:r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Akapitzlist"/>
      </w:pPr>
      <w:r w:rsidRPr="00CB0061">
        <w:t>J</w:t>
      </w:r>
      <w:r w:rsidR="007F1221" w:rsidRPr="00CB0061">
        <w:t>ęzyki programowania shaderów (Microsoft HLSL, OpenGL S</w:t>
      </w:r>
      <w:r w:rsidRPr="00CB0061">
        <w:t xml:space="preserve">hading Language)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Akapitzlist"/>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527F76" w:rsidRPr="00CB0061">
              <w:rPr>
                <w:noProof/>
              </w:rPr>
              <w:t xml:space="preserve"> (Wikipedia)</w:t>
            </w:r>
          </w:fldSimple>
        </w:sdtContent>
      </w:sdt>
      <w:r w:rsidR="00940842" w:rsidRPr="00CB0061">
        <w:t>;</w:t>
      </w:r>
    </w:p>
    <w:p w:rsidR="00494E01" w:rsidRPr="00CB0061" w:rsidRDefault="00A902FF">
      <w:pPr>
        <w:pStyle w:val="Akapitzlist"/>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4712D" w:rsidRPr="00CB0061">
              <w:rPr>
                <w:noProof/>
              </w:rPr>
              <w:t xml:space="preserve"> (Harris &amp; Buck, 2005)</w:t>
            </w:r>
          </w:fldSimple>
        </w:sdtContent>
      </w:sdt>
      <w:r w:rsidR="00940842" w:rsidRPr="00CB0061">
        <w:t>.</w:t>
      </w:r>
    </w:p>
    <w:p w:rsidR="007F5C3F" w:rsidRPr="00CB0061" w:rsidRDefault="00780AEF" w:rsidP="00085E46">
      <w:r w:rsidRPr="00CB0061">
        <w:t xml:space="preserve">Wkrótce potem </w:t>
      </w:r>
      <w:r w:rsidR="00A827C5" w:rsidRPr="00CB0061">
        <w:t xml:space="preserve">NVIDIA zaprezentowała </w:t>
      </w:r>
      <w:r w:rsidR="00153FB7">
        <w:t>platformę</w:t>
      </w:r>
      <w:r w:rsidR="00153FB7" w:rsidRPr="00CB0061">
        <w:t xml:space="preserve"> </w:t>
      </w:r>
      <w:r w:rsidR="00A827C5" w:rsidRPr="00CB0061">
        <w:t>CUDA pozwalając</w:t>
      </w:r>
      <w:r w:rsidR="00153FB7">
        <w:t>ą</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 xml:space="preserve">Nie był on obarczony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CB0061">
        <w:t xml:space="preserve">Stream </w:t>
      </w:r>
      <w:r w:rsidR="00736811" w:rsidRPr="00CB0061">
        <w:t>SDK</w:t>
      </w:r>
      <w:r w:rsidR="00736811" w:rsidRPr="00CB0061">
        <w:rPr>
          <w:rStyle w:val="Odwoanieprzypisudolnego"/>
        </w:rPr>
        <w:footnoteReference w:id="16"/>
      </w:r>
      <w:r w:rsidR="00736811" w:rsidRPr="00CB0061">
        <w:t xml:space="preserve"> </w:t>
      </w:r>
      <w:r w:rsidR="00474591" w:rsidRPr="00CB0061">
        <w:t>działający</w:t>
      </w:r>
      <w:r w:rsidR="00D42D61" w:rsidRPr="00CB0061">
        <w:t xml:space="preserve"> na </w:t>
      </w:r>
      <w:r w:rsidR="00474591" w:rsidRPr="00CB0061">
        <w:t>kartach ATI, powstała też biblioteka OpenCL, która wspiera karty graficzne obu tych producentów oraz procesory innych typów.</w:t>
      </w:r>
      <w:r w:rsidR="00085E46" w:rsidRPr="00CB0061">
        <w:t xml:space="preserve"> </w:t>
      </w:r>
      <w:r w:rsidR="000D6F8E" w:rsidRPr="00CB0061">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r w:rsidRPr="00CB0061">
              <w:t xml:space="preserve">Tabela </w:t>
            </w:r>
            <w:fldSimple w:instr=" SEQ Tabela \* ARABIC ">
              <w:r w:rsidR="00ED5C84">
                <w:rPr>
                  <w:noProof/>
                </w:rPr>
                <w:t>1</w:t>
              </w:r>
            </w:fldSimple>
            <w:r w:rsidRPr="00CB0061">
              <w:t xml:space="preserve">. </w:t>
            </w:r>
            <w:bookmarkStart w:id="21" w:name="_Toc262420642"/>
            <w:r w:rsidR="00104AD1" w:rsidRPr="00CB0061">
              <w:t>Porównanie technologii GPGPU</w:t>
            </w:r>
            <w:bookmarkEnd w:id="21"/>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700EBD" w:rsidRPr="00CB0061">
                  <w:rPr>
                    <w:color w:val="auto"/>
                    <w:sz w:val="20"/>
                    <w:szCs w:val="20"/>
                  </w:rPr>
                  <w:fldChar w:fldCharType="begin"/>
                </w:r>
                <w:r w:rsidR="00D777A9" w:rsidRPr="00CB0061">
                  <w:rPr>
                    <w:color w:val="auto"/>
                    <w:sz w:val="20"/>
                    <w:szCs w:val="20"/>
                  </w:rPr>
                  <w:instrText xml:space="preserve"> CITATION Ale09 \p 4 \l 1045  </w:instrText>
                </w:r>
                <w:r w:rsidR="00700EBD" w:rsidRPr="00CB0061">
                  <w:rPr>
                    <w:color w:val="auto"/>
                    <w:sz w:val="20"/>
                    <w:szCs w:val="20"/>
                  </w:rPr>
                  <w:fldChar w:fldCharType="separate"/>
                </w:r>
                <w:r w:rsidR="00527F76" w:rsidRPr="00CB0061">
                  <w:rPr>
                    <w:noProof/>
                    <w:color w:val="auto"/>
                    <w:sz w:val="20"/>
                    <w:szCs w:val="20"/>
                  </w:rPr>
                  <w:t xml:space="preserve"> (Wilk, 2009, str. 4)</w:t>
                </w:r>
                <w:r w:rsidR="00700EBD"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700EBD" w:rsidRPr="00CB0061">
                  <w:rPr>
                    <w:sz w:val="20"/>
                    <w:szCs w:val="20"/>
                  </w:rPr>
                  <w:fldChar w:fldCharType="begin"/>
                </w:r>
                <w:r w:rsidR="00FA2602" w:rsidRPr="00CB0061">
                  <w:rPr>
                    <w:sz w:val="20"/>
                    <w:szCs w:val="20"/>
                  </w:rPr>
                  <w:instrText xml:space="preserve"> CITATION NVI2 \l 1045 </w:instrText>
                </w:r>
                <w:r w:rsidR="00700EBD" w:rsidRPr="00CB0061">
                  <w:rPr>
                    <w:sz w:val="20"/>
                    <w:szCs w:val="20"/>
                  </w:rPr>
                  <w:fldChar w:fldCharType="separate"/>
                </w:r>
                <w:r w:rsidR="00527F76" w:rsidRPr="00CB0061">
                  <w:rPr>
                    <w:noProof/>
                    <w:sz w:val="20"/>
                    <w:szCs w:val="20"/>
                  </w:rPr>
                  <w:t xml:space="preserve"> (NVIDIA)</w:t>
                </w:r>
                <w:r w:rsidR="00700EBD"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Odwoanieprzypisudolnego"/>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D77201" w:rsidTr="004621DA">
        <w:trPr>
          <w:trHeight w:val="90"/>
        </w:trPr>
        <w:tc>
          <w:tcPr>
            <w:tcW w:w="8741" w:type="dxa"/>
            <w:gridSpan w:val="4"/>
            <w:tcBorders>
              <w:top w:val="single" w:sz="12" w:space="0" w:color="auto"/>
              <w:left w:val="nil"/>
              <w:bottom w:val="nil"/>
              <w:right w:val="nil"/>
            </w:tcBorders>
          </w:tcPr>
          <w:p w:rsidR="0066044A" w:rsidRPr="001D6F89" w:rsidRDefault="00104AD1" w:rsidP="00F25AEA">
            <w:pPr>
              <w:pStyle w:val="Podkrelenie"/>
              <w:rPr>
                <w:lang w:val="en-US"/>
              </w:rPr>
            </w:pPr>
            <w:r w:rsidRPr="001D6F89">
              <w:rPr>
                <w:lang w:val="en-US"/>
              </w:rPr>
              <w:t>Źródł</w:t>
            </w:r>
            <w:r w:rsidR="00F25AEA" w:rsidRPr="001D6F89">
              <w:rPr>
                <w:lang w:val="en-US"/>
              </w:rPr>
              <w:t>a</w:t>
            </w:r>
            <w:r w:rsidR="0066044A" w:rsidRPr="001D6F89">
              <w:rPr>
                <w:lang w:val="en-US"/>
              </w:rPr>
              <w:t xml:space="preserve">: </w:t>
            </w:r>
            <w:sdt>
              <w:sdtPr>
                <w:id w:val="156682778"/>
                <w:citation/>
              </w:sdtPr>
              <w:sdtContent>
                <w:r w:rsidR="00700EBD" w:rsidRPr="00CB0061">
                  <w:fldChar w:fldCharType="begin"/>
                </w:r>
                <w:r w:rsidR="0066044A" w:rsidRPr="001D6F89">
                  <w:rPr>
                    <w:color w:val="auto"/>
                    <w:lang w:val="en-US"/>
                  </w:rPr>
                  <w:instrText xml:space="preserve"> CITATION NVI3 \l 1045 </w:instrText>
                </w:r>
                <w:r w:rsidR="00700EBD" w:rsidRPr="00CB0061">
                  <w:fldChar w:fldCharType="separate"/>
                </w:r>
                <w:r w:rsidR="0066044A" w:rsidRPr="001D6F89">
                  <w:rPr>
                    <w:color w:val="auto"/>
                    <w:lang w:val="en-US"/>
                  </w:rPr>
                  <w:t>(NVIDIA)</w:t>
                </w:r>
                <w:r w:rsidR="00700EBD" w:rsidRPr="00CB0061">
                  <w:fldChar w:fldCharType="end"/>
                </w:r>
              </w:sdtContent>
            </w:sdt>
            <w:r w:rsidR="0066044A" w:rsidRPr="001D6F89">
              <w:rPr>
                <w:lang w:val="en-US"/>
              </w:rPr>
              <w:t xml:space="preserve">, </w:t>
            </w:r>
            <w:sdt>
              <w:sdtPr>
                <w:id w:val="156682781"/>
                <w:citation/>
              </w:sdtPr>
              <w:sdtContent>
                <w:r w:rsidR="00700EBD">
                  <w:fldChar w:fldCharType="begin"/>
                </w:r>
                <w:r w:rsidR="000A56AD" w:rsidRPr="001D6F89">
                  <w:rPr>
                    <w:lang w:val="en-US"/>
                  </w:rPr>
                  <w:instrText xml:space="preserve"> CITATION The \l 1045  </w:instrText>
                </w:r>
                <w:r w:rsidR="00700EBD">
                  <w:fldChar w:fldCharType="separate"/>
                </w:r>
                <w:r w:rsidR="0066044A" w:rsidRPr="001D6F89">
                  <w:rPr>
                    <w:lang w:val="en-US"/>
                  </w:rPr>
                  <w:t>(The Khronos Group)</w:t>
                </w:r>
                <w:r w:rsidR="00700EBD">
                  <w:fldChar w:fldCharType="end"/>
                </w:r>
              </w:sdtContent>
            </w:sdt>
            <w:r w:rsidR="0066044A" w:rsidRPr="001D6F89">
              <w:rPr>
                <w:lang w:val="en-US"/>
              </w:rPr>
              <w:t xml:space="preserve">, </w:t>
            </w:r>
            <w:sdt>
              <w:sdtPr>
                <w:id w:val="156682782"/>
                <w:citation/>
              </w:sdtPr>
              <w:sdtContent>
                <w:r w:rsidR="00700EBD" w:rsidRPr="00CB0061">
                  <w:fldChar w:fldCharType="begin"/>
                </w:r>
                <w:r w:rsidR="0066044A" w:rsidRPr="001D6F89">
                  <w:rPr>
                    <w:color w:val="auto"/>
                    <w:lang w:val="en-US"/>
                  </w:rPr>
                  <w:instrText xml:space="preserve"> CITATION AMD \l 1045 </w:instrText>
                </w:r>
                <w:r w:rsidR="00700EBD" w:rsidRPr="00CB0061">
                  <w:fldChar w:fldCharType="separate"/>
                </w:r>
                <w:r w:rsidR="0066044A" w:rsidRPr="001D6F89">
                  <w:rPr>
                    <w:color w:val="auto"/>
                    <w:lang w:val="en-US"/>
                  </w:rPr>
                  <w:t>(AMD)</w:t>
                </w:r>
                <w:r w:rsidR="00700EBD" w:rsidRPr="00CB0061">
                  <w:fldChar w:fldCharType="end"/>
                </w:r>
              </w:sdtContent>
            </w:sdt>
          </w:p>
        </w:tc>
      </w:tr>
    </w:tbl>
    <w:p w:rsidR="00AF7E0F" w:rsidRPr="00CB0061" w:rsidRDefault="007D123B" w:rsidP="007D123B">
      <w:pPr>
        <w:pStyle w:val="Nagwek3"/>
      </w:pPr>
      <w:bookmarkStart w:id="22" w:name="_Toc262305004"/>
      <w:r w:rsidRPr="00CB0061">
        <w:t>Użycie GPGPU</w:t>
      </w:r>
      <w:r w:rsidR="00DD25E4" w:rsidRPr="00CB0061">
        <w:t xml:space="preserve"> w </w:t>
      </w:r>
      <w:r w:rsidR="002B342E" w:rsidRPr="00CB0061">
        <w:t>różnych zastosowaniach</w:t>
      </w:r>
      <w:bookmarkEnd w:id="22"/>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Akapitzlist"/>
      </w:pPr>
      <w:r w:rsidRPr="00CB0061">
        <w:t>Niektóre proje</w:t>
      </w:r>
      <w:r w:rsidR="001819D8" w:rsidRPr="00CB0061">
        <w:t>kty</w:t>
      </w:r>
      <w:r w:rsidR="00DD25E4" w:rsidRPr="00CB0061">
        <w:t xml:space="preserve"> w </w:t>
      </w:r>
      <w:r w:rsidR="001819D8" w:rsidRPr="00CB0061">
        <w:t xml:space="preserve">ramach </w:t>
      </w:r>
      <w:r w:rsidR="00153FB7">
        <w:t xml:space="preserve">platformy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527F76" w:rsidRPr="00CB0061">
              <w:rPr>
                <w:noProof/>
              </w:rPr>
              <w:t xml:space="preserve"> (Jorden, 2010)</w:t>
            </w:r>
          </w:fldSimple>
        </w:sdtContent>
      </w:sdt>
      <w:r w:rsidR="00C134D2" w:rsidRPr="00CB0061">
        <w:t>;</w:t>
      </w:r>
    </w:p>
    <w:p w:rsidR="00494E01" w:rsidRPr="00CB0061" w:rsidRDefault="006E091C">
      <w:pPr>
        <w:pStyle w:val="Akapitzlist"/>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4712D" w:rsidRPr="00CB0061">
              <w:rPr>
                <w:noProof/>
              </w:rPr>
              <w:t xml:space="preserve"> (Fung &amp; Murray, 2008)</w:t>
            </w:r>
          </w:fldSimple>
        </w:sdtContent>
      </w:sdt>
      <w:r w:rsidR="00C134D2" w:rsidRPr="00CB0061">
        <w:t>;</w:t>
      </w:r>
    </w:p>
    <w:p w:rsidR="00494E01" w:rsidRPr="00CB0061" w:rsidRDefault="00114303">
      <w:pPr>
        <w:pStyle w:val="Akapitzlist"/>
      </w:pPr>
      <w:r w:rsidRPr="00CB0061">
        <w:t>Powstał plugin</w:t>
      </w:r>
      <w:r w:rsidR="00D42D61" w:rsidRPr="00CB0061">
        <w:t xml:space="preserve"> do </w:t>
      </w:r>
      <w:r w:rsidRPr="00E95637">
        <w:rPr>
          <w:rStyle w:val="PodkrelenieZnak"/>
        </w:rPr>
        <w:t>MATLABa</w:t>
      </w:r>
      <w:r w:rsidRPr="00CB0061">
        <w:t>,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527F76" w:rsidRPr="00CB0061">
              <w:rPr>
                <w:noProof/>
              </w:rPr>
              <w:t xml:space="preserve"> (NVIDIA, 2010)</w:t>
            </w:r>
          </w:fldSimple>
        </w:sdtContent>
      </w:sdt>
      <w:r w:rsidR="005E3BBB" w:rsidRPr="00CB0061">
        <w:t>;</w:t>
      </w:r>
    </w:p>
    <w:p w:rsidR="00396FF3" w:rsidRPr="00CB0061" w:rsidRDefault="00396FF3">
      <w:pPr>
        <w:pStyle w:val="Akapitzlist"/>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527F76" w:rsidRPr="00CB0061">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527F76" w:rsidRPr="00CB0061">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Akapitzlist"/>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527F76" w:rsidRPr="00CB0061">
              <w:rPr>
                <w:noProof/>
              </w:rPr>
              <w:t xml:space="preserve"> (Harvey, 2009)</w:t>
            </w:r>
          </w:fldSimple>
        </w:sdtContent>
      </w:sdt>
      <w:r w:rsidRPr="00CB0061">
        <w:t>,</w:t>
      </w:r>
    </w:p>
    <w:p w:rsidR="00494E01" w:rsidRPr="00CB0061" w:rsidRDefault="00B2606F">
      <w:pPr>
        <w:pStyle w:val="Akapitzlist"/>
      </w:pPr>
      <w:r w:rsidRPr="00CB0061">
        <w:t>z</w:t>
      </w:r>
      <w:r w:rsidR="000E7D1A" w:rsidRPr="00CB0061">
        <w:t xml:space="preserve">integrowanie </w:t>
      </w:r>
      <w:r w:rsidRPr="00CB0061">
        <w:t xml:space="preserve">programów </w:t>
      </w:r>
      <w:r w:rsidRPr="00E95637">
        <w:rPr>
          <w:rStyle w:val="PodkrelenieZnak"/>
          <w:rFonts w:eastAsiaTheme="minorHAnsi"/>
        </w:rPr>
        <w:t>Einstein@Home</w:t>
      </w:r>
      <w:r w:rsidRPr="00CB0061">
        <w:rPr>
          <w:rFonts w:ascii="CMR12" w:eastAsiaTheme="minorHAnsi" w:hAnsi="CMR12" w:cs="CMR12"/>
          <w:color w:val="auto"/>
          <w:lang w:eastAsia="en-US"/>
        </w:rPr>
        <w:t xml:space="preserve"> i </w:t>
      </w:r>
      <w:r w:rsidRPr="00E95637">
        <w:rPr>
          <w:rStyle w:val="PodkrelenieZnak"/>
          <w:rFonts w:eastAsiaTheme="minorHAnsi"/>
        </w:rPr>
        <w:t>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527F76" w:rsidRPr="00CB0061">
              <w:rPr>
                <w:noProof/>
              </w:rPr>
              <w:t xml:space="preserve"> (Breitbart, 2008)</w:t>
            </w:r>
          </w:fldSimple>
        </w:sdtContent>
      </w:sdt>
      <w:r w:rsidRPr="00CB0061">
        <w:rPr>
          <w:rFonts w:ascii="CMR12" w:eastAsiaTheme="minorHAnsi" w:hAnsi="CMR12" w:cs="CMR12"/>
          <w:color w:val="auto"/>
          <w:lang w:eastAsia="en-US"/>
        </w:rPr>
        <w:t>,</w:t>
      </w:r>
    </w:p>
    <w:p w:rsidR="00494E01" w:rsidRPr="00CB0061" w:rsidRDefault="00B2606F">
      <w:pPr>
        <w:pStyle w:val="Akapitzlist"/>
      </w:pPr>
      <w:r w:rsidRPr="00CB0061">
        <w:t>i</w:t>
      </w:r>
      <w:r w:rsidR="00D604AC" w:rsidRPr="00CB0061">
        <w:t xml:space="preserve">mplementacja algorytmu segmentacji </w:t>
      </w:r>
      <w:r w:rsidR="00D604AC" w:rsidRPr="00E95637">
        <w:rPr>
          <w:rStyle w:val="PodkrelenieZnak"/>
        </w:rPr>
        <w:t>livewire</w:t>
      </w:r>
      <w:sdt>
        <w:sdtPr>
          <w:id w:val="156682795"/>
          <w:citation/>
        </w:sdtPr>
        <w:sdtContent>
          <w:fldSimple w:instr=" CITATION Dan07 \l 1045 ">
            <w:r w:rsidR="00527F76" w:rsidRPr="00CB0061">
              <w:rPr>
                <w:noProof/>
              </w:rPr>
              <w:t xml:space="preserve"> (Baggio, 2007)</w:t>
            </w:r>
          </w:fldSimple>
        </w:sdtContent>
      </w:sdt>
      <w:r w:rsidRPr="00CB0061">
        <w:t>.</w:t>
      </w:r>
    </w:p>
    <w:p w:rsidR="005D31F0" w:rsidRPr="00CB0061" w:rsidRDefault="00D6735D" w:rsidP="00C07F01">
      <w:r w:rsidRPr="00CB0061">
        <w:lastRenderedPageBreak/>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Nagwek2"/>
      </w:pPr>
      <w:bookmarkStart w:id="23" w:name="_Toc262305005"/>
      <w:r w:rsidRPr="00CB0061">
        <w:t>CUDA</w:t>
      </w:r>
      <w:bookmarkEnd w:id="23"/>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 xml:space="preserve">GPU </w:t>
      </w:r>
      <w:r w:rsidR="002C2BA4" w:rsidRPr="00CB0061">
        <w:rPr>
          <w:color w:val="auto"/>
        </w:rPr>
        <w:t>mogłem użyć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z </w:t>
      </w:r>
      <w:r w:rsidR="0019525E" w:rsidRPr="00CB0061">
        <w:rPr>
          <w:color w:val="auto"/>
        </w:rPr>
        <w:t xml:space="preserve">tym wybrałem technologię </w:t>
      </w:r>
      <w:r w:rsidR="00D9703A" w:rsidRPr="00CB0061">
        <w:rPr>
          <w:color w:val="auto"/>
        </w:rPr>
        <w:t xml:space="preserve">firmy </w:t>
      </w:r>
      <w:r w:rsidR="0084064E" w:rsidRPr="00CB0061">
        <w:rPr>
          <w:color w:val="auto"/>
        </w:rPr>
        <w:t>NVIDIA, która najlepiej spełnia moje kryteria</w:t>
      </w:r>
      <w:r w:rsidR="0019525E" w:rsidRPr="00CB0061">
        <w:rPr>
          <w:color w:val="auto"/>
        </w:rPr>
        <w:t>.</w:t>
      </w:r>
    </w:p>
    <w:p w:rsidR="008411EE" w:rsidRPr="00CB0061" w:rsidRDefault="008411EE" w:rsidP="008411EE">
      <w:pPr>
        <w:pStyle w:val="Nagwek3"/>
      </w:pPr>
      <w:bookmarkStart w:id="24" w:name="_Toc262305006"/>
      <w:r w:rsidRPr="00CB0061">
        <w:t>Architektura</w:t>
      </w:r>
      <w:r w:rsidR="00DD25E4" w:rsidRPr="00CB0061">
        <w:t xml:space="preserve"> i </w:t>
      </w:r>
      <w:r w:rsidRPr="00CB0061">
        <w:t>podstawy CUDA</w:t>
      </w:r>
      <w:bookmarkEnd w:id="24"/>
    </w:p>
    <w:p w:rsidR="00420FF8" w:rsidRPr="00CB0061"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AF483B">
        <w:t>p</w:t>
      </w:r>
      <w:r w:rsidR="00BC1592" w:rsidRPr="00CB0061">
        <w:t>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r w:rsidR="00D75972" w:rsidRPr="00CB0061">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5" w:name="_Toc261555448"/>
            <w:r w:rsidRPr="00CB0061">
              <w:rPr>
                <w:rFonts w:ascii="Verdana" w:hAnsi="Verdana"/>
              </w:rPr>
              <w:lastRenderedPageBreak/>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4</w:t>
            </w:r>
            <w:r w:rsidR="00700EBD"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5"/>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700EBD" w:rsidRPr="00CB0061">
                  <w:rPr>
                    <w:rFonts w:ascii="Verdana" w:hAnsi="Verdana"/>
                  </w:rPr>
                  <w:fldChar w:fldCharType="begin"/>
                </w:r>
                <w:r w:rsidR="00642DAE" w:rsidRPr="00CB0061">
                  <w:rPr>
                    <w:rFonts w:ascii="Verdana" w:hAnsi="Verdana"/>
                  </w:rPr>
                  <w:instrText xml:space="preserve"> CITATION Dam07 \p 4 \l 1045  </w:instrText>
                </w:r>
                <w:r w:rsidR="00700EBD" w:rsidRPr="00CB0061">
                  <w:rPr>
                    <w:rFonts w:ascii="Verdana" w:hAnsi="Verdana"/>
                  </w:rPr>
                  <w:fldChar w:fldCharType="separate"/>
                </w:r>
                <w:r w:rsidR="00A92FBD" w:rsidRPr="00CB0061">
                  <w:rPr>
                    <w:rFonts w:ascii="Verdana" w:hAnsi="Verdana"/>
                    <w:noProof/>
                  </w:rPr>
                  <w:t xml:space="preserve"> (Triolet, 2007, str. 4)</w:t>
                </w:r>
                <w:r w:rsidR="00700EBD" w:rsidRPr="00CB0061">
                  <w:rPr>
                    <w:rFonts w:ascii="Verdana" w:hAnsi="Verdana"/>
                  </w:rPr>
                  <w:fldChar w:fldCharType="end"/>
                </w:r>
              </w:sdtContent>
            </w:sdt>
          </w:p>
        </w:tc>
      </w:tr>
    </w:tbl>
    <w:p w:rsidR="006768F6" w:rsidRPr="00CB0061" w:rsidRDefault="006768F6" w:rsidP="006768F6">
      <w:pPr>
        <w:pStyle w:val="Nagwek3"/>
      </w:pPr>
      <w:bookmarkStart w:id="26" w:name="_Ref262235706"/>
      <w:bookmarkStart w:id="27" w:name="_Toc262305007"/>
      <w:r w:rsidRPr="00CB0061">
        <w:t>Wprowadzenie</w:t>
      </w:r>
      <w:r w:rsidR="00D42D61" w:rsidRPr="00CB0061">
        <w:t xml:space="preserve"> do </w:t>
      </w:r>
      <w:r w:rsidRPr="00CB0061">
        <w:t>technologii</w:t>
      </w:r>
      <w:bookmarkEnd w:id="26"/>
      <w:bookmarkEnd w:id="27"/>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Przy 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CB0061"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8" w:name="_Toc261555449"/>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5</w:t>
            </w:r>
            <w:r w:rsidR="00700EBD"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8"/>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700EBD" w:rsidRPr="00CB0061">
                  <w:rPr>
                    <w:rFonts w:ascii="Verdana" w:hAnsi="Verdana"/>
                  </w:rPr>
                  <w:fldChar w:fldCharType="begin"/>
                </w:r>
                <w:r w:rsidR="00642DAE" w:rsidRPr="00CB0061">
                  <w:rPr>
                    <w:rFonts w:ascii="Verdana" w:hAnsi="Verdana"/>
                  </w:rPr>
                  <w:instrText xml:space="preserve"> CITATION Dam07 \p 4 \l 1045  </w:instrText>
                </w:r>
                <w:r w:rsidR="00700EBD" w:rsidRPr="00CB0061">
                  <w:rPr>
                    <w:rFonts w:ascii="Verdana" w:hAnsi="Verdana"/>
                  </w:rPr>
                  <w:fldChar w:fldCharType="separate"/>
                </w:r>
                <w:r w:rsidRPr="00CB0061">
                  <w:rPr>
                    <w:rFonts w:ascii="Verdana" w:hAnsi="Verdana"/>
                    <w:noProof/>
                  </w:rPr>
                  <w:t xml:space="preserve"> (Triolet, 2007, str. 4)</w:t>
                </w:r>
                <w:r w:rsidR="00700EBD" w:rsidRPr="00CB0061">
                  <w:rPr>
                    <w:rFonts w:ascii="Verdana" w:hAnsi="Verdana"/>
                  </w:rPr>
                  <w:fldChar w:fldCharType="end"/>
                </w:r>
              </w:sdtContent>
            </w:sdt>
          </w:p>
        </w:tc>
      </w:tr>
    </w:tbl>
    <w:p w:rsidR="000B7192" w:rsidRDefault="000B7192" w:rsidP="007268D5"/>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dostępnych 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Odwoanieprzypisudolnego"/>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Nagwek3"/>
      </w:pPr>
      <w:bookmarkStart w:id="29" w:name="_Toc262305008"/>
      <w:bookmarkStart w:id="30" w:name="_Ref262338635"/>
      <w:bookmarkStart w:id="31" w:name="_Ref260260304"/>
      <w:r w:rsidRPr="00CB0061">
        <w:lastRenderedPageBreak/>
        <w:t>Proces wykonania programu CUDA</w:t>
      </w:r>
      <w:bookmarkEnd w:id="29"/>
      <w:bookmarkEnd w:id="30"/>
    </w:p>
    <w:p w:rsidR="00C77F0C" w:rsidRPr="00CB0061" w:rsidRDefault="00C77F0C" w:rsidP="00C77F0C">
      <w:pPr>
        <w:rPr>
          <w:color w:val="auto"/>
        </w:rPr>
      </w:pPr>
      <w:r w:rsidRPr="00CB0061">
        <w:rPr>
          <w:color w:val="auto"/>
        </w:rPr>
        <w:t xml:space="preserve">Większość </w:t>
      </w:r>
      <w:r w:rsidR="006946B6">
        <w:rPr>
          <w:color w:val="auto"/>
        </w:rPr>
        <w:t xml:space="preserve">programów </w:t>
      </w:r>
      <w:r w:rsidR="006946B6" w:rsidRPr="00CB0061">
        <w:rPr>
          <w:color w:val="auto"/>
        </w:rPr>
        <w:t xml:space="preserve"> </w:t>
      </w:r>
      <w:r w:rsidRPr="00CB0061">
        <w:rPr>
          <w:color w:val="auto"/>
        </w:rPr>
        <w:t xml:space="preserve">wykonywanych </w:t>
      </w:r>
      <w:r w:rsidR="006946B6">
        <w:rPr>
          <w:color w:val="auto"/>
        </w:rPr>
        <w:t xml:space="preserve">przy pomocy </w:t>
      </w:r>
      <w:r w:rsidR="000B7192">
        <w:rPr>
          <w:color w:val="auto"/>
        </w:rPr>
        <w:t xml:space="preserve">framework </w:t>
      </w:r>
      <w:r w:rsidR="006946B6">
        <w:rPr>
          <w:color w:val="auto"/>
        </w:rPr>
        <w:t xml:space="preserve">CUDA, korzysta z </w:t>
      </w:r>
      <w:r w:rsidR="000B7192">
        <w:rPr>
          <w:color w:val="auto"/>
        </w:rPr>
        <w:t xml:space="preserve">niego </w:t>
      </w:r>
      <w:r w:rsidR="006C5B65">
        <w:rPr>
          <w:color w:val="auto"/>
        </w:rPr>
        <w:t xml:space="preserve">używając </w:t>
      </w:r>
      <w:r w:rsidR="006946B6">
        <w:rPr>
          <w:color w:val="auto"/>
        </w:rPr>
        <w:t>następującej sekwencji działań</w:t>
      </w:r>
      <w:r w:rsidRPr="00CB0061">
        <w:rPr>
          <w:color w:val="auto"/>
        </w:rPr>
        <w:t>:</w:t>
      </w:r>
    </w:p>
    <w:p w:rsidR="00C77F0C" w:rsidRPr="00CB0061" w:rsidRDefault="006946B6" w:rsidP="00C77F0C">
      <w:pPr>
        <w:pStyle w:val="Akapitzlist"/>
      </w:pPr>
      <w:r>
        <w:t>a</w:t>
      </w:r>
      <w:r w:rsidRPr="00CB0061">
        <w:t xml:space="preserve">lokowanie </w:t>
      </w:r>
      <w:r w:rsidR="00C77F0C" w:rsidRPr="00CB0061">
        <w:t>wejściowej i wyjściowej pamięci na karcie graficznej</w:t>
      </w:r>
      <w:r>
        <w:t>,</w:t>
      </w:r>
    </w:p>
    <w:p w:rsidR="00C77F0C" w:rsidRPr="00CB0061" w:rsidRDefault="006946B6" w:rsidP="00C77F0C">
      <w:pPr>
        <w:pStyle w:val="Akapitzlist"/>
      </w:pPr>
      <w:r>
        <w:t>k</w:t>
      </w:r>
      <w:r w:rsidRPr="00CB0061">
        <w:t xml:space="preserve">opiowanie </w:t>
      </w:r>
      <w:r w:rsidR="00C77F0C" w:rsidRPr="00CB0061">
        <w:t>danych wejściowych do pamięci graficznej</w:t>
      </w:r>
      <w:r>
        <w:t>,</w:t>
      </w:r>
    </w:p>
    <w:p w:rsidR="00C77F0C" w:rsidRPr="00CB0061" w:rsidRDefault="006946B6" w:rsidP="00C77F0C">
      <w:pPr>
        <w:pStyle w:val="Akapitzlist"/>
      </w:pPr>
      <w:r>
        <w:t>w</w:t>
      </w:r>
      <w:r w:rsidRPr="00CB0061">
        <w:t xml:space="preserve">ykonywanie </w:t>
      </w:r>
      <w:r w:rsidR="00C77F0C" w:rsidRPr="00CB0061">
        <w:t>właściwych operacji (kerneli) na GPU</w:t>
      </w:r>
      <w:r>
        <w:t>,</w:t>
      </w:r>
    </w:p>
    <w:p w:rsidR="00C77F0C" w:rsidRPr="00CB0061" w:rsidRDefault="006946B6" w:rsidP="00C77F0C">
      <w:pPr>
        <w:pStyle w:val="Akapitzlist"/>
      </w:pPr>
      <w:r>
        <w:t>k</w:t>
      </w:r>
      <w:r w:rsidRPr="00CB0061">
        <w:t xml:space="preserve">opiowanie </w:t>
      </w:r>
      <w:r w:rsidR="00C77F0C" w:rsidRPr="00CB0061">
        <w:t>danych wyjściowych z pamięci graficznej do RAM</w:t>
      </w:r>
      <w:r>
        <w:t>,</w:t>
      </w:r>
    </w:p>
    <w:p w:rsidR="00C77F0C" w:rsidRPr="00CB0061" w:rsidRDefault="006946B6" w:rsidP="00C77F0C">
      <w:pPr>
        <w:pStyle w:val="Akapitzlist"/>
      </w:pPr>
      <w:r>
        <w:t>d</w:t>
      </w:r>
      <w:r w:rsidRPr="00CB0061">
        <w:t>ealok</w:t>
      </w:r>
      <w:r w:rsidR="00FC174B">
        <w:t>owanie</w:t>
      </w:r>
      <w:r w:rsidRPr="00CB0061">
        <w:t xml:space="preserve"> </w:t>
      </w:r>
      <w:r w:rsidR="00C77F0C" w:rsidRPr="00CB0061">
        <w:t>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Nagwek3"/>
      </w:pPr>
      <w:bookmarkStart w:id="32" w:name="_Toc262305009"/>
      <w:r w:rsidRPr="00CB0061">
        <w:t>Wersje CUDA</w:t>
      </w:r>
      <w:bookmarkEnd w:id="31"/>
      <w:bookmarkEnd w:id="32"/>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527F76" w:rsidRPr="00CB0061">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BC2198" w:rsidRPr="00CB0061" w:rsidRDefault="006D1236" w:rsidP="00BC2198">
      <w:pPr>
        <w:pStyle w:val="Nagwek4"/>
      </w:pPr>
      <w:bookmarkStart w:id="33" w:name="_Ref260087502"/>
      <w:bookmarkStart w:id="34" w:name="_Ref260087522"/>
      <w:bookmarkStart w:id="35" w:name="_Toc262305010"/>
      <w:r w:rsidRPr="00CB0061">
        <w:t>Ograniczenia</w:t>
      </w:r>
      <w:bookmarkEnd w:id="33"/>
      <w:bookmarkEnd w:id="34"/>
      <w:bookmarkEnd w:id="35"/>
      <w:r w:rsidRPr="00CB0061">
        <w:t xml:space="preserve">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Akapitzlist"/>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Odwoanieprzypisudolnego"/>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Akapitzlist"/>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Akapitzlist"/>
        <w:numPr>
          <w:ilvl w:val="0"/>
          <w:numId w:val="37"/>
        </w:numPr>
        <w:rPr>
          <w:rFonts w:eastAsiaTheme="majorEastAsia"/>
          <w:color w:val="auto"/>
        </w:rPr>
      </w:pPr>
      <w:r w:rsidRPr="00CB0061">
        <w:rPr>
          <w:rFonts w:eastAsiaTheme="majorEastAsia"/>
          <w:color w:val="auto"/>
        </w:rPr>
        <w:lastRenderedPageBreak/>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9409A" w:rsidP="00C07F01">
      <w:pPr>
        <w:pStyle w:val="Akapitzlist"/>
        <w:numPr>
          <w:ilvl w:val="0"/>
          <w:numId w:val="37"/>
        </w:numPr>
        <w:rPr>
          <w:rFonts w:eastAsiaTheme="majorEastAsia"/>
          <w:color w:val="auto"/>
        </w:rPr>
      </w:pPr>
      <w:r w:rsidRPr="00CB0061">
        <w:rPr>
          <w:rFonts w:eastAsiaTheme="majorEastAsia"/>
          <w:color w:val="auto"/>
        </w:rPr>
        <w:t xml:space="preserve">Jestem wiele zasad (zależnych od wersji </w:t>
      </w:r>
      <w:r w:rsidR="00EC3BB9" w:rsidRPr="00CB0061">
        <w:rPr>
          <w:rStyle w:val="PodkrelenieZnak"/>
          <w:rFonts w:eastAsiaTheme="majorEastAsia"/>
        </w:rPr>
        <w:t>compute capability</w:t>
      </w:r>
      <w:r w:rsidRPr="00CB0061">
        <w:rPr>
          <w:rFonts w:eastAsiaTheme="majorEastAsia"/>
          <w:color w:val="auto"/>
        </w:rPr>
        <w:t xml:space="preserve"> GPU) dostępu</w:t>
      </w:r>
      <w:r w:rsidR="00D42D61" w:rsidRPr="00CB0061">
        <w:rPr>
          <w:rFonts w:eastAsiaTheme="majorEastAsia"/>
          <w:color w:val="auto"/>
        </w:rPr>
        <w:t xml:space="preserve"> do </w:t>
      </w:r>
      <w:r w:rsidRPr="00CB0061">
        <w:rPr>
          <w:rFonts w:eastAsiaTheme="majorEastAsia"/>
          <w:color w:val="auto"/>
        </w:rPr>
        <w:t>pamięci globalnej</w:t>
      </w:r>
      <w:r w:rsidR="00DD25E4" w:rsidRPr="00CB0061">
        <w:rPr>
          <w:rFonts w:eastAsiaTheme="majorEastAsia"/>
          <w:color w:val="auto"/>
        </w:rPr>
        <w:t xml:space="preserve"> i </w:t>
      </w:r>
      <w:r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700EBD"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700EBD" w:rsidRPr="00CB0061">
            <w:rPr>
              <w:rFonts w:eastAsiaTheme="majorEastAsia"/>
              <w:color w:val="auto"/>
            </w:rPr>
            <w:fldChar w:fldCharType="separate"/>
          </w:r>
          <w:r w:rsidR="00527F76" w:rsidRPr="00CB0061">
            <w:rPr>
              <w:rFonts w:eastAsiaTheme="majorEastAsia"/>
              <w:noProof/>
              <w:color w:val="auto"/>
            </w:rPr>
            <w:t>(NVIDIA, 2010, strony 142-153)</w:t>
          </w:r>
          <w:r w:rsidR="00700EBD" w:rsidRPr="00CB0061">
            <w:rPr>
              <w:rFonts w:eastAsiaTheme="majorEastAsia"/>
              <w:color w:val="auto"/>
            </w:rPr>
            <w:fldChar w:fldCharType="end"/>
          </w:r>
        </w:sdtContent>
      </w:sdt>
      <w:r w:rsidR="00035784" w:rsidRPr="00CB0061">
        <w:rPr>
          <w:rFonts w:eastAsiaTheme="majorEastAsia"/>
          <w:color w:val="auto"/>
        </w:rPr>
        <w:t>.</w:t>
      </w:r>
    </w:p>
    <w:p w:rsidR="00F332C3" w:rsidRPr="00CB0061" w:rsidRDefault="00B975E3">
      <w:pPr>
        <w:pStyle w:val="Nagwek4"/>
      </w:pPr>
      <w:bookmarkStart w:id="36" w:name="_Toc262305011"/>
      <w:r w:rsidRPr="00CB0061">
        <w:t xml:space="preserve">Zmiany w </w:t>
      </w:r>
      <w:r w:rsidR="00035784" w:rsidRPr="00CB0061">
        <w:t>CUDA compute capabibility 2.0</w:t>
      </w:r>
      <w:bookmarkEnd w:id="36"/>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700EBD" w:rsidRPr="00CB0061">
            <w:fldChar w:fldCharType="begin"/>
          </w:r>
          <w:r w:rsidRPr="00CB0061">
            <w:instrText xml:space="preserve"> CITATION Tar10 \l 1045 </w:instrText>
          </w:r>
          <w:r w:rsidR="00700EBD" w:rsidRPr="00CB0061">
            <w:fldChar w:fldCharType="separate"/>
          </w:r>
          <w:r w:rsidRPr="00CB0061">
            <w:rPr>
              <w:noProof/>
            </w:rPr>
            <w:t xml:space="preserve"> (Sandhu, 2010)</w:t>
          </w:r>
          <w:r w:rsidR="00700EBD" w:rsidRPr="00CB0061">
            <w:fldChar w:fldCharType="end"/>
          </w:r>
        </w:sdtContent>
      </w:sdt>
      <w:r w:rsidRPr="00CB0061">
        <w:t>. Były one bardzo oczekiwane przez środowisko developerów GPGPU, ponieważ produkty CC 2.0 (tzw. platforma Fermi) miały dawać możliwości niedostępne na poprzednich kartach:</w:t>
      </w:r>
    </w:p>
    <w:p w:rsidR="00035784" w:rsidRPr="00CB0061" w:rsidRDefault="00035784" w:rsidP="00035784">
      <w:pPr>
        <w:pStyle w:val="Akapitzlist"/>
      </w:pPr>
      <w:r w:rsidRPr="00CB0061">
        <w:t xml:space="preserve">wykonywanie kilku różnych kerneli </w:t>
      </w:r>
      <w:r w:rsidR="00CE5904">
        <w:t>równolegle</w:t>
      </w:r>
      <w:sdt>
        <w:sdtPr>
          <w:id w:val="8502182"/>
          <w:citation/>
        </w:sdtPr>
        <w:sdtContent>
          <w:r w:rsidR="00700EBD" w:rsidRPr="00CB0061">
            <w:fldChar w:fldCharType="begin"/>
          </w:r>
          <w:r w:rsidRPr="00CB0061">
            <w:instrText xml:space="preserve"> CITATION NVI101 \l 1045 </w:instrText>
          </w:r>
          <w:r w:rsidR="00700EBD" w:rsidRPr="00CB0061">
            <w:fldChar w:fldCharType="separate"/>
          </w:r>
          <w:r w:rsidRPr="00CB0061">
            <w:rPr>
              <w:noProof/>
            </w:rPr>
            <w:t xml:space="preserve"> (NVIDIA, 2010)</w:t>
          </w:r>
          <w:r w:rsidR="00700EBD" w:rsidRPr="00CB0061">
            <w:fldChar w:fldCharType="end"/>
          </w:r>
        </w:sdtContent>
      </w:sdt>
      <w:r w:rsidRPr="00CB0061">
        <w:t>,</w:t>
      </w:r>
    </w:p>
    <w:p w:rsidR="00035784" w:rsidRPr="00CB0061" w:rsidRDefault="00035784" w:rsidP="00035784">
      <w:pPr>
        <w:pStyle w:val="Akapitzlist"/>
      </w:pPr>
      <w:r w:rsidRPr="00CB0061">
        <w:t>obsługa pamięci ECC</w:t>
      </w:r>
      <w:r w:rsidRPr="00CB0061">
        <w:rPr>
          <w:rStyle w:val="Odwoanieprzypisudolnego"/>
        </w:rPr>
        <w:footnoteReference w:id="20"/>
      </w:r>
      <w:r w:rsidRPr="00CB0061">
        <w:rPr>
          <w:rStyle w:val="Odwoanieprzypisudolnego"/>
        </w:rPr>
        <w:t xml:space="preserve"> </w:t>
      </w:r>
      <w:sdt>
        <w:sdtPr>
          <w:id w:val="8502183"/>
          <w:citation/>
        </w:sdtPr>
        <w:sdtContent>
          <w:r w:rsidR="00700EBD" w:rsidRPr="00CB0061">
            <w:fldChar w:fldCharType="begin"/>
          </w:r>
          <w:r w:rsidRPr="00CB0061">
            <w:instrText xml:space="preserve"> CITATION NVI101 \l 1045 </w:instrText>
          </w:r>
          <w:r w:rsidR="00700EBD" w:rsidRPr="00CB0061">
            <w:fldChar w:fldCharType="separate"/>
          </w:r>
          <w:r w:rsidRPr="00CB0061">
            <w:rPr>
              <w:noProof/>
            </w:rPr>
            <w:t>(NVIDIA, 2010)</w:t>
          </w:r>
          <w:r w:rsidR="00700EBD" w:rsidRPr="00CB0061">
            <w:fldChar w:fldCharType="end"/>
          </w:r>
        </w:sdtContent>
      </w:sdt>
      <w:r w:rsidRPr="00CB0061">
        <w:t>,</w:t>
      </w:r>
    </w:p>
    <w:p w:rsidR="00035784" w:rsidRPr="00CB0061" w:rsidRDefault="00035784" w:rsidP="00035784">
      <w:pPr>
        <w:pStyle w:val="Akapitzlist"/>
      </w:pPr>
      <w:r w:rsidRPr="00CB0061">
        <w:t xml:space="preserve">możliwość debugowania wykonania kerneli </w:t>
      </w:r>
      <w:sdt>
        <w:sdtPr>
          <w:id w:val="8502184"/>
          <w:citation/>
        </w:sdtPr>
        <w:sdtContent>
          <w:r w:rsidR="00700EBD" w:rsidRPr="00CB0061">
            <w:fldChar w:fldCharType="begin"/>
          </w:r>
          <w:r w:rsidRPr="00CB0061">
            <w:instrText xml:space="preserve"> CITATION NVI101 \l 1045 </w:instrText>
          </w:r>
          <w:r w:rsidR="00700EBD" w:rsidRPr="00CB0061">
            <w:fldChar w:fldCharType="separate"/>
          </w:r>
          <w:r w:rsidRPr="00CB0061">
            <w:rPr>
              <w:noProof/>
            </w:rPr>
            <w:t>(NVIDIA, 2010)</w:t>
          </w:r>
          <w:r w:rsidR="00700EBD" w:rsidRPr="00CB0061">
            <w:fldChar w:fldCharType="end"/>
          </w:r>
        </w:sdtContent>
      </w:sdt>
      <w:r w:rsidRPr="00CB0061">
        <w:t>,</w:t>
      </w:r>
    </w:p>
    <w:p w:rsidR="00035784" w:rsidRPr="00CB0061" w:rsidRDefault="00035784" w:rsidP="00035784">
      <w:pPr>
        <w:pStyle w:val="Akapitzlist"/>
      </w:pPr>
      <w:r w:rsidRPr="00CB0061">
        <w:t xml:space="preserve">jednolita przestrzeń adresowa wszystkich </w:t>
      </w:r>
      <w:r w:rsidR="00427DB1">
        <w:t>typów</w:t>
      </w:r>
      <w:r w:rsidR="00427DB1" w:rsidRPr="00CB0061">
        <w:t xml:space="preserve"> </w:t>
      </w:r>
      <w:r w:rsidRPr="00CB0061">
        <w:t>pamięci</w:t>
      </w:r>
      <w:sdt>
        <w:sdtPr>
          <w:id w:val="8502185"/>
          <w:citation/>
        </w:sdtPr>
        <w:sdtContent>
          <w:r w:rsidR="00700EBD" w:rsidRPr="00CB0061">
            <w:fldChar w:fldCharType="begin"/>
          </w:r>
          <w:r w:rsidRPr="00CB0061">
            <w:instrText xml:space="preserve"> CITATION NVI09 \p 12 \l 1045  </w:instrText>
          </w:r>
          <w:r w:rsidR="00700EBD" w:rsidRPr="00CB0061">
            <w:fldChar w:fldCharType="separate"/>
          </w:r>
          <w:r w:rsidRPr="00CB0061">
            <w:rPr>
              <w:noProof/>
            </w:rPr>
            <w:t xml:space="preserve"> (NVIDIA, 2009, str. 12)</w:t>
          </w:r>
          <w:r w:rsidR="00700EBD" w:rsidRPr="00CB0061">
            <w:fldChar w:fldCharType="end"/>
          </w:r>
        </w:sdtContent>
      </w:sdt>
      <w:r w:rsidRPr="00CB0061">
        <w:t>,</w:t>
      </w:r>
    </w:p>
    <w:p w:rsidR="00035784" w:rsidRPr="00CB0061" w:rsidRDefault="00035784" w:rsidP="00035784">
      <w:pPr>
        <w:pStyle w:val="Akapitzlist"/>
      </w:pPr>
      <w:r w:rsidRPr="00CB0061">
        <w:rPr>
          <w:rFonts w:eastAsiaTheme="majorEastAsia"/>
          <w:color w:val="auto"/>
        </w:rPr>
        <w:t>możliwość używania klas C++ w kernelach,</w:t>
      </w:r>
    </w:p>
    <w:p w:rsidR="00035784" w:rsidRPr="00CB0061" w:rsidRDefault="00035784" w:rsidP="00035784">
      <w:pPr>
        <w:pStyle w:val="Akapitzlist"/>
      </w:pPr>
      <w:r w:rsidRPr="00CB0061">
        <w:t>wiele innych drobnych ulepszeń architektury</w:t>
      </w:r>
      <w:sdt>
        <w:sdtPr>
          <w:id w:val="8502186"/>
          <w:citation/>
        </w:sdtPr>
        <w:sdtContent>
          <w:r w:rsidR="00700EBD" w:rsidRPr="00CB0061">
            <w:fldChar w:fldCharType="begin"/>
          </w:r>
          <w:r w:rsidRPr="00CB0061">
            <w:instrText xml:space="preserve"> CITATION NVI10 \p 146 \l 1045  </w:instrText>
          </w:r>
          <w:r w:rsidR="00700EBD" w:rsidRPr="00CB0061">
            <w:fldChar w:fldCharType="separate"/>
          </w:r>
          <w:r w:rsidRPr="00CB0061">
            <w:rPr>
              <w:noProof/>
            </w:rPr>
            <w:t xml:space="preserve"> (NVIDIA, 2010, str. 146)</w:t>
          </w:r>
          <w:r w:rsidR="00700EBD" w:rsidRPr="00CB0061">
            <w:fldChar w:fldCharType="end"/>
          </w:r>
        </w:sdtContent>
      </w:sdt>
      <w:r w:rsidRPr="00CB0061">
        <w:t>.</w:t>
      </w:r>
    </w:p>
    <w:p w:rsidR="00F332C3" w:rsidRPr="00CB0061" w:rsidRDefault="00035784">
      <w:pPr>
        <w:rPr>
          <w:rFonts w:eastAsiaTheme="majorEastAsia"/>
          <w:color w:val="auto"/>
        </w:rPr>
      </w:pPr>
      <w:r w:rsidRPr="00CB0061">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Nagwek3"/>
      </w:pPr>
      <w:bookmarkStart w:id="37" w:name="_Ref262235832"/>
      <w:bookmarkStart w:id="38" w:name="_Toc262305012"/>
      <w:r w:rsidRPr="00CB0061">
        <w:t>Proces kompilacji plików CUDA</w:t>
      </w:r>
      <w:bookmarkEnd w:id="37"/>
      <w:bookmarkEnd w:id="38"/>
    </w:p>
    <w:p w:rsidR="00A77328" w:rsidRPr="00CB0061"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DD25E4" w:rsidRPr="00CB0061">
        <w:t xml:space="preserve"> i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427DB1">
        <w:t xml:space="preserve"> w czasie kompilacji: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9" w:name="_Toc261555450"/>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6</w:t>
            </w:r>
            <w:r w:rsidR="00700EBD" w:rsidRPr="00CB0061">
              <w:rPr>
                <w:rFonts w:ascii="Verdana" w:hAnsi="Verdana"/>
              </w:rPr>
              <w:fldChar w:fldCharType="end"/>
            </w:r>
            <w:r w:rsidRPr="00CB0061">
              <w:rPr>
                <w:rFonts w:ascii="Verdana" w:hAnsi="Verdana"/>
              </w:rPr>
              <w:t>. Proces kompilacji plików źródłowych CUDA</w:t>
            </w:r>
            <w:bookmarkEnd w:id="3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700EBD" w:rsidRPr="00CB0061">
                  <w:rPr>
                    <w:rFonts w:ascii="Verdana" w:hAnsi="Verdana"/>
                  </w:rPr>
                  <w:fldChar w:fldCharType="begin"/>
                </w:r>
                <w:r w:rsidR="00642DAE" w:rsidRPr="00CB0061">
                  <w:rPr>
                    <w:rFonts w:ascii="Verdana" w:hAnsi="Verdana"/>
                  </w:rPr>
                  <w:instrText xml:space="preserve"> CITATION Juu08 \p 20 \l 1045  </w:instrText>
                </w:r>
                <w:r w:rsidR="00700EBD" w:rsidRPr="00CB0061">
                  <w:rPr>
                    <w:rFonts w:ascii="Verdana" w:hAnsi="Verdana"/>
                  </w:rPr>
                  <w:fldChar w:fldCharType="separate"/>
                </w:r>
                <w:r w:rsidRPr="00CB0061">
                  <w:rPr>
                    <w:rFonts w:ascii="Verdana" w:hAnsi="Verdana"/>
                    <w:noProof/>
                  </w:rPr>
                  <w:t>(Spek, 2008, str. 20)</w:t>
                </w:r>
                <w:r w:rsidR="00700EBD" w:rsidRPr="00CB0061">
                  <w:rPr>
                    <w:rFonts w:ascii="Verdana" w:hAnsi="Verdana"/>
                  </w:rPr>
                  <w:fldChar w:fldCharType="end"/>
                </w:r>
              </w:sdtContent>
            </w:sdt>
          </w:p>
        </w:tc>
      </w:tr>
    </w:tbl>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postaci binarnej i/lub ptx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Pr="00CB0061">
        <w:rPr>
          <w:rStyle w:val="PodkrelenieZnak"/>
        </w:rPr>
        <w:t>CUDA driver API</w:t>
      </w:r>
      <w:r w:rsidRPr="00CB0061">
        <w:t xml:space="preserve">. </w:t>
      </w:r>
      <w:r w:rsidR="00427DB1">
        <w:lastRenderedPageBreak/>
        <w:t>Dokładniejsze omówienie oraz p</w:t>
      </w:r>
      <w:r w:rsidRPr="00CB0061">
        <w:t xml:space="preserve">rzykłady kodu z obu tych interfejsów zostały umieszczone w rozdziale </w:t>
      </w:r>
      <w:r w:rsidR="00700EBD" w:rsidRPr="00CB0061">
        <w:fldChar w:fldCharType="begin"/>
      </w:r>
      <w:r w:rsidRPr="00CB0061">
        <w:instrText xml:space="preserve"> REF _Ref261734626 \r \h </w:instrText>
      </w:r>
      <w:r w:rsidR="00700EBD" w:rsidRPr="00CB0061">
        <w:fldChar w:fldCharType="separate"/>
      </w:r>
      <w:r w:rsidR="00ED5C84">
        <w:t>8.1</w:t>
      </w:r>
      <w:r w:rsidR="00700EBD" w:rsidRPr="00CB0061">
        <w:fldChar w:fldCharType="end"/>
      </w:r>
      <w:r w:rsidRPr="00CB0061">
        <w:t>.</w:t>
      </w:r>
    </w:p>
    <w:p w:rsidR="00C47740" w:rsidRPr="00CB0061" w:rsidRDefault="00BC7C23" w:rsidP="00C47740">
      <w:pPr>
        <w:pStyle w:val="Nagwek3"/>
      </w:pPr>
      <w:bookmarkStart w:id="40" w:name="_Toc262305013"/>
      <w:r w:rsidRPr="00CB0061">
        <w:t>T</w:t>
      </w:r>
      <w:r w:rsidR="00C47740" w:rsidRPr="00CB0061">
        <w:t>ryb emulacji</w:t>
      </w:r>
      <w:bookmarkEnd w:id="40"/>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t>
      </w:r>
      <w:r w:rsidR="00377A7A">
        <w:t>na</w:t>
      </w:r>
      <w:r w:rsidR="00DD25E4" w:rsidRPr="00CB0061">
        <w:t>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Nagwek3"/>
      </w:pPr>
      <w:bookmarkStart w:id="41" w:name="_Toc262305014"/>
      <w:r w:rsidRPr="00CB0061">
        <w:t>Model architektury CUDA</w:t>
      </w:r>
      <w:bookmarkEnd w:id="41"/>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t>
      </w:r>
      <w:r w:rsidR="00DD25E4" w:rsidRPr="00CB0061">
        <w:rPr>
          <w:color w:val="auto"/>
        </w:rPr>
        <w:t>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CB0061">
        <w:rPr>
          <w:color w:val="auto"/>
        </w:rPr>
        <w:t xml:space="preserve">Opisana architektura </w:t>
      </w:r>
      <w:r w:rsidR="00B01F34">
        <w:rPr>
          <w:color w:val="auto"/>
        </w:rPr>
        <w:t>określana jest jako</w:t>
      </w:r>
      <w:r w:rsidR="00B01F34">
        <w:t xml:space="preserve"> </w:t>
      </w:r>
      <w:r w:rsidRPr="00CB0061">
        <w:rPr>
          <w:rStyle w:val="PodkrelenieZnak"/>
        </w:rPr>
        <w:t>SIMT</w:t>
      </w:r>
      <w:r w:rsidRPr="00CB0061">
        <w:t xml:space="preserve"> (</w:t>
      </w:r>
      <w:r w:rsidR="0041047B" w:rsidRPr="00CB0061">
        <w:t xml:space="preserve">ang. </w:t>
      </w:r>
      <w:r w:rsidRPr="001D6F89">
        <w:rPr>
          <w:rStyle w:val="PodkrelenieZnak"/>
          <w:lang w:val="en-US"/>
        </w:rPr>
        <w:t>Single Instruction, Multiple Threads</w:t>
      </w:r>
      <w:r w:rsidRPr="001D6F89">
        <w:rPr>
          <w:lang w:val="en-US"/>
        </w:rPr>
        <w:t>)</w:t>
      </w:r>
      <w:r w:rsidR="0004600A" w:rsidRPr="001D6F89">
        <w:rPr>
          <w:lang w:val="en-US"/>
        </w:rPr>
        <w:t>.</w:t>
      </w:r>
      <w:r w:rsidRPr="001D6F89">
        <w:rPr>
          <w:lang w:val="en-US"/>
        </w:rPr>
        <w:t xml:space="preserve"> </w:t>
      </w:r>
      <w:r w:rsidR="0004600A" w:rsidRPr="00B01F34">
        <w:t>J</w:t>
      </w:r>
      <w:r w:rsidRPr="00B01F34">
        <w:t xml:space="preserve">est </w:t>
      </w:r>
      <w:r w:rsidR="0004600A" w:rsidRPr="00B01F34">
        <w:t xml:space="preserve">ona </w:t>
      </w:r>
      <w:r w:rsidRPr="00B01F34">
        <w:t>podobna</w:t>
      </w:r>
      <w:r w:rsidR="00D42D61" w:rsidRPr="00B01F34">
        <w:t xml:space="preserve"> do </w:t>
      </w:r>
      <w:r w:rsidR="0004600A" w:rsidRPr="00B01F34">
        <w:t xml:space="preserve">architektury </w:t>
      </w:r>
      <w:r w:rsidR="0004600A" w:rsidRPr="00B01F34">
        <w:rPr>
          <w:rStyle w:val="PodkrelenieZnak"/>
        </w:rPr>
        <w:t>SIMD</w:t>
      </w:r>
      <w:r w:rsidR="0004600A" w:rsidRPr="001D6F89">
        <w:rPr>
          <w:lang w:val="en-US"/>
        </w:rPr>
        <w:t xml:space="preserve"> (</w:t>
      </w:r>
      <w:r w:rsidR="0041047B" w:rsidRPr="001D6F89">
        <w:rPr>
          <w:lang w:val="en-US"/>
        </w:rPr>
        <w:t xml:space="preserve">ang. </w:t>
      </w:r>
      <w:r w:rsidR="0004600A" w:rsidRPr="00CB0061">
        <w:rPr>
          <w:rStyle w:val="PodkrelenieZnak"/>
        </w:rPr>
        <w:t>Single Instruction, Multiple Data</w:t>
      </w:r>
      <w:r w:rsidR="0004600A" w:rsidRPr="00CB0061">
        <w:t>)</w:t>
      </w:r>
      <w:r w:rsidR="00DD25E4" w:rsidRPr="00CB0061">
        <w:t xml:space="preserve"> w </w:t>
      </w:r>
      <w:r w:rsidR="0004600A" w:rsidRPr="00CB0061">
        <w:t>tym,</w:t>
      </w:r>
      <w:r w:rsidR="00D42D61" w:rsidRPr="00CB0061">
        <w:t xml:space="preserve"> że </w:t>
      </w:r>
      <w:r w:rsidR="0004600A" w:rsidRPr="00CB0061">
        <w:t>dane instrukcje mogą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D70F5F">
        <w:t xml:space="preserve">częste </w:t>
      </w:r>
      <w:r w:rsidR="004350A7">
        <w:t xml:space="preserve">używanie </w:t>
      </w:r>
      <w:r w:rsidR="004350A7" w:rsidRPr="00CB0061">
        <w:t>instrukcji warunkowych, które rozdzielają ścieżkę wykonania przez wątki w danym warpie</w:t>
      </w:r>
      <w:r w:rsidR="004350A7" w:rsidRPr="00CB0061">
        <w:t xml:space="preserve"> </w:t>
      </w:r>
      <w:r w:rsidR="004350A7">
        <w:t>znacząco zmniejsza wydajność programu.</w:t>
      </w:r>
    </w:p>
    <w:p w:rsidR="00A940E2" w:rsidRPr="00CB0061" w:rsidRDefault="006D1236" w:rsidP="006D1236">
      <w:pPr>
        <w:pStyle w:val="Nagwek3"/>
      </w:pPr>
      <w:bookmarkStart w:id="42" w:name="_Komunikacja_między_wątkami"/>
      <w:bookmarkStart w:id="43" w:name="_Ref262242145"/>
      <w:bookmarkStart w:id="44" w:name="_Toc262305015"/>
      <w:bookmarkEnd w:id="42"/>
      <w:r w:rsidRPr="00CB0061">
        <w:t>Komunikacja między wątkami</w:t>
      </w:r>
      <w:bookmarkEnd w:id="43"/>
      <w:bookmarkEnd w:id="44"/>
    </w:p>
    <w:p w:rsidR="000B5B74" w:rsidRPr="00CB0061" w:rsidRDefault="00B324C2" w:rsidP="00A940E2">
      <w:pPr>
        <w:rPr>
          <w:color w:val="auto"/>
        </w:rPr>
      </w:pPr>
      <w:r>
        <w:rPr>
          <w:color w:val="auto"/>
        </w:rPr>
        <w:t>W t</w:t>
      </w:r>
      <w:r w:rsidR="00721050" w:rsidRPr="00CB0061">
        <w:rPr>
          <w:color w:val="auto"/>
        </w:rPr>
        <w:t>echnologi</w:t>
      </w:r>
      <w:r>
        <w:rPr>
          <w:color w:val="auto"/>
        </w:rPr>
        <w:t>i</w:t>
      </w:r>
      <w:r w:rsidR="00721050" w:rsidRPr="00CB0061">
        <w:rPr>
          <w:color w:val="auto"/>
        </w:rPr>
        <w:t xml:space="preserve"> CUDA</w:t>
      </w:r>
      <w:r>
        <w:rPr>
          <w:color w:val="auto"/>
        </w:rPr>
        <w:t xml:space="preserve"> </w:t>
      </w:r>
      <w:r w:rsidR="00721050" w:rsidRPr="00CB0061">
        <w:rPr>
          <w:color w:val="auto"/>
        </w:rPr>
        <w:t xml:space="preserve">szybka pamięć dzielona jest </w:t>
      </w:r>
      <w:r>
        <w:rPr>
          <w:color w:val="auto"/>
        </w:rPr>
        <w:t xml:space="preserve">często </w:t>
      </w:r>
      <w:r w:rsidR="00721050" w:rsidRPr="00CB0061">
        <w:rPr>
          <w:color w:val="auto"/>
        </w:rPr>
        <w:t>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interpretuje).</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B324C2">
        <w:t>)</w:t>
      </w:r>
      <w:r w:rsidR="00B324C2">
        <w:t xml:space="preserve">. </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 xml:space="preserve">różnych blokach – dlatego trzeba tak projektować </w:t>
      </w:r>
      <w:r w:rsidR="001B3B66">
        <w:t>aplikację</w:t>
      </w:r>
      <w:r w:rsidR="000B5B74" w:rsidRPr="00CB0061">
        <w:t>, by taka komunikacja nie była konieczna.</w:t>
      </w:r>
      <w:r w:rsidR="008C4DDE" w:rsidRPr="00CB0061">
        <w:rPr>
          <w:color w:val="auto"/>
        </w:rPr>
        <w:br w:type="page"/>
      </w:r>
    </w:p>
    <w:p w:rsidR="00C04371" w:rsidRPr="00CB0061" w:rsidRDefault="00836D01" w:rsidP="002F45CE">
      <w:pPr>
        <w:pStyle w:val="Nagwek1"/>
      </w:pPr>
      <w:bookmarkStart w:id="45" w:name="_Sztuczne_sieci_neuronowe"/>
      <w:bookmarkStart w:id="46" w:name="_Toc262305016"/>
      <w:bookmarkEnd w:id="45"/>
      <w:r w:rsidRPr="00CB0061">
        <w:lastRenderedPageBreak/>
        <w:t>Sztuczne sieci neuronowe</w:t>
      </w:r>
      <w:bookmarkEnd w:id="46"/>
    </w:p>
    <w:p w:rsidR="00CD6466" w:rsidRPr="00CB0061" w:rsidRDefault="006E507D" w:rsidP="00CD6466">
      <w:r w:rsidRPr="00CB0061">
        <w:t xml:space="preserve">Mózg </w:t>
      </w:r>
      <w:ins w:id="47" w:author="HP" w:date="2010-05-24T23:06:00Z">
        <w:r w:rsidR="00B01F34">
          <w:t>ksiazka</w:t>
        </w:r>
      </w:ins>
      <w:r w:rsidRPr="00CB0061">
        <w:t>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D42D61" w:rsidRPr="00CB0061">
        <w:t xml:space="preserve"> do </w:t>
      </w:r>
      <w:r w:rsidR="00DB6139" w:rsidRPr="00CB0061">
        <w:t>innych neuronów lub mięśni.</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 xml:space="preserve">standardowy algorytm byłby nieefektywny lub zbyt skomplikowany,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67E7D" w:rsidRPr="00CB0061">
              <w:rPr>
                <w:noProof/>
              </w:rPr>
              <w:t xml:space="preserve"> (Rutkowski, 2005)</w:t>
            </w:r>
          </w:fldSimple>
        </w:sdtContent>
      </w:sdt>
      <w:r w:rsidR="0017653E" w:rsidRPr="00CB0061">
        <w:t>.</w:t>
      </w:r>
    </w:p>
    <w:p w:rsidR="006D1236" w:rsidRPr="00CB0061" w:rsidRDefault="006D1236" w:rsidP="00CD6466">
      <w:pPr>
        <w:pStyle w:val="Nagwek2"/>
      </w:pPr>
      <w:bookmarkStart w:id="48" w:name="_Toc262305017"/>
      <w:r w:rsidRPr="00CB0061">
        <w:t>Model neuronu</w:t>
      </w:r>
      <w:bookmarkEnd w:id="48"/>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Nagwek3"/>
      </w:pPr>
      <w:bookmarkStart w:id="49" w:name="_Toc262305018"/>
      <w:r w:rsidRPr="00CB0061">
        <w:t>Neuron biologiczny</w:t>
      </w:r>
      <w:bookmarkEnd w:id="49"/>
    </w:p>
    <w:p w:rsidR="007E4A32" w:rsidRPr="00CB0061"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A46769" w:rsidRPr="00CB0061"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8" ShapeID="_x0000_i1025" DrawAspect="Content" ObjectID="_1336251734"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50" w:name="_Toc261555451"/>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7</w:t>
            </w:r>
            <w:r w:rsidR="00700EBD" w:rsidRPr="00CB0061">
              <w:rPr>
                <w:rFonts w:ascii="Verdana" w:hAnsi="Verdana"/>
              </w:rPr>
              <w:fldChar w:fldCharType="end"/>
            </w:r>
            <w:r w:rsidRPr="00CB0061">
              <w:rPr>
                <w:rFonts w:ascii="Verdana" w:hAnsi="Verdana"/>
              </w:rPr>
              <w:t>. Schemat neuronu biologicznego</w:t>
            </w:r>
            <w:bookmarkEnd w:id="50"/>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700EBD" w:rsidRPr="00CB0061">
                  <w:rPr>
                    <w:rFonts w:ascii="Verdana" w:hAnsi="Verdana"/>
                  </w:rPr>
                  <w:fldChar w:fldCharType="begin"/>
                </w:r>
                <w:r w:rsidR="00642DAE" w:rsidRPr="00CB0061">
                  <w:rPr>
                    <w:rFonts w:ascii="Verdana" w:hAnsi="Verdana"/>
                  </w:rPr>
                  <w:instrText xml:space="preserve"> CITATION Wik10 \l 1045 </w:instrText>
                </w:r>
                <w:r w:rsidR="00700EBD" w:rsidRPr="00CB0061">
                  <w:rPr>
                    <w:rFonts w:ascii="Verdana" w:hAnsi="Verdana"/>
                  </w:rPr>
                  <w:fldChar w:fldCharType="separate"/>
                </w:r>
                <w:r w:rsidRPr="00CB0061">
                  <w:rPr>
                    <w:rFonts w:ascii="Verdana" w:hAnsi="Verdana"/>
                    <w:noProof/>
                  </w:rPr>
                  <w:t>(Wikipedia, 2010)</w:t>
                </w:r>
                <w:r w:rsidR="00700EBD" w:rsidRPr="00CB0061">
                  <w:rPr>
                    <w:rFonts w:ascii="Verdana" w:hAnsi="Verdana"/>
                  </w:rPr>
                  <w:fldChar w:fldCharType="end"/>
                </w:r>
              </w:sdtContent>
            </w:sdt>
            <w:r w:rsidR="0018160C" w:rsidRPr="00CB0061">
              <w:rPr>
                <w:rFonts w:ascii="Verdana" w:hAnsi="Verdana"/>
              </w:rPr>
              <w:t>, zmodyfikowane</w:t>
            </w:r>
          </w:p>
        </w:tc>
      </w:tr>
    </w:tbl>
    <w:p w:rsidR="006D1236" w:rsidRPr="00CB0061" w:rsidRDefault="006D1236" w:rsidP="006D1236">
      <w:pPr>
        <w:pStyle w:val="Nagwek3"/>
      </w:pPr>
      <w:bookmarkStart w:id="51" w:name="_Toc262305019"/>
      <w:r w:rsidRPr="00CB0061">
        <w:t>Sztuczny neuron</w:t>
      </w:r>
      <w:bookmarkEnd w:id="51"/>
    </w:p>
    <w:p w:rsidR="00E77C65" w:rsidRPr="00CB0061"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15pt;height:162pt" o:ole="">
                  <v:imagedata r:id="rId17" o:title=""/>
                </v:shape>
                <o:OLEObject Type="Embed" ProgID="PhotoshopElements.Image.8" ShapeID="_x0000_i1026" DrawAspect="Content" ObjectID="_1336251735"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52" w:name="_Toc261555452"/>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8</w:t>
            </w:r>
            <w:r w:rsidR="00700EBD"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52"/>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700EBD" w:rsidRPr="00CB0061">
                  <w:rPr>
                    <w:rFonts w:ascii="Verdana" w:hAnsi="Verdana"/>
                  </w:rPr>
                  <w:fldChar w:fldCharType="begin"/>
                </w:r>
                <w:r w:rsidR="00642DAE" w:rsidRPr="00CB0061">
                  <w:rPr>
                    <w:rFonts w:ascii="Verdana" w:hAnsi="Verdana"/>
                  </w:rPr>
                  <w:instrText xml:space="preserve"> CITATION Raf \l 1045 </w:instrText>
                </w:r>
                <w:r w:rsidR="00700EBD" w:rsidRPr="00CB0061">
                  <w:rPr>
                    <w:rFonts w:ascii="Verdana" w:hAnsi="Verdana"/>
                  </w:rPr>
                  <w:fldChar w:fldCharType="separate"/>
                </w:r>
                <w:r w:rsidR="00F43CD9" w:rsidRPr="00CB0061">
                  <w:rPr>
                    <w:rFonts w:ascii="Verdana" w:hAnsi="Verdana"/>
                    <w:noProof/>
                  </w:rPr>
                  <w:t>(Klaus)</w:t>
                </w:r>
                <w:r w:rsidR="00700EBD"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zmodyfikowane</w:t>
            </w:r>
          </w:p>
        </w:tc>
      </w:tr>
    </w:tbl>
    <w:p w:rsidR="00E77C65" w:rsidRPr="00CB0061" w:rsidRDefault="00E77C65" w:rsidP="009A372D"/>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18160C" w:rsidRPr="00CB0061">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CB0061"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CB0061" w:rsidRDefault="005027B6" w:rsidP="009A372D"/>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Nagwek3"/>
      </w:pPr>
      <w:bookmarkStart w:id="53" w:name="_Toc262305020"/>
      <w:r w:rsidRPr="00CB0061">
        <w:t>Funkcja aktywacji</w:t>
      </w:r>
      <w:bookmarkEnd w:id="53"/>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Opiszę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CB0061">
        <w:t xml:space="preserve">neuron liniowy, perceptron Rosenblatta oraz neuron </w:t>
      </w:r>
      <w:r w:rsidR="006B1684" w:rsidRPr="00CB0061">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CB0061"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CB0061" w:rsidRDefault="00B768AD" w:rsidP="00AD7E48"/>
    <w:p w:rsidR="00695D55" w:rsidRPr="00CB0061" w:rsidRDefault="00695D55" w:rsidP="0015289E">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CB0061"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CB0061" w:rsidRDefault="00B768AD" w:rsidP="0015289E"/>
    <w:p w:rsidR="00D73E76" w:rsidRPr="00CB0061" w:rsidRDefault="00D73E76" w:rsidP="00415DAF">
      <w:r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CB0061"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t>(</w:t>
            </w:r>
            <w:r w:rsidR="0007753A" w:rsidRPr="00CB0061">
              <w:t>3.4</w:t>
            </w:r>
            <w:r w:rsidRPr="00CB0061">
              <w:t>)</w:t>
            </w:r>
          </w:p>
        </w:tc>
      </w:tr>
    </w:tbl>
    <w:p w:rsidR="00B768AD" w:rsidRPr="00CB0061" w:rsidRDefault="00B768AD" w:rsidP="00415DAF"/>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54" w:name="_Toc261555453"/>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9</w:t>
            </w:r>
            <w:r w:rsidR="00700EBD" w:rsidRPr="00CB0061">
              <w:rPr>
                <w:rFonts w:ascii="Verdana" w:hAnsi="Verdana"/>
              </w:rPr>
              <w:fldChar w:fldCharType="end"/>
            </w:r>
            <w:r w:rsidRPr="00CB0061">
              <w:rPr>
                <w:rFonts w:ascii="Verdana" w:hAnsi="Verdana"/>
              </w:rPr>
              <w:t>. Wykres funkcji y=tanh(</w:t>
            </w:r>
            <w:r w:rsidR="00706697" w:rsidRPr="00CB0061">
              <w:rPr>
                <w:rFonts w:ascii="Verdana" w:hAnsi="Verdana"/>
              </w:rPr>
              <w:t>ß</w:t>
            </w:r>
            <w:r w:rsidRPr="00CB0061">
              <w:rPr>
                <w:rFonts w:ascii="Verdana" w:hAnsi="Verdana"/>
              </w:rPr>
              <w:t>x)</w:t>
            </w:r>
            <w:bookmarkEnd w:id="54"/>
          </w:p>
        </w:tc>
      </w:tr>
    </w:tbl>
    <w:p w:rsidR="006D1236" w:rsidRPr="00CB0061" w:rsidRDefault="006D1236" w:rsidP="006D1236">
      <w:pPr>
        <w:pStyle w:val="Nagwek2"/>
      </w:pPr>
      <w:bookmarkStart w:id="55" w:name="_Toc262305021"/>
      <w:r w:rsidRPr="00CB0061">
        <w:t>Architektury sieci neuronowych</w:t>
      </w:r>
      <w:bookmarkEnd w:id="55"/>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Nagwek3"/>
      </w:pPr>
      <w:bookmarkStart w:id="56" w:name="_Ref261557780"/>
      <w:bookmarkStart w:id="57" w:name="_Toc262305022"/>
      <w:r w:rsidRPr="00CB0061">
        <w:t>Jednokierunkowe</w:t>
      </w:r>
      <w:bookmarkEnd w:id="56"/>
      <w:bookmarkEnd w:id="57"/>
    </w:p>
    <w:p w:rsidR="00BD5015" w:rsidRPr="00CB0061"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lastRenderedPageBreak/>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3pt;height:253.15pt" o:ole="">
                  <v:imagedata r:id="rId20" o:title=""/>
                </v:shape>
                <o:OLEObject Type="Embed" ProgID="Visio.Drawing.11" ShapeID="_x0000_i1027" DrawAspect="Content" ObjectID="_1336251736" r:id="rId21"/>
              </w:object>
            </w:r>
          </w:p>
        </w:tc>
      </w:tr>
      <w:tr w:rsidR="00C52573" w:rsidRPr="00CB0061" w:rsidTr="00C52573">
        <w:tc>
          <w:tcPr>
            <w:tcW w:w="8741" w:type="dxa"/>
          </w:tcPr>
          <w:p w:rsidR="00C52573" w:rsidRPr="00CB0061" w:rsidRDefault="00C52573" w:rsidP="00847B6F">
            <w:pPr>
              <w:pStyle w:val="Podpisrysunku"/>
            </w:pPr>
            <w:bookmarkStart w:id="58" w:name="_Toc261555454"/>
            <w:r w:rsidRPr="00CB0061">
              <w:rPr>
                <w:rFonts w:ascii="Verdana" w:hAnsi="Verdana"/>
              </w:rPr>
              <w:t xml:space="preserve">Rysunek </w:t>
            </w:r>
            <w:r w:rsidR="00700EBD" w:rsidRPr="00CB0061">
              <w:rPr>
                <w:rFonts w:ascii="Verdana" w:hAnsi="Verdana"/>
              </w:rPr>
              <w:fldChar w:fldCharType="begin"/>
            </w:r>
            <w:r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10</w:t>
            </w:r>
            <w:r w:rsidR="00700EBD" w:rsidRPr="00CB0061">
              <w:rPr>
                <w:rFonts w:ascii="Verdana" w:hAnsi="Verdana"/>
              </w:rPr>
              <w:fldChar w:fldCharType="end"/>
            </w:r>
            <w:r w:rsidRPr="00CB0061">
              <w:rPr>
                <w:rFonts w:ascii="Verdana" w:hAnsi="Verdana"/>
              </w:rPr>
              <w:t>. Sieć MLP z jedną warstwą ukrytą</w:t>
            </w:r>
            <w:bookmarkEnd w:id="58"/>
          </w:p>
        </w:tc>
      </w:tr>
    </w:tbl>
    <w:p w:rsidR="00C52573" w:rsidRPr="00CB0061" w:rsidRDefault="00C52573" w:rsidP="00553C08">
      <w:pPr>
        <w:rPr>
          <w:noProof/>
        </w:rPr>
      </w:pPr>
    </w:p>
    <w:p w:rsidR="00F45DCA" w:rsidRPr="00CB0061" w:rsidRDefault="00553C08" w:rsidP="00C52573">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6pt;height:200.9pt" o:ole="">
                  <v:imagedata r:id="rId22" o:title=""/>
                </v:shape>
                <o:OLEObject Type="Embed" ProgID="Visio.Drawing.11" ShapeID="_x0000_i1028" DrawAspect="Content" ObjectID="_1336251737" r:id="rId23"/>
              </w:object>
            </w:r>
          </w:p>
        </w:tc>
      </w:tr>
      <w:tr w:rsidR="00C52573" w:rsidRPr="00CB0061" w:rsidTr="00C52573">
        <w:tc>
          <w:tcPr>
            <w:tcW w:w="8741" w:type="dxa"/>
          </w:tcPr>
          <w:p w:rsidR="00C52573" w:rsidRPr="00CB0061" w:rsidRDefault="00C52573" w:rsidP="00847B6F">
            <w:pPr>
              <w:pStyle w:val="Podpisrysunku"/>
            </w:pPr>
            <w:bookmarkStart w:id="59" w:name="_Toc261555455"/>
            <w:r w:rsidRPr="00CB0061">
              <w:rPr>
                <w:rFonts w:ascii="Verdana" w:hAnsi="Verdana"/>
              </w:rPr>
              <w:t xml:space="preserve">Rysunek </w:t>
            </w:r>
            <w:r w:rsidR="00700EBD" w:rsidRPr="00CB0061">
              <w:rPr>
                <w:rFonts w:ascii="Verdana" w:hAnsi="Verdana"/>
              </w:rPr>
              <w:fldChar w:fldCharType="begin"/>
            </w:r>
            <w:r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11</w:t>
            </w:r>
            <w:r w:rsidR="00700EBD" w:rsidRPr="00CB0061">
              <w:rPr>
                <w:rFonts w:ascii="Verdana" w:hAnsi="Verdana"/>
              </w:rPr>
              <w:fldChar w:fldCharType="end"/>
            </w:r>
            <w:r w:rsidRPr="00CB0061">
              <w:rPr>
                <w:rFonts w:ascii="Verdana" w:hAnsi="Verdana"/>
              </w:rPr>
              <w:t>. Sieć MLP z wieloma warstwami ukrytymi</w:t>
            </w:r>
            <w:bookmarkEnd w:id="59"/>
          </w:p>
        </w:tc>
      </w:tr>
    </w:tbl>
    <w:p w:rsidR="00C52573" w:rsidRPr="00CB0061" w:rsidRDefault="00C52573" w:rsidP="00477D18"/>
    <w:p w:rsidR="00477D18" w:rsidRPr="00CB0061" w:rsidRDefault="00746498" w:rsidP="00477D18">
      <w:r w:rsidRPr="00CB0061">
        <w:t xml:space="preserve">Sieć MLP może zostać „nauczona” danego zbioru danych, 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4F6E13" w:rsidRPr="00CB0061">
              <w:rPr>
                <w:noProof/>
              </w:rPr>
              <w:t xml:space="preserve"> (Rutkowski, 2005, str. 180)</w:t>
            </w:r>
          </w:fldSimple>
        </w:sdtContent>
      </w:sdt>
      <w:r w:rsidR="00477D18" w:rsidRPr="00CB0061">
        <w:t>.</w:t>
      </w:r>
    </w:p>
    <w:p w:rsidR="00E5405E" w:rsidRPr="00CB0061" w:rsidRDefault="00E5405E" w:rsidP="00E5405E">
      <w:pPr>
        <w:pStyle w:val="Nagwek3"/>
        <w:rPr>
          <w:rStyle w:val="mw-headline"/>
        </w:rPr>
      </w:pPr>
      <w:bookmarkStart w:id="60" w:name="_Toc262305023"/>
      <w:r w:rsidRPr="00CB0061">
        <w:rPr>
          <w:rStyle w:val="mw-headline"/>
        </w:rPr>
        <w:t>Sieci radialne</w:t>
      </w:r>
      <w:bookmarkEnd w:id="60"/>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700EBD"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700EBD" w:rsidRPr="00CB0061">
            <w:rPr>
              <w:rFonts w:eastAsiaTheme="minorHAnsi"/>
              <w:lang w:eastAsia="en-US"/>
            </w:rPr>
            <w:fldChar w:fldCharType="separate"/>
          </w:r>
          <w:r w:rsidR="008562A8" w:rsidRPr="00CB0061">
            <w:rPr>
              <w:rFonts w:eastAsiaTheme="minorHAnsi"/>
              <w:noProof/>
              <w:lang w:eastAsia="en-US"/>
            </w:rPr>
            <w:t xml:space="preserve"> (Wikipedia, 2010)</w:t>
          </w:r>
          <w:r w:rsidR="00700EBD"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700EBD"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700EBD" w:rsidRPr="00CB0061">
            <w:rPr>
              <w:rFonts w:eastAsiaTheme="minorHAnsi"/>
              <w:lang w:eastAsia="en-US"/>
            </w:rPr>
            <w:fldChar w:fldCharType="separate"/>
          </w:r>
          <w:r w:rsidR="002E6AA6" w:rsidRPr="00CB0061">
            <w:rPr>
              <w:rFonts w:eastAsiaTheme="minorHAnsi"/>
              <w:noProof/>
              <w:lang w:eastAsia="en-US"/>
            </w:rPr>
            <w:t xml:space="preserve"> (Rutkowski, 2005, str. 220)</w:t>
          </w:r>
          <w:r w:rsidR="00700EBD"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Nagwek3"/>
      </w:pPr>
      <w:bookmarkStart w:id="61" w:name="_Toc262305024"/>
      <w:r w:rsidRPr="00CB0061">
        <w:t xml:space="preserve">Sieci </w:t>
      </w:r>
      <w:r w:rsidR="00906F7F" w:rsidRPr="00CB0061">
        <w:t>Hopfielda</w:t>
      </w:r>
      <w:bookmarkEnd w:id="61"/>
    </w:p>
    <w:p w:rsidR="00525D55" w:rsidRPr="00CB0061" w:rsidRDefault="00ED4794" w:rsidP="00525D55">
      <w:r w:rsidRPr="00CB0061">
        <w:t xml:space="preserve">Sieci Hopfielda są sieciami </w:t>
      </w:r>
      <w:r w:rsidR="00177AB1" w:rsidRPr="00CB0061">
        <w:t xml:space="preserve">rekurencyjnymi (posiadają sprzężenie zwrotne), które posiadają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2E6AA6" w:rsidRPr="00CB0061">
              <w:rPr>
                <w:noProof/>
              </w:rPr>
              <w:t xml:space="preserve"> (Rutkowski, 2005, str. 200)</w:t>
            </w:r>
          </w:fldSimple>
        </w:sdtContent>
      </w:sdt>
      <w:r w:rsidR="00177AB1" w:rsidRPr="00CB0061">
        <w:t>.</w:t>
      </w:r>
    </w:p>
    <w:p w:rsidR="00CB29B1" w:rsidRPr="00CB006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62" w:name="_Toc261555456"/>
            <w:r w:rsidRPr="00CB0061">
              <w:rPr>
                <w:rFonts w:ascii="Verdana" w:hAnsi="Verdana"/>
              </w:rPr>
              <w:t xml:space="preserve">Rysunek </w:t>
            </w:r>
            <w:r w:rsidR="00700EBD" w:rsidRPr="00CB0061">
              <w:rPr>
                <w:rFonts w:ascii="Verdana" w:hAnsi="Verdana"/>
              </w:rPr>
              <w:fldChar w:fldCharType="begin"/>
            </w:r>
            <w:r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12</w:t>
            </w:r>
            <w:r w:rsidR="00700EBD" w:rsidRPr="00CB0061">
              <w:rPr>
                <w:rFonts w:ascii="Verdana" w:hAnsi="Verdana"/>
              </w:rPr>
              <w:fldChar w:fldCharType="end"/>
            </w:r>
            <w:r w:rsidRPr="00CB0061">
              <w:rPr>
                <w:rFonts w:ascii="Verdana" w:hAnsi="Verdana"/>
              </w:rPr>
              <w:t>. Schemat sieci Hopfield</w:t>
            </w:r>
            <w:bookmarkEnd w:id="62"/>
            <w:r w:rsidR="00BA0A97" w:rsidRPr="00CB0061">
              <w:rPr>
                <w:rFonts w:ascii="Verdana" w:hAnsi="Verdana"/>
              </w:rPr>
              <w:t>a</w:t>
            </w:r>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700EBD" w:rsidRPr="00CB0061">
                  <w:rPr>
                    <w:rFonts w:ascii="Verdana" w:hAnsi="Verdana"/>
                  </w:rPr>
                  <w:fldChar w:fldCharType="begin"/>
                </w:r>
                <w:r w:rsidRPr="00CB0061">
                  <w:rPr>
                    <w:rFonts w:ascii="Verdana" w:hAnsi="Verdana"/>
                  </w:rPr>
                  <w:instrText xml:space="preserve"> CITATION Koł05 \l 1045 </w:instrText>
                </w:r>
                <w:r w:rsidR="00700EBD" w:rsidRPr="00CB0061">
                  <w:rPr>
                    <w:rFonts w:ascii="Verdana" w:hAnsi="Verdana"/>
                  </w:rPr>
                  <w:fldChar w:fldCharType="separate"/>
                </w:r>
                <w:r w:rsidRPr="00CB0061">
                  <w:rPr>
                    <w:rFonts w:ascii="Verdana" w:hAnsi="Verdana"/>
                    <w:noProof/>
                  </w:rPr>
                  <w:t>(Kołton &amp; Kwiatkowski, 2005)</w:t>
                </w:r>
                <w:r w:rsidR="00700EBD" w:rsidRPr="00CB0061">
                  <w:rPr>
                    <w:rFonts w:ascii="Verdana" w:hAnsi="Verdana"/>
                  </w:rPr>
                  <w:fldChar w:fldCharType="end"/>
                </w:r>
              </w:sdtContent>
            </w:sdt>
          </w:p>
        </w:tc>
      </w:tr>
    </w:tbl>
    <w:p w:rsidR="00525D55" w:rsidRPr="00CB0061" w:rsidRDefault="00982013" w:rsidP="00525D55">
      <w:pPr>
        <w:pStyle w:val="Nagwek2"/>
      </w:pPr>
      <w:bookmarkStart w:id="63" w:name="_Toc262305025"/>
      <w:r w:rsidRPr="00CB0061">
        <w:t>Zastosowania</w:t>
      </w:r>
      <w:r w:rsidR="00525D55" w:rsidRPr="00CB0061">
        <w:t xml:space="preserve"> sztucznych sieci neuronowych</w:t>
      </w:r>
      <w:bookmarkEnd w:id="63"/>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046CEF" w:rsidRPr="00CB0061">
              <w:rPr>
                <w:noProof/>
              </w:rPr>
              <w:t xml:space="preserve"> (Wikipedia, 2010)</w:t>
            </w:r>
          </w:fldSimple>
        </w:sdtContent>
      </w:sdt>
      <w:r w:rsidR="00046CEF" w:rsidRPr="00CB0061">
        <w:t>:</w:t>
      </w:r>
    </w:p>
    <w:p w:rsidR="00046CEF" w:rsidRPr="00CB0061" w:rsidRDefault="000177EA" w:rsidP="00046CEF">
      <w:pPr>
        <w:pStyle w:val="Akapitzlist"/>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Akapitzlist"/>
        <w:numPr>
          <w:ilvl w:val="0"/>
          <w:numId w:val="45"/>
        </w:numPr>
      </w:pPr>
      <w:r w:rsidRPr="00CB0061">
        <w:t>k</w:t>
      </w:r>
      <w:r w:rsidR="00046CEF" w:rsidRPr="00CB0061">
        <w:t>lasyfikacja, rozpoznawanie schematów</w:t>
      </w:r>
      <w:r w:rsidRPr="00CB0061">
        <w:t>,</w:t>
      </w:r>
    </w:p>
    <w:p w:rsidR="00046CEF" w:rsidRPr="00CB0061" w:rsidRDefault="000177EA" w:rsidP="00046CEF">
      <w:pPr>
        <w:pStyle w:val="Akapitzlist"/>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Akapitzlist"/>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Pr="00CB0061">
              <w:rPr>
                <w:noProof/>
              </w:rPr>
              <w:t xml:space="preserve"> (Katedra Inżynierii Komputerowej P.Cz., 2004)</w:t>
            </w:r>
          </w:fldSimple>
        </w:sdtContent>
      </w:sdt>
      <w:r w:rsidRPr="00CB0061">
        <w:t>:</w:t>
      </w:r>
    </w:p>
    <w:p w:rsidR="00046CEF" w:rsidRPr="00CB0061" w:rsidRDefault="000177EA" w:rsidP="00195B6C">
      <w:pPr>
        <w:pStyle w:val="Akapitzlist"/>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Akapitzlist"/>
        <w:numPr>
          <w:ilvl w:val="0"/>
          <w:numId w:val="46"/>
        </w:numPr>
      </w:pPr>
      <w:r w:rsidRPr="00CB0061">
        <w:t>p</w:t>
      </w:r>
      <w:r w:rsidR="00195B6C" w:rsidRPr="00CB0061">
        <w:t>rogramy rozpoznawania pisma (OCR)</w:t>
      </w:r>
      <w:r w:rsidRPr="00CB0061">
        <w:t>,</w:t>
      </w:r>
    </w:p>
    <w:p w:rsidR="00195B6C" w:rsidRPr="00CB0061" w:rsidRDefault="000177EA" w:rsidP="00195B6C">
      <w:pPr>
        <w:pStyle w:val="Akapitzlist"/>
        <w:numPr>
          <w:ilvl w:val="0"/>
          <w:numId w:val="46"/>
        </w:numPr>
      </w:pPr>
      <w:r w:rsidRPr="00CB0061">
        <w:t>p</w:t>
      </w:r>
      <w:r w:rsidR="00195B6C" w:rsidRPr="00CB0061">
        <w:t>rzetwarzanie sygnałów</w:t>
      </w:r>
      <w:r w:rsidRPr="00CB0061">
        <w:t>,</w:t>
      </w:r>
    </w:p>
    <w:p w:rsidR="00195B6C" w:rsidRPr="00CB0061" w:rsidRDefault="000177EA" w:rsidP="00195B6C">
      <w:pPr>
        <w:pStyle w:val="Akapitzlist"/>
        <w:numPr>
          <w:ilvl w:val="0"/>
          <w:numId w:val="46"/>
        </w:numPr>
      </w:pPr>
      <w:r w:rsidRPr="00CB0061">
        <w:t>p</w:t>
      </w:r>
      <w:r w:rsidR="00195B6C" w:rsidRPr="00CB0061">
        <w:t>rognozy ekonomiczne</w:t>
      </w:r>
      <w:r w:rsidRPr="00CB0061">
        <w:t>,</w:t>
      </w:r>
    </w:p>
    <w:p w:rsidR="00195B6C" w:rsidRPr="00CB0061" w:rsidRDefault="000177EA" w:rsidP="00195B6C">
      <w:pPr>
        <w:pStyle w:val="Akapitzlist"/>
        <w:numPr>
          <w:ilvl w:val="0"/>
          <w:numId w:val="46"/>
        </w:numPr>
      </w:pPr>
      <w:r w:rsidRPr="00CB0061">
        <w:t>a</w:t>
      </w:r>
      <w:r w:rsidR="00195B6C" w:rsidRPr="00CB0061">
        <w:t>naliza badań medycznych</w:t>
      </w:r>
      <w:r w:rsidRPr="00CB0061">
        <w:t>,</w:t>
      </w:r>
    </w:p>
    <w:p w:rsidR="00525D55" w:rsidRPr="00CB0061" w:rsidRDefault="000177EA" w:rsidP="007260A7">
      <w:pPr>
        <w:pStyle w:val="Akapitzlist"/>
        <w:numPr>
          <w:ilvl w:val="0"/>
          <w:numId w:val="46"/>
        </w:numPr>
      </w:pPr>
      <w:r w:rsidRPr="00CB0061">
        <w:lastRenderedPageBreak/>
        <w:t>d</w:t>
      </w:r>
      <w:r w:rsidR="00195B6C" w:rsidRPr="00CB0061">
        <w:t>obór surowców</w:t>
      </w:r>
      <w:r w:rsidRPr="00CB0061">
        <w:t>.</w:t>
      </w:r>
    </w:p>
    <w:p w:rsidR="00814853" w:rsidRPr="00CB0061" w:rsidRDefault="00836D01" w:rsidP="00736B54">
      <w:pPr>
        <w:pStyle w:val="Nagwek2"/>
      </w:pPr>
      <w:bookmarkStart w:id="64" w:name="_Implementacja_sztucznych_sieci"/>
      <w:bookmarkStart w:id="65" w:name="_Toc262305026"/>
      <w:bookmarkEnd w:id="64"/>
      <w:r w:rsidRPr="00CB0061">
        <w:t>Implementacja sztucznych sieci neuronowych</w:t>
      </w:r>
      <w:r w:rsidR="00D42D61" w:rsidRPr="00CB0061">
        <w:t xml:space="preserve"> na </w:t>
      </w:r>
      <w:r w:rsidRPr="00CB0061">
        <w:t>GPU</w:t>
      </w:r>
      <w:bookmarkEnd w:id="65"/>
    </w:p>
    <w:p w:rsidR="00941E10" w:rsidRPr="00CB0061" w:rsidRDefault="00941E10" w:rsidP="00941E10">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ych zakłada ułożenie neuronów w specjalne warstwy. Neurony w tych warstwach wykonują zwykle bardzo podobne operacje,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436498" w:rsidRPr="00CB0061">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6F17B5" w:rsidRPr="00CB0061" w:rsidRDefault="006F17B5" w:rsidP="00736B54">
      <w:pPr>
        <w:pStyle w:val="Nagwek3"/>
      </w:pPr>
      <w:bookmarkStart w:id="66" w:name="_Ref262236897"/>
      <w:bookmarkStart w:id="67" w:name="_Toc262305027"/>
      <w:r w:rsidRPr="00CB0061">
        <w:t>Sieć neuronowa</w:t>
      </w:r>
      <w:r w:rsidR="00DD25E4" w:rsidRPr="00CB0061">
        <w:t xml:space="preserve"> z </w:t>
      </w:r>
      <w:r w:rsidRPr="00CB0061">
        <w:t>punktu widzenia programisty</w:t>
      </w:r>
      <w:bookmarkEnd w:id="66"/>
      <w:bookmarkEnd w:id="67"/>
    </w:p>
    <w:p w:rsidR="00954E84" w:rsidRPr="00CB0061" w:rsidRDefault="00D8763D" w:rsidP="005D12F1">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wejścia i wyjścia neuronów możemy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r w:rsidR="00954E84" w:rsidRPr="00CB0061">
        <w:t xml:space="preserve"> </w:t>
      </w:r>
    </w:p>
    <w:p w:rsidR="00447DFA" w:rsidRPr="00CB0061" w:rsidRDefault="002C21FC" w:rsidP="005D12F1">
      <w:pPr>
        <w:pStyle w:val="Nagwek3"/>
      </w:pPr>
      <w:bookmarkStart w:id="68" w:name="_Toc262305028"/>
      <w:r w:rsidRPr="00CB0061">
        <w:t xml:space="preserve">Algorytm </w:t>
      </w:r>
      <w:r w:rsidR="00B31C2C">
        <w:t xml:space="preserve">uruchamiania </w:t>
      </w:r>
      <w:r w:rsidRPr="00CB0061">
        <w:t>MLP</w:t>
      </w:r>
      <w:r w:rsidR="00A56CBE" w:rsidRPr="00CB0061">
        <w:t xml:space="preserve"> jako operacja macierzowa</w:t>
      </w:r>
      <w:bookmarkEnd w:id="68"/>
    </w:p>
    <w:p w:rsidR="002C21FC" w:rsidRPr="00CB0061" w:rsidRDefault="00E54F95" w:rsidP="002C21FC">
      <w:r w:rsidRPr="00CB0061">
        <w:t xml:space="preserve">Jako przykład algorytmów </w:t>
      </w:r>
      <w:r w:rsidR="00832AD9" w:rsidRPr="00CB0061">
        <w:t xml:space="preserve">używanych w sieciach neuronowych, przedstawię wzory na uruchamianie sieci MLP. Poniżej znajduje się wzór </w:t>
      </w:r>
      <w:r w:rsidR="00A855B2" w:rsidRPr="00CB0061">
        <w:t>służący do obliczenia wyjścia danego neuronu (lub wyjście sieci dla danej próbki danych)</w:t>
      </w:r>
      <w:sdt>
        <w:sdtPr>
          <w:id w:val="57517944"/>
          <w:citation/>
        </w:sdtPr>
        <w:sdtContent>
          <w:fldSimple w:instr=" CITATION Rut05 \p 185 \l 1045  ">
            <w:r w:rsidR="00AA35CF" w:rsidRPr="00CB0061">
              <w:rPr>
                <w:noProof/>
              </w:rPr>
              <w:t xml:space="preserve"> (Rutkowski, 2005, str. 185)</w:t>
            </w:r>
          </w:fldSimple>
        </w:sdtContent>
      </w:sdt>
      <w:r w:rsidR="00AA35CF" w:rsidRPr="00CB0061">
        <w:rPr>
          <w:rStyle w:val="Odwoanieprzypisudolnego"/>
        </w:rPr>
        <w:footnoteReference w:id="21"/>
      </w:r>
      <w:r w:rsidR="00832AD9" w:rsidRPr="00CB0061">
        <w:t>:</w:t>
      </w:r>
    </w:p>
    <w:p w:rsidR="00A855B2" w:rsidRPr="00CB0061"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700EBD"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CB0061" w:rsidRDefault="00832AD9" w:rsidP="002C21FC"/>
    <w:p w:rsidR="003754E7" w:rsidRPr="00CB0061" w:rsidRDefault="003754E7" w:rsidP="002C21FC">
      <w:r w:rsidRPr="00CB0061">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700EBD" w:rsidP="003754E7">
            <w:pPr>
              <w:ind w:firstLine="0"/>
              <w:jc w:val="center"/>
            </w:pPr>
            <m:oMathPara>
              <m:oMath>
                <w:bookmarkStart w:id="69" w:name="OLE_LINK1"/>
                <w:bookmarkStart w:id="70"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9"/>
                <w:bookmarkEnd w:id="70"/>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CB0061" w:rsidRDefault="003754E7" w:rsidP="002C21FC"/>
    <w:p w:rsidR="003F3336" w:rsidRPr="00CB0061" w:rsidRDefault="003F3336" w:rsidP="002C21FC">
      <w:r w:rsidRPr="00CB0061">
        <w:t>W powyższych wzorach</w:t>
      </w:r>
      <w:r w:rsidR="00B724BF" w:rsidRPr="00CB0061">
        <w:t>, zmienne mają następujące znaczenie:</w:t>
      </w:r>
    </w:p>
    <w:p w:rsidR="00B724BF" w:rsidRPr="00CB0061" w:rsidRDefault="00700EBD"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700EBD"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700EBD"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700EBD"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700EBD"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700EBD"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CC6471" w:rsidRPr="00CB0061">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CB0061"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700EBD"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CB0061" w:rsidRDefault="00A85D2A" w:rsidP="001E381A"/>
    <w:p w:rsidR="001E381A" w:rsidRPr="00CB0061" w:rsidRDefault="00A85D2A" w:rsidP="001E381A">
      <w:r w:rsidRPr="00CB0061">
        <w:t>Wejścia k-tej warstwy można natomiast przedstawić za pomocą wektora:</w:t>
      </w:r>
    </w:p>
    <w:p w:rsidR="00936C60" w:rsidRPr="00CB0061"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700EBD"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CB0061" w:rsidRDefault="00936C60" w:rsidP="001E381A"/>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CB0061"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700EBD"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CB0061" w:rsidRDefault="00251732" w:rsidP="001E381A"/>
    <w:p w:rsidR="00251732" w:rsidRPr="00CB0061" w:rsidRDefault="00251732" w:rsidP="001E381A">
      <w:r w:rsidRPr="00CB0061">
        <w:t>Ten wzór można uprościć jeszcze bardziej:</w:t>
      </w:r>
    </w:p>
    <w:p w:rsidR="00251732" w:rsidRPr="00CB0061"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700EBD"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6F17B5" w:rsidRPr="00CB0061" w:rsidRDefault="006F17B5" w:rsidP="00736B54">
      <w:pPr>
        <w:pStyle w:val="Nagwek3"/>
      </w:pPr>
      <w:bookmarkStart w:id="71" w:name="_Toc262305029"/>
      <w:r w:rsidRPr="00CB0061">
        <w:t>Zastosowanie GPU</w:t>
      </w:r>
      <w:r w:rsidR="00DD25E4" w:rsidRPr="00CB0061">
        <w:t xml:space="preserve"> w </w:t>
      </w:r>
      <w:r w:rsidRPr="00CB0061">
        <w:t>sztucznych sieciach neuronowych</w:t>
      </w:r>
      <w:bookmarkEnd w:id="71"/>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1B66E5" w:rsidRPr="00CB0061">
              <w:rPr>
                <w:noProof/>
              </w:rPr>
              <w:t>(Rutkowski, 2005, str. 185)</w:t>
            </w:r>
          </w:fldSimple>
        </w:sdtContent>
      </w:sdt>
      <w:r w:rsidR="004A443A" w:rsidRPr="00CB0061">
        <w:t xml:space="preserve">, </w:t>
      </w:r>
      <w:r w:rsidR="00CB0061" w:rsidRPr="00CB0061">
        <w:t>również</w:t>
      </w:r>
      <w:r w:rsidR="004A443A" w:rsidRPr="00CB0061">
        <w:t xml:space="preserve"> mogą być przedstawione jako operacje macierzowe</w:t>
      </w:r>
      <w:r w:rsidR="001B66E5" w:rsidRPr="00CB0061">
        <w:t>. Pozwala to na zrównol</w:t>
      </w:r>
      <w:r w:rsidR="004A443A" w:rsidRPr="00CB0061">
        <w:t xml:space="preserve">eglenie tych operacji. </w:t>
      </w:r>
    </w:p>
    <w:p w:rsidR="00985E34" w:rsidRPr="00CB0061" w:rsidRDefault="004A443A" w:rsidP="00985E34">
      <w:r w:rsidRPr="00CB0061">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tego typu technikę zastosowałem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6F17B5" w:rsidRPr="00CB0061" w:rsidRDefault="006F17B5" w:rsidP="00A56CBE">
      <w:pPr>
        <w:pStyle w:val="Nagwek3"/>
      </w:pPr>
      <w:bookmarkStart w:id="72" w:name="_Toc262305030"/>
      <w:r w:rsidRPr="00CB0061">
        <w:t>Istniejące rozwiązania software’owe</w:t>
      </w:r>
      <w:bookmarkEnd w:id="72"/>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Akapitzlist"/>
        <w:numPr>
          <w:ilvl w:val="0"/>
          <w:numId w:val="47"/>
        </w:numPr>
      </w:pPr>
      <w:r w:rsidRPr="00CB0061">
        <w:t>Praca opisująca użycie technologii CUDA przy wykonaniu kilku różnych algorytmów rozpoznawania obrazów, m.in. sieci SVM</w:t>
      </w:r>
      <w:r w:rsidR="00D9712B">
        <w:rPr>
          <w:rStyle w:val="Odwoanieprzypisudolnego"/>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700EBD" w:rsidRPr="00CB0061">
            <w:rPr>
              <w:sz w:val="23"/>
              <w:szCs w:val="23"/>
            </w:rPr>
            <w:fldChar w:fldCharType="begin"/>
          </w:r>
          <w:r w:rsidR="009E005D" w:rsidRPr="00CB0061">
            <w:rPr>
              <w:sz w:val="23"/>
              <w:szCs w:val="23"/>
            </w:rPr>
            <w:instrText xml:space="preserve"> CITATION Jes09 \l 1045 </w:instrText>
          </w:r>
          <w:r w:rsidR="00700EBD" w:rsidRPr="00CB0061">
            <w:rPr>
              <w:sz w:val="23"/>
              <w:szCs w:val="23"/>
            </w:rPr>
            <w:fldChar w:fldCharType="separate"/>
          </w:r>
          <w:r w:rsidR="009E005D" w:rsidRPr="00CB0061">
            <w:rPr>
              <w:noProof/>
              <w:sz w:val="23"/>
              <w:szCs w:val="23"/>
            </w:rPr>
            <w:t>(Harvey, 2009)</w:t>
          </w:r>
          <w:r w:rsidR="00700EBD"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Akapitzlist"/>
        <w:numPr>
          <w:ilvl w:val="0"/>
          <w:numId w:val="47"/>
        </w:numPr>
      </w:pPr>
      <w:r w:rsidRPr="00CB0061">
        <w:lastRenderedPageBreak/>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700EBD" w:rsidRPr="00CB0061">
            <w:rPr>
              <w:color w:val="auto"/>
            </w:rPr>
            <w:fldChar w:fldCharType="begin"/>
          </w:r>
          <w:r w:rsidR="00847697" w:rsidRPr="00CB0061">
            <w:rPr>
              <w:color w:val="auto"/>
            </w:rPr>
            <w:instrText xml:space="preserve"> CITATION Nas09 \l 1045 </w:instrText>
          </w:r>
          <w:r w:rsidR="00700EBD" w:rsidRPr="00CB0061">
            <w:rPr>
              <w:color w:val="auto"/>
            </w:rPr>
            <w:fldChar w:fldCharType="separate"/>
          </w:r>
          <w:r w:rsidR="00847697" w:rsidRPr="00CB0061">
            <w:rPr>
              <w:noProof/>
              <w:color w:val="auto"/>
            </w:rPr>
            <w:t>(Nasse, Thurau, &amp; Fink, 2009)</w:t>
          </w:r>
          <w:r w:rsidR="00700EBD" w:rsidRPr="00CB0061">
            <w:rPr>
              <w:color w:val="auto"/>
            </w:rPr>
            <w:fldChar w:fldCharType="end"/>
          </w:r>
        </w:sdtContent>
      </w:sdt>
      <w:r w:rsidR="00510613" w:rsidRPr="00CB0061">
        <w:t>;</w:t>
      </w:r>
    </w:p>
    <w:p w:rsidR="00DB6DD0" w:rsidRPr="00CB0061" w:rsidRDefault="00A23D62" w:rsidP="005B2635">
      <w:pPr>
        <w:pStyle w:val="Akapitzlist"/>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Pr="00CB0061">
              <w:rPr>
                <w:noProof/>
              </w:rPr>
              <w:t xml:space="preserve"> (Prabhu, 2007)</w:t>
            </w:r>
          </w:fldSimple>
        </w:sdtContent>
      </w:sdt>
      <w:r w:rsidR="00510613" w:rsidRPr="00CB0061">
        <w:t>;</w:t>
      </w:r>
    </w:p>
    <w:p w:rsidR="00A23D62" w:rsidRPr="00CB0061" w:rsidRDefault="001C411E" w:rsidP="00095391">
      <w:pPr>
        <w:pStyle w:val="Akapitzlist"/>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34368A" w:rsidRPr="00CB0061">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w:t>
      </w:r>
      <w:r w:rsidR="00D77201">
        <w:rPr>
          <w:color w:val="auto"/>
        </w:rPr>
        <w:t>zwiększyć wydajność algorytmu ponad kilkakrotnie</w:t>
      </w:r>
      <w:r w:rsidR="00735272" w:rsidRPr="00CB0061">
        <w:rPr>
          <w:color w:val="auto"/>
        </w:rPr>
        <w:t>. Zwykle jednak, aby osiągnąć</w:t>
      </w:r>
      <w:r w:rsidR="00D77201">
        <w:rPr>
          <w:color w:val="auto"/>
        </w:rPr>
        <w:t xml:space="preserve"> takie przyspieszenie</w:t>
      </w:r>
      <w:r w:rsidR="00735272" w:rsidRPr="00CB0061">
        <w:rPr>
          <w:color w:val="auto"/>
        </w:rPr>
        <w:t xml:space="preserve">, </w:t>
      </w:r>
      <w:r w:rsidR="00AA0AE2" w:rsidRPr="00CB0061">
        <w:rPr>
          <w:color w:val="auto"/>
        </w:rPr>
        <w:t xml:space="preserve">rozmiar problemu i ilość danych </w:t>
      </w:r>
      <w:r w:rsidR="00DF0347">
        <w:rPr>
          <w:color w:val="auto"/>
        </w:rPr>
        <w:t>muszą</w:t>
      </w:r>
      <w:r w:rsidR="00DF0347" w:rsidRPr="00CB0061">
        <w:rPr>
          <w:color w:val="auto"/>
        </w:rPr>
        <w:t xml:space="preserve"> </w:t>
      </w:r>
      <w:r w:rsidR="00AA0AE2" w:rsidRPr="00CB0061">
        <w:rPr>
          <w:color w:val="auto"/>
        </w:rPr>
        <w:t>być naprawdę duż</w:t>
      </w:r>
      <w:r w:rsidR="00DF0347">
        <w:rPr>
          <w:color w:val="auto"/>
        </w:rPr>
        <w:t>e</w:t>
      </w:r>
      <w:r w:rsidR="00AA0AE2" w:rsidRPr="00CB0061">
        <w:rPr>
          <w:color w:val="auto"/>
        </w:rPr>
        <w:t>.</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Nagwek1"/>
      </w:pPr>
      <w:bookmarkStart w:id="73" w:name="_Biblioteka_CNL"/>
      <w:bookmarkStart w:id="74" w:name="_Toc262305031"/>
      <w:bookmarkEnd w:id="73"/>
      <w:r w:rsidRPr="00CB0061">
        <w:lastRenderedPageBreak/>
        <w:t>Biblioteka CNL</w:t>
      </w:r>
      <w:bookmarkEnd w:id="74"/>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r w:rsidR="00DD25E4" w:rsidRPr="00CB0061">
        <w:rPr>
          <w:color w:val="auto"/>
        </w:rPr>
        <w:t xml:space="preserve"> </w:t>
      </w:r>
      <w:r w:rsidR="006F258E" w:rsidRPr="00CB0061">
        <w:rPr>
          <w:color w:val="auto"/>
        </w:rPr>
        <w:t>W</w:t>
      </w:r>
      <w:r w:rsidR="00DD25E4" w:rsidRPr="00CB0061">
        <w:rPr>
          <w:color w:val="auto"/>
        </w:rPr>
        <w:t> </w:t>
      </w:r>
      <w:r w:rsidR="004355A0" w:rsidRPr="00CB0061">
        <w:rPr>
          <w:color w:val="auto"/>
        </w:rPr>
        <w:t>związku</w:t>
      </w:r>
      <w:r w:rsidR="00DD25E4" w:rsidRPr="00CB0061">
        <w:rPr>
          <w:color w:val="auto"/>
        </w:rPr>
        <w:t xml:space="preserve"> z </w:t>
      </w:r>
      <w:r w:rsidR="004355A0" w:rsidRPr="00CB0061">
        <w:rPr>
          <w:color w:val="auto"/>
        </w:rPr>
        <w:t xml:space="preserve">brakiem czasu, nie </w:t>
      </w:r>
      <w:r w:rsidR="00545924" w:rsidRPr="00CB0061">
        <w:rPr>
          <w:color w:val="auto"/>
        </w:rPr>
        <w:t xml:space="preserve">została dodana </w:t>
      </w:r>
      <w:r w:rsidR="004355A0" w:rsidRPr="00CB0061">
        <w:rPr>
          <w:color w:val="auto"/>
        </w:rPr>
        <w:t>możliwoś</w:t>
      </w:r>
      <w:r w:rsidR="00545924" w:rsidRPr="00CB0061">
        <w:rPr>
          <w:color w:val="auto"/>
        </w:rPr>
        <w:t>ć</w:t>
      </w:r>
      <w:r w:rsidR="004355A0" w:rsidRPr="00CB0061">
        <w:rPr>
          <w:color w:val="auto"/>
        </w:rPr>
        <w:t xml:space="preserve"> kompilacji</w:t>
      </w:r>
      <w:r w:rsidR="00DD25E4" w:rsidRPr="00CB0061">
        <w:rPr>
          <w:color w:val="auto"/>
        </w:rPr>
        <w:t xml:space="preserve"> w </w:t>
      </w:r>
      <w:r w:rsidR="00545924" w:rsidRPr="00CB0061">
        <w:rPr>
          <w:color w:val="auto"/>
        </w:rPr>
        <w:t>kompilatorze G++.</w:t>
      </w:r>
    </w:p>
    <w:p w:rsidR="00684F38" w:rsidRPr="00CB0061" w:rsidRDefault="00684F38" w:rsidP="00684F38">
      <w:pPr>
        <w:pStyle w:val="Nagwek2"/>
      </w:pPr>
      <w:bookmarkStart w:id="75" w:name="_Toc262305032"/>
      <w:r w:rsidRPr="00CB0061">
        <w:t>Ogólny projekt aplikacji</w:t>
      </w:r>
      <w:bookmarkEnd w:id="75"/>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Odwoanieprzypisudolnego"/>
          <w:color w:val="auto"/>
        </w:rPr>
        <w:footnoteReference w:id="23"/>
      </w:r>
      <w:r w:rsidRPr="00CB0061">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Odwoanieprzypisudolnego"/>
          <w:i/>
          <w:noProof/>
        </w:rPr>
        <w:footnoteReference w:id="24"/>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lastRenderedPageBreak/>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CB0061" w:rsidRDefault="00C262A5" w:rsidP="00B16AEB">
      <w:pPr>
        <w:rPr>
          <w:color w:val="auto"/>
        </w:rPr>
      </w:pPr>
      <w:r w:rsidRPr="00CB0061">
        <w:rPr>
          <w:color w:val="auto"/>
        </w:rPr>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i tylko za pomocą GPU, ale dodałem</w:t>
      </w:r>
      <w:r w:rsidRPr="00CB0061">
        <w:rPr>
          <w:color w:val="auto"/>
        </w:rPr>
        <w:t xml:space="preserve"> </w:t>
      </w:r>
      <w:r w:rsidR="00684F38" w:rsidRPr="00CB0061">
        <w:rPr>
          <w:color w:val="auto"/>
        </w:rPr>
        <w:t xml:space="preserve">też </w:t>
      </w:r>
      <w:r w:rsidRPr="00CB0061">
        <w:rPr>
          <w:color w:val="auto"/>
        </w:rPr>
        <w:t>możliwość wykonywania tych samych operacji</w:t>
      </w:r>
      <w:r w:rsidR="00D42D61" w:rsidRPr="00CB0061">
        <w:rPr>
          <w:color w:val="auto"/>
        </w:rPr>
        <w:t xml:space="preserve"> na </w:t>
      </w:r>
      <w:r w:rsidRPr="00CB0061">
        <w:rPr>
          <w:color w:val="auto"/>
        </w:rPr>
        <w:t>CPU. Zdecydowałem się</w:t>
      </w:r>
      <w:r w:rsidR="00D42D61" w:rsidRPr="00CB0061">
        <w:rPr>
          <w:color w:val="auto"/>
        </w:rPr>
        <w:t xml:space="preserve"> na </w:t>
      </w:r>
      <w:r w:rsidRPr="00CB0061">
        <w:rPr>
          <w:color w:val="auto"/>
        </w:rPr>
        <w:t>to, ponieważ</w:t>
      </w:r>
      <w:r w:rsidR="00D9712B">
        <w:rPr>
          <w:color w:val="auto"/>
        </w:rPr>
        <w:t xml:space="preserve"> według</w:t>
      </w:r>
      <w:r w:rsidR="006C19E7" w:rsidRPr="00CB0061">
        <w:rPr>
          <w:color w:val="auto"/>
        </w:rPr>
        <w:t xml:space="preserve"> mnie 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przez porównywanie działania sieci uruchomionych</w:t>
      </w:r>
      <w:r w:rsidR="00D42D61" w:rsidRPr="00CB0061">
        <w:rPr>
          <w:color w:val="auto"/>
        </w:rPr>
        <w:t xml:space="preserve"> na </w:t>
      </w:r>
      <w:r w:rsidR="00684F38" w:rsidRPr="00CB0061">
        <w:rPr>
          <w:color w:val="auto"/>
        </w:rPr>
        <w:t>GPU oraz hoście)</w:t>
      </w:r>
      <w:r w:rsidR="006C19E7" w:rsidRPr="00CB0061">
        <w:rPr>
          <w:color w:val="auto"/>
        </w:rPr>
        <w:t>. Inny</w:t>
      </w:r>
      <w:r w:rsidR="00684F38" w:rsidRPr="00CB0061">
        <w:rPr>
          <w:color w:val="auto"/>
        </w:rPr>
        <w:t>m</w:t>
      </w:r>
      <w:r w:rsidR="006C19E7" w:rsidRPr="00CB0061">
        <w:rPr>
          <w:color w:val="auto"/>
        </w:rPr>
        <w:t xml:space="preserve"> możliwy</w:t>
      </w:r>
      <w:r w:rsidR="00684F38" w:rsidRPr="00CB0061">
        <w:rPr>
          <w:color w:val="auto"/>
        </w:rPr>
        <w:t>m</w:t>
      </w:r>
      <w:r w:rsidR="006C19E7" w:rsidRPr="00CB0061">
        <w:rPr>
          <w:color w:val="auto"/>
        </w:rPr>
        <w:t xml:space="preserve"> spos</w:t>
      </w:r>
      <w:r w:rsidR="00684F38" w:rsidRPr="00CB0061">
        <w:rPr>
          <w:color w:val="auto"/>
        </w:rPr>
        <w:t>obem</w:t>
      </w:r>
      <w:r w:rsidR="006C19E7" w:rsidRPr="00CB0061">
        <w:rPr>
          <w:color w:val="auto"/>
        </w:rPr>
        <w:t xml:space="preserve"> sprawdzania poprawności </w:t>
      </w:r>
      <w:r w:rsidR="001A1393" w:rsidRPr="00CB0061">
        <w:rPr>
          <w:color w:val="auto"/>
        </w:rPr>
        <w:t>obliczeń</w:t>
      </w:r>
      <w:r w:rsidR="00D42D61" w:rsidRPr="00CB0061">
        <w:rPr>
          <w:color w:val="auto"/>
        </w:rPr>
        <w:t xml:space="preserve"> na </w:t>
      </w:r>
      <w:r w:rsidR="001A1393" w:rsidRPr="00CB0061">
        <w:rPr>
          <w:color w:val="auto"/>
        </w:rPr>
        <w:t xml:space="preserve">GPU </w:t>
      </w:r>
      <w:r w:rsidR="00684F38" w:rsidRPr="00CB0061">
        <w:rPr>
          <w:color w:val="auto"/>
        </w:rPr>
        <w:t>mogłoby być</w:t>
      </w:r>
      <w:r w:rsidR="006C19E7" w:rsidRPr="00CB0061">
        <w:rPr>
          <w:color w:val="auto"/>
        </w:rPr>
        <w:t xml:space="preserve"> np. stworzenie sieci</w:t>
      </w:r>
      <w:r w:rsidR="00DD25E4" w:rsidRPr="00CB0061">
        <w:rPr>
          <w:color w:val="auto"/>
        </w:rPr>
        <w:t xml:space="preserve"> o </w:t>
      </w:r>
      <w:r w:rsidR="001A1393" w:rsidRPr="00CB0061">
        <w:rPr>
          <w:color w:val="auto"/>
        </w:rPr>
        <w:t>tej samej strukturze</w:t>
      </w:r>
      <w:r w:rsidR="00DD25E4" w:rsidRPr="00CB0061">
        <w:rPr>
          <w:color w:val="auto"/>
        </w:rPr>
        <w:t xml:space="preserve"> w </w:t>
      </w:r>
      <w:r w:rsidR="001A1393" w:rsidRPr="00CB0061">
        <w:rPr>
          <w:color w:val="auto"/>
        </w:rPr>
        <w:t xml:space="preserve">jakimś </w:t>
      </w:r>
      <w:r w:rsidR="008E3C21" w:rsidRPr="00CB0061">
        <w:rPr>
          <w:color w:val="auto"/>
        </w:rPr>
        <w:t>istniejącym</w:t>
      </w:r>
      <w:r w:rsidR="001A1393" w:rsidRPr="00CB0061">
        <w:rPr>
          <w:color w:val="auto"/>
        </w:rPr>
        <w:t xml:space="preserve"> programie</w:t>
      </w:r>
      <w:r w:rsidR="00D42D61" w:rsidRPr="00CB0061">
        <w:rPr>
          <w:color w:val="auto"/>
        </w:rPr>
        <w:t xml:space="preserve"> do </w:t>
      </w:r>
      <w:r w:rsidR="001A1393" w:rsidRPr="00CB0061">
        <w:rPr>
          <w:color w:val="auto"/>
        </w:rPr>
        <w:t>obsługi sieci neuronowych</w:t>
      </w:r>
      <w:r w:rsidR="008E3C21" w:rsidRPr="00CB0061">
        <w:rPr>
          <w:color w:val="auto"/>
        </w:rPr>
        <w:t xml:space="preserve"> i porównanie jej działania z siecią stworzoną w bibliotece CNL</w:t>
      </w:r>
      <w:r w:rsidR="00B55268" w:rsidRPr="00CB0061">
        <w:rPr>
          <w:color w:val="auto"/>
        </w:rPr>
        <w:t xml:space="preserve">. </w:t>
      </w:r>
      <w:r w:rsidR="00304E69" w:rsidRPr="00CB0061">
        <w:rPr>
          <w:color w:val="auto"/>
        </w:rPr>
        <w:t>Wolałem jednak mieć możliwość porównywania działania algorytmu</w:t>
      </w:r>
      <w:r w:rsidR="00D42D61" w:rsidRPr="00CB0061">
        <w:rPr>
          <w:color w:val="auto"/>
        </w:rPr>
        <w:t xml:space="preserve"> na </w:t>
      </w:r>
      <w:r w:rsidR="00304E69" w:rsidRPr="00CB0061">
        <w:rPr>
          <w:color w:val="auto"/>
        </w:rPr>
        <w:t>GPU</w:t>
      </w:r>
      <w:r w:rsidR="00DD25E4" w:rsidRPr="00CB0061">
        <w:rPr>
          <w:color w:val="auto"/>
        </w:rPr>
        <w:t xml:space="preserve"> i </w:t>
      </w:r>
      <w:r w:rsidR="00304E69" w:rsidRPr="00CB0061">
        <w:rPr>
          <w:color w:val="auto"/>
        </w:rPr>
        <w:t>CPU</w:t>
      </w:r>
      <w:r w:rsidR="00D42D61" w:rsidRPr="00CB0061">
        <w:rPr>
          <w:color w:val="auto"/>
        </w:rPr>
        <w:t xml:space="preserve"> na </w:t>
      </w:r>
      <w:r w:rsidR="00304E69" w:rsidRPr="00CB0061">
        <w:rPr>
          <w:color w:val="auto"/>
        </w:rPr>
        <w:t>wszystkich etapach dzi</w:t>
      </w:r>
      <w:r w:rsidR="008E3C21" w:rsidRPr="00CB0061">
        <w:rPr>
          <w:color w:val="auto"/>
        </w:rPr>
        <w:t>ałania algorytmu (bardzo ułatwiło mi</w:t>
      </w:r>
      <w:r w:rsidR="00304E69" w:rsidRPr="00CB0061">
        <w:rPr>
          <w:color w:val="auto"/>
        </w:rPr>
        <w:t xml:space="preserve"> to wyszukiwanie błędów).</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już zaimplementowałem). </w:t>
      </w:r>
      <w:r w:rsidR="00A91023" w:rsidRPr="00CB0061">
        <w:rPr>
          <w:color w:val="auto"/>
        </w:rPr>
        <w:t>Aspekty biblioteki CNL, które ułatwiają dodawanie innych typów sieci:</w:t>
      </w:r>
    </w:p>
    <w:p w:rsidR="00A91023" w:rsidRPr="00CB0061" w:rsidRDefault="00A91023" w:rsidP="00A91023">
      <w:pPr>
        <w:pStyle w:val="Akapitzlist"/>
      </w:pPr>
      <w:r w:rsidRPr="00CB0061">
        <w:t>R</w:t>
      </w:r>
      <w:r w:rsidR="00C94572" w:rsidRPr="00CB0061">
        <w:t>ozdzieliłem</w:t>
      </w:r>
      <w:r w:rsidR="007D48B4" w:rsidRPr="00CB0061">
        <w:t xml:space="preserve"> implementację</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Akapitzlist"/>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Akapitzlist"/>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Zrobiłem tak,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Odwoanieprzypisudolnego"/>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komputerze który posiadam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Odwoanieprzypisudolnego"/>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Nagwek3"/>
      </w:pPr>
      <w:bookmarkStart w:id="76" w:name="_Toc262305033"/>
      <w:r w:rsidRPr="00CB0061">
        <w:t>Zastosowania programu</w:t>
      </w:r>
      <w:bookmarkEnd w:id="76"/>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Nagwek3"/>
      </w:pPr>
      <w:bookmarkStart w:id="77" w:name="_Toc262305034"/>
      <w:r w:rsidRPr="00CB0061">
        <w:t>Diagramy</w:t>
      </w:r>
      <w:bookmarkEnd w:id="77"/>
    </w:p>
    <w:p w:rsidR="00E414A4" w:rsidRPr="00CB0061" w:rsidRDefault="007E2EB5" w:rsidP="00E414A4">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Odwoanieprzypisudolnego"/>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700EBD" w:rsidRPr="00CB0061">
        <w:rPr>
          <w:color w:val="auto"/>
        </w:rPr>
        <w:fldChar w:fldCharType="begin"/>
      </w:r>
      <w:r w:rsidR="00DE29B7" w:rsidRPr="00CB0061">
        <w:rPr>
          <w:color w:val="auto"/>
        </w:rPr>
        <w:instrText xml:space="preserve"> REF _Ref261982965 \r \h </w:instrText>
      </w:r>
      <w:r w:rsidR="00700EBD" w:rsidRPr="00CB0061">
        <w:rPr>
          <w:color w:val="auto"/>
        </w:rPr>
      </w:r>
      <w:r w:rsidR="00700EBD" w:rsidRPr="00CB0061">
        <w:rPr>
          <w:color w:val="auto"/>
        </w:rPr>
        <w:fldChar w:fldCharType="separate"/>
      </w:r>
      <w:r w:rsidR="00ED5C84">
        <w:rPr>
          <w:color w:val="auto"/>
        </w:rPr>
        <w:t>4.2.1.1</w:t>
      </w:r>
      <w:r w:rsidR="00700EBD" w:rsidRPr="00CB0061">
        <w:rPr>
          <w:color w:val="auto"/>
        </w:rPr>
        <w:fldChar w:fldCharType="end"/>
      </w:r>
      <w:r w:rsidR="00DE29B7" w:rsidRPr="00CB0061">
        <w:rPr>
          <w:color w:val="auto"/>
        </w:rPr>
        <w:t xml:space="preserve">, </w:t>
      </w:r>
      <w:r w:rsidR="00700EBD" w:rsidRPr="00CB0061">
        <w:rPr>
          <w:color w:val="auto"/>
        </w:rPr>
        <w:fldChar w:fldCharType="begin"/>
      </w:r>
      <w:r w:rsidR="00DE29B7" w:rsidRPr="00CB0061">
        <w:rPr>
          <w:color w:val="auto"/>
        </w:rPr>
        <w:instrText xml:space="preserve"> REF _Ref261982969 \r \h </w:instrText>
      </w:r>
      <w:r w:rsidR="00700EBD" w:rsidRPr="00CB0061">
        <w:rPr>
          <w:color w:val="auto"/>
        </w:rPr>
      </w:r>
      <w:r w:rsidR="00700EBD" w:rsidRPr="00CB0061">
        <w:rPr>
          <w:color w:val="auto"/>
        </w:rPr>
        <w:fldChar w:fldCharType="separate"/>
      </w:r>
      <w:r w:rsidR="00ED5C84">
        <w:rPr>
          <w:color w:val="auto"/>
        </w:rPr>
        <w:t>4.2.1.2</w:t>
      </w:r>
      <w:r w:rsidR="00700EBD" w:rsidRPr="00CB0061">
        <w:rPr>
          <w:color w:val="auto"/>
        </w:rPr>
        <w:fldChar w:fldCharType="end"/>
      </w:r>
      <w:r w:rsidR="00DE29B7" w:rsidRPr="00CB0061">
        <w:rPr>
          <w:color w:val="auto"/>
        </w:rPr>
        <w:t xml:space="preserve">, </w:t>
      </w:r>
      <w:r w:rsidR="00700EBD" w:rsidRPr="00CB0061">
        <w:rPr>
          <w:color w:val="auto"/>
        </w:rPr>
        <w:fldChar w:fldCharType="begin"/>
      </w:r>
      <w:r w:rsidR="00DE29B7" w:rsidRPr="00CB0061">
        <w:rPr>
          <w:color w:val="auto"/>
        </w:rPr>
        <w:instrText xml:space="preserve"> REF _Ref261982975 \r \h </w:instrText>
      </w:r>
      <w:r w:rsidR="00700EBD" w:rsidRPr="00CB0061">
        <w:rPr>
          <w:color w:val="auto"/>
        </w:rPr>
      </w:r>
      <w:r w:rsidR="00700EBD" w:rsidRPr="00CB0061">
        <w:rPr>
          <w:color w:val="auto"/>
        </w:rPr>
        <w:fldChar w:fldCharType="separate"/>
      </w:r>
      <w:r w:rsidR="00ED5C84">
        <w:rPr>
          <w:color w:val="auto"/>
        </w:rPr>
        <w:t>4.3.1.2</w:t>
      </w:r>
      <w:r w:rsidR="00700EBD" w:rsidRPr="00CB0061">
        <w:rPr>
          <w:color w:val="auto"/>
        </w:rPr>
        <w:fldChar w:fldCharType="end"/>
      </w:r>
      <w:r w:rsidR="00874EA0" w:rsidRPr="00CB0061">
        <w:rPr>
          <w:color w:val="auto"/>
        </w:rPr>
        <w:t xml:space="preserve"> i</w:t>
      </w:r>
      <w:r w:rsidR="00DE29B7" w:rsidRPr="00CB0061">
        <w:rPr>
          <w:color w:val="auto"/>
        </w:rPr>
        <w:t xml:space="preserve"> </w:t>
      </w:r>
      <w:r w:rsidR="00700EBD" w:rsidRPr="00CB0061">
        <w:rPr>
          <w:color w:val="auto"/>
        </w:rPr>
        <w:fldChar w:fldCharType="begin"/>
      </w:r>
      <w:r w:rsidR="00DE29B7" w:rsidRPr="00CB0061">
        <w:rPr>
          <w:color w:val="auto"/>
        </w:rPr>
        <w:instrText xml:space="preserve"> REF _Ref261982977 \r \h </w:instrText>
      </w:r>
      <w:r w:rsidR="00700EBD" w:rsidRPr="00CB0061">
        <w:rPr>
          <w:color w:val="auto"/>
        </w:rPr>
      </w:r>
      <w:r w:rsidR="00700EBD" w:rsidRPr="00CB0061">
        <w:rPr>
          <w:color w:val="auto"/>
        </w:rPr>
        <w:fldChar w:fldCharType="separate"/>
      </w:r>
      <w:r w:rsidR="00ED5C84">
        <w:rPr>
          <w:color w:val="auto"/>
        </w:rPr>
        <w:t>4.3.1.3</w:t>
      </w:r>
      <w:r w:rsidR="00700EBD" w:rsidRPr="00CB0061">
        <w:rPr>
          <w:color w:val="auto"/>
        </w:rPr>
        <w:fldChar w:fldCharType="end"/>
      </w:r>
      <w:r w:rsidR="00DE29B7" w:rsidRPr="00CB0061">
        <w:rPr>
          <w:color w:val="auto"/>
        </w:rPr>
        <w:t xml:space="preserve"> </w:t>
      </w:r>
      <w:r w:rsidR="00874EA0" w:rsidRPr="00CB0061">
        <w:rPr>
          <w:color w:val="auto"/>
        </w:rPr>
        <w:t xml:space="preserve">są szczegółowe diagramy sekwencji uruchamiania i </w:t>
      </w:r>
      <w:r w:rsidR="00874EA0" w:rsidRPr="00CB0061">
        <w:rPr>
          <w:color w:val="auto"/>
        </w:rPr>
        <w:lastRenderedPageBreak/>
        <w:t>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B44654" w:rsidRPr="00CB0061" w:rsidRDefault="00B44654" w:rsidP="00B44654">
      <w:pPr>
        <w:pStyle w:val="Nagwek4"/>
      </w:pPr>
      <w:bookmarkStart w:id="78" w:name="_Toc262305035"/>
      <w:r w:rsidRPr="00CB0061">
        <w:t>Diagram komponentów</w:t>
      </w:r>
      <w:bookmarkEnd w:id="7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79" w:name="_Toc261555459"/>
            <w:r w:rsidRPr="00CB0061">
              <w:rPr>
                <w:rFonts w:ascii="Verdana" w:hAnsi="Verdana"/>
              </w:rPr>
              <w:t xml:space="preserve">Rysunek </w:t>
            </w:r>
            <w:r w:rsidR="00700EBD" w:rsidRPr="00CB0061">
              <w:rPr>
                <w:rFonts w:ascii="Verdana" w:hAnsi="Verdana"/>
              </w:rPr>
              <w:fldChar w:fldCharType="begin"/>
            </w:r>
            <w:r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13</w:t>
            </w:r>
            <w:r w:rsidR="00700EBD" w:rsidRPr="00CB0061">
              <w:rPr>
                <w:rFonts w:ascii="Verdana" w:hAnsi="Verdana"/>
              </w:rPr>
              <w:fldChar w:fldCharType="end"/>
            </w:r>
            <w:r w:rsidRPr="00CB0061">
              <w:rPr>
                <w:rFonts w:ascii="Verdana" w:hAnsi="Verdana"/>
              </w:rPr>
              <w:t>. Diagram komponentów biblioteki CNL</w:t>
            </w:r>
            <w:bookmarkEnd w:id="79"/>
            <w:r w:rsidR="00DE29B7" w:rsidRPr="00CB0061">
              <w:rPr>
                <w:rFonts w:ascii="Verdana" w:hAnsi="Verdana"/>
              </w:rPr>
              <w:t xml:space="preserve"> oraz jej otoczenia</w:t>
            </w:r>
          </w:p>
        </w:tc>
      </w:tr>
    </w:tbl>
    <w:p w:rsidR="00B44654" w:rsidRPr="00CB0061" w:rsidRDefault="00B44654" w:rsidP="00B44654">
      <w:r w:rsidRPr="00CB0061">
        <w:t xml:space="preserve">Na powyższym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B44654" w:rsidRPr="00CB0061" w:rsidRDefault="00B44654" w:rsidP="00E414A4">
      <w:pPr>
        <w:rPr>
          <w:color w:val="auto"/>
        </w:rPr>
      </w:pPr>
    </w:p>
    <w:p w:rsidR="00882078" w:rsidRPr="00CB0061" w:rsidRDefault="00882078">
      <w:pPr>
        <w:spacing w:after="200" w:line="276" w:lineRule="auto"/>
        <w:ind w:firstLine="0"/>
        <w:rPr>
          <w:color w:val="auto"/>
        </w:rPr>
      </w:pPr>
      <w:r w:rsidRPr="00CB0061">
        <w:rPr>
          <w:color w:val="auto"/>
        </w:rPr>
        <w:br w:type="page"/>
      </w:r>
    </w:p>
    <w:p w:rsidR="001B7D2B" w:rsidRPr="00CB0061" w:rsidRDefault="00482419" w:rsidP="004F3A28">
      <w:pPr>
        <w:pStyle w:val="Nagwek4"/>
      </w:pPr>
      <w:bookmarkStart w:id="80" w:name="_Toc262305036"/>
      <w:r w:rsidRPr="00CB0061">
        <w:lastRenderedPageBreak/>
        <w:t>Diagram klas</w:t>
      </w:r>
      <w:bookmarkEnd w:id="80"/>
    </w:p>
    <w:p w:rsidR="001B73BF" w:rsidRPr="00CB0061" w:rsidRDefault="00C20772" w:rsidP="001B73B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81" w:name="_Toc261555457"/>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14</w:t>
            </w:r>
            <w:r w:rsidR="00700EBD"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81"/>
          </w:p>
        </w:tc>
      </w:tr>
    </w:tbl>
    <w:p w:rsidR="00F61ABD" w:rsidRPr="00CB0061"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82" w:name="_Toc261555458"/>
            <w:r w:rsidRPr="00CB0061">
              <w:rPr>
                <w:rFonts w:ascii="Verdana" w:hAnsi="Verdana"/>
              </w:rPr>
              <w:t xml:space="preserve">Rysunek </w:t>
            </w:r>
            <w:r w:rsidR="00700EBD" w:rsidRPr="00CB0061">
              <w:rPr>
                <w:rFonts w:ascii="Verdana" w:hAnsi="Verdana"/>
              </w:rPr>
              <w:fldChar w:fldCharType="begin"/>
            </w:r>
            <w:r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15</w:t>
            </w:r>
            <w:r w:rsidR="00700EBD" w:rsidRPr="00CB0061">
              <w:rPr>
                <w:rFonts w:ascii="Verdana" w:hAnsi="Verdana"/>
              </w:rPr>
              <w:fldChar w:fldCharType="end"/>
            </w:r>
            <w:r w:rsidRPr="00CB0061">
              <w:rPr>
                <w:rFonts w:ascii="Verdana" w:hAnsi="Verdana"/>
              </w:rPr>
              <w:t>. Diagram klas biblioteki CNL (część druga)</w:t>
            </w:r>
            <w:bookmarkEnd w:id="82"/>
          </w:p>
        </w:tc>
      </w:tr>
    </w:tbl>
    <w:p w:rsidR="00F40D70" w:rsidRPr="00CB0061" w:rsidRDefault="00F40D70">
      <w:pPr>
        <w:spacing w:after="200" w:line="276" w:lineRule="auto"/>
        <w:ind w:firstLine="0"/>
        <w:rPr>
          <w:color w:val="auto"/>
        </w:rPr>
      </w:pPr>
      <w:r w:rsidRPr="00CB0061">
        <w:rPr>
          <w:color w:val="auto"/>
        </w:rPr>
        <w:br w:type="page"/>
      </w:r>
    </w:p>
    <w:p w:rsidR="003A6DE7" w:rsidRPr="00CB0061" w:rsidRDefault="003A6DE7" w:rsidP="006B0394">
      <w:pPr>
        <w:spacing w:after="200" w:line="276" w:lineRule="auto"/>
        <w:ind w:firstLine="0"/>
        <w:jc w:val="right"/>
        <w:rPr>
          <w:color w:val="auto"/>
        </w:rPr>
      </w:pPr>
    </w:p>
    <w:p w:rsidR="00EE7224" w:rsidRPr="00CB0061" w:rsidRDefault="00B43119" w:rsidP="004F3A28">
      <w:pPr>
        <w:pStyle w:val="Nagwek4"/>
      </w:pPr>
      <w:bookmarkStart w:id="83" w:name="_Toc262305037"/>
      <w:r w:rsidRPr="00CB0061">
        <w:t>Diagram sekwencji</w:t>
      </w:r>
      <w:r w:rsidR="00652512" w:rsidRPr="00CB0061">
        <w:t xml:space="preserve"> uczenia sieci</w:t>
      </w:r>
      <w:bookmarkEnd w:id="8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84" w:name="_Toc261555460"/>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16</w:t>
            </w:r>
            <w:r w:rsidR="00700EBD"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84"/>
          </w:p>
        </w:tc>
      </w:tr>
    </w:tbl>
    <w:p w:rsidR="00773825" w:rsidRPr="00CB0061" w:rsidRDefault="00652512" w:rsidP="0041043C">
      <w:pPr>
        <w:spacing w:after="200" w:line="276" w:lineRule="auto"/>
        <w:rPr>
          <w:color w:val="auto"/>
        </w:rPr>
      </w:pPr>
      <w:r w:rsidRPr="00CB0061">
        <w:rPr>
          <w:color w:val="auto"/>
        </w:rPr>
        <w:t>Powyższy diagram ilustruje przypadek użycia biblioteki – uczenie nowo stworzonej sieci</w:t>
      </w:r>
      <w:r w:rsidR="00443C1F" w:rsidRPr="00CB0061">
        <w:rPr>
          <w:color w:val="auto"/>
        </w:rPr>
        <w:t xml:space="preserve"> MLP</w:t>
      </w:r>
      <w:r w:rsidRPr="00CB0061">
        <w:rPr>
          <w:color w:val="auto"/>
        </w:rPr>
        <w:t xml:space="preserve">. </w:t>
      </w:r>
      <w:r w:rsidR="00443C1F" w:rsidRPr="00CB0061">
        <w:rPr>
          <w:color w:val="auto"/>
        </w:rPr>
        <w:t>W tym celu n</w:t>
      </w:r>
      <w:r w:rsidR="0020451F" w:rsidRPr="00CB0061">
        <w:rPr>
          <w:color w:val="auto"/>
        </w:rPr>
        <w:t xml:space="preserve">ajpierw należy stworzyć obiekt zestawu testów </w:t>
      </w:r>
      <w:r w:rsidR="0020451F" w:rsidRPr="00CB0061">
        <w:rPr>
          <w:color w:val="auto"/>
        </w:rPr>
        <w:lastRenderedPageBreak/>
        <w:t>(</w:t>
      </w:r>
      <w:r w:rsidR="0020451F" w:rsidRPr="00CB0061">
        <w:rPr>
          <w:rStyle w:val="KlasametodafunkcjaZnak"/>
        </w:rPr>
        <w:t>InputTestSet</w:t>
      </w:r>
      <w:r w:rsidR="0020451F" w:rsidRPr="00CB0061">
        <w:rPr>
          <w:color w:val="auto"/>
        </w:rPr>
        <w:t>) oraz załadować testy</w:t>
      </w:r>
      <w:r w:rsidR="00DD25E4" w:rsidRPr="00CB0061">
        <w:rPr>
          <w:color w:val="auto"/>
        </w:rPr>
        <w:t xml:space="preserve"> z </w:t>
      </w:r>
      <w:r w:rsidR="0020451F" w:rsidRPr="00CB0061">
        <w:rPr>
          <w:color w:val="auto"/>
        </w:rPr>
        <w:t xml:space="preserve">pliku. Następnie trzeba stworzyć obiekt sieci (klasy </w:t>
      </w:r>
      <w:r w:rsidR="0020451F" w:rsidRPr="00CB0061">
        <w:rPr>
          <w:rStyle w:val="KlasametodafunkcjaZnak"/>
        </w:rPr>
        <w:t>MLP</w:t>
      </w:r>
      <w:r w:rsidR="0020451F" w:rsidRPr="00CB0061">
        <w:rPr>
          <w:color w:val="auto"/>
        </w:rPr>
        <w:t>), skonfigurować jego strukturę,</w:t>
      </w:r>
      <w:r w:rsidR="00DD25E4" w:rsidRPr="00CB0061">
        <w:rPr>
          <w:color w:val="auto"/>
        </w:rPr>
        <w:t xml:space="preserve"> a </w:t>
      </w:r>
      <w:r w:rsidR="0020451F" w:rsidRPr="00CB0061">
        <w:rPr>
          <w:color w:val="auto"/>
        </w:rPr>
        <w:t xml:space="preserve">następnie </w:t>
      </w:r>
      <w:r w:rsidR="003F39B1" w:rsidRPr="00CB0061">
        <w:rPr>
          <w:color w:val="auto"/>
        </w:rPr>
        <w:t>wykonać procedurę uczenia (wykonaną</w:t>
      </w:r>
      <w:r w:rsidR="00D42D61" w:rsidRPr="00CB0061">
        <w:rPr>
          <w:color w:val="auto"/>
        </w:rPr>
        <w:t xml:space="preserve"> na </w:t>
      </w:r>
      <w:r w:rsidR="003F39B1" w:rsidRPr="00CB0061">
        <w:rPr>
          <w:color w:val="auto"/>
        </w:rPr>
        <w:t>hoście lub</w:t>
      </w:r>
      <w:r w:rsidR="00D42D61" w:rsidRPr="00CB0061">
        <w:rPr>
          <w:color w:val="auto"/>
        </w:rPr>
        <w:t xml:space="preserve"> na </w:t>
      </w:r>
      <w:r w:rsidR="003F39B1" w:rsidRPr="00CB0061">
        <w:rPr>
          <w:color w:val="auto"/>
        </w:rPr>
        <w:t>GPU). Po zakończeniu uczenia, można uruchomić sieć</w:t>
      </w:r>
      <w:r w:rsidR="00D42D61" w:rsidRPr="00CB0061">
        <w:rPr>
          <w:color w:val="auto"/>
        </w:rPr>
        <w:t xml:space="preserve"> na </w:t>
      </w:r>
      <w:r w:rsidR="003F39B1" w:rsidRPr="00CB0061">
        <w:rPr>
          <w:color w:val="auto"/>
        </w:rPr>
        <w:t>podanym zestawie testów</w:t>
      </w:r>
      <w:r w:rsidR="00DD25E4" w:rsidRPr="00CB0061">
        <w:rPr>
          <w:color w:val="auto"/>
        </w:rPr>
        <w:t xml:space="preserve"> i </w:t>
      </w:r>
      <w:r w:rsidR="003F39B1" w:rsidRPr="00CB0061">
        <w:rPr>
          <w:color w:val="auto"/>
        </w:rPr>
        <w:t xml:space="preserve">zapisać </w:t>
      </w:r>
      <w:r w:rsidR="008B70ED" w:rsidRPr="00CB0061">
        <w:rPr>
          <w:color w:val="auto"/>
        </w:rPr>
        <w:t xml:space="preserve">zaktualizowany </w:t>
      </w:r>
      <w:r w:rsidR="003F39B1" w:rsidRPr="00CB0061">
        <w:rPr>
          <w:color w:val="auto"/>
        </w:rPr>
        <w:t xml:space="preserve">plik sieci </w:t>
      </w:r>
      <w:r w:rsidR="008B70ED" w:rsidRPr="00CB0061">
        <w:rPr>
          <w:color w:val="auto"/>
        </w:rPr>
        <w:t>neuronowej</w:t>
      </w:r>
      <w:r w:rsidR="00DD25E4" w:rsidRPr="00CB0061">
        <w:rPr>
          <w:color w:val="auto"/>
        </w:rPr>
        <w:t xml:space="preserve"> i </w:t>
      </w:r>
      <w:r w:rsidR="008B70ED" w:rsidRPr="00CB0061">
        <w:rPr>
          <w:color w:val="auto"/>
        </w:rPr>
        <w:t>plik zestawu testów.</w:t>
      </w:r>
      <w:r w:rsidR="0041043C" w:rsidRPr="00CB0061">
        <w:rPr>
          <w:color w:val="auto"/>
        </w:rPr>
        <w:t xml:space="preserve"> Kod odpowiadający razem z dokładnym opisem wszystkich parametrów metod znajduje się w rozdziale </w:t>
      </w:r>
      <w:r w:rsidR="00700EBD" w:rsidRPr="00CB0061">
        <w:rPr>
          <w:color w:val="auto"/>
        </w:rPr>
        <w:fldChar w:fldCharType="begin"/>
      </w:r>
      <w:r w:rsidR="0041043C" w:rsidRPr="00CB0061">
        <w:rPr>
          <w:color w:val="auto"/>
        </w:rPr>
        <w:instrText xml:space="preserve"> REF _Ref261984161 \r \h </w:instrText>
      </w:r>
      <w:r w:rsidR="00700EBD" w:rsidRPr="00CB0061">
        <w:rPr>
          <w:color w:val="auto"/>
        </w:rPr>
      </w:r>
      <w:r w:rsidR="00700EBD" w:rsidRPr="00CB0061">
        <w:rPr>
          <w:color w:val="auto"/>
        </w:rPr>
        <w:fldChar w:fldCharType="separate"/>
      </w:r>
      <w:r w:rsidR="00ED5C84">
        <w:rPr>
          <w:color w:val="auto"/>
        </w:rPr>
        <w:t>4.1.3</w:t>
      </w:r>
      <w:r w:rsidR="00700EBD" w:rsidRPr="00CB0061">
        <w:rPr>
          <w:color w:val="auto"/>
        </w:rPr>
        <w:fldChar w:fldCharType="end"/>
      </w:r>
      <w:r w:rsidR="0041043C" w:rsidRPr="00CB0061">
        <w:rPr>
          <w:color w:val="auto"/>
        </w:rPr>
        <w:t>.</w:t>
      </w:r>
    </w:p>
    <w:p w:rsidR="001B7D2B" w:rsidRPr="00CB0061" w:rsidRDefault="001B7D2B" w:rsidP="00F05B9A">
      <w:pPr>
        <w:pStyle w:val="Nagwek3"/>
      </w:pPr>
      <w:bookmarkStart w:id="85" w:name="_Ref261984161"/>
      <w:bookmarkStart w:id="86" w:name="_Toc262305038"/>
      <w:r w:rsidRPr="00CB0061">
        <w:t>Struktura plików danych</w:t>
      </w:r>
      <w:bookmarkEnd w:id="85"/>
      <w:bookmarkEnd w:id="86"/>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CB0061"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r w:rsidRPr="00CB0061">
              <w:t xml:space="preserve">Tabela </w:t>
            </w:r>
            <w:fldSimple w:instr=" SEQ Tabela \* ARABIC ">
              <w:r w:rsidR="00ED5C84">
                <w:rPr>
                  <w:noProof/>
                </w:rPr>
                <w:t>2</w:t>
              </w:r>
            </w:fldSimple>
            <w:r w:rsidRPr="00CB0061">
              <w:t xml:space="preserve">. </w:t>
            </w:r>
            <w:bookmarkStart w:id="87" w:name="_Toc262420643"/>
            <w:r w:rsidRPr="00CB0061">
              <w:t>Formaty plików danych obsługiwane przez bibliotekę CNL</w:t>
            </w:r>
            <w:bookmarkEnd w:id="87"/>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CB0061" w:rsidRDefault="00F331E7" w:rsidP="00420509">
      <w:pPr>
        <w:rPr>
          <w:color w:val="auto"/>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więc dodałem możliwość ich odczytania</w:t>
      </w:r>
      <w:r w:rsidRPr="00CB0061">
        <w:rPr>
          <w:color w:val="auto"/>
        </w:rPr>
        <w:t xml:space="preserve">. Chciałem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Zależało mi</w:t>
      </w:r>
      <w:r w:rsidR="00D42D61" w:rsidRPr="00CB0061">
        <w:rPr>
          <w:color w:val="auto"/>
        </w:rPr>
        <w:t xml:space="preserve"> na </w:t>
      </w:r>
      <w:r w:rsidR="00134C73" w:rsidRPr="00CB0061">
        <w:rPr>
          <w:color w:val="auto"/>
        </w:rPr>
        <w:t xml:space="preserve">tym, żeby </w:t>
      </w:r>
      <w:r w:rsidR="0070479E" w:rsidRPr="00CB0061">
        <w:rPr>
          <w:color w:val="auto"/>
        </w:rPr>
        <w:t xml:space="preserve">format plików był czytelny również dla </w:t>
      </w:r>
      <w:r w:rsidR="00DF0347">
        <w:rPr>
          <w:color w:val="auto"/>
        </w:rPr>
        <w:t>użytkownika biblioteki</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wybrałem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rozdziale </w:t>
      </w:r>
      <w:r w:rsidR="00700EBD"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700EBD" w:rsidRPr="00CB0061">
        <w:rPr>
          <w:rFonts w:eastAsiaTheme="minorHAnsi"/>
          <w:color w:val="auto"/>
          <w:lang w:eastAsia="en-US"/>
        </w:rPr>
      </w:r>
      <w:r w:rsidR="00700EBD" w:rsidRPr="00CB0061">
        <w:rPr>
          <w:rFonts w:eastAsiaTheme="minorHAnsi"/>
          <w:color w:val="auto"/>
          <w:lang w:eastAsia="en-US"/>
        </w:rPr>
        <w:fldChar w:fldCharType="separate"/>
      </w:r>
      <w:r w:rsidR="00ED5C84">
        <w:rPr>
          <w:rFonts w:eastAsiaTheme="minorHAnsi"/>
          <w:color w:val="auto"/>
          <w:lang w:eastAsia="en-US"/>
        </w:rPr>
        <w:t>8.2</w:t>
      </w:r>
      <w:r w:rsidR="00700EBD" w:rsidRPr="00CB0061">
        <w:rPr>
          <w:rFonts w:eastAsiaTheme="minorHAnsi"/>
          <w:color w:val="auto"/>
          <w:lang w:eastAsia="en-US"/>
        </w:rPr>
        <w:fldChar w:fldCharType="end"/>
      </w:r>
      <w:r w:rsidR="00CA1765" w:rsidRPr="00CB0061">
        <w:rPr>
          <w:rFonts w:eastAsiaTheme="minorHAnsi"/>
          <w:color w:val="auto"/>
          <w:lang w:eastAsia="en-US"/>
        </w:rPr>
        <w:t>.</w:t>
      </w:r>
    </w:p>
    <w:p w:rsidR="00F934FF" w:rsidRPr="00CB0061"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InputTestSet testSetCSV;</w:t>
            </w:r>
            <w:r w:rsidRPr="00CB0061">
              <w:rPr>
                <w:rFonts w:ascii="Courier New" w:hAnsi="Courier New" w:cs="Courier New"/>
                <w:sz w:val="19"/>
                <w:szCs w:val="19"/>
              </w:rPr>
              <w:tab/>
            </w:r>
            <w:r w:rsidRPr="00CB0061">
              <w:rPr>
                <w:rFonts w:ascii="Courier New" w:hAnsi="Courier New" w:cs="Courier New"/>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vecOutputColumns;</w:t>
            </w:r>
            <w:r w:rsidRPr="00CB0061">
              <w:rPr>
                <w:rFonts w:ascii="Courier New" w:hAnsi="Courier New" w:cs="Courier New"/>
                <w:sz w:val="19"/>
                <w:szCs w:val="19"/>
              </w:rPr>
              <w:tab/>
            </w:r>
            <w:r w:rsidRPr="00CB0061">
              <w:rPr>
                <w:rFonts w:ascii="Courier New" w:hAnsi="Courier New" w:cs="Courier New"/>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vecOutputColumns.push_back(12);</w:t>
            </w:r>
            <w:r w:rsidRPr="00CB0061">
              <w:rPr>
                <w:rFonts w:ascii="Courier New" w:hAnsi="Courier New" w:cs="Courier New"/>
                <w:sz w:val="19"/>
                <w:szCs w:val="19"/>
              </w:rPr>
              <w:tab/>
            </w:r>
            <w:r w:rsidRPr="00CB0061">
              <w:rPr>
                <w:rFonts w:ascii="Courier New" w:hAnsi="Courier New" w:cs="Courier New"/>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vecUnusedColumns;</w:t>
            </w:r>
            <w:r w:rsidRPr="00CB0061">
              <w:rPr>
                <w:rFonts w:ascii="Courier New" w:hAnsi="Courier New" w:cs="Courier New"/>
                <w:sz w:val="19"/>
                <w:szCs w:val="19"/>
              </w:rPr>
              <w:tab/>
            </w:r>
            <w:r w:rsidRPr="00CB0061">
              <w:rPr>
                <w:rFonts w:ascii="Courier New" w:hAnsi="Courier New" w:cs="Courier New"/>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testSetCSV.loadFromCSVFile</w:t>
            </w:r>
            <w:r w:rsidRPr="00CB0061">
              <w:rPr>
                <w:rFonts w:ascii="Courier New" w:hAnsi="Courier New" w:cs="Courier New"/>
                <w:sz w:val="19"/>
                <w:szCs w:val="19"/>
              </w:rPr>
              <w:tab/>
            </w:r>
            <w:r w:rsidRPr="00CB0061">
              <w:rPr>
                <w:rFonts w:ascii="Courier New" w:hAnsi="Courier New" w:cs="Courier New"/>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lastRenderedPageBreak/>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"forestfires2.csv"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Pl</w:t>
            </w:r>
            <w:r w:rsidR="00CE1B12" w:rsidRPr="00CB0061">
              <w:rPr>
                <w:rFonts w:ascii="Courier New" w:hAnsi="Courier New" w:cs="Courier New"/>
                <w:color w:val="008000"/>
                <w:sz w:val="19"/>
                <w:szCs w:val="19"/>
              </w:rPr>
              <w:t>ik wejściowy</w:t>
            </w:r>
            <w:r w:rsidR="00DD25E4" w:rsidRPr="00CB0061">
              <w:rPr>
                <w:rFonts w:ascii="Courier New" w:hAnsi="Courier New" w:cs="Courier New"/>
                <w:color w:val="008000"/>
                <w:sz w:val="19"/>
                <w:szCs w:val="19"/>
              </w:rPr>
              <w:t xml:space="preserve"> z </w:t>
            </w:r>
            <w:r w:rsidR="00CE1B12" w:rsidRPr="00CB0061">
              <w:rPr>
                <w:rFonts w:ascii="Courier New" w:hAnsi="Courier New" w:cs="Courier New"/>
                <w:color w:val="008000"/>
                <w:sz w:val="19"/>
                <w:szCs w:val="19"/>
              </w:rPr>
              <w:t>testami</w:t>
            </w:r>
            <w:r w:rsidR="00DD25E4" w:rsidRPr="00CB0061">
              <w:rPr>
                <w:rFonts w:ascii="Courier New" w:hAnsi="Courier New" w:cs="Courier New"/>
                <w:color w:val="008000"/>
                <w:sz w:val="19"/>
                <w:szCs w:val="19"/>
              </w:rPr>
              <w:t xml:space="preserve"> w </w:t>
            </w:r>
            <w:r w:rsidR="00CE1B12" w:rsidRPr="00CB0061">
              <w:rPr>
                <w:rFonts w:ascii="Courier New" w:hAnsi="Courier New" w:cs="Courier New"/>
                <w:color w:val="008000"/>
                <w:sz w:val="19"/>
                <w:szCs w:val="19"/>
              </w:rPr>
              <w:t>formac</w:t>
            </w:r>
            <w:r w:rsidR="004772D9" w:rsidRPr="00CB0061">
              <w:rPr>
                <w:rFonts w:ascii="Courier New" w:hAnsi="Courier New" w:cs="Courier New"/>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0000FF"/>
                <w:sz w:val="19"/>
                <w:szCs w:val="19"/>
              </w:rPr>
              <w:t>true</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,vecOutputColumns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,vecUnusedColumns);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MLP dummyNet;</w:t>
            </w:r>
            <w:r w:rsidRPr="00CB0061">
              <w:rPr>
                <w:rFonts w:ascii="Courier New" w:hAnsi="Courier New" w:cs="Courier New"/>
                <w:sz w:val="19"/>
                <w:szCs w:val="19"/>
              </w:rPr>
              <w:tab/>
            </w:r>
            <w:r w:rsidRPr="00CB0061">
              <w:rPr>
                <w:rFonts w:ascii="Courier New" w:hAnsi="Courier New" w:cs="Courier New"/>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dummyNet.setInputNeuronCount</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,Neuron::NT_SIGMOID);</w:t>
            </w:r>
            <w:r w:rsidR="004772D9" w:rsidRPr="00CB0061">
              <w:rPr>
                <w:rFonts w:ascii="Courier New" w:hAnsi="Courier New" w:cs="Courier New"/>
                <w:sz w:val="19"/>
                <w:szCs w:val="19"/>
              </w:rPr>
              <w:tab/>
            </w:r>
            <w:r w:rsidR="00195183">
              <w:rPr>
                <w:rFonts w:ascii="Courier New" w:hAnsi="Courier New" w:cs="Courier New"/>
                <w:color w:val="008000"/>
                <w:sz w:val="19"/>
                <w:szCs w:val="19"/>
              </w:rPr>
              <w:t>// Funkcja aktywa</w:t>
            </w:r>
            <w:r w:rsidR="004772D9" w:rsidRPr="00CB0061">
              <w:rPr>
                <w:rFonts w:ascii="Courier New" w:hAnsi="Courier New" w:cs="Courier New"/>
                <w:color w:val="008000"/>
                <w:sz w:val="19"/>
                <w:szCs w:val="19"/>
              </w:rPr>
              <w:t>cji</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(testSetCSV.getOutputCount()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 - tyle ile wyjść</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,Neuron::NT_LINEAR);</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dummyNet.randomizeWeights(0.01,NULL);</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dummyNet.trainNetwork</w:t>
            </w:r>
            <w:r w:rsidRPr="00CB0061">
              <w:rPr>
                <w:rFonts w:ascii="Courier New" w:hAnsi="Courier New" w:cs="Courier New"/>
                <w:sz w:val="19"/>
                <w:szCs w:val="19"/>
              </w:rPr>
              <w:tab/>
            </w:r>
            <w:r w:rsidRPr="00CB0061">
              <w:rPr>
                <w:rFonts w:ascii="Courier New" w:hAnsi="Courier New" w:cs="Courier New"/>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,6000</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,0.01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testów uczona</w:t>
            </w:r>
            <w:r w:rsidR="00D42D61" w:rsidRPr="00CB0061">
              <w:rPr>
                <w:rFonts w:ascii="Courier New" w:hAnsi="Courier New" w:cs="Courier New"/>
                <w:color w:val="008000"/>
                <w:sz w:val="19"/>
                <w:szCs w:val="19"/>
              </w:rPr>
              <w:t xml:space="preserve"> na </w:t>
            </w:r>
            <w:r w:rsidR="004772D9" w:rsidRPr="00CB0061">
              <w:rPr>
                <w:rFonts w:ascii="Courier New" w:hAnsi="Courier New" w:cs="Courier New"/>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,NULL);</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dummyNet.executeNetwork(testSetCSV);</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dummyNet.executeNetworkGPU(testSetCSV);</w:t>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testSetCSV.saveToFile(</w:t>
            </w:r>
            <w:r w:rsidRPr="00CB0061">
              <w:rPr>
                <w:rFonts w:ascii="Courier New" w:hAnsi="Courier New" w:cs="Courier New"/>
                <w:color w:val="A31515"/>
                <w:sz w:val="19"/>
                <w:szCs w:val="19"/>
              </w:rPr>
              <w:t>"TestSetFromCSV.xml"</w:t>
            </w:r>
            <w:r w:rsidRPr="00CB0061">
              <w:rPr>
                <w:rFonts w:ascii="Courier New" w:hAnsi="Courier New" w:cs="Courier New"/>
                <w:sz w:val="19"/>
                <w:szCs w:val="19"/>
              </w:rPr>
              <w:t>);</w:t>
            </w:r>
            <w:r w:rsidRPr="00CB0061">
              <w:rPr>
                <w:rFonts w:ascii="Courier New" w:hAnsi="Courier New" w:cs="Courier New"/>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dummyNet.saveToFile(</w:t>
            </w:r>
            <w:r w:rsidRPr="00CB0061">
              <w:rPr>
                <w:rFonts w:ascii="Courier New" w:hAnsi="Courier New" w:cs="Courier New"/>
                <w:color w:val="A31515"/>
                <w:sz w:val="19"/>
                <w:szCs w:val="19"/>
              </w:rPr>
              <w:t>"NetworkStruct.xml"</w:t>
            </w:r>
            <w:r w:rsidRPr="00CB0061">
              <w:rPr>
                <w:rFonts w:ascii="Courier New" w:hAnsi="Courier New" w:cs="Courier New"/>
                <w:sz w:val="19"/>
                <w:szCs w:val="19"/>
              </w:rPr>
              <w:t>);</w:t>
            </w:r>
            <w:r w:rsidRPr="00CB0061">
              <w:rPr>
                <w:rFonts w:ascii="Courier New" w:hAnsi="Courier New" w:cs="Courier New"/>
                <w:sz w:val="19"/>
                <w:szCs w:val="19"/>
              </w:rPr>
              <w:tab/>
            </w:r>
            <w:r w:rsidRPr="00CB0061">
              <w:rPr>
                <w:rFonts w:ascii="Courier New" w:hAnsi="Courier New" w:cs="Courier New"/>
                <w:color w:val="008000"/>
                <w:sz w:val="19"/>
                <w:szCs w:val="19"/>
              </w:rPr>
              <w:t>// Zapisywanie sieci MLP jako XML</w:t>
            </w:r>
          </w:p>
        </w:tc>
      </w:tr>
    </w:tbl>
    <w:p w:rsidR="001B7D2B" w:rsidRPr="00CB0061" w:rsidRDefault="00E84C03" w:rsidP="00F05B9A">
      <w:pPr>
        <w:pStyle w:val="Nagwek3"/>
      </w:pPr>
      <w:bookmarkStart w:id="88" w:name="_Toc262305039"/>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88"/>
    </w:p>
    <w:p w:rsidR="001B7D2B" w:rsidRPr="00CB0061" w:rsidRDefault="00E84C03" w:rsidP="00E84C03">
      <w:pPr>
        <w:rPr>
          <w:color w:val="auto"/>
        </w:rPr>
      </w:pPr>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tbl>
      <w:tblPr>
        <w:tblStyle w:val="Tabela-Siatka"/>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r w:rsidRPr="00CB0061">
              <w:t xml:space="preserve">Tabela </w:t>
            </w:r>
            <w:fldSimple w:instr=" SEQ Tabela \* ARABIC ">
              <w:r w:rsidR="00ED5C84">
                <w:rPr>
                  <w:noProof/>
                </w:rPr>
                <w:t>3</w:t>
              </w:r>
            </w:fldSimple>
            <w:r w:rsidRPr="00CB0061">
              <w:t xml:space="preserve">. </w:t>
            </w:r>
            <w:bookmarkStart w:id="89" w:name="_Toc262420644"/>
            <w:r w:rsidRPr="00CB0061">
              <w:t xml:space="preserve">Lista katalogów i plików w projekcie </w:t>
            </w:r>
            <w:r w:rsidR="00FC13E0" w:rsidRPr="00CB0061">
              <w:t xml:space="preserve">razem </w:t>
            </w:r>
            <w:r w:rsidRPr="00CB0061">
              <w:t>z opisami</w:t>
            </w:r>
            <w:bookmarkEnd w:id="89"/>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Pr="00CB0061">
              <w:rPr>
                <w:rFonts w:eastAsiaTheme="minorHAnsi"/>
                <w:noProof/>
                <w:sz w:val="20"/>
                <w:szCs w:val="20"/>
                <w:lang w:eastAsia="en-US"/>
              </w:rPr>
              <w:t xml:space="preserve">amięci GPU, wywoływania plików </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CB0061" w:rsidRDefault="00FC13E0" w:rsidP="00DF0347">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w:t>
            </w:r>
            <w:ins w:id="90" w:author="User" w:date="2010-05-24T21:40:00Z">
              <w:r w:rsidR="00DF0347">
                <w:rPr>
                  <w:rFonts w:eastAsiaTheme="minorHAnsi"/>
                  <w:noProof/>
                  <w:sz w:val="20"/>
                  <w:szCs w:val="20"/>
                  <w:lang w:eastAsia="en-US"/>
                </w:rPr>
                <w:t>e</w:t>
              </w:r>
            </w:ins>
            <w:del w:id="91" w:author="User" w:date="2010-05-24T21:40:00Z">
              <w:r w:rsidR="004F64E6" w:rsidRPr="00CB0061" w:rsidDel="00DF0347">
                <w:rPr>
                  <w:rFonts w:eastAsiaTheme="minorHAnsi"/>
                  <w:noProof/>
                  <w:sz w:val="20"/>
                  <w:szCs w:val="20"/>
                  <w:lang w:eastAsia="en-US"/>
                </w:rPr>
                <w:delText>a</w:delText>
              </w:r>
            </w:del>
            <w:r w:rsidR="004F64E6" w:rsidRPr="00CB0061">
              <w:rPr>
                <w:rFonts w:eastAsiaTheme="minorHAnsi"/>
                <w:noProof/>
                <w:sz w:val="20"/>
                <w:szCs w:val="20"/>
                <w:lang w:eastAsia="en-US"/>
              </w:rPr>
              <w:t xml:space="preserve"> kernele oraz kernele obliczający</w:t>
            </w:r>
            <w:ins w:id="92" w:author="User" w:date="2010-05-24T21:25:00Z">
              <w:r w:rsidR="00D77201">
                <w:rPr>
                  <w:rFonts w:eastAsiaTheme="minorHAnsi"/>
                  <w:noProof/>
                  <w:sz w:val="20"/>
                  <w:szCs w:val="20"/>
                  <w:lang w:eastAsia="en-US"/>
                </w:rPr>
                <w:t>z</w:t>
              </w:r>
            </w:ins>
            <w:r w:rsidR="004F64E6" w:rsidRPr="00CB0061">
              <w:rPr>
                <w:rFonts w:eastAsiaTheme="minorHAnsi"/>
                <w:noProof/>
                <w:sz w:val="20"/>
                <w:szCs w:val="20"/>
                <w:lang w:eastAsia="en-US"/>
              </w:rPr>
              <w:t xml:space="preserve">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CB0061" w:rsidRDefault="004F64E6" w:rsidP="00EF11BB">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700EBD" w:rsidRPr="00CB0061">
              <w:rPr>
                <w:rFonts w:eastAsiaTheme="minorHAnsi"/>
                <w:noProof/>
                <w:sz w:val="20"/>
                <w:szCs w:val="20"/>
                <w:lang w:eastAsia="en-US"/>
              </w:rPr>
              <w:fldChar w:fldCharType="begin"/>
            </w:r>
            <w:r w:rsidR="00EF11BB" w:rsidRPr="00CB0061">
              <w:rPr>
                <w:rFonts w:eastAsiaTheme="minorHAnsi"/>
                <w:noProof/>
                <w:sz w:val="20"/>
                <w:szCs w:val="20"/>
                <w:lang w:eastAsia="en-US"/>
              </w:rPr>
              <w:instrText xml:space="preserve"> REF _Ref261988254 \r \h </w:instrText>
            </w:r>
            <w:r w:rsidR="00700EBD" w:rsidRPr="00CB0061">
              <w:rPr>
                <w:rFonts w:eastAsiaTheme="minorHAnsi"/>
                <w:noProof/>
                <w:sz w:val="20"/>
                <w:szCs w:val="20"/>
                <w:lang w:eastAsia="en-US"/>
              </w:rPr>
            </w:r>
            <w:r w:rsidR="00700EBD" w:rsidRPr="00CB0061">
              <w:rPr>
                <w:rFonts w:eastAsiaTheme="minorHAnsi"/>
                <w:noProof/>
                <w:sz w:val="20"/>
                <w:szCs w:val="20"/>
                <w:lang w:eastAsia="en-US"/>
              </w:rPr>
              <w:fldChar w:fldCharType="separate"/>
            </w:r>
            <w:r w:rsidR="00ED5C84">
              <w:rPr>
                <w:rFonts w:eastAsiaTheme="minorHAnsi"/>
                <w:noProof/>
                <w:sz w:val="20"/>
                <w:szCs w:val="20"/>
                <w:lang w:eastAsia="en-US"/>
              </w:rPr>
              <w:t>4.5.1</w:t>
            </w:r>
            <w:r w:rsidR="00700EBD" w:rsidRPr="00CB0061">
              <w:rPr>
                <w:rFonts w:eastAsiaTheme="minorHAnsi"/>
                <w:noProof/>
                <w:sz w:val="20"/>
                <w:szCs w:val="20"/>
                <w:lang w:eastAsia="en-US"/>
              </w:rPr>
              <w:fldChar w:fldCharType="end"/>
            </w:r>
            <w:r w:rsidR="00EF11BB"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sieci MLP. Klasa dziedziczy z klasy NeuralNetwork.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045008">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zmodyfikowałem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CB0061" w:rsidRDefault="006B1D90"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modyfikowałem tę klasę, żeby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Nagwek3"/>
      </w:pPr>
      <w:bookmarkStart w:id="93" w:name="_Toc262305040"/>
      <w:r w:rsidRPr="00CB0061">
        <w:t>Logowanie</w:t>
      </w:r>
      <w:bookmarkEnd w:id="93"/>
    </w:p>
    <w:p w:rsidR="00780866" w:rsidRPr="00CB0061" w:rsidRDefault="006B0FCD" w:rsidP="009166C7">
      <w:r w:rsidRPr="00CB0061">
        <w:t>W programie dodał</w:t>
      </w:r>
      <w:r w:rsidR="00134F66" w:rsidRPr="00CB0061">
        <w:t>em obsługę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Akapitzlist"/>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Akapitzlist"/>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Akapitzlist"/>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czasie pisania programu, logowanie pewnych danych bardzo ułatwiło mi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Akapitzlist"/>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Akapitzlist"/>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Nagwek2"/>
      </w:pPr>
      <w:bookmarkStart w:id="94" w:name="_Toc262305041"/>
      <w:r w:rsidRPr="00CB0061">
        <w:t>Część CPU</w:t>
      </w:r>
      <w:bookmarkEnd w:id="94"/>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w:t>
      </w:r>
      <w:r w:rsidR="004E6C2D" w:rsidRPr="00CB0061">
        <w:lastRenderedPageBreak/>
        <w:t xml:space="preserve">(odpowiednio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Akapitzlist"/>
      </w:pPr>
      <w:r w:rsidRPr="00CB0061">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p>
    <w:p w:rsidR="007337FD" w:rsidRPr="00CB0061" w:rsidRDefault="006D79D9" w:rsidP="007337FD">
      <w:pPr>
        <w:pStyle w:val="Akapitzlist"/>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p>
    <w:p w:rsidR="00052978" w:rsidRPr="005353BA" w:rsidRDefault="006D79D9" w:rsidP="006D79D9">
      <w:pPr>
        <w:pStyle w:val="Akapitzlist"/>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052978" w:rsidRPr="00CB0061" w:rsidRDefault="005353BA" w:rsidP="00F05B9A">
      <w:pPr>
        <w:pStyle w:val="Nagwek3"/>
      </w:pPr>
      <w:bookmarkStart w:id="95" w:name="_Toc262305042"/>
      <w:r>
        <w:t xml:space="preserve">Kolejność </w:t>
      </w:r>
      <w:r w:rsidR="00301F12">
        <w:t>działań</w:t>
      </w:r>
      <w:r w:rsidR="00052978" w:rsidRPr="00CB0061">
        <w:t xml:space="preserve"> </w:t>
      </w:r>
      <w:r w:rsidR="003B58E7" w:rsidRPr="00CB0061">
        <w:t>przy operacjach</w:t>
      </w:r>
      <w:r w:rsidR="00D42D61" w:rsidRPr="00CB0061">
        <w:t xml:space="preserve"> na </w:t>
      </w:r>
      <w:r w:rsidR="003B58E7" w:rsidRPr="00CB0061">
        <w:t>MLP</w:t>
      </w:r>
      <w:bookmarkEnd w:id="95"/>
    </w:p>
    <w:p w:rsidR="003B58E7" w:rsidRPr="00CB0061" w:rsidRDefault="003B58E7" w:rsidP="003B58E7">
      <w:r w:rsidRPr="00CB0061">
        <w:t>Poniżej zamieściłem dwa diagramy przedstawiające uruchamianie</w:t>
      </w:r>
      <w:r w:rsidR="00DD25E4" w:rsidRPr="00CB0061">
        <w:t xml:space="preserve"> i </w:t>
      </w:r>
      <w:r w:rsidRPr="00CB0061">
        <w:t>trenowanie sieci MLP razem</w:t>
      </w:r>
      <w:r w:rsidR="00DD25E4" w:rsidRPr="00CB0061">
        <w:t xml:space="preserve"> z </w:t>
      </w:r>
      <w:r w:rsidRPr="00CB0061">
        <w:t>opisami.</w:t>
      </w:r>
    </w:p>
    <w:p w:rsidR="00052978" w:rsidRPr="00CB0061" w:rsidRDefault="00301F12" w:rsidP="004F3A28">
      <w:pPr>
        <w:pStyle w:val="Nagwek4"/>
      </w:pPr>
      <w:bookmarkStart w:id="96" w:name="_Ref261982965"/>
      <w:bookmarkStart w:id="97" w:name="_Toc262305043"/>
      <w:r>
        <w:t>Sekwencja</w:t>
      </w:r>
      <w:r w:rsidR="00A12AE5" w:rsidRPr="00CB0061">
        <w:t xml:space="preserve"> uruchamiania sieci</w:t>
      </w:r>
      <w:bookmarkEnd w:id="96"/>
      <w:bookmarkEnd w:id="9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DF687F" w:rsidP="00A375D3">
            <w:pPr>
              <w:pStyle w:val="Podpisrysunku"/>
            </w:pPr>
            <w:r w:rsidRPr="00CB0061">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98" w:name="_Toc261555461"/>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17</w:t>
            </w:r>
            <w:r w:rsidR="00700EBD"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98"/>
          </w:p>
        </w:tc>
      </w:tr>
    </w:tbl>
    <w:p w:rsidR="00A12AE5" w:rsidRPr="00CB0061" w:rsidRDefault="006D79D9" w:rsidP="00661EC6">
      <w:pPr>
        <w:rPr>
          <w:color w:val="auto"/>
        </w:rPr>
      </w:pPr>
      <w:r w:rsidRPr="00CB0061">
        <w:rPr>
          <w:color w:val="auto"/>
        </w:rPr>
        <w:t xml:space="preserve">Na powyższym diagramie opisano sekwencję </w:t>
      </w:r>
      <w:r w:rsidR="00301F12">
        <w:rPr>
          <w:color w:val="auto"/>
        </w:rPr>
        <w:t xml:space="preserve">kolejnych </w:t>
      </w:r>
      <w:r w:rsidR="00607CCE">
        <w:rPr>
          <w:color w:val="auto"/>
        </w:rPr>
        <w:t>wywołań</w:t>
      </w:r>
      <w:r w:rsidR="00301F12">
        <w:rPr>
          <w:color w:val="auto"/>
        </w:rPr>
        <w:t xml:space="preserve"> metod</w:t>
      </w:r>
      <w:r w:rsidRPr="00CB0061">
        <w:rPr>
          <w:color w:val="auto"/>
        </w:rPr>
        <w:t xml:space="preserve"> przy uruchomieniu sieci przy użyciu CPU. Najpierw są pobierane wejścia testu, później obiekt </w:t>
      </w:r>
      <w:r w:rsidRPr="00607CCE">
        <w:rPr>
          <w:rStyle w:val="KlasametodafunkcjaZnak"/>
        </w:rPr>
        <w:t>MLP</w:t>
      </w:r>
      <w:r w:rsidRPr="00CB0061">
        <w:rPr>
          <w:color w:val="auto"/>
        </w:rPr>
        <w:t xml:space="preserve"> uruchamia po kolei wszystkie warstwy sieci,</w:t>
      </w:r>
      <w:r w:rsidR="00DD25E4" w:rsidRPr="00CB0061">
        <w:rPr>
          <w:color w:val="auto"/>
        </w:rPr>
        <w:t xml:space="preserve"> a </w:t>
      </w:r>
      <w:r w:rsidRPr="00CB0061">
        <w:rPr>
          <w:color w:val="auto"/>
        </w:rPr>
        <w:t>obiekt każdej warstwy oblicza wyjście każdego neuronu</w:t>
      </w:r>
      <w:r w:rsidR="00DD25E4" w:rsidRPr="00CB0061">
        <w:rPr>
          <w:color w:val="auto"/>
        </w:rPr>
        <w:t xml:space="preserve"> w </w:t>
      </w:r>
      <w:r w:rsidRPr="00CB0061">
        <w:rPr>
          <w:color w:val="auto"/>
        </w:rPr>
        <w:t>tej warstwie. Później, zapisywane są obliczone wyjścia testu.</w:t>
      </w:r>
    </w:p>
    <w:p w:rsidR="00A12AE5" w:rsidRPr="00CB0061" w:rsidRDefault="00301F12" w:rsidP="004F3A28">
      <w:pPr>
        <w:pStyle w:val="Nagwek4"/>
      </w:pPr>
      <w:bookmarkStart w:id="99" w:name="_Ref261982969"/>
      <w:bookmarkStart w:id="100" w:name="_Toc262305044"/>
      <w:r>
        <w:lastRenderedPageBreak/>
        <w:t>Sekwencja</w:t>
      </w:r>
      <w:r w:rsidR="00A12AE5" w:rsidRPr="00CB0061">
        <w:t xml:space="preserve"> trenowania sieci</w:t>
      </w:r>
      <w:bookmarkEnd w:id="99"/>
      <w:bookmarkEnd w:id="10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101" w:name="_Toc261555462"/>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18</w:t>
            </w:r>
            <w:r w:rsidR="00700EBD"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101"/>
          </w:p>
        </w:tc>
      </w:tr>
    </w:tbl>
    <w:p w:rsidR="006E3744" w:rsidRPr="00CB0061" w:rsidRDefault="006E3744" w:rsidP="006E3744">
      <w:pPr>
        <w:rPr>
          <w:color w:val="auto"/>
        </w:rPr>
      </w:pPr>
    </w:p>
    <w:p w:rsidR="006D79D9" w:rsidRPr="00CB0061" w:rsidRDefault="00607CCE" w:rsidP="002E45D2">
      <w:pPr>
        <w:rPr>
          <w:color w:val="auto"/>
        </w:rPr>
      </w:pPr>
      <w:r>
        <w:rPr>
          <w:color w:val="auto"/>
        </w:rPr>
        <w:t>Na</w:t>
      </w:r>
      <w:r w:rsidR="00AC1307" w:rsidRPr="00CB0061">
        <w:rPr>
          <w:color w:val="auto"/>
        </w:rPr>
        <w:t xml:space="preserve"> powyższym diagramie opisano sekwencję operacji dla jednej iteracji </w:t>
      </w:r>
      <w:r w:rsidR="00D8463A" w:rsidRPr="00CB0061">
        <w:rPr>
          <w:color w:val="auto"/>
        </w:rPr>
        <w:t>trenowania</w:t>
      </w:r>
      <w:r w:rsidR="00AC1307" w:rsidRPr="00CB0061">
        <w:rPr>
          <w:color w:val="auto"/>
        </w:rPr>
        <w:t xml:space="preserve"> sieci MLP przy użyciu CPU. </w:t>
      </w:r>
      <w:r w:rsidR="0083472E" w:rsidRPr="00CB0061">
        <w:rPr>
          <w:color w:val="auto"/>
        </w:rPr>
        <w:t>Pierwszym etapem jest wybranie losow</w:t>
      </w:r>
      <w:r w:rsidR="00A456D7" w:rsidRPr="00CB0061">
        <w:rPr>
          <w:color w:val="auto"/>
        </w:rPr>
        <w:t>ych</w:t>
      </w:r>
      <w:r w:rsidR="0083472E" w:rsidRPr="00CB0061">
        <w:rPr>
          <w:color w:val="auto"/>
        </w:rPr>
        <w:t xml:space="preserve"> test</w:t>
      </w:r>
      <w:r w:rsidR="00A456D7" w:rsidRPr="00CB0061">
        <w:rPr>
          <w:color w:val="auto"/>
        </w:rPr>
        <w:t>ów</w:t>
      </w:r>
      <w:r w:rsidR="00DD25E4" w:rsidRPr="00CB0061">
        <w:rPr>
          <w:color w:val="auto"/>
        </w:rPr>
        <w:t xml:space="preserve"> z </w:t>
      </w:r>
      <w:r w:rsidR="0083472E" w:rsidRPr="00CB0061">
        <w:rPr>
          <w:color w:val="auto"/>
        </w:rPr>
        <w:t xml:space="preserve">zestawu testów oraz uruchomienie </w:t>
      </w:r>
      <w:r w:rsidR="00A456D7" w:rsidRPr="00CB0061">
        <w:rPr>
          <w:color w:val="auto"/>
        </w:rPr>
        <w:t>ich</w:t>
      </w:r>
      <w:r w:rsidR="0083472E" w:rsidRPr="00CB0061">
        <w:rPr>
          <w:color w:val="auto"/>
        </w:rPr>
        <w:t xml:space="preserve">. </w:t>
      </w:r>
      <w:r w:rsidR="002405FC">
        <w:rPr>
          <w:color w:val="auto"/>
        </w:rPr>
        <w:t>Następnie określany jest błąd</w:t>
      </w:r>
      <w:r w:rsidR="00A456D7" w:rsidRPr="00CB0061">
        <w:rPr>
          <w:color w:val="auto"/>
        </w:rPr>
        <w:t xml:space="preserve"> wyjściowy każdego neuronu</w:t>
      </w:r>
      <w:r w:rsidR="00057B03" w:rsidRPr="00CB0061">
        <w:rPr>
          <w:color w:val="auto"/>
        </w:rPr>
        <w:t>. Końcowym etapem jest zaktualizowanie wszystkich wag.</w:t>
      </w:r>
    </w:p>
    <w:p w:rsidR="00D973D2" w:rsidRPr="00CB0061" w:rsidRDefault="00D973D2" w:rsidP="00F05B9A">
      <w:pPr>
        <w:pStyle w:val="Nagwek2"/>
      </w:pPr>
      <w:bookmarkStart w:id="102" w:name="_Toc262305045"/>
      <w:r w:rsidRPr="00CB0061">
        <w:t>Część GPU</w:t>
      </w:r>
      <w:bookmarkEnd w:id="102"/>
    </w:p>
    <w:p w:rsidR="0069653C" w:rsidRDefault="00317ED1" w:rsidP="00DA666F">
      <w:pPr>
        <w:rPr>
          <w:color w:val="auto"/>
        </w:rPr>
      </w:pPr>
      <w:r>
        <w:rPr>
          <w:color w:val="auto"/>
        </w:rPr>
        <w:t xml:space="preserve">Do zaimplementowania części biblioteki uruchamianej na GPU, użyłem interfejsu </w:t>
      </w:r>
      <w:r w:rsidRPr="00317ED1">
        <w:rPr>
          <w:rStyle w:val="PodkrelenieZnak"/>
        </w:rPr>
        <w:t>C for CUD</w:t>
      </w:r>
      <w:r w:rsidR="00220566">
        <w:rPr>
          <w:rStyle w:val="PodkrelenieZnak"/>
        </w:rPr>
        <w:t>A</w:t>
      </w:r>
      <w:r w:rsidR="00220566">
        <w:rPr>
          <w:rStyle w:val="Odwoanieprzypisudolnego"/>
          <w:color w:val="auto"/>
        </w:rPr>
        <w:footnoteReference w:id="28"/>
      </w:r>
      <w:r w:rsidR="00220566">
        <w:rPr>
          <w:rStyle w:val="PodkrelenieZnak"/>
        </w:rPr>
        <w:t>.</w:t>
      </w:r>
    </w:p>
    <w:p w:rsidR="00FF4C17" w:rsidRPr="00CB0061" w:rsidRDefault="00BE30FC" w:rsidP="00DA666F">
      <w:pPr>
        <w:rPr>
          <w:color w:val="auto"/>
        </w:rPr>
      </w:pPr>
      <w:r w:rsidRPr="00CB0061">
        <w:rPr>
          <w:color w:val="auto"/>
        </w:rPr>
        <w:t>Wszystkie kernele</w:t>
      </w:r>
      <w:r w:rsidR="00220566">
        <w:rPr>
          <w:rStyle w:val="Odwoanieprzypisudolnego"/>
          <w:color w:val="auto"/>
        </w:rPr>
        <w:footnoteReference w:id="29"/>
      </w:r>
      <w:r w:rsidR="00220566">
        <w:rPr>
          <w:color w:val="auto"/>
        </w:rPr>
        <w:t xml:space="preserve"> </w:t>
      </w:r>
      <w:r w:rsidRPr="00CB0061">
        <w:rPr>
          <w:color w:val="auto"/>
        </w:rPr>
        <w:t>oraz funkcje języka C służące</w:t>
      </w:r>
      <w:r w:rsidR="00D42D61" w:rsidRPr="00CB0061">
        <w:rPr>
          <w:color w:val="auto"/>
        </w:rPr>
        <w:t xml:space="preserve"> do </w:t>
      </w:r>
      <w:r w:rsidRPr="00CB0061">
        <w:rPr>
          <w:color w:val="auto"/>
        </w:rPr>
        <w:t>wywoływania kerneli, zawarte są</w:t>
      </w:r>
      <w:r w:rsidR="00DD25E4" w:rsidRPr="00CB0061">
        <w:rPr>
          <w:color w:val="auto"/>
        </w:rPr>
        <w:t xml:space="preserve"> w </w:t>
      </w:r>
      <w:r w:rsidRPr="00CB0061">
        <w:rPr>
          <w:color w:val="auto"/>
        </w:rPr>
        <w:t xml:space="preserve">pliku </w:t>
      </w:r>
      <w:r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lastRenderedPageBreak/>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1B7D2B" w:rsidRPr="00CB0061" w:rsidRDefault="001B7D2B" w:rsidP="00F05B9A">
      <w:pPr>
        <w:pStyle w:val="Nagwek3"/>
      </w:pPr>
      <w:bookmarkStart w:id="103" w:name="_Toc262305046"/>
      <w:r w:rsidRPr="00CB0061">
        <w:t xml:space="preserve">Implementacja </w:t>
      </w:r>
      <w:r w:rsidR="006C3F31" w:rsidRPr="00CB0061">
        <w:t>MLP</w:t>
      </w:r>
      <w:r w:rsidR="00D42D61" w:rsidRPr="00CB0061">
        <w:t xml:space="preserve"> na </w:t>
      </w:r>
      <w:r w:rsidRPr="00CB0061">
        <w:t>GPU</w:t>
      </w:r>
      <w:bookmarkEnd w:id="103"/>
    </w:p>
    <w:p w:rsidR="001B7D2B" w:rsidRPr="00CB0061" w:rsidRDefault="001B7D2B" w:rsidP="004F3A28">
      <w:pPr>
        <w:pStyle w:val="Nagwek4"/>
      </w:pPr>
      <w:bookmarkStart w:id="104" w:name="_Toc262305047"/>
      <w:r w:rsidRPr="00CB0061">
        <w:t>Ogólny algorytm</w:t>
      </w:r>
      <w:bookmarkEnd w:id="104"/>
    </w:p>
    <w:p w:rsidR="00503C1E" w:rsidRPr="00CB0061" w:rsidRDefault="00F7686D" w:rsidP="00BD1BE6">
      <w:pPr>
        <w:rPr>
          <w:color w:val="auto"/>
        </w:rPr>
      </w:pPr>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przez wsteczną propagację błędu są identyczne</w:t>
      </w:r>
      <w:r w:rsidR="00D42D61" w:rsidRPr="00CB0061">
        <w:rPr>
          <w:color w:val="auto"/>
        </w:rPr>
        <w:t xml:space="preserve"> na </w:t>
      </w:r>
      <w:r w:rsidRPr="00CB0061">
        <w:rPr>
          <w:color w:val="auto"/>
        </w:rPr>
        <w:t>CPU</w:t>
      </w:r>
      <w:r w:rsidR="00DD25E4" w:rsidRPr="00CB0061">
        <w:rPr>
          <w:color w:val="auto"/>
        </w:rPr>
        <w:t xml:space="preserve"> i </w:t>
      </w:r>
      <w:r w:rsidRPr="00CB0061">
        <w:rPr>
          <w:color w:val="auto"/>
        </w:rPr>
        <w:t xml:space="preserve">GPU (różnice </w:t>
      </w:r>
      <w:r w:rsidR="00224576">
        <w:rPr>
          <w:color w:val="auto"/>
        </w:rPr>
        <w:t>występują jedynie w kolejności</w:t>
      </w:r>
      <w:r w:rsidRPr="00CB0061">
        <w:rPr>
          <w:color w:val="auto"/>
        </w:rPr>
        <w:t xml:space="preserve"> 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D25E4" w:rsidRPr="00CB0061">
        <w:rPr>
          <w:color w:val="auto"/>
        </w:rPr>
        <w:t xml:space="preserve"> </w:t>
      </w:r>
      <w:r w:rsidR="00C25E00" w:rsidRPr="00CB0061">
        <w:rPr>
          <w:color w:val="auto"/>
        </w:rPr>
        <w:t>W</w:t>
      </w:r>
      <w:r w:rsidR="00DD25E4" w:rsidRPr="00CB0061">
        <w:rPr>
          <w:color w:val="auto"/>
        </w:rPr>
        <w:t> </w:t>
      </w:r>
      <w:r w:rsidR="00516BD4" w:rsidRPr="00CB0061">
        <w:rPr>
          <w:color w:val="auto"/>
        </w:rPr>
        <w:t xml:space="preserve">kolejnych podrozdziałach są zamieszczone sekwencje </w:t>
      </w:r>
      <w:r w:rsidR="00F0656D" w:rsidRPr="00CB0061">
        <w:rPr>
          <w:color w:val="auto"/>
        </w:rPr>
        <w:t>działań (z punktu widzenia obiektów</w:t>
      </w:r>
      <w:r w:rsidR="00DD25E4" w:rsidRPr="00CB0061">
        <w:rPr>
          <w:color w:val="auto"/>
        </w:rPr>
        <w:t xml:space="preserve"> i </w:t>
      </w:r>
      <w:r w:rsidR="00F0656D" w:rsidRPr="00CB0061">
        <w:rPr>
          <w:color w:val="auto"/>
        </w:rPr>
        <w:t>klas) wykonywane przy uruchamianiu</w:t>
      </w:r>
      <w:r w:rsidR="00DD25E4" w:rsidRPr="00CB0061">
        <w:rPr>
          <w:color w:val="auto"/>
        </w:rPr>
        <w:t xml:space="preserve"> i </w:t>
      </w:r>
      <w:r w:rsidR="00F0656D" w:rsidRPr="00CB0061">
        <w:rPr>
          <w:color w:val="auto"/>
        </w:rPr>
        <w:t>uczeniu sieci MLP.</w:t>
      </w:r>
    </w:p>
    <w:p w:rsidR="00276682" w:rsidRPr="00CB0061" w:rsidRDefault="00301F12" w:rsidP="004F3A28">
      <w:pPr>
        <w:pStyle w:val="Nagwek4"/>
      </w:pPr>
      <w:bookmarkStart w:id="105" w:name="_Ref261982975"/>
      <w:bookmarkStart w:id="106" w:name="_Toc262305048"/>
      <w:r>
        <w:t>Sekwencja</w:t>
      </w:r>
      <w:r w:rsidR="00276682" w:rsidRPr="00CB0061">
        <w:t xml:space="preserve"> uruchamiania sieci</w:t>
      </w:r>
      <w:bookmarkEnd w:id="105"/>
      <w:bookmarkEnd w:id="106"/>
    </w:p>
    <w:p w:rsidR="00276682" w:rsidRPr="00CB0061"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5A070C" w:rsidP="00A375D3">
            <w:pPr>
              <w:pStyle w:val="Podpisrysunku"/>
            </w:pPr>
            <w:r w:rsidRPr="00CB0061">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07" w:name="_Toc261555463"/>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19</w:t>
            </w:r>
            <w:r w:rsidR="00700EBD" w:rsidRPr="00CB0061">
              <w:rPr>
                <w:rFonts w:ascii="Verdana" w:hAnsi="Verdana"/>
              </w:rPr>
              <w:fldChar w:fldCharType="end"/>
            </w:r>
            <w:r w:rsidRPr="00CB0061">
              <w:rPr>
                <w:rFonts w:ascii="Verdana" w:hAnsi="Verdana"/>
              </w:rPr>
              <w:t xml:space="preserve">. </w:t>
            </w:r>
            <w:r w:rsidR="00B679DA" w:rsidRPr="00CB0061">
              <w:rPr>
                <w:rFonts w:ascii="Verdana" w:hAnsi="Verdana"/>
              </w:rPr>
              <w:t>Diagram sekwencji uruchamiania sieci</w:t>
            </w:r>
            <w:r w:rsidR="00D42D61" w:rsidRPr="00CB0061">
              <w:rPr>
                <w:rFonts w:ascii="Verdana" w:hAnsi="Verdana"/>
              </w:rPr>
              <w:t xml:space="preserve"> na </w:t>
            </w:r>
            <w:r w:rsidR="00B679DA" w:rsidRPr="00CB0061">
              <w:rPr>
                <w:rFonts w:ascii="Verdana" w:hAnsi="Verdana"/>
              </w:rPr>
              <w:t>GPU</w:t>
            </w:r>
            <w:bookmarkEnd w:id="107"/>
          </w:p>
        </w:tc>
      </w:tr>
    </w:tbl>
    <w:p w:rsidR="00276682" w:rsidRPr="00CB0061" w:rsidRDefault="001629DB" w:rsidP="00F0656D">
      <w:pPr>
        <w:rPr>
          <w:color w:val="auto"/>
        </w:rPr>
      </w:pPr>
      <w:r w:rsidRPr="00CB0061">
        <w:rPr>
          <w:color w:val="auto"/>
        </w:rPr>
        <w:t>Na powyższym diagramie opisano sekwencję operacji przy uruchomieniu sieci przy użyciu GPU.</w:t>
      </w:r>
      <w:r w:rsidR="00F0656D" w:rsidRPr="00CB0061">
        <w:rPr>
          <w:color w:val="auto"/>
        </w:rPr>
        <w:t xml:space="preserve"> </w:t>
      </w:r>
      <w:r w:rsidR="00AB6B3D" w:rsidRPr="00CB0061">
        <w:rPr>
          <w:color w:val="auto"/>
        </w:rPr>
        <w:t>Dla każdej warstwy</w:t>
      </w:r>
      <w:r w:rsidRPr="00CB0061">
        <w:rPr>
          <w:color w:val="auto"/>
        </w:rPr>
        <w:t xml:space="preserve"> jest wykonywanych </w:t>
      </w:r>
      <w:r w:rsidR="00F0656D" w:rsidRPr="00CB0061">
        <w:rPr>
          <w:color w:val="auto"/>
        </w:rPr>
        <w:t xml:space="preserve">kilka </w:t>
      </w:r>
      <w:r w:rsidRPr="00CB0061">
        <w:rPr>
          <w:color w:val="auto"/>
        </w:rPr>
        <w:t>operacji. Najpierw alok</w:t>
      </w:r>
      <w:r w:rsidR="00AB6B3D" w:rsidRPr="00CB0061">
        <w:rPr>
          <w:color w:val="auto"/>
        </w:rPr>
        <w:t xml:space="preserve">owana jest pamięć potrzebna </w:t>
      </w:r>
      <w:r w:rsidRPr="00CB0061">
        <w:rPr>
          <w:color w:val="auto"/>
        </w:rPr>
        <w:t>dla aktualnej warstwy (wagi, wyjścia)</w:t>
      </w:r>
      <w:r w:rsidR="00DD25E4" w:rsidRPr="00CB0061">
        <w:rPr>
          <w:color w:val="auto"/>
        </w:rPr>
        <w:t xml:space="preserve"> i </w:t>
      </w:r>
      <w:r w:rsidRPr="00CB0061">
        <w:rPr>
          <w:color w:val="auto"/>
        </w:rPr>
        <w:t xml:space="preserve">zwalniana jest niepotrzebna pamięć używana wcześniej. </w:t>
      </w:r>
      <w:r w:rsidR="00075925" w:rsidRPr="00CB0061">
        <w:rPr>
          <w:color w:val="auto"/>
        </w:rPr>
        <w:t xml:space="preserve">Następnie </w:t>
      </w:r>
      <w:r w:rsidRPr="00CB0061">
        <w:rPr>
          <w:color w:val="auto"/>
        </w:rPr>
        <w:t xml:space="preserve">jest wykonywana </w:t>
      </w:r>
      <w:r w:rsidR="00075925" w:rsidRPr="00CB0061">
        <w:rPr>
          <w:color w:val="auto"/>
        </w:rPr>
        <w:t>me</w:t>
      </w:r>
      <w:r w:rsidR="002D2560" w:rsidRPr="00CB0061">
        <w:rPr>
          <w:color w:val="auto"/>
        </w:rPr>
        <w:t xml:space="preserve">toda statyczna </w:t>
      </w:r>
      <w:r w:rsidR="002D2560" w:rsidRPr="00CB0061">
        <w:rPr>
          <w:rStyle w:val="KlasametodafunkcjaZnak"/>
          <w:sz w:val="22"/>
          <w:szCs w:val="22"/>
        </w:rPr>
        <w:t>executeLayerGPU</w:t>
      </w:r>
      <w:r w:rsidR="00075925" w:rsidRPr="00CB0061">
        <w:rPr>
          <w:color w:val="auto"/>
        </w:rPr>
        <w:t xml:space="preserve">, która </w:t>
      </w:r>
      <w:r w:rsidRPr="00CB0061">
        <w:rPr>
          <w:color w:val="auto"/>
        </w:rPr>
        <w:t>uruchamia kernel wykonujący równolegle operacje uruchamiania neuronów</w:t>
      </w:r>
      <w:r w:rsidR="00D42D61" w:rsidRPr="00CB0061">
        <w:rPr>
          <w:color w:val="auto"/>
        </w:rPr>
        <w:t xml:space="preserve"> na </w:t>
      </w:r>
      <w:r w:rsidRPr="00CB0061">
        <w:rPr>
          <w:color w:val="auto"/>
        </w:rPr>
        <w:t>danej warstwie. Sam kernel opisany jest</w:t>
      </w:r>
      <w:r w:rsidR="00DD25E4" w:rsidRPr="00CB0061">
        <w:rPr>
          <w:color w:val="auto"/>
        </w:rPr>
        <w:t xml:space="preserve"> </w:t>
      </w:r>
      <w:r w:rsidR="00B31C2C">
        <w:rPr>
          <w:color w:val="auto"/>
        </w:rPr>
        <w:t xml:space="preserve">dokładniej </w:t>
      </w:r>
      <w:r w:rsidR="00DD25E4" w:rsidRPr="00CB0061">
        <w:rPr>
          <w:color w:val="auto"/>
        </w:rPr>
        <w:t>w </w:t>
      </w:r>
      <w:r w:rsidR="00B31C2C">
        <w:rPr>
          <w:color w:val="auto"/>
        </w:rPr>
        <w:t xml:space="preserve">rozdziale </w:t>
      </w:r>
      <w:r w:rsidR="00700EBD">
        <w:rPr>
          <w:color w:val="auto"/>
        </w:rPr>
        <w:fldChar w:fldCharType="begin"/>
      </w:r>
      <w:r w:rsidR="00B31C2C">
        <w:rPr>
          <w:color w:val="auto"/>
        </w:rPr>
        <w:instrText xml:space="preserve"> REF _Ref262236544 \r \h </w:instrText>
      </w:r>
      <w:r w:rsidR="00700EBD">
        <w:rPr>
          <w:color w:val="auto"/>
        </w:rPr>
      </w:r>
      <w:r w:rsidR="00700EBD">
        <w:rPr>
          <w:color w:val="auto"/>
        </w:rPr>
        <w:fldChar w:fldCharType="separate"/>
      </w:r>
      <w:r w:rsidR="00ED5C84">
        <w:rPr>
          <w:color w:val="auto"/>
        </w:rPr>
        <w:t>4.3.1.5</w:t>
      </w:r>
      <w:r w:rsidR="00700EBD">
        <w:rPr>
          <w:color w:val="auto"/>
        </w:rPr>
        <w:fldChar w:fldCharType="end"/>
      </w:r>
      <w:r w:rsidRPr="00CB0061">
        <w:rPr>
          <w:color w:val="auto"/>
        </w:rPr>
        <w:t>.</w:t>
      </w:r>
    </w:p>
    <w:p w:rsidR="00276682" w:rsidRPr="00CB0061" w:rsidRDefault="00301F12" w:rsidP="004F3A28">
      <w:pPr>
        <w:pStyle w:val="Nagwek4"/>
      </w:pPr>
      <w:bookmarkStart w:id="108" w:name="_Ref261982977"/>
      <w:bookmarkStart w:id="109" w:name="_Toc262305049"/>
      <w:r>
        <w:t>S</w:t>
      </w:r>
      <w:r w:rsidR="00276682" w:rsidRPr="00CB0061">
        <w:t>ekwencji trenowania sieci</w:t>
      </w:r>
      <w:bookmarkEnd w:id="108"/>
      <w:bookmarkEnd w:id="109"/>
    </w:p>
    <w:p w:rsidR="00276682" w:rsidRPr="00CB0061" w:rsidRDefault="00276682" w:rsidP="00276682">
      <w:pPr>
        <w:rPr>
          <w:color w:val="auto"/>
        </w:rPr>
      </w:pPr>
    </w:p>
    <w:p w:rsidR="00276682" w:rsidRPr="00CB0061" w:rsidRDefault="00276682" w:rsidP="00276682">
      <w:pPr>
        <w:rPr>
          <w:color w:val="auto"/>
        </w:rPr>
      </w:pPr>
    </w:p>
    <w:tbl>
      <w:tblPr>
        <w:tblStyle w:val="Tabela-Siatka"/>
        <w:tblW w:w="0" w:type="auto"/>
        <w:tblLook w:val="04A0"/>
      </w:tblPr>
      <w:tblGrid>
        <w:gridCol w:w="8741"/>
      </w:tblGrid>
      <w:tr w:rsidR="00B679DA" w:rsidRPr="00CB0061" w:rsidTr="00B679DA">
        <w:tc>
          <w:tcPr>
            <w:tcW w:w="8665" w:type="dxa"/>
          </w:tcPr>
          <w:p w:rsidR="00B679DA" w:rsidRPr="00CB0061" w:rsidRDefault="006D3B96" w:rsidP="009E50B4">
            <w:pPr>
              <w:keepNext/>
              <w:ind w:firstLine="0"/>
              <w:jc w:val="center"/>
            </w:pPr>
            <w:r w:rsidRPr="00CB0061">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CB0061" w:rsidTr="00B679DA">
        <w:tc>
          <w:tcPr>
            <w:tcW w:w="8665" w:type="dxa"/>
          </w:tcPr>
          <w:p w:rsidR="00B679DA" w:rsidRPr="00CB0061" w:rsidRDefault="00B679DA" w:rsidP="006D3B96">
            <w:pPr>
              <w:pStyle w:val="Legenda"/>
              <w:ind w:firstLine="0"/>
              <w:jc w:val="center"/>
              <w:rPr>
                <w:rFonts w:ascii="Verdana" w:hAnsi="Verdana"/>
              </w:rPr>
            </w:pPr>
            <w:bookmarkStart w:id="110" w:name="_Toc261555464"/>
            <w:r w:rsidRPr="00CB0061">
              <w:rPr>
                <w:rFonts w:ascii="Verdana" w:hAnsi="Verdana"/>
              </w:rPr>
              <w:t xml:space="preserve">Rysunek </w:t>
            </w:r>
            <w:r w:rsidR="00700EBD" w:rsidRPr="00CB0061">
              <w:rPr>
                <w:rFonts w:ascii="Verdana" w:hAnsi="Verdana"/>
              </w:rPr>
              <w:fldChar w:fldCharType="begin"/>
            </w:r>
            <w:r w:rsidR="006C768F"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20</w:t>
            </w:r>
            <w:r w:rsidR="00700EBD" w:rsidRPr="00CB0061">
              <w:rPr>
                <w:rFonts w:ascii="Verdana" w:hAnsi="Verdana"/>
              </w:rPr>
              <w:fldChar w:fldCharType="end"/>
            </w:r>
            <w:r w:rsidRPr="00CB0061">
              <w:rPr>
                <w:rFonts w:ascii="Verdana" w:hAnsi="Verdana"/>
              </w:rPr>
              <w:t>. Diagram sekwencji trenowania sieci</w:t>
            </w:r>
            <w:r w:rsidR="00D42D61" w:rsidRPr="00CB0061">
              <w:rPr>
                <w:rFonts w:ascii="Verdana" w:hAnsi="Verdana"/>
              </w:rPr>
              <w:t xml:space="preserve"> na </w:t>
            </w:r>
            <w:r w:rsidRPr="00CB0061">
              <w:rPr>
                <w:rFonts w:ascii="Verdana" w:hAnsi="Verdana"/>
              </w:rPr>
              <w:t>GPU</w:t>
            </w:r>
            <w:bookmarkEnd w:id="110"/>
          </w:p>
        </w:tc>
      </w:tr>
    </w:tbl>
    <w:p w:rsidR="00276682" w:rsidRPr="00CB0061" w:rsidRDefault="00276682" w:rsidP="00BD1BE6">
      <w:pPr>
        <w:rPr>
          <w:color w:val="auto"/>
        </w:rPr>
      </w:pPr>
    </w:p>
    <w:p w:rsidR="00107097" w:rsidRPr="00CB0061" w:rsidRDefault="00365653" w:rsidP="00665820">
      <w:pPr>
        <w:rPr>
          <w:color w:val="auto"/>
        </w:rPr>
      </w:pPr>
      <w:r w:rsidRPr="00CB0061">
        <w:rPr>
          <w:color w:val="auto"/>
        </w:rPr>
        <w:t>Na</w:t>
      </w:r>
      <w:r w:rsidR="00276682" w:rsidRPr="00CB0061">
        <w:rPr>
          <w:color w:val="auto"/>
        </w:rPr>
        <w:t xml:space="preserve"> powyższym diagramie opisano sekwencję operacji dla jednej iteracji uczenia sieci MLP prz</w:t>
      </w:r>
      <w:r w:rsidRPr="00CB0061">
        <w:rPr>
          <w:color w:val="auto"/>
        </w:rPr>
        <w:t>y użyciu G</w:t>
      </w:r>
      <w:r w:rsidR="00276682" w:rsidRPr="00CB0061">
        <w:rPr>
          <w:color w:val="auto"/>
        </w:rPr>
        <w:t>PU. Pierwszym etapem jest wybranie losowych testów</w:t>
      </w:r>
      <w:r w:rsidR="00DD25E4" w:rsidRPr="00CB0061">
        <w:rPr>
          <w:color w:val="auto"/>
        </w:rPr>
        <w:t xml:space="preserve"> </w:t>
      </w:r>
      <w:r w:rsidR="00DD25E4" w:rsidRPr="00CB0061">
        <w:rPr>
          <w:color w:val="auto"/>
        </w:rPr>
        <w:lastRenderedPageBreak/>
        <w:t>z </w:t>
      </w:r>
      <w:r w:rsidR="00276682" w:rsidRPr="00CB0061">
        <w:rPr>
          <w:color w:val="auto"/>
        </w:rPr>
        <w:t>zestawu testów oraz uruchomienie ich. Następnie określany jest „błąd” wyjściowy każdego neuronu.</w:t>
      </w:r>
      <w:r w:rsidR="00B31C2C">
        <w:rPr>
          <w:color w:val="auto"/>
        </w:rPr>
        <w:t xml:space="preserve"> N</w:t>
      </w:r>
      <w:r w:rsidR="00D42D61" w:rsidRPr="00CB0061">
        <w:rPr>
          <w:color w:val="auto"/>
        </w:rPr>
        <w:t>a </w:t>
      </w:r>
      <w:r w:rsidRPr="00CB0061">
        <w:rPr>
          <w:color w:val="auto"/>
        </w:rPr>
        <w:t>końcu każdej iteracji wszystkie wagi sieci są aktualizowane.</w:t>
      </w:r>
    </w:p>
    <w:p w:rsidR="001B7D2B" w:rsidRPr="00CB0061" w:rsidRDefault="001B7D2B" w:rsidP="004F3A28">
      <w:pPr>
        <w:pStyle w:val="Nagwek4"/>
      </w:pPr>
      <w:bookmarkStart w:id="111" w:name="_Toc262305050"/>
      <w:r w:rsidRPr="00CB0061">
        <w:t>Struktury danych</w:t>
      </w:r>
      <w:r w:rsidR="00DD25E4" w:rsidRPr="00CB0061">
        <w:t xml:space="preserve"> w </w:t>
      </w:r>
      <w:r w:rsidRPr="00CB0061">
        <w:t>pamięci GPU</w:t>
      </w:r>
      <w:bookmarkEnd w:id="111"/>
    </w:p>
    <w:p w:rsidR="00AA3DD2" w:rsidRPr="00CB0061" w:rsidRDefault="001C4178" w:rsidP="00F35451">
      <w:pPr>
        <w:rPr>
          <w:color w:val="auto"/>
        </w:rPr>
      </w:pPr>
      <w:r w:rsidRPr="00CB0061">
        <w:rPr>
          <w:color w:val="auto"/>
        </w:rPr>
        <w:t>Tech</w:t>
      </w:r>
      <w:r w:rsidR="009D7DAD" w:rsidRPr="00CB0061">
        <w:rPr>
          <w:color w:val="auto"/>
        </w:rPr>
        <w:t xml:space="preserve">nologia CUDA też </w:t>
      </w:r>
      <w:r w:rsidR="00F85F5C" w:rsidRPr="00CB0061">
        <w:rPr>
          <w:color w:val="auto"/>
        </w:rPr>
        <w:t xml:space="preserve">umożliwia </w:t>
      </w:r>
      <w:r w:rsidR="009D7DAD" w:rsidRPr="00CB0061">
        <w:rPr>
          <w:color w:val="auto"/>
        </w:rPr>
        <w:t xml:space="preserve">używanie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Odwoanieprzypisudolnego"/>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Akapitzlist"/>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Akapitzlist"/>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Akapitzlist"/>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Akapitzlist"/>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Akapitzlist"/>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2C7029" w:rsidRPr="00CB0061" w:rsidRDefault="00E4369D" w:rsidP="00665820">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1B7D2B" w:rsidRPr="00CB0061" w:rsidRDefault="001B7D2B" w:rsidP="00170876">
      <w:pPr>
        <w:pStyle w:val="Nagwek4"/>
      </w:pPr>
      <w:bookmarkStart w:id="112" w:name="_Ref262236544"/>
      <w:bookmarkStart w:id="113" w:name="_Toc262305051"/>
      <w:r w:rsidRPr="00CB0061">
        <w:lastRenderedPageBreak/>
        <w:t>Opis działania kerneli</w:t>
      </w:r>
      <w:bookmarkEnd w:id="112"/>
      <w:bookmarkEnd w:id="113"/>
    </w:p>
    <w:p w:rsidR="00856A3B" w:rsidRPr="00CB0061" w:rsidRDefault="004173A9" w:rsidP="00856A3B">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CB0061"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4</w:t>
              </w:r>
            </w:fldSimple>
            <w:r w:rsidRPr="00CB0061">
              <w:t xml:space="preserve">. </w:t>
            </w:r>
            <w:bookmarkStart w:id="114" w:name="_Toc262420645"/>
            <w:r w:rsidRPr="00CB0061">
              <w:t>Opis użytych kerneli</w:t>
            </w:r>
            <w:bookmarkEnd w:id="114"/>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CB0061" w:rsidRDefault="007E0F29" w:rsidP="007E0F29">
      <w:pPr>
        <w:rPr>
          <w:color w:val="auto"/>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xml:space="preserve">, oraz opisane, czy jest użyta pamięć dzielona </w:t>
      </w:r>
      <w:r w:rsidR="00CB60F7" w:rsidRPr="00CB0061">
        <w:rPr>
          <w:color w:val="auto"/>
        </w:rPr>
        <w:lastRenderedPageBreak/>
        <w:t>(a jeśli tak, to</w:t>
      </w:r>
      <w:r w:rsidR="00D42D61" w:rsidRPr="00CB0061">
        <w:rPr>
          <w:color w:val="auto"/>
        </w:rPr>
        <w:t xml:space="preserve"> </w:t>
      </w:r>
      <w:r w:rsidR="00DF0347">
        <w:rPr>
          <w:color w:val="auto"/>
        </w:rPr>
        <w:t xml:space="preserve">co </w:t>
      </w:r>
      <w:r w:rsidR="00DF0347" w:rsidRPr="00CB0061">
        <w:rPr>
          <w:color w:val="auto"/>
        </w:rPr>
        <w:t>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1B7D2B" w:rsidP="004F3A28">
      <w:pPr>
        <w:pStyle w:val="Nagwek4"/>
      </w:pPr>
      <w:bookmarkStart w:id="115" w:name="_Ref260312280"/>
      <w:bookmarkStart w:id="116" w:name="_Toc262305052"/>
      <w:r w:rsidRPr="00CB0061">
        <w:t>Analiza zależności danych</w:t>
      </w:r>
      <w:bookmarkEnd w:id="115"/>
      <w:bookmarkEnd w:id="116"/>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CB0061">
        <w:rPr>
          <w:rStyle w:val="PodkrelenieZnak"/>
        </w:rPr>
        <w:t>r</w:t>
      </w:r>
      <w:r w:rsidR="0004245B" w:rsidRPr="00CB0061">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700EBD" w:rsidRPr="00CB0061">
            <w:rPr>
              <w:color w:val="auto"/>
            </w:rPr>
            <w:fldChar w:fldCharType="begin"/>
          </w:r>
          <w:r w:rsidR="003B5DEA" w:rsidRPr="00CB0061">
            <w:rPr>
              <w:color w:val="auto"/>
            </w:rPr>
            <w:instrText xml:space="preserve"> CITATION Joe05 \l 1045 </w:instrText>
          </w:r>
          <w:r w:rsidR="00700EBD" w:rsidRPr="00CB0061">
            <w:rPr>
              <w:color w:val="auto"/>
            </w:rPr>
            <w:fldChar w:fldCharType="separate"/>
          </w:r>
          <w:r w:rsidR="00527F76" w:rsidRPr="00CB0061">
            <w:rPr>
              <w:noProof/>
              <w:color w:val="auto"/>
            </w:rPr>
            <w:t>(Pfeiffer, 2005)</w:t>
          </w:r>
          <w:r w:rsidR="00700EBD"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Odwoanieprzypisudolnego"/>
          <w:i/>
          <w:noProof/>
        </w:rPr>
        <w:footnoteReference w:id="31"/>
      </w:r>
      <w:r w:rsidR="003B5DEA" w:rsidRPr="00CB0061">
        <w:rPr>
          <w:color w:val="auto"/>
        </w:rPr>
        <w:t>.</w:t>
      </w:r>
    </w:p>
    <w:p w:rsidR="001B7D2B" w:rsidRPr="00CB0061" w:rsidRDefault="001B7D2B" w:rsidP="00F05B9A">
      <w:pPr>
        <w:pStyle w:val="Nagwek3"/>
      </w:pPr>
      <w:bookmarkStart w:id="117" w:name="_Toc262305053"/>
      <w:bookmarkStart w:id="118" w:name="_Ref262305604"/>
      <w:r w:rsidRPr="00CB0061">
        <w:t>Ograniczenia wykonanego algorytmu</w:t>
      </w:r>
      <w:bookmarkEnd w:id="117"/>
      <w:bookmarkEnd w:id="118"/>
    </w:p>
    <w:p w:rsidR="00974C45" w:rsidRPr="00CB0061" w:rsidRDefault="00974C45" w:rsidP="008359D1">
      <w:pPr>
        <w:rPr>
          <w:color w:val="auto"/>
        </w:rPr>
      </w:pPr>
      <w:r w:rsidRPr="00CB0061">
        <w:rPr>
          <w:color w:val="auto"/>
        </w:rPr>
        <w:t xml:space="preserve">Chociaż </w:t>
      </w:r>
      <w:r w:rsidR="00EF7BFF" w:rsidRPr="00CB0061">
        <w:rPr>
          <w:color w:val="auto"/>
        </w:rPr>
        <w:t>GPU pozwalają</w:t>
      </w:r>
      <w:r w:rsidR="00D42D61" w:rsidRPr="00CB0061">
        <w:rPr>
          <w:color w:val="auto"/>
        </w:rPr>
        <w:t xml:space="preserve"> na </w:t>
      </w:r>
      <w:r w:rsidRPr="00CB0061">
        <w:rPr>
          <w:color w:val="auto"/>
        </w:rPr>
        <w:t xml:space="preserve">wykonywanie </w:t>
      </w:r>
      <w:r w:rsidR="00EF7BFF" w:rsidRPr="00CB0061">
        <w:rPr>
          <w:color w:val="auto"/>
        </w:rPr>
        <w:t>programów niegraficznych</w:t>
      </w:r>
      <w:r w:rsidRPr="00CB0061">
        <w:rPr>
          <w:color w:val="auto"/>
        </w:rPr>
        <w:t xml:space="preserve">, to cały czas </w:t>
      </w:r>
      <w:r w:rsidR="00D46F66" w:rsidRPr="00CB0061">
        <w:rPr>
          <w:color w:val="auto"/>
        </w:rPr>
        <w:t>ich głównym zastosowaniem jest rendering grafiki</w:t>
      </w:r>
      <w:r w:rsidR="000775E4">
        <w:rPr>
          <w:color w:val="auto"/>
        </w:rPr>
        <w:t xml:space="preserve"> w czasie rzeczywistym</w:t>
      </w:r>
      <w:r w:rsidR="00D46F66" w:rsidRPr="00CB0061">
        <w:rPr>
          <w:color w:val="auto"/>
        </w:rPr>
        <w:t>.  Architektura GPU</w:t>
      </w:r>
      <w:r w:rsidR="00DD25E4" w:rsidRPr="00CB0061">
        <w:rPr>
          <w:color w:val="auto"/>
        </w:rPr>
        <w:t xml:space="preserve"> i </w:t>
      </w:r>
      <w:r w:rsidR="00D46F66" w:rsidRPr="00CB0061">
        <w:rPr>
          <w:color w:val="auto"/>
        </w:rPr>
        <w:t xml:space="preserve">różnego typu pamięci graficznych jest głównie </w:t>
      </w:r>
      <w:r w:rsidR="008359D1" w:rsidRPr="00CB0061">
        <w:rPr>
          <w:color w:val="auto"/>
        </w:rPr>
        <w:t>przygotowana</w:t>
      </w:r>
      <w:r w:rsidR="00D42D61" w:rsidRPr="00CB0061">
        <w:rPr>
          <w:color w:val="auto"/>
        </w:rPr>
        <w:t xml:space="preserve"> do </w:t>
      </w:r>
      <w:r w:rsidR="008359D1" w:rsidRPr="00CB0061">
        <w:rPr>
          <w:color w:val="auto"/>
        </w:rPr>
        <w:t xml:space="preserve">tych zastosowań – </w:t>
      </w:r>
      <w:r w:rsidRPr="00CB0061">
        <w:rPr>
          <w:color w:val="auto"/>
        </w:rPr>
        <w:t>przez co programy ogólnego zastosowania wykonywane</w:t>
      </w:r>
      <w:r w:rsidR="00D42D61" w:rsidRPr="00CB0061">
        <w:rPr>
          <w:color w:val="auto"/>
        </w:rPr>
        <w:t xml:space="preserve"> na </w:t>
      </w:r>
      <w:r w:rsidRPr="00CB0061">
        <w:rPr>
          <w:color w:val="auto"/>
        </w:rPr>
        <w:t>GPU muszą brać pod uwagę pewne ograniczenia.</w:t>
      </w:r>
      <w:r w:rsidR="008359D1" w:rsidRPr="00CB0061">
        <w:rPr>
          <w:color w:val="auto"/>
        </w:rPr>
        <w:t xml:space="preserve"> </w:t>
      </w:r>
      <w:r w:rsidR="000775E4">
        <w:rPr>
          <w:color w:val="auto"/>
        </w:rPr>
        <w:t>Niektóre o</w:t>
      </w:r>
      <w:r w:rsidRPr="00CB0061">
        <w:rPr>
          <w:color w:val="auto"/>
        </w:rPr>
        <w:t>graniczenia mojej biblioteki są właśnie związane</w:t>
      </w:r>
      <w:r w:rsidR="00DD25E4" w:rsidRPr="00CB0061">
        <w:rPr>
          <w:color w:val="auto"/>
        </w:rPr>
        <w:t xml:space="preserve"> z </w:t>
      </w:r>
      <w:r w:rsidR="00040C14" w:rsidRPr="00CB0061">
        <w:rPr>
          <w:color w:val="auto"/>
        </w:rPr>
        <w:t>ograniczeniami</w:t>
      </w:r>
      <w:r w:rsidR="003738C8" w:rsidRPr="00CB0061">
        <w:rPr>
          <w:color w:val="auto"/>
        </w:rPr>
        <w:t xml:space="preserve"> </w:t>
      </w:r>
      <w:r w:rsidR="000775E4">
        <w:rPr>
          <w:color w:val="auto"/>
        </w:rPr>
        <w:t>technologii CUDA</w:t>
      </w:r>
      <w:r w:rsidRPr="00CB0061">
        <w:rPr>
          <w:color w:val="auto"/>
        </w:rPr>
        <w:t xml:space="preserve">. </w:t>
      </w:r>
      <w:r w:rsidR="008359D1" w:rsidRPr="00CB0061">
        <w:rPr>
          <w:color w:val="auto"/>
        </w:rPr>
        <w:t>Te ograniczenia to</w:t>
      </w:r>
      <w:r w:rsidRPr="00CB0061">
        <w:rPr>
          <w:color w:val="auto"/>
        </w:rPr>
        <w:t>:</w:t>
      </w:r>
    </w:p>
    <w:p w:rsidR="00494E01" w:rsidRPr="00CB0061" w:rsidRDefault="00974C45">
      <w:pPr>
        <w:pStyle w:val="Akapitzlist"/>
      </w:pPr>
      <w:r w:rsidRPr="00CB0061">
        <w:t>Każda</w:t>
      </w:r>
      <w:r w:rsidR="00DD25E4" w:rsidRPr="00CB0061">
        <w:t xml:space="preserve"> z </w:t>
      </w:r>
      <w:r w:rsidRPr="00CB0061">
        <w:t>warstw może zawierać nie więcej niż 511 neuronów. Jest to związane</w:t>
      </w:r>
      <w:r w:rsidR="00DD25E4" w:rsidRPr="00CB0061">
        <w:t xml:space="preserve"> z </w:t>
      </w:r>
      <w:r w:rsidRPr="00CB0061">
        <w:t>maksymalną ilością wątków</w:t>
      </w:r>
      <w:r w:rsidR="00DD25E4" w:rsidRPr="00CB0061">
        <w:t xml:space="preserve"> w </w:t>
      </w:r>
      <w:r w:rsidR="0018584D" w:rsidRPr="00CB0061">
        <w:t>bloku.</w:t>
      </w:r>
    </w:p>
    <w:p w:rsidR="00494E01" w:rsidRPr="00CB0061" w:rsidRDefault="0018584D">
      <w:pPr>
        <w:pStyle w:val="Akapitzlist"/>
      </w:pPr>
      <w:r w:rsidRPr="00CB0061">
        <w:t xml:space="preserve">Jeden zestaw testów może zawierać </w:t>
      </w:r>
      <w:r w:rsidR="008359D1" w:rsidRPr="00CB0061">
        <w:t xml:space="preserve">maksymalnie </w:t>
      </w:r>
      <w:r w:rsidRPr="00CB0061">
        <w:t>65535 testów. Jest to związane</w:t>
      </w:r>
      <w:r w:rsidR="00DD25E4" w:rsidRPr="00CB0061">
        <w:t xml:space="preserve"> z </w:t>
      </w:r>
      <w:r w:rsidRPr="00CB0061">
        <w:t>maksymalną ilością bloków</w:t>
      </w:r>
      <w:r w:rsidR="00DD25E4" w:rsidRPr="00CB0061">
        <w:t xml:space="preserve"> w </w:t>
      </w:r>
      <w:r w:rsidRPr="00CB0061">
        <w:t xml:space="preserve">jednym wymiarze </w:t>
      </w:r>
      <w:r w:rsidRPr="00CE1C72">
        <w:t>gridu</w:t>
      </w:r>
      <w:r w:rsidRPr="00CB0061">
        <w:t>.</w:t>
      </w:r>
    </w:p>
    <w:p w:rsidR="0018584D" w:rsidRPr="00CB0061" w:rsidRDefault="0018584D" w:rsidP="0018584D">
      <w:pPr>
        <w:rPr>
          <w:color w:val="auto"/>
        </w:rPr>
      </w:pPr>
      <w:r w:rsidRPr="00CB0061">
        <w:rPr>
          <w:color w:val="auto"/>
        </w:rPr>
        <w:t xml:space="preserve">Możliwe </w:t>
      </w:r>
      <w:r w:rsidR="00900039" w:rsidRPr="00CB0061">
        <w:rPr>
          <w:color w:val="auto"/>
        </w:rPr>
        <w:t>byłoby ominięcie tych ogranicz</w:t>
      </w:r>
      <w:r w:rsidRPr="00CB0061">
        <w:rPr>
          <w:color w:val="auto"/>
        </w:rPr>
        <w:t>eń, ale</w:t>
      </w:r>
      <w:r w:rsidR="007E0932" w:rsidRPr="00CB0061">
        <w:rPr>
          <w:color w:val="auto"/>
        </w:rPr>
        <w:t xml:space="preserve"> zmiana kodu byłaby żmudna</w:t>
      </w:r>
      <w:r w:rsidRPr="00CB0061">
        <w:rPr>
          <w:color w:val="auto"/>
        </w:rPr>
        <w:t>,</w:t>
      </w:r>
      <w:r w:rsidR="00DD25E4" w:rsidRPr="00CB0061">
        <w:rPr>
          <w:color w:val="auto"/>
        </w:rPr>
        <w:t xml:space="preserve"> a </w:t>
      </w:r>
      <w:r w:rsidR="007E0932" w:rsidRPr="00CB0061">
        <w:rPr>
          <w:color w:val="auto"/>
        </w:rPr>
        <w:t xml:space="preserve">modyfikacje </w:t>
      </w:r>
      <w:r w:rsidRPr="00CB0061">
        <w:rPr>
          <w:color w:val="auto"/>
        </w:rPr>
        <w:t>mogł</w:t>
      </w:r>
      <w:r w:rsidR="00DF0347">
        <w:rPr>
          <w:color w:val="auto"/>
        </w:rPr>
        <w:t>y</w:t>
      </w:r>
      <w:r w:rsidRPr="00CB0061">
        <w:rPr>
          <w:color w:val="auto"/>
        </w:rPr>
        <w:t>by zwolnić działanie programu.</w:t>
      </w:r>
    </w:p>
    <w:p w:rsidR="007331B4" w:rsidRPr="00CB0061" w:rsidRDefault="0079421A" w:rsidP="00CE4263">
      <w:pPr>
        <w:rPr>
          <w:color w:val="auto"/>
        </w:rPr>
      </w:pPr>
      <w:r w:rsidRPr="00CB0061">
        <w:rPr>
          <w:color w:val="auto"/>
        </w:rPr>
        <w:lastRenderedPageBreak/>
        <w:t>P</w:t>
      </w:r>
      <w:r w:rsidR="006379A4" w:rsidRPr="00CB0061">
        <w:rPr>
          <w:color w:val="auto"/>
        </w:rPr>
        <w:t xml:space="preserve">amięć GPU jest </w:t>
      </w:r>
      <w:r w:rsidRPr="00CB0061">
        <w:rPr>
          <w:color w:val="auto"/>
        </w:rPr>
        <w:t xml:space="preserve">zwykle </w:t>
      </w:r>
      <w:r w:rsidR="006379A4" w:rsidRPr="00CB0061">
        <w:rPr>
          <w:color w:val="auto"/>
        </w:rPr>
        <w:t>mniejsza niż RAM,</w:t>
      </w:r>
      <w:r w:rsidR="00DD25E4" w:rsidRPr="00CB0061">
        <w:rPr>
          <w:color w:val="auto"/>
        </w:rPr>
        <w:t xml:space="preserve"> a </w:t>
      </w:r>
      <w:r w:rsidR="006379A4" w:rsidRPr="00CB0061">
        <w:rPr>
          <w:color w:val="auto"/>
        </w:rPr>
        <w:t xml:space="preserve">wszystkie </w:t>
      </w:r>
      <w:r w:rsidRPr="00CB0061">
        <w:rPr>
          <w:color w:val="auto"/>
        </w:rPr>
        <w:t>dane muszą się</w:t>
      </w:r>
      <w:r w:rsidR="00D42D61" w:rsidRPr="00CB0061">
        <w:rPr>
          <w:color w:val="auto"/>
        </w:rPr>
        <w:t xml:space="preserve"> na </w:t>
      </w:r>
      <w:r w:rsidRPr="00CB0061">
        <w:rPr>
          <w:color w:val="auto"/>
        </w:rPr>
        <w:t>niej zmieścić, jednak nie jest to problemem</w:t>
      </w:r>
      <w:r w:rsidR="00DD25E4" w:rsidRPr="00CB0061">
        <w:rPr>
          <w:color w:val="auto"/>
        </w:rPr>
        <w:t xml:space="preserve"> w </w:t>
      </w:r>
      <w:r w:rsidRPr="00CB0061">
        <w:rPr>
          <w:color w:val="auto"/>
        </w:rPr>
        <w:t xml:space="preserve">przypadku </w:t>
      </w:r>
      <w:r w:rsidR="003239AB" w:rsidRPr="00CB0061">
        <w:rPr>
          <w:color w:val="auto"/>
        </w:rPr>
        <w:t xml:space="preserve">biblioteki CNL. Maksymalna możliwa wielkość jednocześnie zadeklarowanej pamięci graficznej wynosi około </w:t>
      </w:r>
      <w:r w:rsidR="00CE4263" w:rsidRPr="00CB0061">
        <w:t>140</w:t>
      </w:r>
      <w:r w:rsidR="004F2EDD" w:rsidRPr="00CB0061">
        <w:t> </w:t>
      </w:r>
      <w:r w:rsidR="003239AB" w:rsidRPr="00CB0061">
        <w:t>MB</w:t>
      </w:r>
      <w:r w:rsidR="00CE4263" w:rsidRPr="00CB0061">
        <w:rPr>
          <w:color w:val="auto"/>
        </w:rPr>
        <w:t xml:space="preserve">, czyli </w:t>
      </w:r>
      <w:r w:rsidR="004F2EDD" w:rsidRPr="00CB0061">
        <w:rPr>
          <w:color w:val="auto"/>
        </w:rPr>
        <w:t xml:space="preserve">mniej </w:t>
      </w:r>
      <w:r w:rsidR="00BA1E68" w:rsidRPr="00CB0061">
        <w:rPr>
          <w:color w:val="auto"/>
        </w:rPr>
        <w:t xml:space="preserve">od </w:t>
      </w:r>
      <w:r w:rsidR="004F2EDD" w:rsidRPr="00CB0061">
        <w:rPr>
          <w:color w:val="auto"/>
        </w:rPr>
        <w:t>minimalnej wymaganej pamięci graficznej potrzebnej</w:t>
      </w:r>
      <w:r w:rsidR="00D42D61" w:rsidRPr="00CB0061">
        <w:rPr>
          <w:color w:val="auto"/>
        </w:rPr>
        <w:t xml:space="preserve"> do </w:t>
      </w:r>
      <w:r w:rsidR="004F2EDD" w:rsidRPr="00CB0061">
        <w:rPr>
          <w:color w:val="auto"/>
        </w:rPr>
        <w:t>używania CUDA (256 MB)</w:t>
      </w:r>
      <w:r w:rsidR="00CE1C72">
        <w:rPr>
          <w:color w:val="auto"/>
        </w:rPr>
        <w:t xml:space="preserve"> – </w:t>
      </w:r>
      <w:r w:rsidR="00CE1C72">
        <w:t>w przypadku 65535 testów, przy dwóch kolejnych warstwach zawierających 511 neuronów, ilość zadeklarowanej pamięci graficznej wynosi nieco powyżej 65535 * 511 * 4 B = 128 MB</w:t>
      </w:r>
      <w:r w:rsidR="003239AB" w:rsidRPr="00CB0061">
        <w:rPr>
          <w:color w:val="auto"/>
        </w:rPr>
        <w:t>.</w:t>
      </w:r>
    </w:p>
    <w:p w:rsidR="001B7D2B" w:rsidRPr="00CB0061" w:rsidRDefault="001B7D2B" w:rsidP="00F05B9A">
      <w:pPr>
        <w:pStyle w:val="Nagwek3"/>
      </w:pPr>
      <w:bookmarkStart w:id="119" w:name="_Toc262305054"/>
      <w:r w:rsidRPr="00CB0061">
        <w:t>Użyte optymalizacje kerneli</w:t>
      </w:r>
      <w:bookmarkEnd w:id="119"/>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zauważyłem,</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Odwoanieprzypisudolnego"/>
          <w:color w:val="auto"/>
        </w:rPr>
        <w:footnoteReference w:id="32"/>
      </w:r>
      <w:r w:rsidR="00880DFF" w:rsidRPr="00CB0061">
        <w:rPr>
          <w:color w:val="auto"/>
        </w:rPr>
        <w:t>.</w:t>
      </w:r>
      <w:r w:rsidR="00B92BBD">
        <w:rPr>
          <w:color w:val="auto"/>
        </w:rPr>
        <w:t xml:space="preserve"> </w:t>
      </w:r>
      <w:r w:rsidR="00D05438" w:rsidRPr="00CB0061">
        <w:rPr>
          <w:color w:val="auto"/>
        </w:rPr>
        <w:t xml:space="preserve">Poniżej są opisane </w:t>
      </w:r>
      <w:r w:rsidR="009961FC" w:rsidRPr="00CB0061">
        <w:rPr>
          <w:color w:val="auto"/>
        </w:rPr>
        <w:t>optymalizacje, których</w:t>
      </w:r>
      <w:r w:rsidR="00D05438" w:rsidRPr="00CB0061">
        <w:rPr>
          <w:color w:val="auto"/>
        </w:rPr>
        <w:t xml:space="preserve"> użyłem, żeby przyśpieszyć działanie kerneli </w:t>
      </w:r>
      <w:r w:rsidR="002A391B" w:rsidRPr="00CB0061">
        <w:rPr>
          <w:color w:val="auto"/>
        </w:rPr>
        <w:t>przy dużej ilości danych</w:t>
      </w:r>
      <w:r w:rsidR="00202F21">
        <w:rPr>
          <w:color w:val="auto"/>
        </w:rPr>
        <w:t>.</w:t>
      </w:r>
    </w:p>
    <w:p w:rsidR="001B7D2B" w:rsidRPr="00CB0061" w:rsidRDefault="00486A70" w:rsidP="004F3A28">
      <w:pPr>
        <w:pStyle w:val="Nagwek4"/>
      </w:pPr>
      <w:bookmarkStart w:id="120" w:name="_Toc262305055"/>
      <w:r w:rsidRPr="00CB0061">
        <w:t>Dostępy</w:t>
      </w:r>
      <w:r w:rsidR="00D42D61" w:rsidRPr="00CB0061">
        <w:t xml:space="preserve"> do </w:t>
      </w:r>
      <w:r w:rsidRPr="00CB0061">
        <w:t>danych globalnych</w:t>
      </w:r>
      <w:r w:rsidR="00DD25E4" w:rsidRPr="00CB0061">
        <w:t xml:space="preserve"> o </w:t>
      </w:r>
      <w:r w:rsidR="00EA4661">
        <w:t>wysokiej</w:t>
      </w:r>
      <w:r w:rsidRPr="00CB0061">
        <w:t xml:space="preserve"> przepustowości</w:t>
      </w:r>
      <w:bookmarkEnd w:id="120"/>
    </w:p>
    <w:p w:rsidR="00633D35" w:rsidRPr="00CB0061" w:rsidRDefault="00735279" w:rsidP="00B3333A">
      <w:pPr>
        <w:rPr>
          <w:color w:val="auto"/>
        </w:rPr>
      </w:pPr>
      <w:r w:rsidRPr="00CB0061">
        <w:rPr>
          <w:color w:val="auto"/>
        </w:rPr>
        <w:t xml:space="preserve">W rozdziale </w:t>
      </w:r>
      <w:r w:rsidR="00700EBD">
        <w:rPr>
          <w:color w:val="auto"/>
        </w:rPr>
        <w:fldChar w:fldCharType="begin"/>
      </w:r>
      <w:r w:rsidR="00202F21">
        <w:rPr>
          <w:color w:val="auto"/>
        </w:rPr>
        <w:instrText xml:space="preserve"> REF _Ref260261152 \r \h </w:instrText>
      </w:r>
      <w:r w:rsidR="00700EBD">
        <w:rPr>
          <w:color w:val="auto"/>
        </w:rPr>
      </w:r>
      <w:r w:rsidR="00700EBD">
        <w:rPr>
          <w:color w:val="auto"/>
        </w:rPr>
        <w:fldChar w:fldCharType="separate"/>
      </w:r>
      <w:r w:rsidR="00ED5C84">
        <w:rPr>
          <w:color w:val="auto"/>
        </w:rPr>
        <w:t>2.1.2</w:t>
      </w:r>
      <w:r w:rsidR="00700EBD">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 xml:space="preserve">16 </w:t>
      </w:r>
      <w:r w:rsidR="00633D35" w:rsidRPr="00CB0061">
        <w:rPr>
          <w:color w:val="auto"/>
        </w:rPr>
        <w:lastRenderedPageBreak/>
        <w:t>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B7D2B" w:rsidRPr="00CB0061" w:rsidRDefault="001B7D2B" w:rsidP="004F3A28">
      <w:pPr>
        <w:pStyle w:val="Nagwek4"/>
      </w:pPr>
      <w:bookmarkStart w:id="121" w:name="_Toc262305056"/>
      <w:r w:rsidRPr="00CB0061">
        <w:t>Obsługa 2 testów</w:t>
      </w:r>
      <w:r w:rsidR="00F407A0">
        <w:t xml:space="preserve"> na</w:t>
      </w:r>
      <w:r w:rsidR="00355E5D">
        <w:t xml:space="preserve"> </w:t>
      </w:r>
      <w:r w:rsidRPr="00CB0061">
        <w:t>raz</w:t>
      </w:r>
      <w:bookmarkEnd w:id="121"/>
    </w:p>
    <w:p w:rsidR="00107097" w:rsidRPr="00CB0061" w:rsidRDefault="007331B4" w:rsidP="00665820">
      <w:pPr>
        <w:rPr>
          <w:color w:val="auto"/>
        </w:rPr>
      </w:pPr>
      <w:r w:rsidRPr="00CB0061">
        <w:rPr>
          <w:rFonts w:eastAsiaTheme="minorHAnsi"/>
          <w:color w:val="auto"/>
          <w:lang w:eastAsia="en-US"/>
        </w:rPr>
        <w:t xml:space="preserve">W kernelach </w:t>
      </w:r>
      <w:r w:rsidRPr="00CB0061">
        <w:rPr>
          <w:rStyle w:val="KlasametodafunkcjaZnak"/>
          <w:rFonts w:eastAsiaTheme="minorHAnsi"/>
          <w:sz w:val="22"/>
          <w:szCs w:val="22"/>
        </w:rPr>
        <w:t>executeLayerKernel</w:t>
      </w:r>
      <w:r w:rsidR="00DD25E4" w:rsidRPr="00CB0061">
        <w:rPr>
          <w:rFonts w:eastAsiaTheme="minorHAnsi"/>
          <w:color w:val="auto"/>
          <w:lang w:eastAsia="en-US"/>
        </w:rPr>
        <w:t xml:space="preserve"> i </w:t>
      </w:r>
      <w:r w:rsidRPr="00CB0061">
        <w:rPr>
          <w:rStyle w:val="KlasametodafunkcjaZnak"/>
          <w:rFonts w:eastAsiaTheme="minorHAnsi"/>
          <w:sz w:val="22"/>
          <w:szCs w:val="22"/>
        </w:rPr>
        <w:t>calculateErrorInNotLastLayerKernel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dwóch razy więcej 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1B7D2B" w:rsidRPr="00CB0061" w:rsidRDefault="00F248B0" w:rsidP="004F3A28">
      <w:pPr>
        <w:pStyle w:val="Nagwek4"/>
      </w:pPr>
      <w:bookmarkStart w:id="122" w:name="_Toc262305057"/>
      <w:r w:rsidRPr="00CB0061">
        <w:t>Z</w:t>
      </w:r>
      <w:r w:rsidR="001B7D2B" w:rsidRPr="00CB0061">
        <w:t>apisywanie danych</w:t>
      </w:r>
      <w:r w:rsidR="00D42D61" w:rsidRPr="00CB0061">
        <w:t xml:space="preserve"> do </w:t>
      </w:r>
      <w:r w:rsidR="00665820" w:rsidRPr="00CB0061">
        <w:t>pamięci dzielonej</w:t>
      </w:r>
      <w:bookmarkEnd w:id="122"/>
    </w:p>
    <w:p w:rsidR="008C692F" w:rsidRPr="00CB0061" w:rsidRDefault="003336F6" w:rsidP="008C692F">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Kernel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jako jedną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1E5E4E" w:rsidRPr="00CB0061">
        <w:rPr>
          <w:rFonts w:eastAsiaTheme="minorHAnsi"/>
          <w:color w:val="auto"/>
          <w:lang w:eastAsia="en-US"/>
        </w:rPr>
        <w:t>wykonuje 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BE7917" w:rsidRPr="00CB0061">
        <w:rPr>
          <w:rFonts w:eastAsiaTheme="minorHAnsi"/>
          <w:color w:val="auto"/>
          <w:lang w:eastAsia="en-US"/>
        </w:rPr>
        <w:t>:</w:t>
      </w:r>
    </w:p>
    <w:p w:rsidR="00BE7917" w:rsidRPr="00CB0061"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first, we copy d_LayerInputThisTest to s_InputNeurons</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for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iInputIndex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.x;iInputIndex &lt; p_iNumInputNeurons; iInputIndex+=</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s_InputNeurons[iInputIndex] = 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s_InputNeurons2[iInputIndex] = d_LayerInputThisTest2[iInputIndex];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606CD0" w:rsidRPr="00CB0061" w:rsidRDefault="00606CD0" w:rsidP="008C692F">
      <w:pPr>
        <w:rPr>
          <w:rFonts w:eastAsiaTheme="minorHAnsi"/>
          <w:color w:val="auto"/>
          <w:lang w:eastAsia="en-US"/>
        </w:rPr>
      </w:pPr>
    </w:p>
    <w:p w:rsidR="00BE7917" w:rsidRPr="00CB0061" w:rsidRDefault="00BE7917" w:rsidP="00606CD0">
      <w:pPr>
        <w:rPr>
          <w:rFonts w:eastAsiaTheme="minorHAnsi"/>
          <w:color w:val="auto"/>
          <w:lang w:eastAsia="en-US"/>
        </w:rPr>
      </w:pPr>
      <w:r w:rsidRPr="00CB0061">
        <w:rPr>
          <w:rFonts w:eastAsiaTheme="minorHAnsi"/>
          <w:color w:val="auto"/>
          <w:lang w:eastAsia="en-US"/>
        </w:rPr>
        <w:t>Po kopiowaniu danych globalnych</w:t>
      </w:r>
      <w:r w:rsidR="00D42D61" w:rsidRPr="00CB0061">
        <w:rPr>
          <w:rFonts w:eastAsiaTheme="minorHAnsi"/>
          <w:color w:val="auto"/>
          <w:lang w:eastAsia="en-US"/>
        </w:rPr>
        <w:t xml:space="preserve"> do </w:t>
      </w:r>
      <w:r w:rsidRPr="00CB0061">
        <w:rPr>
          <w:rFonts w:eastAsiaTheme="minorHAnsi"/>
          <w:color w:val="auto"/>
          <w:lang w:eastAsia="en-US"/>
        </w:rPr>
        <w:t xml:space="preserve">pamięci dzielonej konieczne jest </w:t>
      </w:r>
      <w:r w:rsidR="00665820" w:rsidRPr="00CB0061">
        <w:rPr>
          <w:rFonts w:eastAsiaTheme="minorHAnsi"/>
          <w:color w:val="auto"/>
          <w:lang w:eastAsia="en-US"/>
        </w:rPr>
        <w:t>zsynchronizowanie</w:t>
      </w:r>
      <w:r w:rsidRPr="00CB0061">
        <w:rPr>
          <w:rFonts w:eastAsiaTheme="minorHAnsi"/>
          <w:color w:val="auto"/>
          <w:lang w:eastAsia="en-US"/>
        </w:rPr>
        <w:t xml:space="preserve"> między wszystkimi wątkami jednego bloku</w:t>
      </w:r>
      <w:r w:rsidR="00156BD8">
        <w:rPr>
          <w:rStyle w:val="Odwoanieprzypisudolnego"/>
          <w:rFonts w:eastAsiaTheme="minorHAnsi"/>
          <w:color w:val="auto"/>
          <w:lang w:eastAsia="en-US"/>
        </w:rPr>
        <w:footnoteReference w:id="33"/>
      </w:r>
      <w:r w:rsidR="00606CD0" w:rsidRPr="00CB0061">
        <w:rPr>
          <w:rFonts w:eastAsiaTheme="minorHAnsi"/>
          <w:color w:val="auto"/>
          <w:lang w:eastAsia="en-US"/>
        </w:rPr>
        <w:t xml:space="preserve">. </w:t>
      </w:r>
      <w:r w:rsidRPr="00CB0061">
        <w:rPr>
          <w:rFonts w:eastAsiaTheme="minorHAnsi"/>
          <w:color w:val="auto"/>
          <w:lang w:eastAsia="en-US"/>
        </w:rPr>
        <w:t>Bardzo podobn</w:t>
      </w:r>
      <w:r w:rsidR="00156BD8">
        <w:rPr>
          <w:rFonts w:eastAsiaTheme="minorHAnsi"/>
          <w:color w:val="auto"/>
          <w:lang w:eastAsia="en-US"/>
        </w:rPr>
        <w:t>i</w:t>
      </w:r>
      <w:r w:rsidRPr="00CB0061">
        <w:rPr>
          <w:rFonts w:eastAsiaTheme="minorHAnsi"/>
          <w:color w:val="auto"/>
          <w:lang w:eastAsia="en-US"/>
        </w:rPr>
        <w:t xml:space="preserve">e odbywa się </w:t>
      </w:r>
      <w:r w:rsidR="00606CD0" w:rsidRPr="00CB0061">
        <w:rPr>
          <w:rFonts w:eastAsiaTheme="minorHAnsi"/>
          <w:color w:val="auto"/>
          <w:lang w:eastAsia="en-US"/>
        </w:rPr>
        <w:t>to</w:t>
      </w:r>
      <w:r w:rsidR="00DD25E4" w:rsidRPr="00CB0061">
        <w:rPr>
          <w:rFonts w:eastAsiaTheme="minorHAnsi"/>
          <w:color w:val="auto"/>
          <w:lang w:eastAsia="en-US"/>
        </w:rPr>
        <w:t xml:space="preserve"> w </w:t>
      </w:r>
      <w:r w:rsidRPr="00CB0061">
        <w:rPr>
          <w:rFonts w:eastAsiaTheme="minorHAnsi"/>
          <w:color w:val="auto"/>
          <w:lang w:eastAsia="en-US"/>
        </w:rPr>
        <w:t xml:space="preserve">dwóch </w:t>
      </w:r>
      <w:r w:rsidR="006D6731" w:rsidRPr="00CB0061">
        <w:rPr>
          <w:rFonts w:eastAsiaTheme="minorHAnsi"/>
          <w:color w:val="auto"/>
          <w:lang w:eastAsia="en-US"/>
        </w:rPr>
        <w:t xml:space="preserve">pozostałych </w:t>
      </w:r>
      <w:r w:rsidRPr="00CB0061">
        <w:rPr>
          <w:rFonts w:eastAsiaTheme="minorHAnsi"/>
          <w:color w:val="auto"/>
          <w:lang w:eastAsia="en-US"/>
        </w:rPr>
        <w:t>kernelach</w:t>
      </w:r>
      <w:r w:rsidR="006D6731" w:rsidRPr="00CB0061">
        <w:rPr>
          <w:rFonts w:eastAsiaTheme="minorHAnsi"/>
          <w:color w:val="auto"/>
          <w:lang w:eastAsia="en-US"/>
        </w:rPr>
        <w:t>.</w:t>
      </w:r>
    </w:p>
    <w:p w:rsidR="001B7D2B" w:rsidRPr="00CB0061" w:rsidRDefault="00E821FC" w:rsidP="004F3A28">
      <w:pPr>
        <w:pStyle w:val="Nagwek4"/>
      </w:pPr>
      <w:r w:rsidRPr="00CB0061">
        <w:rPr>
          <w:szCs w:val="20"/>
        </w:rPr>
        <w:tab/>
      </w:r>
      <w:bookmarkStart w:id="123" w:name="_Toc262305058"/>
      <w:r w:rsidR="00856A3B" w:rsidRPr="00CB0061">
        <w:t>Przewidywanie ilości uruchomionych bloków</w:t>
      </w:r>
      <w:bookmarkEnd w:id="123"/>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633D35" w:rsidRPr="00CB0061" w:rsidRDefault="00633D35" w:rsidP="004F3A28">
      <w:pPr>
        <w:pStyle w:val="Nagwek4"/>
      </w:pPr>
      <w:bookmarkStart w:id="124" w:name="_Toc262305059"/>
      <w:r w:rsidRPr="00CB0061">
        <w:t>Użycie pamięci constant</w:t>
      </w:r>
      <w:bookmarkEnd w:id="124"/>
    </w:p>
    <w:p w:rsidR="001B7D2B" w:rsidRPr="00CB0061" w:rsidRDefault="00CF481B" w:rsidP="00EC43BE">
      <w:pPr>
        <w:rPr>
          <w:color w:val="auto"/>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 xml:space="preserve">indeksów testów, które mają być </w:t>
      </w:r>
      <w:r w:rsidRPr="00CB0061">
        <w:rPr>
          <w:rFonts w:eastAsiaTheme="minorHAnsi"/>
          <w:color w:val="auto"/>
          <w:lang w:eastAsia="en-US"/>
        </w:rPr>
        <w:lastRenderedPageBreak/>
        <w:t>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 xml:space="preserve">rozwiązań byłoby </w:t>
      </w:r>
      <w:r w:rsidR="00B2420E">
        <w:rPr>
          <w:rFonts w:eastAsiaTheme="minorHAnsi"/>
          <w:color w:val="auto"/>
          <w:lang w:eastAsia="en-US"/>
        </w:rPr>
        <w:t>wczytywanie tych indeks</w:t>
      </w:r>
      <w:r w:rsidR="00DF0347">
        <w:rPr>
          <w:rFonts w:eastAsiaTheme="minorHAnsi"/>
          <w:color w:val="auto"/>
          <w:lang w:eastAsia="en-US"/>
        </w:rPr>
        <w:t>ó</w:t>
      </w:r>
      <w:r w:rsidR="00B2420E">
        <w:rPr>
          <w:rFonts w:eastAsiaTheme="minorHAnsi"/>
          <w:color w:val="auto"/>
          <w:lang w:eastAsia="en-US"/>
        </w:rPr>
        <w:t xml:space="preserve">w </w:t>
      </w:r>
      <w:r w:rsidRPr="00CB0061">
        <w:rPr>
          <w:rFonts w:eastAsiaTheme="minorHAnsi"/>
          <w:color w:val="auto"/>
          <w:lang w:eastAsia="en-US"/>
        </w:rPr>
        <w:t>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E662B0" w:rsidRPr="00CB0061">
        <w:rPr>
          <w:rFonts w:eastAsiaTheme="minorHAnsi"/>
          <w:color w:val="auto"/>
          <w:lang w:eastAsia="en-US"/>
        </w:rPr>
        <w:t xml:space="preserve">. </w:t>
      </w:r>
    </w:p>
    <w:p w:rsidR="005117FD" w:rsidRPr="00CB0061" w:rsidRDefault="00D973D2" w:rsidP="00F05B9A">
      <w:pPr>
        <w:pStyle w:val="Nagwek2"/>
      </w:pPr>
      <w:bookmarkStart w:id="125" w:name="_Toc262305060"/>
      <w:r w:rsidRPr="00CB0061">
        <w:t>Testy implementacji sieci ML</w:t>
      </w:r>
      <w:r w:rsidR="005117FD" w:rsidRPr="00CB0061">
        <w:t>P</w:t>
      </w:r>
      <w:bookmarkEnd w:id="125"/>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493CA0">
        <w:rPr>
          <w:color w:val="auto"/>
        </w:rPr>
        <w:t>mogłem</w:t>
      </w:r>
      <w:r w:rsidR="00AE2E7B" w:rsidRPr="00CB0061">
        <w:rPr>
          <w:color w:val="auto"/>
        </w:rPr>
        <w:t>:</w:t>
      </w:r>
    </w:p>
    <w:p w:rsidR="00494E01" w:rsidRPr="00CB0061" w:rsidRDefault="00AE2E7B">
      <w:pPr>
        <w:pStyle w:val="Akapitzlist"/>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Akapitzlist"/>
      </w:pPr>
      <w:r w:rsidRPr="00CB0061">
        <w:t>określić najlepsze parametry uczenia sieci</w:t>
      </w:r>
      <w:r w:rsidR="00493CA0">
        <w:t>,</w:t>
      </w:r>
    </w:p>
    <w:p w:rsidR="00856792" w:rsidRPr="00CB0061" w:rsidRDefault="00EC704C" w:rsidP="00856792">
      <w:pPr>
        <w:pStyle w:val="Akapitzlist"/>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Nagwek3"/>
      </w:pPr>
      <w:bookmarkStart w:id="126" w:name="_Toc262305061"/>
      <w:r w:rsidRPr="00CB0061">
        <w:t>Opis danych testowych</w:t>
      </w:r>
      <w:bookmarkEnd w:id="126"/>
    </w:p>
    <w:p w:rsidR="008151D3" w:rsidRPr="00CB0061" w:rsidRDefault="008151D3" w:rsidP="008151D3">
      <w:pPr>
        <w:rPr>
          <w:color w:val="auto"/>
        </w:rPr>
      </w:pPr>
      <w:r w:rsidRPr="00CB0061">
        <w:rPr>
          <w:color w:val="auto"/>
        </w:rPr>
        <w:t>Wybrałem następujące zestawy testów:</w:t>
      </w:r>
    </w:p>
    <w:p w:rsidR="00494E01" w:rsidRPr="00CB0061" w:rsidRDefault="00EC704C">
      <w:pPr>
        <w:pStyle w:val="Akapitzlist"/>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Akapitzlist"/>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Akapitzlist"/>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lastRenderedPageBreak/>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700EBD" w:rsidRPr="00CB0061">
            <w:rPr>
              <w:color w:val="auto"/>
            </w:rPr>
            <w:fldChar w:fldCharType="begin"/>
          </w:r>
          <w:r w:rsidR="00B4712D" w:rsidRPr="00CB0061">
            <w:rPr>
              <w:color w:val="auto"/>
            </w:rPr>
            <w:instrText xml:space="preserve"> CITATION AAs10 \l 1045  </w:instrText>
          </w:r>
          <w:r w:rsidR="00700EBD" w:rsidRPr="00CB0061">
            <w:rPr>
              <w:color w:val="auto"/>
            </w:rPr>
            <w:fldChar w:fldCharType="separate"/>
          </w:r>
          <w:r w:rsidR="00B4712D" w:rsidRPr="00CB0061">
            <w:rPr>
              <w:noProof/>
              <w:color w:val="auto"/>
            </w:rPr>
            <w:t>(Asuncion &amp; Newman, 2010)</w:t>
          </w:r>
          <w:r w:rsidR="00700EBD" w:rsidRPr="00CB0061">
            <w:rPr>
              <w:color w:val="auto"/>
            </w:rPr>
            <w:fldChar w:fldCharType="end"/>
          </w:r>
        </w:sdtContent>
      </w:sdt>
      <w:r w:rsidRPr="00CB0061">
        <w:rPr>
          <w:color w:val="auto"/>
        </w:rPr>
        <w:t>.</w:t>
      </w:r>
    </w:p>
    <w:p w:rsidR="00B5248C" w:rsidRPr="00CB0061" w:rsidRDefault="00B5248C" w:rsidP="00B5248C">
      <w:pPr>
        <w:pStyle w:val="Nagwek3"/>
      </w:pPr>
      <w:bookmarkStart w:id="127" w:name="_Toc262305062"/>
      <w:r w:rsidRPr="00CB0061">
        <w:t>Środowisko testowe</w:t>
      </w:r>
      <w:bookmarkEnd w:id="127"/>
    </w:p>
    <w:p w:rsidR="00B5248C" w:rsidRPr="00CB0061" w:rsidRDefault="00B5248C" w:rsidP="00B5248C">
      <w:pPr>
        <w:rPr>
          <w:color w:val="auto"/>
        </w:rPr>
      </w:pPr>
      <w:r w:rsidRPr="00CB0061">
        <w:rPr>
          <w:color w:val="auto"/>
        </w:rPr>
        <w:t>Wszystkie testy zostały przeprowadzone</w:t>
      </w:r>
      <w:r w:rsidR="00D42D61" w:rsidRPr="00CB0061">
        <w:rPr>
          <w:color w:val="auto"/>
        </w:rPr>
        <w:t xml:space="preserve"> na </w:t>
      </w:r>
      <w:r w:rsidRPr="00CB0061">
        <w:rPr>
          <w:color w:val="auto"/>
        </w:rPr>
        <w:t>laptopie</w:t>
      </w:r>
      <w:r w:rsidR="00DD25E4" w:rsidRPr="00CB0061">
        <w:rPr>
          <w:color w:val="auto"/>
        </w:rPr>
        <w:t xml:space="preserve"> z </w:t>
      </w:r>
      <w:r w:rsidRPr="00CB0061">
        <w:rPr>
          <w:color w:val="auto"/>
        </w:rPr>
        <w:t>następującą konfiguracją:</w:t>
      </w:r>
    </w:p>
    <w:p w:rsidR="00B5248C" w:rsidRPr="001D6F89" w:rsidRDefault="003C71E1" w:rsidP="00B5248C">
      <w:pPr>
        <w:pStyle w:val="Akapitzlist"/>
        <w:rPr>
          <w:lang w:val="en-US"/>
        </w:rPr>
      </w:pPr>
      <w:r w:rsidRPr="001D6F89">
        <w:rPr>
          <w:lang w:val="en-US"/>
        </w:rPr>
        <w:t>p</w:t>
      </w:r>
      <w:r w:rsidR="00B5248C" w:rsidRPr="001D6F89">
        <w:rPr>
          <w:lang w:val="en-US"/>
        </w:rPr>
        <w:t>rocesor Intel Core 2 Duo P8400, 2.26Ghz</w:t>
      </w:r>
      <w:r w:rsidR="00D538DF" w:rsidRPr="001D6F89">
        <w:rPr>
          <w:lang w:val="en-US"/>
        </w:rPr>
        <w:t>,</w:t>
      </w:r>
    </w:p>
    <w:p w:rsidR="00B5248C" w:rsidRPr="00CB0061" w:rsidRDefault="00B5248C" w:rsidP="00B5248C">
      <w:pPr>
        <w:pStyle w:val="Akapitzlist"/>
      </w:pPr>
      <w:r w:rsidRPr="00CB0061">
        <w:t>4</w:t>
      </w:r>
      <w:r w:rsidR="00FC773E">
        <w:t xml:space="preserve"> </w:t>
      </w:r>
      <w:r w:rsidRPr="00CB0061">
        <w:t>GB RAM DDR2, 800Mhz</w:t>
      </w:r>
      <w:r w:rsidR="00D538DF">
        <w:t>,</w:t>
      </w:r>
    </w:p>
    <w:p w:rsidR="00B5248C" w:rsidRPr="00CB0061" w:rsidRDefault="003C71E1" w:rsidP="00B5248C">
      <w:pPr>
        <w:pStyle w:val="Akapitzlist"/>
      </w:pPr>
      <w:r>
        <w:t>k</w:t>
      </w:r>
      <w:r w:rsidR="00B5248C" w:rsidRPr="00CB0061">
        <w:t>arta graficzna</w:t>
      </w:r>
      <w:r w:rsidR="00DD25E4" w:rsidRPr="00CB0061">
        <w:t xml:space="preserve"> z </w:t>
      </w:r>
      <w:r w:rsidR="00B5248C" w:rsidRPr="00CB0061">
        <w:t>chipsetem NVIDIA GeForce 9600M GT, 512 MB RAM DDR2</w:t>
      </w:r>
      <w:r w:rsidR="00D538DF">
        <w:t>,</w:t>
      </w:r>
    </w:p>
    <w:p w:rsidR="00B5248C" w:rsidRPr="001D6F89" w:rsidRDefault="003C71E1" w:rsidP="00B5248C">
      <w:pPr>
        <w:pStyle w:val="Akapitzlist"/>
        <w:rPr>
          <w:lang w:val="en-US"/>
        </w:rPr>
      </w:pPr>
      <w:r w:rsidRPr="001D6F89">
        <w:rPr>
          <w:lang w:val="en-US"/>
        </w:rPr>
        <w:t>W</w:t>
      </w:r>
      <w:r w:rsidR="00B5248C" w:rsidRPr="001D6F89">
        <w:rPr>
          <w:lang w:val="en-US"/>
        </w:rPr>
        <w:t>indows Vista 32bit SP2 oraz Windows 7 64bit</w:t>
      </w:r>
      <w:r w:rsidR="00B5248C" w:rsidRPr="00CB0061">
        <w:rPr>
          <w:rStyle w:val="Odwoanieprzypisudolnego"/>
        </w:rPr>
        <w:footnoteReference w:id="34"/>
      </w:r>
      <w:r w:rsidR="00D538DF" w:rsidRPr="001D6F89">
        <w:rPr>
          <w:lang w:val="en-US"/>
        </w:rPr>
        <w:t>,</w:t>
      </w:r>
    </w:p>
    <w:p w:rsidR="00B5248C" w:rsidRPr="00CB0061" w:rsidRDefault="00B5248C" w:rsidP="00B5248C">
      <w:pPr>
        <w:pStyle w:val="Akapitzlist"/>
        <w:rPr>
          <w:color w:val="auto"/>
        </w:rPr>
      </w:pPr>
      <w:r w:rsidRPr="00CB0061">
        <w:t>CUDA Toolkit 2.3, CUDA SDK 2.3</w:t>
      </w:r>
      <w:r w:rsidRPr="00CB0061">
        <w:rPr>
          <w:rStyle w:val="Odwoanieprzypisudolnego"/>
        </w:rPr>
        <w:footnoteReference w:id="35"/>
      </w:r>
      <w:r w:rsidR="00D538DF">
        <w:t>.</w:t>
      </w:r>
    </w:p>
    <w:p w:rsidR="00B87D7A" w:rsidRPr="00CB0061" w:rsidRDefault="00B87D7A" w:rsidP="00B87D7A">
      <w:pPr>
        <w:pStyle w:val="Nagwek3"/>
      </w:pPr>
      <w:bookmarkStart w:id="128" w:name="_Toc262305063"/>
      <w:r w:rsidRPr="00CB0061">
        <w:t>Wpływ parametrów sieci</w:t>
      </w:r>
      <w:r w:rsidR="00D42D61" w:rsidRPr="00CB0061">
        <w:t xml:space="preserve"> na </w:t>
      </w:r>
      <w:r w:rsidRPr="00CB0061">
        <w:t>jakość uczenia</w:t>
      </w:r>
      <w:bookmarkEnd w:id="128"/>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Akapitzlist"/>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Akapitzlist"/>
        <w:numPr>
          <w:ilvl w:val="0"/>
          <w:numId w:val="41"/>
        </w:numPr>
      </w:pPr>
      <w:r>
        <w:lastRenderedPageBreak/>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Akapitzlist"/>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Akapitzlist"/>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Pr="00CB0061"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CB0061">
        <w:rPr>
          <w:rStyle w:val="NazwaplikuZnak"/>
          <w:sz w:val="22"/>
          <w:szCs w:val="22"/>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CB0061">
        <w:rPr>
          <w:rStyle w:val="NazwaplikuZnak"/>
          <w:sz w:val="22"/>
          <w:szCs w:val="22"/>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5</w:t>
              </w:r>
            </w:fldSimple>
            <w:r w:rsidRPr="00CB0061">
              <w:t xml:space="preserve">. </w:t>
            </w:r>
            <w:bookmarkStart w:id="129" w:name="_Toc262420646"/>
            <w:r w:rsidRPr="00CB0061">
              <w:t>Porównanie jakości uczenia sieci w zależności od różnych parametrów</w:t>
            </w:r>
            <w:bookmarkEnd w:id="129"/>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4D2CBA" w:rsidP="008178A5">
            <w:pPr>
              <w:ind w:firstLine="0"/>
              <w:rPr>
                <w:rFonts w:eastAsiaTheme="minorHAnsi"/>
                <w:color w:val="auto"/>
                <w:lang w:eastAsia="en-US"/>
              </w:rPr>
            </w:pPr>
            <w:r w:rsidRPr="00CB0061">
              <w:rPr>
                <w:rFonts w:eastAsiaTheme="minorHAnsi"/>
                <w:color w:val="auto"/>
                <w:lang w:eastAsia="en-US"/>
              </w:rPr>
              <w:t>Maks.</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lastRenderedPageBreak/>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CB0061" w:rsidRDefault="00B87D7A" w:rsidP="00546212"/>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Akapitzlist"/>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Akapitzlist"/>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Akapitzlist"/>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Akapitzlist"/>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Nagwek3"/>
      </w:pPr>
      <w:bookmarkStart w:id="130" w:name="_Ref260609135"/>
      <w:bookmarkStart w:id="131" w:name="_Toc262305064"/>
      <w:r w:rsidRPr="00CB0061">
        <w:t>Wpływ optymalizacji</w:t>
      </w:r>
      <w:r w:rsidR="00D42D61" w:rsidRPr="00CB0061">
        <w:t xml:space="preserve"> na </w:t>
      </w:r>
      <w:r w:rsidRPr="00CB0061">
        <w:t>wydajność kerneli</w:t>
      </w:r>
      <w:bookmarkEnd w:id="130"/>
      <w:bookmarkEnd w:id="131"/>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Poniżej zamieściłem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CB0061" w:rsidRDefault="000A4AB2" w:rsidP="000A4AB2">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r w:rsidRPr="00CB0061">
              <w:lastRenderedPageBreak/>
              <w:t xml:space="preserve">Tabela </w:t>
            </w:r>
            <w:fldSimple w:instr=" SEQ Tabela \* ARABIC ">
              <w:r w:rsidR="00ED5C84">
                <w:rPr>
                  <w:noProof/>
                </w:rPr>
                <w:t>6</w:t>
              </w:r>
            </w:fldSimple>
            <w:r w:rsidRPr="00CB0061">
              <w:t xml:space="preserve">. </w:t>
            </w:r>
            <w:bookmarkStart w:id="132" w:name="_Toc262420647"/>
            <w:r w:rsidRPr="00CB0061">
              <w:t xml:space="preserve">Porównanie czasu </w:t>
            </w:r>
            <w:r w:rsidR="00FD1FFE">
              <w:t>uruchomienia</w:t>
            </w:r>
            <w:r w:rsidRPr="00CB0061">
              <w:t xml:space="preserve"> sieci na CPU i GPU</w:t>
            </w:r>
            <w:bookmarkEnd w:id="132"/>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CB0061">
              <w:rPr>
                <w:rStyle w:val="KlasametodafunkcjaZnak"/>
                <w:rFonts w:eastAsiaTheme="minorHAnsi"/>
                <w:sz w:val="22"/>
                <w:szCs w:val="22"/>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CB0061" w:rsidRDefault="007D1AB9" w:rsidP="007D1AB9">
      <w:pPr>
        <w:rPr>
          <w:color w:val="auto"/>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Nagwek3"/>
      </w:pPr>
      <w:bookmarkStart w:id="133" w:name="_Toc262305065"/>
      <w:r w:rsidRPr="00CB0061">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33"/>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700EBD">
        <w:fldChar w:fldCharType="begin"/>
      </w:r>
      <w:r w:rsidR="00204107">
        <w:instrText xml:space="preserve"> REF _Ref260609135 \r \h </w:instrText>
      </w:r>
      <w:r w:rsidR="00700EBD">
        <w:fldChar w:fldCharType="separate"/>
      </w:r>
      <w:r w:rsidR="00ED5C84">
        <w:t>4.4.4</w:t>
      </w:r>
      <w:r w:rsidR="00700EBD">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CB0061" w:rsidRDefault="00A94170" w:rsidP="00132A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r w:rsidRPr="00CB0061">
              <w:t xml:space="preserve">Tabela </w:t>
            </w:r>
            <w:fldSimple w:instr=" SEQ Tabela \* ARABIC ">
              <w:r w:rsidR="00ED5C84">
                <w:rPr>
                  <w:noProof/>
                </w:rPr>
                <w:t>7</w:t>
              </w:r>
            </w:fldSimple>
            <w:r w:rsidRPr="00CB0061">
              <w:t xml:space="preserve">. </w:t>
            </w:r>
            <w:bookmarkStart w:id="134" w:name="_Toc262420648"/>
            <w:r w:rsidRPr="00CB0061">
              <w:t>Porównanie czasu uczenia sieci na platformach 32 i 64-bitowych</w:t>
            </w:r>
            <w:bookmarkEnd w:id="134"/>
          </w:p>
        </w:tc>
      </w:tr>
    </w:tbl>
    <w:tbl>
      <w:tblPr>
        <w:tblStyle w:val="Tabela-Siatka"/>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lastRenderedPageBreak/>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Odwoanieprzypisudolnego"/>
                <w:rFonts w:eastAsiaTheme="minorHAnsi"/>
                <w:color w:val="auto"/>
                <w:lang w:eastAsia="en-US"/>
              </w:rPr>
              <w:footnoteReference w:id="36"/>
            </w:r>
          </w:p>
        </w:tc>
      </w:tr>
    </w:tbl>
    <w:p w:rsidR="00261063" w:rsidRPr="00CB0061" w:rsidRDefault="00261063" w:rsidP="004460BF">
      <w:pPr>
        <w:rPr>
          <w:rFonts w:eastAsiaTheme="minorHAnsi"/>
          <w:color w:val="auto"/>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GPU. 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Nagwek3"/>
      </w:pPr>
      <w:bookmarkStart w:id="135" w:name="_Toc262305066"/>
      <w:r w:rsidRPr="00CB0061">
        <w:lastRenderedPageBreak/>
        <w:t>Informacje końcowe</w:t>
      </w:r>
      <w:bookmarkEnd w:id="135"/>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powyższych tabelach. </w:t>
      </w:r>
      <w:r w:rsidR="00D07241">
        <w:t>Należy 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że </w:t>
      </w:r>
      <w:r w:rsidR="00E914E8">
        <w:t xml:space="preserve"> mimo że </w:t>
      </w:r>
      <w:r w:rsidR="00E102E4">
        <w:t>operacje na GPU są wykonywane na zmiennych pojedynczej precyzji</w:t>
      </w:r>
      <w:r>
        <w:t xml:space="preserve">, nie pogarsza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różnice zaczynają się zwiększać.</w:t>
      </w:r>
    </w:p>
    <w:p w:rsidR="008B7832" w:rsidRPr="00CB0061" w:rsidRDefault="008B7832" w:rsidP="00BA1E68">
      <w:pPr>
        <w:pStyle w:val="Nagwek2"/>
      </w:pPr>
      <w:bookmarkStart w:id="136" w:name="_Toc262305067"/>
      <w:r w:rsidRPr="00CB0061">
        <w:t>Zewnętrzne biblioteki</w:t>
      </w:r>
      <w:bookmarkEnd w:id="136"/>
    </w:p>
    <w:p w:rsidR="008B7832" w:rsidRPr="00CB0061" w:rsidRDefault="008B7832" w:rsidP="008B7832">
      <w:pPr>
        <w:rPr>
          <w:rFonts w:eastAsiaTheme="minorHAnsi"/>
          <w:color w:val="auto"/>
          <w:lang w:eastAsia="en-US"/>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CB0061">
        <w:rPr>
          <w:rStyle w:val="PodkrelenieZnak"/>
          <w:rFonts w:eastAsiaTheme="minorHAnsi"/>
        </w:rPr>
        <w:t>TinyXML</w:t>
      </w:r>
      <w:r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7" w:name="_Ref261988254"/>
      <w:bookmarkStart w:id="138" w:name="_Toc262305068"/>
      <w:r w:rsidRPr="00CB0061">
        <w:rPr>
          <w:rFonts w:eastAsiaTheme="minorHAnsi"/>
          <w:lang w:eastAsia="en-US"/>
        </w:rPr>
        <w:t>Mersenne Twister</w:t>
      </w:r>
      <w:bookmarkEnd w:id="137"/>
      <w:bookmarkEnd w:id="138"/>
    </w:p>
    <w:p w:rsidR="008B7832" w:rsidRPr="00CB0061" w:rsidRDefault="008B7832" w:rsidP="008B7832">
      <w:pPr>
        <w:rPr>
          <w:rFonts w:eastAsiaTheme="minorHAnsi"/>
          <w:color w:val="auto"/>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w:t>
      </w:r>
      <w:r w:rsidR="00B2420E">
        <w:rPr>
          <w:rFonts w:eastAsiaTheme="minorHAnsi"/>
          <w:color w:val="auto"/>
          <w:lang w:eastAsia="en-US"/>
        </w:rPr>
        <w:t xml:space="preserve"> wymaga</w:t>
      </w:r>
      <w:r w:rsidR="00DF0347">
        <w:rPr>
          <w:rFonts w:eastAsiaTheme="minorHAnsi"/>
          <w:color w:val="auto"/>
          <w:lang w:eastAsia="en-US"/>
        </w:rPr>
        <w:t>ń</w:t>
      </w:r>
      <w:r w:rsidRPr="00CB0061">
        <w:rPr>
          <w:rFonts w:eastAsiaTheme="minorHAnsi"/>
          <w:color w:val="auto"/>
          <w:lang w:eastAsia="en-US"/>
        </w:rPr>
        <w:t xml:space="preserve">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700EBD"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700EBD" w:rsidRPr="00CB0061">
            <w:rPr>
              <w:rFonts w:eastAsiaTheme="minorHAnsi"/>
              <w:color w:val="auto"/>
              <w:lang w:eastAsia="en-US"/>
            </w:rPr>
            <w:fldChar w:fldCharType="separate"/>
          </w:r>
          <w:r w:rsidR="00527F76" w:rsidRPr="00CB0061">
            <w:rPr>
              <w:rFonts w:eastAsiaTheme="minorHAnsi"/>
              <w:noProof/>
              <w:color w:val="auto"/>
              <w:lang w:eastAsia="en-US"/>
            </w:rPr>
            <w:t>(Wagner, 2009)</w:t>
          </w:r>
          <w:r w:rsidR="00700EBD" w:rsidRPr="00CB0061">
            <w:rPr>
              <w:rFonts w:eastAsiaTheme="minorHAnsi"/>
              <w:color w:val="auto"/>
              <w:lang w:eastAsia="en-US"/>
            </w:rPr>
            <w:fldChar w:fldCharType="end"/>
          </w:r>
        </w:sdtContent>
      </w:sdt>
      <w:r w:rsidR="00CF3250"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9" w:name="_Toc262305069"/>
      <w:r w:rsidRPr="00CB0061">
        <w:rPr>
          <w:rFonts w:eastAsiaTheme="minorHAnsi"/>
          <w:lang w:eastAsia="en-US"/>
        </w:rPr>
        <w:lastRenderedPageBreak/>
        <w:t>TinyXML</w:t>
      </w:r>
      <w:bookmarkEnd w:id="139"/>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Odwoanieprzypisudolnego"/>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700EBD"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700EBD" w:rsidRPr="00CB0061">
            <w:rPr>
              <w:rFonts w:eastAsiaTheme="minorHAnsi"/>
              <w:color w:val="auto"/>
              <w:lang w:eastAsia="en-US"/>
            </w:rPr>
            <w:fldChar w:fldCharType="separate"/>
          </w:r>
          <w:r w:rsidR="00527F76" w:rsidRPr="00CB0061">
            <w:rPr>
              <w:rFonts w:eastAsiaTheme="minorHAnsi"/>
              <w:noProof/>
              <w:color w:val="auto"/>
              <w:lang w:eastAsia="en-US"/>
            </w:rPr>
            <w:t>(Thomason)</w:t>
          </w:r>
          <w:r w:rsidR="00700EBD"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Nagwek2"/>
      </w:pPr>
      <w:bookmarkStart w:id="140" w:name="_Toc262305070"/>
      <w:r w:rsidRPr="00CB0061">
        <w:t>Narzędzia pomocnicze</w:t>
      </w:r>
      <w:bookmarkEnd w:id="140"/>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Akapitzlist"/>
      </w:pPr>
      <w:r>
        <w:t>c</w:t>
      </w:r>
      <w:r w:rsidR="003B33F4" w:rsidRPr="00CB0061">
        <w:t>zas wykonania przez CPU, GPU</w:t>
      </w:r>
      <w:r>
        <w:t>,</w:t>
      </w:r>
    </w:p>
    <w:p w:rsidR="00494E01" w:rsidRPr="00CB0061" w:rsidRDefault="00B339AE">
      <w:pPr>
        <w:pStyle w:val="Akapitzlist"/>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B339AE">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Akapitzlist"/>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Akapitzlist"/>
      </w:pPr>
      <w:r>
        <w:t>i</w:t>
      </w:r>
      <w:r w:rsidR="00CE2B2A" w:rsidRPr="00CB0061">
        <w:t>lość wykonanych instrukcj</w:t>
      </w:r>
      <w:r w:rsidR="009A2EB9" w:rsidRPr="00CB0061">
        <w:t>i</w:t>
      </w:r>
      <w:r>
        <w:t>.</w:t>
      </w:r>
    </w:p>
    <w:p w:rsidR="006B7562" w:rsidRPr="00CB0061" w:rsidRDefault="006B7562" w:rsidP="008156C5">
      <w:r w:rsidRPr="00CB0061">
        <w:t xml:space="preserve">Poniżej jest </w:t>
      </w:r>
      <w:r w:rsidR="00484EB9" w:rsidRPr="00CB0061">
        <w:t>zrzut ekranu</w:t>
      </w:r>
      <w:r w:rsidRPr="00CB0061">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41" w:name="_Toc261555465"/>
            <w:r w:rsidRPr="00CB0061">
              <w:rPr>
                <w:rFonts w:ascii="Verdana" w:hAnsi="Verdana"/>
              </w:rPr>
              <w:t xml:space="preserve">Rysunek </w:t>
            </w:r>
            <w:r w:rsidR="00700EBD" w:rsidRPr="00CB0061">
              <w:rPr>
                <w:rFonts w:ascii="Verdana" w:hAnsi="Verdana"/>
              </w:rPr>
              <w:fldChar w:fldCharType="begin"/>
            </w:r>
            <w:r w:rsidR="00642DAE" w:rsidRPr="00CB0061">
              <w:rPr>
                <w:rFonts w:ascii="Verdana" w:hAnsi="Verdana"/>
              </w:rPr>
              <w:instrText xml:space="preserve"> SEQ Rysunek \* ARABIC </w:instrText>
            </w:r>
            <w:r w:rsidR="00700EBD" w:rsidRPr="00CB0061">
              <w:rPr>
                <w:rFonts w:ascii="Verdana" w:hAnsi="Verdana"/>
              </w:rPr>
              <w:fldChar w:fldCharType="separate"/>
            </w:r>
            <w:r w:rsidR="00ED5C84">
              <w:rPr>
                <w:rFonts w:ascii="Verdana" w:hAnsi="Verdana"/>
                <w:noProof/>
              </w:rPr>
              <w:t>21</w:t>
            </w:r>
            <w:r w:rsidR="00700EBD" w:rsidRPr="00CB0061">
              <w:rPr>
                <w:rFonts w:ascii="Verdana" w:hAnsi="Verdana"/>
              </w:rPr>
              <w:fldChar w:fldCharType="end"/>
            </w:r>
            <w:r w:rsidRPr="00CB0061">
              <w:rPr>
                <w:rFonts w:ascii="Verdana" w:hAnsi="Verdana"/>
              </w:rPr>
              <w:t>. Program CUDA Visual Profiler</w:t>
            </w:r>
            <w:bookmarkEnd w:id="141"/>
          </w:p>
        </w:tc>
      </w:tr>
    </w:tbl>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ił mi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mi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Nagwek2"/>
      </w:pPr>
      <w:bookmarkStart w:id="142" w:name="_Toc262305071"/>
      <w:r w:rsidRPr="00CB0061">
        <w:t>Możliwości rozwoju programu</w:t>
      </w:r>
      <w:bookmarkEnd w:id="142"/>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ci MLP oraz zestawie testów, jednak jest mogłaby być rozbudowana na wiele sposobów</w:t>
      </w:r>
      <w:r w:rsidRPr="00CB0061">
        <w:rPr>
          <w:rFonts w:eastAsiaTheme="minorHAnsi"/>
          <w:color w:val="auto"/>
          <w:lang w:eastAsia="en-US"/>
        </w:rPr>
        <w:t xml:space="preserve"> 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Akapitzlist"/>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Akapitzlist"/>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Akapitzlist"/>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Akapitzlist"/>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Odwoanieprzypisudolnego"/>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Akapitzlist"/>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700EBD">
        <w:rPr>
          <w:rFonts w:eastAsiaTheme="minorHAnsi"/>
          <w:color w:val="auto"/>
          <w:lang w:eastAsia="en-US"/>
        </w:rPr>
        <w:fldChar w:fldCharType="begin"/>
      </w:r>
      <w:r>
        <w:rPr>
          <w:rFonts w:eastAsiaTheme="minorHAnsi"/>
          <w:color w:val="auto"/>
          <w:lang w:eastAsia="en-US"/>
        </w:rPr>
        <w:instrText xml:space="preserve"> REF _Ref262305604 \r \h </w:instrText>
      </w:r>
      <w:r w:rsidR="00700EBD">
        <w:rPr>
          <w:rFonts w:eastAsiaTheme="minorHAnsi"/>
          <w:color w:val="auto"/>
          <w:lang w:eastAsia="en-US"/>
        </w:rPr>
      </w:r>
      <w:r w:rsidR="00700EBD">
        <w:rPr>
          <w:rFonts w:eastAsiaTheme="minorHAnsi"/>
          <w:color w:val="auto"/>
          <w:lang w:eastAsia="en-US"/>
        </w:rPr>
        <w:fldChar w:fldCharType="separate"/>
      </w:r>
      <w:r w:rsidR="00ED5C84">
        <w:rPr>
          <w:rFonts w:eastAsiaTheme="minorHAnsi"/>
          <w:color w:val="auto"/>
          <w:lang w:eastAsia="en-US"/>
        </w:rPr>
        <w:t>4.3.2</w:t>
      </w:r>
      <w:r w:rsidR="00700EBD">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Akapitzlist"/>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Akapitzlist"/>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43" w:name="_Wnioski"/>
      <w:bookmarkEnd w:id="143"/>
      <w:r>
        <w:br w:type="page"/>
      </w:r>
    </w:p>
    <w:p w:rsidR="00204DF2" w:rsidRDefault="00836D01" w:rsidP="00204DF2">
      <w:pPr>
        <w:pStyle w:val="Nagwek1"/>
      </w:pPr>
      <w:bookmarkStart w:id="144" w:name="_Toc262305072"/>
      <w:r w:rsidRPr="00CB0061">
        <w:lastRenderedPageBreak/>
        <w:t>Wnioski</w:t>
      </w:r>
      <w:bookmarkEnd w:id="144"/>
      <w:r w:rsidR="00204DF2" w:rsidRPr="00204DF2" w:rsidDel="00204DF2">
        <w:t xml:space="preserve"> </w:t>
      </w:r>
    </w:p>
    <w:p w:rsidR="00B14A70" w:rsidRDefault="004D6D20" w:rsidP="00B14A70">
      <w:r w:rsidRPr="00CB0061">
        <w:t>Jak wspomnia</w:t>
      </w:r>
      <w:r w:rsidR="001D6F89">
        <w:t>łem</w:t>
      </w:r>
      <w:r w:rsidR="00DD25E4" w:rsidRPr="00CB0061">
        <w:t xml:space="preserve"> w </w:t>
      </w:r>
      <w:r w:rsidRPr="00CB0061">
        <w:t xml:space="preserve">niniejszej pracy, </w:t>
      </w:r>
      <w:r w:rsidR="001D6F89">
        <w:t xml:space="preserve">na </w:t>
      </w:r>
      <w:r w:rsidR="00566CE6">
        <w:t>procesor</w:t>
      </w:r>
      <w:r w:rsidR="001D6F89">
        <w:t>ach</w:t>
      </w:r>
      <w:r w:rsidR="00566CE6">
        <w:t xml:space="preserve"> </w:t>
      </w:r>
      <w:r w:rsidRPr="00CB0061">
        <w:t xml:space="preserve">GPU </w:t>
      </w:r>
      <w:r w:rsidR="001D6F89">
        <w:t xml:space="preserve">można wydajnie </w:t>
      </w:r>
      <w:r w:rsidR="00A413EA">
        <w:t>wykonywa</w:t>
      </w:r>
      <w:r w:rsidR="001D6F89">
        <w:t>ć</w:t>
      </w:r>
      <w:r w:rsidR="00A413EA">
        <w:t xml:space="preserve"> </w:t>
      </w:r>
      <w:r w:rsidR="001D6F89">
        <w:t>zadania</w:t>
      </w:r>
      <w:r w:rsidR="001D6F89" w:rsidRPr="00CB0061">
        <w:t xml:space="preserve"> </w:t>
      </w:r>
      <w:r w:rsidRPr="00CB0061">
        <w:t>dając</w:t>
      </w:r>
      <w:r w:rsidR="001D6F89">
        <w:t>e</w:t>
      </w:r>
      <w:r w:rsidRPr="00CB0061">
        <w:t xml:space="preserve"> się łatwo zrównoleglić. Uruchamianie oraz uczenie sieci neuronowych </w:t>
      </w:r>
      <w:r w:rsidR="007B7B16">
        <w:t>są</w:t>
      </w:r>
      <w:r w:rsidR="007B7B16" w:rsidRPr="00CB0061">
        <w:t xml:space="preserve"> </w:t>
      </w:r>
      <w:r w:rsidRPr="00CB0061">
        <w:t>takim</w:t>
      </w:r>
      <w:r w:rsidR="007B7B16">
        <w:t>i</w:t>
      </w:r>
      <w:r w:rsidRPr="00CB0061">
        <w:t xml:space="preserve"> właśnie </w:t>
      </w:r>
      <w:r w:rsidR="007B7B16">
        <w:t>procesami</w:t>
      </w:r>
      <w:r w:rsidRPr="00CB0061">
        <w:t>,</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r w:rsidR="00B14A70" w:rsidRPr="00B14A70">
        <w:t xml:space="preserve"> </w:t>
      </w:r>
      <w:r w:rsidR="00B14A70">
        <w:t xml:space="preserve">Należy pamiętać jednak o tym, że aby osiągnąć </w:t>
      </w:r>
      <w:r w:rsidR="00B14A70" w:rsidRPr="00CB0061">
        <w:t xml:space="preserve">przyspieszenie </w:t>
      </w:r>
      <w:r w:rsidR="00B14A70">
        <w:t xml:space="preserve">działania </w:t>
      </w:r>
      <w:r w:rsidR="00B14A70" w:rsidRPr="00CB0061">
        <w:t>na GPU</w:t>
      </w:r>
      <w:r w:rsidR="00B14A70">
        <w:t>, trzeba użyć problemów o dużych rozmiarach</w:t>
      </w:r>
      <w:r w:rsidR="00B14A70" w:rsidRPr="00CB0061">
        <w:t xml:space="preserve"> (doszedłem do tych samych wniosków co inni badacze).</w:t>
      </w:r>
    </w:p>
    <w:p w:rsidR="0013658E" w:rsidRDefault="007F360B" w:rsidP="00B14A70">
      <w:r>
        <w:t xml:space="preserve">W czasie </w:t>
      </w:r>
      <w:r w:rsidR="007B7B16">
        <w:t xml:space="preserve">opracowywania </w:t>
      </w:r>
      <w:r>
        <w:t xml:space="preserve">biblioteki CNL </w:t>
      </w:r>
      <w:r w:rsidR="00B336A2">
        <w:t xml:space="preserve">zauważyłem,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4C7E54">
        <w:t xml:space="preserve">zaprojektowanie </w:t>
      </w:r>
      <w:r w:rsidR="00B336A2">
        <w:t xml:space="preserve">go </w:t>
      </w:r>
      <w:r w:rsidR="00EF1B52" w:rsidRPr="00CB0061">
        <w:t>tak</w:t>
      </w:r>
      <w:r w:rsidR="00F56E96">
        <w:t>, by</w:t>
      </w:r>
      <w:r w:rsidR="00F56E96" w:rsidRPr="00CB0061">
        <w:t xml:space="preserve"> </w:t>
      </w:r>
      <w:r w:rsidR="00B336A2">
        <w:t xml:space="preserve">osiągał </w:t>
      </w:r>
      <w:r w:rsidR="00BF4B8C">
        <w:t xml:space="preserve">on </w:t>
      </w:r>
      <w:r w:rsidR="00B336A2">
        <w:t>maksymalną wydajność.</w:t>
      </w:r>
      <w:r w:rsidR="00BF4B8C">
        <w:t xml:space="preserve"> </w:t>
      </w:r>
      <w:r w:rsidR="009C1F4F">
        <w:t xml:space="preserve">Jest to spowodowane tym, że program może być napisany na wiele sposobów, może używać wielu różnych typów pamięci, </w:t>
      </w:r>
      <w:r w:rsidR="004C7E54">
        <w:t xml:space="preserve">przy tym należy </w:t>
      </w:r>
      <w:r w:rsidR="009C1F4F">
        <w:t xml:space="preserve">dbać o </w:t>
      </w:r>
      <w:r w:rsidR="004C7E54">
        <w:t xml:space="preserve">wysoką </w:t>
      </w:r>
      <w:r w:rsidR="009C1F4F">
        <w:t xml:space="preserve">prędkość transferu </w:t>
      </w:r>
      <w:r w:rsidR="003A7B7F">
        <w:t>z pamięci globalnej, itp.</w:t>
      </w:r>
      <w:r w:rsidR="00D049BB">
        <w:t xml:space="preserve"> </w:t>
      </w:r>
      <w:r w:rsidR="0013658E">
        <w:t xml:space="preserve">W przypadku mojej biblioteki dodatkowym utrudnieniem </w:t>
      </w:r>
      <w:r w:rsidR="00B14A70">
        <w:t xml:space="preserve">przy projektowaniu algorytmów </w:t>
      </w:r>
      <w:r w:rsidR="00B14A70" w:rsidRPr="00CB0061">
        <w:t xml:space="preserve">był fakt, że rozmiar danych </w:t>
      </w:r>
      <w:r w:rsidR="00B14A70">
        <w:t xml:space="preserve">przetwarzanych na GPU </w:t>
      </w:r>
      <w:r w:rsidR="00B14A70" w:rsidRPr="00CB0061">
        <w:t xml:space="preserve">nie </w:t>
      </w:r>
      <w:r w:rsidR="00F56E96">
        <w:t>jest</w:t>
      </w:r>
      <w:r w:rsidR="00F56E96" w:rsidRPr="00CB0061">
        <w:t xml:space="preserve"> </w:t>
      </w:r>
      <w:r w:rsidR="00B14A70" w:rsidRPr="00CB0061">
        <w:t>znany</w:t>
      </w:r>
      <w:r w:rsidR="00B14A70">
        <w:t xml:space="preserve"> w czasie kompilacji.</w:t>
      </w:r>
    </w:p>
    <w:p w:rsidR="00BF7B53" w:rsidRDefault="00566CE6" w:rsidP="00BF7B53">
      <w:r w:rsidRPr="00CB0061">
        <w:t xml:space="preserve">Gdybym teraz miał za zadanie zrobić ten program jeszcze raz, </w:t>
      </w:r>
      <w:r w:rsidR="003F4867">
        <w:t xml:space="preserve">starałbym się uprościć kernele i </w:t>
      </w:r>
      <w:r w:rsidR="00941591">
        <w:t>zmniejszy</w:t>
      </w:r>
      <w:r w:rsidR="00BF7B53">
        <w:t>ć</w:t>
      </w:r>
      <w:r w:rsidR="00941591">
        <w:t xml:space="preserve"> ilość </w:t>
      </w:r>
      <w:r w:rsidRPr="00CB0061">
        <w:t xml:space="preserve">instrukcji skoku – </w:t>
      </w:r>
      <w:r w:rsidR="00BF7B53">
        <w:t>gdyż</w:t>
      </w:r>
      <w:r w:rsidRPr="00CB0061">
        <w:t xml:space="preserve"> </w:t>
      </w:r>
      <w:r w:rsidR="00941591">
        <w:t xml:space="preserve">zwalniają </w:t>
      </w:r>
      <w:r w:rsidR="00BF7B53">
        <w:t xml:space="preserve">one </w:t>
      </w:r>
      <w:r w:rsidR="00941591">
        <w:t>działanie programu w dużo większym stopniu niż się spodziewałem.</w:t>
      </w:r>
      <w:r w:rsidR="00941591" w:rsidRPr="00CB0061">
        <w:rPr>
          <w:rFonts w:eastAsiaTheme="minorHAnsi"/>
          <w:color w:val="auto"/>
          <w:lang w:eastAsia="en-US"/>
        </w:rPr>
        <w:t xml:space="preserve"> </w:t>
      </w:r>
      <w:r w:rsidR="00204DF2" w:rsidRPr="00204DF2">
        <w:rPr>
          <w:rFonts w:eastAsiaTheme="minorHAnsi"/>
          <w:color w:val="auto"/>
          <w:u w:val="single"/>
          <w:lang w:eastAsia="en-US"/>
        </w:rPr>
        <w:t xml:space="preserve">(?????) </w:t>
      </w:r>
      <w:r w:rsidR="00BF7B53" w:rsidRPr="00204DF2">
        <w:rPr>
          <w:u w:val="single"/>
        </w:rPr>
        <w:t>Widać, że w przypadku sieci neuronowych użycie float nie pogarsza jakości wyników programu.</w:t>
      </w:r>
    </w:p>
    <w:p w:rsidR="00326B48" w:rsidRDefault="00326B48" w:rsidP="00326B48">
      <w:r>
        <w:t xml:space="preserve">Uważam, że użycie CUDA do </w:t>
      </w:r>
      <w:r w:rsidR="004A6D03">
        <w:t xml:space="preserve">wykonania mojego programu </w:t>
      </w:r>
      <w:r>
        <w:t>był</w:t>
      </w:r>
      <w:r w:rsidR="004A6D03">
        <w:t>o</w:t>
      </w:r>
      <w:r>
        <w:t xml:space="preserve"> dobry</w:t>
      </w:r>
      <w:r w:rsidR="004A6D03">
        <w:t>m</w:t>
      </w:r>
      <w:r>
        <w:t xml:space="preserve"> wyb</w:t>
      </w:r>
      <w:r w:rsidR="004A6D03">
        <w:t>orem</w:t>
      </w:r>
      <w:r>
        <w:t>. Nauczenie się tej technologii nie było trudne</w:t>
      </w:r>
      <w:r w:rsidR="004A6D03">
        <w:t>, wszystkie pojawi</w:t>
      </w:r>
      <w:r w:rsidR="00F46AC1">
        <w:t>a</w:t>
      </w:r>
      <w:r w:rsidR="004A6D03">
        <w:t>jące się problemy mogłem rozwiązać czytając dokumentację lub zasięgając pomocy na forum NVIDIA</w:t>
      </w:r>
      <w:r w:rsidR="00F46AC1">
        <w:t>, a w o</w:t>
      </w:r>
      <w:r w:rsidR="004A6D03">
        <w:t>ptymalizacj</w:t>
      </w:r>
      <w:r w:rsidR="00F46AC1">
        <w:t>i</w:t>
      </w:r>
      <w:r w:rsidR="004A6D03">
        <w:t xml:space="preserve"> biblioteki CNL </w:t>
      </w:r>
      <w:r>
        <w:t xml:space="preserve">pomogło mi </w:t>
      </w:r>
      <w:r w:rsidR="00F46AC1">
        <w:t xml:space="preserve">specjalne </w:t>
      </w:r>
      <w:r>
        <w:t xml:space="preserve">narzędzie </w:t>
      </w:r>
      <w:r w:rsidR="00F46AC1">
        <w:t>profilujące kod GPU</w:t>
      </w:r>
      <w:r>
        <w:t xml:space="preserve">. </w:t>
      </w:r>
    </w:p>
    <w:p w:rsidR="00D049BB" w:rsidRDefault="00D13DDA" w:rsidP="00F56E96">
      <w:pPr>
        <w:rPr>
          <w:color w:val="auto"/>
        </w:rPr>
      </w:pPr>
      <w:r>
        <w:rPr>
          <w:color w:val="auto"/>
        </w:rPr>
        <w:t>Firma NVIDIA w swej pracy przykłada dużą wagę do technologii CUDA</w:t>
      </w:r>
      <w:r w:rsidR="00A83CEA">
        <w:rPr>
          <w:color w:val="auto"/>
        </w:rPr>
        <w:t xml:space="preserve">. </w:t>
      </w:r>
      <w:r>
        <w:rPr>
          <w:color w:val="auto"/>
        </w:rPr>
        <w:t xml:space="preserve">Nowa architektura kart graficznych </w:t>
      </w:r>
      <w:r w:rsidR="00F46AC1">
        <w:rPr>
          <w:color w:val="auto"/>
        </w:rPr>
        <w:t xml:space="preserve">Fermi </w:t>
      </w:r>
      <w:r w:rsidR="007C612B">
        <w:rPr>
          <w:color w:val="auto"/>
        </w:rPr>
        <w:t>dostarcza wielu zmian w zakresie łatwości programowania</w:t>
      </w:r>
      <w:r w:rsidR="00F56E96">
        <w:rPr>
          <w:color w:val="auto"/>
        </w:rPr>
        <w:t>.</w:t>
      </w:r>
      <w:r w:rsidR="00204DF2">
        <w:rPr>
          <w:color w:val="auto"/>
        </w:rPr>
        <w:t xml:space="preserve"> </w:t>
      </w:r>
      <w:r w:rsidR="00836535">
        <w:rPr>
          <w:color w:val="auto"/>
        </w:rPr>
        <w:t xml:space="preserve">Jak wykazują ostatnie lata, moc obliczeniowa GPU zwiększa się wyraźnie szybciej niż w </w:t>
      </w:r>
      <w:r w:rsidR="0067121C">
        <w:rPr>
          <w:color w:val="auto"/>
        </w:rPr>
        <w:t>przypadku</w:t>
      </w:r>
      <w:r w:rsidR="00836535">
        <w:rPr>
          <w:color w:val="auto"/>
        </w:rPr>
        <w:t xml:space="preserve"> procesorów CPU. Jeśli ten trend w przyszłości się </w:t>
      </w:r>
      <w:r w:rsidR="00836535">
        <w:rPr>
          <w:color w:val="auto"/>
        </w:rPr>
        <w:lastRenderedPageBreak/>
        <w:t xml:space="preserve">utrzyma, </w:t>
      </w:r>
      <w:r w:rsidR="0067121C">
        <w:rPr>
          <w:color w:val="auto"/>
        </w:rPr>
        <w:t xml:space="preserve">zastosowanie GPGPU będzie dawało coraz więcej korzyści i </w:t>
      </w:r>
      <w:r w:rsidR="00836535">
        <w:rPr>
          <w:color w:val="auto"/>
        </w:rPr>
        <w:t xml:space="preserve">przyczyni się to do zwiększenia </w:t>
      </w:r>
      <w:r w:rsidR="0067121C">
        <w:rPr>
          <w:color w:val="auto"/>
        </w:rPr>
        <w:t xml:space="preserve">jego </w:t>
      </w:r>
      <w:r w:rsidR="00836535">
        <w:rPr>
          <w:color w:val="auto"/>
        </w:rPr>
        <w:t xml:space="preserve">popularności. </w:t>
      </w:r>
      <w:r w:rsidR="002E758A">
        <w:rPr>
          <w:color w:val="auto"/>
        </w:rPr>
        <w:t xml:space="preserve">Niestety wysoka moc procesorów graficznych jest okupiona większym zużyciem </w:t>
      </w:r>
      <w:r w:rsidR="00D049BB">
        <w:rPr>
          <w:color w:val="auto"/>
        </w:rPr>
        <w:t>prądu</w:t>
      </w:r>
      <w:r w:rsidR="00A83CEA">
        <w:rPr>
          <w:color w:val="auto"/>
        </w:rPr>
        <w:t>.</w:t>
      </w:r>
      <w:r w:rsidR="002E758A">
        <w:rPr>
          <w:color w:val="auto"/>
        </w:rPr>
        <w:t xml:space="preserve"> Inną sprawą, która może zniechęcić programistów jest konieczność pisania większej liczby linii kodu spowodowanej wymaganymi kopiowaniami </w:t>
      </w:r>
      <w:r w:rsidR="002256E2">
        <w:rPr>
          <w:color w:val="auto"/>
        </w:rPr>
        <w:t xml:space="preserve">danych </w:t>
      </w:r>
      <w:r w:rsidR="002E758A">
        <w:rPr>
          <w:color w:val="auto"/>
        </w:rPr>
        <w:t>między RAM a pamięcią graficzną.</w:t>
      </w:r>
      <w:r w:rsidR="002256E2">
        <w:rPr>
          <w:color w:val="auto"/>
        </w:rPr>
        <w:t xml:space="preserve"> Jednak uważam, że ze względu na wcześniej wymienione korzyści, technologia GPGPU może być bardzo przydatna w wielu sytuacjach</w:t>
      </w:r>
      <w:r>
        <w:rPr>
          <w:color w:val="auto"/>
        </w:rPr>
        <w:t xml:space="preserve"> (i w dziedzinie superkomputerów, i w programach uruchamianych na zwykłych komputerach)</w:t>
      </w:r>
      <w:r w:rsidR="002256E2">
        <w:rPr>
          <w:color w:val="auto"/>
        </w:rPr>
        <w:t>.</w:t>
      </w:r>
    </w:p>
    <w:p w:rsidR="007F360B" w:rsidRPr="00CB0061" w:rsidRDefault="007F360B" w:rsidP="00F73F84">
      <w:pPr>
        <w:rPr>
          <w:color w:val="auto"/>
        </w:rPr>
      </w:pPr>
    </w:p>
    <w:p w:rsidR="00A93BBF" w:rsidRPr="00CB0061" w:rsidRDefault="00A93BBF" w:rsidP="005E32A7">
      <w:pPr>
        <w:rPr>
          <w:color w:val="auto"/>
        </w:rPr>
      </w:pPr>
    </w:p>
    <w:p w:rsidR="005E32A7" w:rsidRDefault="005E32A7" w:rsidP="00F73F84">
      <w:pPr>
        <w:rPr>
          <w:color w:val="auto"/>
        </w:rPr>
      </w:pPr>
    </w:p>
    <w:p w:rsidR="004A79C2" w:rsidRPr="00CB0061" w:rsidRDefault="004A79C2" w:rsidP="00F73F84">
      <w:pPr>
        <w:rPr>
          <w:rFonts w:eastAsiaTheme="minorHAnsi"/>
          <w:b/>
          <w:color w:val="auto"/>
          <w:lang w:eastAsia="en-US"/>
        </w:rPr>
      </w:pPr>
    </w:p>
    <w:p w:rsidR="004A79C2" w:rsidRDefault="004A79C2">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45" w:name="_Zakończenie"/>
      <w:bookmarkEnd w:id="145"/>
      <w:r>
        <w:br w:type="page"/>
      </w:r>
    </w:p>
    <w:p w:rsidR="00836D01" w:rsidRPr="00CB0061" w:rsidRDefault="00836D01" w:rsidP="002F45CE">
      <w:pPr>
        <w:pStyle w:val="Nagwek1"/>
      </w:pPr>
      <w:bookmarkStart w:id="146" w:name="_Toc262305073"/>
      <w:r w:rsidRPr="00CB0061">
        <w:lastRenderedPageBreak/>
        <w:t>Zakończenie</w:t>
      </w:r>
      <w:bookmarkEnd w:id="146"/>
    </w:p>
    <w:p w:rsidR="0071609A" w:rsidRPr="00CB0061" w:rsidRDefault="0071609A" w:rsidP="0071609A">
      <w:pPr>
        <w:rPr>
          <w:rFonts w:eastAsiaTheme="minorHAnsi"/>
          <w:b/>
          <w:color w:val="auto"/>
          <w:lang w:eastAsia="en-US"/>
        </w:rPr>
      </w:pPr>
      <w:r w:rsidRPr="00CB0061">
        <w:rPr>
          <w:rFonts w:eastAsiaTheme="minorHAnsi"/>
          <w:b/>
          <w:color w:val="auto"/>
          <w:lang w:eastAsia="en-US"/>
        </w:rPr>
        <w:t>Twarde spacje „z tym” albo „i coś tam” – Shift + spacja.</w:t>
      </w:r>
    </w:p>
    <w:p w:rsidR="0071609A" w:rsidRPr="00CB0061" w:rsidRDefault="0071609A" w:rsidP="0071609A"/>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47" w:name="_Toc262305074" w:displacedByCustomXml="prev"/>
        <w:p w:rsidR="00B87033" w:rsidRPr="00CB0061" w:rsidRDefault="00B87033">
          <w:pPr>
            <w:pStyle w:val="Nagwek1"/>
          </w:pPr>
          <w:r w:rsidRPr="00CB0061">
            <w:t>Bibliografia</w:t>
          </w:r>
          <w:bookmarkEnd w:id="147"/>
        </w:p>
        <w:sdt>
          <w:sdtPr>
            <w:id w:val="111145805"/>
            <w:bibliography/>
          </w:sdtPr>
          <w:sdtContent>
            <w:p w:rsidR="001B3B66" w:rsidRDefault="00700EBD" w:rsidP="001B3B66">
              <w:pPr>
                <w:pStyle w:val="Bibliografia"/>
                <w:rPr>
                  <w:noProof/>
                </w:rPr>
              </w:pPr>
              <w:r w:rsidRPr="00CB0061">
                <w:fldChar w:fldCharType="begin"/>
              </w:r>
              <w:r w:rsidR="00B87033" w:rsidRPr="00CB0061">
                <w:instrText xml:space="preserve"> BIBLIOGRAPHY </w:instrText>
              </w:r>
              <w:r w:rsidRPr="00CB0061">
                <w:fldChar w:fldCharType="separate"/>
              </w:r>
              <w:r w:rsidR="001B3B66">
                <w:rPr>
                  <w:noProof/>
                </w:rPr>
                <w:t xml:space="preserve">AMD. (brak daty). </w:t>
              </w:r>
              <w:r w:rsidR="001B3B66">
                <w:rPr>
                  <w:i/>
                  <w:iCs/>
                  <w:noProof/>
                </w:rPr>
                <w:t>ATI Stream Technology.</w:t>
              </w:r>
              <w:r w:rsidR="001B3B66">
                <w:rPr>
                  <w:noProof/>
                </w:rPr>
                <w:t xml:space="preserve"> Pobrano z lokalizacji AMD: http://www.amd.com/US/PRODUCTS/TECHNOLOGIES/STREAM-TECHNOLOGY/Pages/stream-technology.aspx</w:t>
              </w:r>
            </w:p>
            <w:p w:rsidR="001B3B66" w:rsidRDefault="001B3B66" w:rsidP="001B3B66">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1B3B66" w:rsidRDefault="001B3B66" w:rsidP="001B3B66">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1B3B66" w:rsidRDefault="001B3B66" w:rsidP="001B3B66">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1B3B66" w:rsidRDefault="001B3B66" w:rsidP="001B3B66">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1B3B66" w:rsidRDefault="001B3B66" w:rsidP="001B3B66">
              <w:pPr>
                <w:pStyle w:val="Bibliografia"/>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1B3B66" w:rsidRDefault="001B3B66" w:rsidP="001B3B66">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1B3B66" w:rsidRDefault="001B3B66" w:rsidP="001B3B66">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1B3B66" w:rsidRDefault="001B3B66" w:rsidP="001B3B66">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1B3B66" w:rsidRDefault="001B3B66" w:rsidP="001B3B66">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1B3B66" w:rsidRDefault="001B3B66" w:rsidP="001B3B66">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1B3B66" w:rsidRDefault="001B3B66" w:rsidP="001B3B66">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1B3B66" w:rsidRDefault="001B3B66" w:rsidP="001B3B66">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1B3B66" w:rsidRDefault="001B3B66" w:rsidP="001B3B66">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1B3B66" w:rsidRDefault="001B3B66" w:rsidP="001B3B66">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1B3B66" w:rsidRDefault="001B3B66" w:rsidP="001B3B66">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1B3B66" w:rsidRDefault="001B3B66" w:rsidP="001B3B66">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1B3B66" w:rsidRDefault="001B3B66" w:rsidP="001B3B66">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1B3B66" w:rsidRDefault="001B3B66" w:rsidP="001B3B66">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1B3B66" w:rsidRDefault="001B3B66" w:rsidP="001B3B66">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1B3B66" w:rsidRDefault="001B3B66" w:rsidP="001B3B66">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1B3B66" w:rsidRDefault="001B3B66" w:rsidP="001B3B66">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1B3B66" w:rsidRDefault="001B3B66" w:rsidP="001B3B66">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1B3B66" w:rsidRDefault="001B3B66" w:rsidP="001B3B66">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1B3B66" w:rsidRDefault="001B3B66" w:rsidP="001B3B66">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1B3B66" w:rsidRDefault="001B3B66" w:rsidP="001B3B66">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1B3B66" w:rsidRDefault="001B3B66" w:rsidP="001B3B66">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1B3B66" w:rsidRDefault="001B3B66" w:rsidP="001B3B66">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1B3B66" w:rsidRDefault="001B3B66" w:rsidP="001B3B66">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1B3B66" w:rsidRDefault="001B3B66" w:rsidP="001B3B66">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1B3B66" w:rsidRDefault="001B3B66" w:rsidP="001B3B66">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1B3B66" w:rsidRDefault="001B3B66" w:rsidP="001B3B66">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1B3B66" w:rsidRDefault="001B3B66" w:rsidP="001B3B66">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1B3B66" w:rsidRDefault="001B3B66" w:rsidP="001B3B66">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1B3B66" w:rsidRDefault="001B3B66" w:rsidP="001B3B66">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1B3B66" w:rsidRDefault="001B3B66" w:rsidP="001B3B66">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1B3B66" w:rsidRDefault="001B3B66" w:rsidP="001B3B66">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1B3B66" w:rsidRDefault="001B3B66" w:rsidP="001B3B66">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1B3B66" w:rsidRDefault="001B3B66" w:rsidP="001B3B66">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1B3B66" w:rsidRDefault="001B3B66" w:rsidP="001B3B66">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1B3B66" w:rsidRDefault="001B3B66" w:rsidP="001B3B66">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1B3B66" w:rsidRDefault="001B3B66" w:rsidP="001B3B66">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1B3B66" w:rsidRDefault="001B3B66" w:rsidP="001B3B66">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1B3B66" w:rsidRDefault="001B3B66" w:rsidP="001B3B66">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1B3B66" w:rsidRDefault="001B3B66" w:rsidP="001B3B66">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1B3B66" w:rsidRDefault="001B3B66" w:rsidP="001B3B66">
              <w:pPr>
                <w:pStyle w:val="Bibliografia"/>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1B3B66" w:rsidRDefault="001B3B66" w:rsidP="001B3B66">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1B3B66" w:rsidRDefault="001B3B66" w:rsidP="001B3B66">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1B3B66" w:rsidRDefault="001B3B66" w:rsidP="001B3B66">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1B3B66" w:rsidRDefault="001B3B66" w:rsidP="001B3B66">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700EBD" w:rsidP="001B3B66">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2F45CE">
      <w:pPr>
        <w:pStyle w:val="Nagwek1"/>
      </w:pPr>
      <w:bookmarkStart w:id="148" w:name="_Toc262305075"/>
      <w:r w:rsidRPr="00CB0061">
        <w:lastRenderedPageBreak/>
        <w:t>Załączniki</w:t>
      </w:r>
      <w:bookmarkEnd w:id="148"/>
    </w:p>
    <w:p w:rsidR="00AF67A5" w:rsidRPr="00CB0061" w:rsidRDefault="00272C4B" w:rsidP="00AF67A5">
      <w:pPr>
        <w:rPr>
          <w:color w:val="auto"/>
        </w:rPr>
      </w:pPr>
      <w:r w:rsidRPr="00CB0061">
        <w:rPr>
          <w:color w:val="auto"/>
        </w:rPr>
        <w:t>// coś napisać?</w:t>
      </w:r>
    </w:p>
    <w:p w:rsidR="009230F2" w:rsidRPr="00CB0061" w:rsidRDefault="00AF67A5">
      <w:pPr>
        <w:pStyle w:val="Nagwek2"/>
      </w:pPr>
      <w:bookmarkStart w:id="149" w:name="_Ref261729608"/>
      <w:bookmarkStart w:id="150" w:name="_Ref261734626"/>
      <w:bookmarkStart w:id="151" w:name="_Toc262305076"/>
      <w:r w:rsidRPr="00CB0061">
        <w:t>Przykłady kodu CUDA</w:t>
      </w:r>
      <w:bookmarkEnd w:id="149"/>
      <w:bookmarkEnd w:id="150"/>
      <w:bookmarkEnd w:id="151"/>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CUDA driver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interfejs jako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Pr="00CB0061">
        <w:rPr>
          <w:rStyle w:val="PodkrelenieZnak"/>
        </w:rPr>
        <w:t xml:space="preserve">CUDA driver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9B7C04" w:rsidRPr="00CB0061">
              <w:rPr>
                <w:noProof/>
              </w:rPr>
              <w:t xml:space="preserve"> (NVIDIA,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CB0061" w:rsidRDefault="00EA7CC5" w:rsidP="00EA7CC5">
      <w:pPr>
        <w:pStyle w:val="Nagwek3"/>
      </w:pPr>
      <w:bookmarkStart w:id="152" w:name="_Toc262305077"/>
      <w:r w:rsidRPr="00CB0061">
        <w:t>Kod C for CUDA</w:t>
      </w:r>
      <w:bookmarkEnd w:id="152"/>
    </w:p>
    <w:p w:rsidR="00E513AF" w:rsidRPr="00CB0061"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tbl>
      <w:tblPr>
        <w:tblStyle w:val="Tabela-Siatka"/>
        <w:tblW w:w="0" w:type="auto"/>
        <w:tblLook w:val="04A0"/>
      </w:tblPr>
      <w:tblGrid>
        <w:gridCol w:w="8665"/>
      </w:tblGrid>
      <w:tr w:rsidR="00E513AF" w:rsidRPr="00CB0061" w:rsidTr="00797745">
        <w:tc>
          <w:tcPr>
            <w:tcW w:w="8665" w:type="dxa"/>
            <w:tcBorders>
              <w:top w:val="nil"/>
              <w:left w:val="nil"/>
              <w:bottom w:val="nil"/>
              <w:right w:val="nil"/>
            </w:tcBorders>
          </w:tcPr>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d_B;</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d_C;</w:t>
            </w:r>
          </w:p>
          <w:p w:rsidR="00A732DD" w:rsidRPr="001D6F89" w:rsidRDefault="00A732DD"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(i &lt;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C[i] = A[i] + B[i];</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addition\n"</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size_t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CA7F28"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uto"/>
                <w:sz w:val="19"/>
                <w:szCs w:val="19"/>
                <w:lang w:val="en-US" w:eastAsia="en-US"/>
              </w:rPr>
              <w:t>Initialize input vectors</w:t>
            </w:r>
            <w:r w:rsidR="00CA7F28" w:rsidRPr="001D6F89">
              <w:rPr>
                <w:rFonts w:ascii="Courier New" w:eastAsiaTheme="minorHAnsi" w:hAnsi="Courier New" w:cs="Courier New"/>
                <w:noProof/>
                <w:color w:val="auto"/>
                <w:sz w:val="19"/>
                <w:szCs w:val="19"/>
                <w:lang w:val="en-US" w:eastAsia="en-US"/>
              </w:rPr>
              <w:t xml:space="preserve"> h_A and h_B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**)&amp;d_A,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**)&amp;d_B,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**)&amp;d_C,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cudaMemcpy(d_A, h_A,</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cudaMemcpy(d_B, h_B,</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(N + threadsPerBlock - 1) / threadsPerBlock;</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VecAdd&lt;&lt;&lt;blocksPerGrid, threadsPerBlock&gt;&gt;&gt;(d_A, d_B, d_C,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cutilSafeCall( cudaMemcpy(h_C, d_C, size, cudaMemcpyDeviceToHost)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auto"/>
                <w:sz w:val="19"/>
                <w:szCs w:val="19"/>
                <w:lang w:eastAsia="en-US"/>
              </w:rPr>
              <w:t>...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4F30D3">
      <w:pPr>
        <w:pStyle w:val="Nagwek3"/>
      </w:pPr>
      <w:bookmarkStart w:id="153" w:name="_Toc262305078"/>
      <w:r w:rsidRPr="00CB0061">
        <w:lastRenderedPageBreak/>
        <w:t>Kod CUDA driver API</w:t>
      </w:r>
      <w:bookmarkEnd w:id="153"/>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CB0061" w:rsidRDefault="00797745" w:rsidP="004F30D3"/>
    <w:tbl>
      <w:tblPr>
        <w:tblStyle w:val="Tabela-Siatka"/>
        <w:tblW w:w="0" w:type="auto"/>
        <w:tblLook w:val="04A0"/>
      </w:tblPr>
      <w:tblGrid>
        <w:gridCol w:w="8665"/>
      </w:tblGrid>
      <w:tr w:rsidR="00114924" w:rsidRPr="00CB0061" w:rsidTr="00797745">
        <w:tc>
          <w:tcPr>
            <w:tcW w:w="8665" w:type="dxa"/>
            <w:tcBorders>
              <w:top w:val="nil"/>
              <w:left w:val="nil"/>
              <w:bottom w:val="nil"/>
              <w:right w:val="nil"/>
            </w:tcBorders>
          </w:tcPr>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extern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31515"/>
                <w:sz w:val="19"/>
                <w:szCs w:val="19"/>
                <w:lang w:val="en-US" w:eastAsia="en-US"/>
              </w:rPr>
              <w:t>"C"</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CB0061" w:rsidRDefault="00502A3A" w:rsidP="004F30D3">
      <w:r w:rsidRPr="00CB0061">
        <w:t xml:space="preserve"> </w:t>
      </w:r>
    </w:p>
    <w:p w:rsidR="004F30D3" w:rsidRPr="00CB0061" w:rsidRDefault="00502A3A" w:rsidP="004F30D3">
      <w:r w:rsidRPr="00CB0061">
        <w:t xml:space="preserve"> </w:t>
      </w:r>
      <w:r w:rsidR="00A73360" w:rsidRPr="00CB0061">
        <w:t xml:space="preserve">Przed uruchomieniem programu w trybie </w:t>
      </w:r>
      <w:r w:rsidR="00A73360" w:rsidRPr="00CB0061">
        <w:rPr>
          <w:rStyle w:val="PodkrelenieZnak"/>
        </w:rPr>
        <w:t>CUDA driver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CB0061" w:rsidRDefault="00797745" w:rsidP="004F30D3"/>
    <w:tbl>
      <w:tblPr>
        <w:tblStyle w:val="Tabela-Siatka"/>
        <w:tblW w:w="0" w:type="auto"/>
        <w:tblLook w:val="04A0"/>
      </w:tblPr>
      <w:tblGrid>
        <w:gridCol w:w="8665"/>
      </w:tblGrid>
      <w:tr w:rsidR="004F30D3" w:rsidRPr="00CB0061" w:rsidTr="00374D18">
        <w:tc>
          <w:tcPr>
            <w:tcW w:w="8665" w:type="dxa"/>
            <w:tcBorders>
              <w:top w:val="nil"/>
              <w:left w:val="nil"/>
              <w:bottom w:val="nil"/>
              <w:right w:val="nil"/>
            </w:tcBorders>
          </w:tcPr>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lastRenderedPageBreak/>
              <w:t>// Variables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CUcontext cuContext;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CUmodule cuModule;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CUfunction vecAdd;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Functions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string &amp;,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string &amp;);</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 (Driver API)\n"</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CUresult error;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Initialize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cuInit(0);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number of devices supporting CUDA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deviceCount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cuDeviceGetCount(&amp;deviceCount);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(deviceCount == 0) {</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 </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8000"/>
                <w:sz w:val="19"/>
                <w:szCs w:val="19"/>
                <w:lang w:val="en-US" w:eastAsia="en-US"/>
              </w:rPr>
              <w:t>// No devices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handle for 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cuDeviceGet(&amp;cuDevice,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cuCtxCreate(&amp;cuContext, 0,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first search for the module path before we load the results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string module_path,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"vectorAdd.ptx"</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"vectorAdd.cubin"</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&lt;vectorAdd&gt; ptx or cubin\n"</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initCUDA loading module: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module from binary file (PTX or CUBIN)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xml:space="preserve">) != string::npos)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in this branch we use compilation with parameters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jitNumOptions = 3;</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CUjit_option *jitOptions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CUjit_option[jitNumOptions];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size of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jitOptions[0] = CU_JIT_INFO_LOG_BUFFER_SIZE_BYTES;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jitLogBufferSize = 1024;</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jitOptVals[0]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the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jitOptions[1] = CU_JIT_INFO_LOG_BUFFER;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*jitLogBuffer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jitOptVals[1] =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set the Maximum # of registers for a particular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jitOptions[2] = CU_JIT_MAX_REGISTERS;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jitRegCount = 32;</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jitOptVals[2]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*)jitRegCount;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cuModuleLoadDataEx(&amp;cuModule, ptx_source.c_str(), jitNumOptions, jitOptions,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printf(</w:t>
            </w:r>
            <w:r w:rsidRPr="001D6F89">
              <w:rPr>
                <w:rFonts w:ascii="Courier New" w:eastAsiaTheme="minorHAnsi" w:hAnsi="Courier New" w:cs="Courier New"/>
                <w:noProof/>
                <w:color w:val="A31515"/>
                <w:sz w:val="19"/>
                <w:szCs w:val="19"/>
                <w:lang w:val="en-US" w:eastAsia="en-US"/>
              </w:rPr>
              <w:t>"&gt; PTX JIT log:\n%s\n"</w:t>
            </w:r>
            <w:r w:rsidRPr="001D6F89">
              <w:rPr>
                <w:rFonts w:ascii="Courier New" w:eastAsiaTheme="minorHAnsi" w:hAnsi="Courier New" w:cs="Courier New"/>
                <w:noProof/>
                <w:color w:val="auto"/>
                <w:sz w:val="19"/>
                <w:szCs w:val="19"/>
                <w:lang w:val="en-US" w:eastAsia="en-US"/>
              </w:rPr>
              <w:t>,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cuModuleLoad(&amp;cuModule,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function handle from 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cuModuleGetFunction(&amp;vecAdd, cuModule, </w:t>
            </w:r>
            <w:r w:rsidRPr="001D6F89">
              <w:rPr>
                <w:rFonts w:ascii="Courier New" w:eastAsiaTheme="minorHAnsi" w:hAnsi="Courier New" w:cs="Courier New"/>
                <w:noProof/>
                <w:color w:val="A31515"/>
                <w:sz w:val="19"/>
                <w:szCs w:val="19"/>
                <w:lang w:val="en-US" w:eastAsia="en-US"/>
              </w:rPr>
              <w:t>"VecAdd"</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364181" w:rsidRPr="001D6F89">
              <w:rPr>
                <w:rFonts w:ascii="Courier New" w:eastAsiaTheme="minorHAnsi" w:hAnsi="Courier New" w:cs="Courier New"/>
                <w:noProof/>
                <w:color w:val="auto"/>
                <w:sz w:val="19"/>
                <w:szCs w:val="19"/>
                <w:lang w:val="en-US" w:eastAsia="en-US"/>
              </w:rPr>
              <w:t>... Initialize input vectors h_A and h_B ...</w:t>
            </w:r>
          </w:p>
          <w:p w:rsidR="00364181" w:rsidRPr="001D6F89"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cuMemcpyHtoD(d_A, h_A,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cuMemcpyHtoD(d_B, h_B,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#define</w:t>
            </w:r>
            <w:r w:rsidRPr="001D6F89">
              <w:rPr>
                <w:rFonts w:ascii="Courier New" w:eastAsiaTheme="minorHAnsi" w:hAnsi="Courier New" w:cs="Courier New"/>
                <w:noProof/>
                <w:color w:val="auto"/>
                <w:sz w:val="19"/>
                <w:szCs w:val="19"/>
                <w:lang w:val="en-US" w:eastAsia="en-US"/>
              </w:rPr>
              <w:t xml:space="preserve"> ALIGN_UP(offset, alignment)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((offset) + (alignment) - 1) &amp; ~((alignment) - 1)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offset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cuParamSeti(vecAdd, offset, 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cuParamSetSize(vecAdd, offset);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(N + threadsPerBlock - 1) / threadsPerBlock;</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cuFuncSetBlockShape(vecAdd, threadsPerBlock, 1,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error = cuLaunchGrid(vecAdd, blocksPerGrid,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cuMemcpyDtoH(h_C, 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Verify result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inline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*module_file, string &amp; module_path,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**argv, string &amp;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module_path = cutFindFilePath(module_file, argv[0]);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(module_path.empty())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file: &lt;%s&gt; \n"</w:t>
            </w:r>
            <w:r w:rsidRPr="001D6F89">
              <w:rPr>
                <w:rFonts w:ascii="Courier New" w:eastAsiaTheme="minorHAnsi" w:hAnsi="Courier New" w:cs="Courier New"/>
                <w:noProof/>
                <w:color w:val="auto"/>
                <w:sz w:val="19"/>
                <w:szCs w:val="19"/>
                <w:lang w:val="en-US" w:eastAsia="en-US"/>
              </w:rPr>
              <w:t xml:space="preserve">, module_file); </w:t>
            </w:r>
            <w:r w:rsidRPr="001D6F89">
              <w:rPr>
                <w:rFonts w:ascii="Courier New" w:eastAsiaTheme="minorHAnsi" w:hAnsi="Courier New" w:cs="Courier New"/>
                <w:noProof/>
                <w:color w:val="0000FF"/>
                <w:sz w:val="19"/>
                <w:szCs w:val="19"/>
                <w:lang w:val="en-US" w:eastAsia="en-US"/>
              </w:rPr>
              <w:t>return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found file at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 string::npos) {</w:t>
            </w:r>
          </w:p>
          <w:p w:rsidR="00177339" w:rsidRPr="001D6F89"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8000"/>
                <w:sz w:val="19"/>
                <w:szCs w:val="19"/>
                <w:lang w:val="en-US" w:eastAsia="en-US"/>
              </w:rPr>
              <w:t>// We load contents of module_path to the ptx_source string</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FILE *fp = fopen(module_path.c_str(), </w:t>
            </w:r>
            <w:r w:rsidRPr="001D6F89">
              <w:rPr>
                <w:rFonts w:ascii="Courier New" w:eastAsiaTheme="minorHAnsi" w:hAnsi="Courier New" w:cs="Courier New"/>
                <w:noProof/>
                <w:color w:val="A31515"/>
                <w:sz w:val="19"/>
                <w:szCs w:val="19"/>
                <w:lang w:val="en-US" w:eastAsia="en-US"/>
              </w:rPr>
              <w:t>"rb"</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fseek(fp, 0, SEEK_END);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file_size = ftell(fp);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xml:space="preserve"> *buf = </w:t>
            </w:r>
            <w:r w:rsidR="00643D68" w:rsidRPr="001D6F89">
              <w:rPr>
                <w:rFonts w:ascii="Courier New" w:eastAsiaTheme="minorHAnsi" w:hAnsi="Courier New" w:cs="Courier New"/>
                <w:noProof/>
                <w:color w:val="0000FF"/>
                <w:sz w:val="19"/>
                <w:szCs w:val="19"/>
                <w:lang w:val="en-US" w:eastAsia="en-US"/>
              </w:rPr>
              <w:t>new</w:t>
            </w:r>
            <w:r w:rsidR="00643D68" w:rsidRPr="001D6F89">
              <w:rPr>
                <w:rFonts w:ascii="Courier New" w:eastAsiaTheme="minorHAnsi" w:hAnsi="Courier New" w:cs="Courier New"/>
                <w:noProof/>
                <w:color w:val="auto"/>
                <w:sz w:val="19"/>
                <w:szCs w:val="19"/>
                <w:lang w:val="en-US" w:eastAsia="en-US"/>
              </w:rPr>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[file_size+1];</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fseek(fp, 0, SEEK_SET);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fread(buf, </w:t>
            </w:r>
            <w:r w:rsidR="00643D68" w:rsidRPr="001D6F89">
              <w:rPr>
                <w:rFonts w:ascii="Courier New" w:eastAsiaTheme="minorHAnsi" w:hAnsi="Courier New" w:cs="Courier New"/>
                <w:noProof/>
                <w:color w:val="0000FF"/>
                <w:sz w:val="19"/>
                <w:szCs w:val="19"/>
                <w:lang w:val="en-US" w:eastAsia="en-US"/>
              </w:rPr>
              <w:t>sizeof</w:t>
            </w:r>
            <w:r w:rsidR="00643D68" w:rsidRPr="001D6F89">
              <w:rPr>
                <w:rFonts w:ascii="Courier New" w:eastAsiaTheme="minorHAnsi" w:hAnsi="Courier New" w:cs="Courier New"/>
                <w:noProof/>
                <w:color w:val="auto"/>
                <w:sz w:val="19"/>
                <w:szCs w:val="19"/>
                <w:lang w:val="en-US" w:eastAsia="en-US"/>
              </w:rPr>
              <w:t>(</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file_size, 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fclose(fp);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buf[file_size] = </w:t>
            </w:r>
            <w:r w:rsidR="00643D68" w:rsidRPr="001D6F89">
              <w:rPr>
                <w:rFonts w:ascii="Courier New" w:eastAsiaTheme="minorHAnsi" w:hAnsi="Courier New" w:cs="Courier New"/>
                <w:noProof/>
                <w:color w:val="A31515"/>
                <w:sz w:val="19"/>
                <w:szCs w:val="19"/>
                <w:lang w:val="en-US" w:eastAsia="en-US"/>
              </w:rPr>
              <w:t>'\0'</w:t>
            </w:r>
            <w:r w:rsidR="00643D68" w:rsidRPr="001D6F89">
              <w:rPr>
                <w:rFonts w:ascii="Courier New" w:eastAsiaTheme="minorHAnsi" w:hAnsi="Courier New" w:cs="Courier New"/>
                <w:noProof/>
                <w:color w:val="auto"/>
                <w:sz w:val="19"/>
                <w:szCs w:val="19"/>
                <w:lang w:val="en-US" w:eastAsia="en-US"/>
              </w:rPr>
              <w: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ptx_source = buf;</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delete</w:t>
            </w:r>
            <w:r w:rsidR="00643D68" w:rsidRPr="001D6F89">
              <w:rPr>
                <w:rFonts w:ascii="Courier New" w:eastAsiaTheme="minorHAnsi" w:hAnsi="Courier New" w:cs="Courier New"/>
                <w:noProof/>
                <w:color w:val="auto"/>
                <w:sz w:val="19"/>
                <w:szCs w:val="19"/>
                <w:lang w:val="en-US"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ab/>
              <w:t xml:space="preserve">   </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5504BD">
      <w:pPr>
        <w:ind w:firstLine="0"/>
        <w:rPr>
          <w:i/>
          <w:noProof/>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Pr="00CB0061">
        <w:rPr>
          <w:rStyle w:val="PodkrelenieZnak"/>
        </w:rPr>
        <w:t>CUDA driver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C80F74" w:rsidRPr="00CB0061">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C80F74" w:rsidRPr="00CB0061">
              <w:rPr>
                <w:noProof/>
              </w:rPr>
              <w:t>(Buck, i inni, 2004)</w:t>
            </w:r>
          </w:fldSimple>
        </w:sdtContent>
      </w:sdt>
      <w:r w:rsidR="00482DC8" w:rsidRPr="00CB0061">
        <w:t>.</w:t>
      </w:r>
    </w:p>
    <w:p w:rsidR="00882D33" w:rsidRDefault="00882D33" w:rsidP="00882D33">
      <w:pPr>
        <w:pStyle w:val="Nagwek2"/>
      </w:pPr>
      <w:bookmarkStart w:id="154" w:name="_Toc261980774"/>
      <w:bookmarkStart w:id="155" w:name="_Ref261986597"/>
      <w:r>
        <w:lastRenderedPageBreak/>
        <w:t>Formaty plików</w:t>
      </w:r>
      <w:bookmarkEnd w:id="154"/>
      <w:bookmarkEnd w:id="155"/>
    </w:p>
    <w:p w:rsidR="00882D33" w:rsidRDefault="00882D33" w:rsidP="00882D33">
      <w:r>
        <w:t>W tym rozdziale są opisane formaty plików używanych przez bibliotekę CNL.</w:t>
      </w:r>
    </w:p>
    <w:p w:rsidR="00882D33" w:rsidRPr="007104E1" w:rsidRDefault="00882D33" w:rsidP="00882D33">
      <w:pPr>
        <w:pStyle w:val="Nagwek3"/>
      </w:pPr>
      <w:bookmarkStart w:id="156" w:name="_Toc261980775"/>
      <w:r w:rsidRPr="00ED676A">
        <w:t>Plik zestawu testów CSV</w:t>
      </w:r>
      <w:bookmarkEnd w:id="156"/>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 </w:t>
      </w:r>
      <w:r w:rsidR="00700EBD">
        <w:rPr>
          <w:color w:val="auto"/>
        </w:rPr>
        <w:fldChar w:fldCharType="begin"/>
      </w:r>
      <w:r>
        <w:rPr>
          <w:color w:val="auto"/>
        </w:rPr>
        <w:instrText xml:space="preserve"> REF _Ref262048286 \r \h </w:instrText>
      </w:r>
      <w:r w:rsidR="00700EBD">
        <w:rPr>
          <w:color w:val="auto"/>
        </w:rPr>
      </w:r>
      <w:r w:rsidR="00700EBD">
        <w:rPr>
          <w:color w:val="auto"/>
        </w:rPr>
        <w:fldChar w:fldCharType="separate"/>
      </w:r>
      <w:r>
        <w:rPr>
          <w:color w:val="auto"/>
        </w:rPr>
        <w:t>4.1.3</w:t>
      </w:r>
      <w:r w:rsidR="00700EBD">
        <w:rPr>
          <w:color w:val="auto"/>
        </w:rPr>
        <w:fldChar w:fldCharType="end"/>
      </w:r>
      <w:r>
        <w:rPr>
          <w:color w:val="auto"/>
        </w:rPr>
        <w:t xml:space="preserve"> ma następującą zawartość</w:t>
      </w:r>
      <w:r w:rsidRPr="00ED676A">
        <w:rPr>
          <w:color w:val="auto"/>
        </w:rPr>
        <w:t>:</w:t>
      </w:r>
    </w:p>
    <w:p w:rsidR="00882D33" w:rsidRPr="00ED676A" w:rsidRDefault="00882D33" w:rsidP="00882D3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D77201" w:rsidTr="0034651D">
        <w:tc>
          <w:tcPr>
            <w:tcW w:w="9232" w:type="dxa"/>
            <w:tcBorders>
              <w:top w:val="nil"/>
              <w:left w:val="nil"/>
              <w:bottom w:val="nil"/>
              <w:right w:val="nil"/>
            </w:tcBorders>
          </w:tcPr>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882D33" w:rsidRPr="005B5D7A" w:rsidRDefault="00882D33" w:rsidP="00882D33">
      <w:pPr>
        <w:rPr>
          <w:color w:val="auto"/>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Akapitzlist"/>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Akapitzlist"/>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882D33">
      <w:pPr>
        <w:pStyle w:val="Nagwek3"/>
      </w:pPr>
      <w:bookmarkStart w:id="157" w:name="_Toc261980776"/>
      <w:r w:rsidRPr="00ED676A">
        <w:t>Plik zestawu testów XML</w:t>
      </w:r>
      <w:bookmarkEnd w:id="157"/>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700EBD">
        <w:rPr>
          <w:color w:val="auto"/>
        </w:rPr>
        <w:fldChar w:fldCharType="begin"/>
      </w:r>
      <w:r>
        <w:rPr>
          <w:color w:val="auto"/>
        </w:rPr>
        <w:instrText xml:space="preserve"> REF _Ref262048286 \r \h </w:instrText>
      </w:r>
      <w:r w:rsidR="00700EBD">
        <w:rPr>
          <w:color w:val="auto"/>
        </w:rPr>
      </w:r>
      <w:r w:rsidR="00700EBD">
        <w:rPr>
          <w:color w:val="auto"/>
        </w:rPr>
        <w:fldChar w:fldCharType="separate"/>
      </w:r>
      <w:r>
        <w:rPr>
          <w:color w:val="auto"/>
        </w:rPr>
        <w:t>4.1.3</w:t>
      </w:r>
      <w:r w:rsidR="00700EBD">
        <w:rPr>
          <w:color w:val="auto"/>
        </w:rPr>
        <w:fldChar w:fldCharType="end"/>
      </w:r>
      <w:r w:rsidRPr="00ED676A">
        <w:rPr>
          <w:rFonts w:eastAsiaTheme="minorHAnsi"/>
          <w:color w:val="auto"/>
          <w:lang w:eastAsia="en-US"/>
        </w:rPr>
        <w:t>:</w:t>
      </w:r>
    </w:p>
    <w:p w:rsidR="00882D33" w:rsidRPr="00ED676A" w:rsidRDefault="00882D33" w:rsidP="00882D3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1D6F89"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TestSet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SourceFileName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Resources\Test_data\forestfires2.csv</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X</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lastRenderedPageBreak/>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7</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month</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mar</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oct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day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fri</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tue</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sat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FFMC</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86.2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90.6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area</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7;5;[-1][mar];[1;-1;-1][fri];86.2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-2.3013e-005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-2.30074e-005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7;4;[1][oct];[-1;1;-1][tue];90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4.43972e-005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4.43459e-005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8;4;[1][oct];[-1;-1;1][sat];90.6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Akapitzlist"/>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Akapitzlist"/>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Akapitzlist"/>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Akapitzlist"/>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Akapitzlist"/>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Akapitzlist"/>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Akapitzlist"/>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Akapitzlist"/>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882D33">
      <w:pPr>
        <w:pStyle w:val="Nagwek3"/>
      </w:pPr>
      <w:bookmarkStart w:id="158" w:name="_Toc261980777"/>
      <w:r w:rsidRPr="00ED676A">
        <w:t>F</w:t>
      </w:r>
      <w:r>
        <w:t>ormat s</w:t>
      </w:r>
      <w:r w:rsidRPr="00ED676A">
        <w:t>ieci MLP</w:t>
      </w:r>
      <w:r>
        <w:t xml:space="preserve"> w </w:t>
      </w:r>
      <w:r w:rsidRPr="00ED676A">
        <w:t>XML</w:t>
      </w:r>
      <w:bookmarkEnd w:id="158"/>
    </w:p>
    <w:p w:rsidR="00882D33" w:rsidRPr="00ED676A" w:rsidRDefault="00882D33" w:rsidP="00882D33">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700EBD">
        <w:rPr>
          <w:color w:val="auto"/>
        </w:rPr>
        <w:fldChar w:fldCharType="begin"/>
      </w:r>
      <w:r>
        <w:rPr>
          <w:color w:val="auto"/>
        </w:rPr>
        <w:instrText xml:space="preserve"> REF _Ref262048286 \r \h </w:instrText>
      </w:r>
      <w:r w:rsidR="00700EBD">
        <w:rPr>
          <w:color w:val="auto"/>
        </w:rPr>
      </w:r>
      <w:r w:rsidR="00700EBD">
        <w:rPr>
          <w:color w:val="auto"/>
        </w:rPr>
        <w:fldChar w:fldCharType="separate"/>
      </w:r>
      <w:r>
        <w:rPr>
          <w:color w:val="auto"/>
        </w:rPr>
        <w:t>4.1.3</w:t>
      </w:r>
      <w:r w:rsidR="00700EBD">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882D33" w:rsidRPr="00ED676A" w:rsidRDefault="00882D33" w:rsidP="00882D3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NeuralNetwork</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MLP</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-0.678326;0.122323;-0.114991;0.121475;0.546221;-0.673357;-0.1967;0.0052644;</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-0.717653;0.112465;-0.123191;0.119085;0.573816;-0.718274;-0.206293;0.0280956;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-0.500953;0.119529;-0.113412;0.118167;0.418017;-0.500756;-0.167803;-0.0260106;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NT_LINEAR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-1.04635;-1.14307;-0.653026;1.24682;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9A0DC3" w:rsidRPr="00CB0061" w:rsidRDefault="00882D33" w:rsidP="00882D33">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1E6E78">
      <w:pPr>
        <w:spacing w:after="200" w:line="276" w:lineRule="auto"/>
        <w:ind w:firstLine="0"/>
        <w:rPr>
          <w:color w:val="auto"/>
          <w:sz w:val="32"/>
          <w:szCs w:val="32"/>
        </w:rPr>
      </w:pPr>
      <w:r w:rsidRPr="00CB0061">
        <w:rPr>
          <w:color w:val="auto"/>
          <w:sz w:val="32"/>
          <w:szCs w:val="32"/>
        </w:rPr>
        <w:lastRenderedPageBreak/>
        <w:t>Spis ilustracji</w:t>
      </w:r>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\c "Rysunek" </w:instrText>
      </w:r>
      <w:r w:rsidRPr="00CB0061">
        <w:rPr>
          <w:color w:val="auto"/>
        </w:rPr>
        <w:fldChar w:fldCharType="separate"/>
      </w:r>
      <w:hyperlink w:anchor="_Toc261555445" w:history="1">
        <w:r w:rsidR="001E6E78" w:rsidRPr="00CB0061">
          <w:rPr>
            <w:rStyle w:val="Hipercze"/>
            <w:rFonts w:ascii="Verdana" w:eastAsiaTheme="majorEastAsia" w:hAnsi="Verdana"/>
            <w:noProof/>
          </w:rPr>
          <w:t>Rysunek 1. Model fizyczny CPU i GPU</w:t>
        </w:r>
        <w:r w:rsidR="001E6E78" w:rsidRPr="00CB0061">
          <w:rPr>
            <w:noProof/>
            <w:webHidden/>
          </w:rPr>
          <w:tab/>
        </w:r>
        <w:r w:rsidRPr="00CB0061">
          <w:rPr>
            <w:noProof/>
            <w:webHidden/>
          </w:rPr>
          <w:fldChar w:fldCharType="begin"/>
        </w:r>
        <w:r w:rsidR="001E6E78" w:rsidRPr="00CB0061">
          <w:rPr>
            <w:noProof/>
            <w:webHidden/>
          </w:rPr>
          <w:instrText xml:space="preserve"> PAGEREF _Toc261555445 \h </w:instrText>
        </w:r>
        <w:r w:rsidRPr="00CB0061">
          <w:rPr>
            <w:noProof/>
            <w:webHidden/>
          </w:rPr>
        </w:r>
        <w:r w:rsidRPr="00CB0061">
          <w:rPr>
            <w:noProof/>
            <w:webHidden/>
          </w:rPr>
          <w:fldChar w:fldCharType="separate"/>
        </w:r>
        <w:r w:rsidR="00ED5C84">
          <w:rPr>
            <w:noProof/>
            <w:webHidden/>
          </w:rPr>
          <w:t>9</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B0061">
          <w:rPr>
            <w:rStyle w:val="Hipercze"/>
            <w:rFonts w:ascii="Verdana" w:eastAsiaTheme="majorEastAsia" w:hAnsi="Verdana"/>
            <w:noProof/>
          </w:rPr>
          <w:t>Rysunek 2. Hierarchia procesorów oraz typów pamięci w GPU</w:t>
        </w:r>
        <w:r w:rsidR="001E6E78" w:rsidRPr="00CB0061">
          <w:rPr>
            <w:noProof/>
            <w:webHidden/>
          </w:rPr>
          <w:tab/>
        </w:r>
        <w:r w:rsidRPr="00CB0061">
          <w:rPr>
            <w:noProof/>
            <w:webHidden/>
          </w:rPr>
          <w:fldChar w:fldCharType="begin"/>
        </w:r>
        <w:r w:rsidR="001E6E78" w:rsidRPr="00CB0061">
          <w:rPr>
            <w:noProof/>
            <w:webHidden/>
          </w:rPr>
          <w:instrText xml:space="preserve"> PAGEREF _Toc261555446 \h </w:instrText>
        </w:r>
        <w:r w:rsidRPr="00CB0061">
          <w:rPr>
            <w:noProof/>
            <w:webHidden/>
          </w:rPr>
        </w:r>
        <w:r w:rsidRPr="00CB0061">
          <w:rPr>
            <w:noProof/>
            <w:webHidden/>
          </w:rPr>
          <w:fldChar w:fldCharType="separate"/>
        </w:r>
        <w:r w:rsidR="00ED5C84">
          <w:rPr>
            <w:noProof/>
            <w:webHidden/>
          </w:rPr>
          <w:t>10</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B0061">
          <w:rPr>
            <w:rStyle w:val="Hipercze"/>
            <w:rFonts w:ascii="Verdana" w:eastAsiaTheme="majorEastAsia" w:hAnsi="Verdana"/>
            <w:noProof/>
          </w:rPr>
          <w:t>Rysunek 3. Złączone dostępy do pamięci na urządzeniach CC 1.0 i 1.1</w:t>
        </w:r>
        <w:r w:rsidR="001E6E78" w:rsidRPr="00CB0061">
          <w:rPr>
            <w:noProof/>
            <w:webHidden/>
          </w:rPr>
          <w:tab/>
        </w:r>
        <w:r w:rsidRPr="00CB0061">
          <w:rPr>
            <w:noProof/>
            <w:webHidden/>
          </w:rPr>
          <w:fldChar w:fldCharType="begin"/>
        </w:r>
        <w:r w:rsidR="001E6E78" w:rsidRPr="00CB0061">
          <w:rPr>
            <w:noProof/>
            <w:webHidden/>
          </w:rPr>
          <w:instrText xml:space="preserve"> PAGEREF _Toc261555447 \h </w:instrText>
        </w:r>
        <w:r w:rsidRPr="00CB0061">
          <w:rPr>
            <w:noProof/>
            <w:webHidden/>
          </w:rPr>
        </w:r>
        <w:r w:rsidRPr="00CB0061">
          <w:rPr>
            <w:noProof/>
            <w:webHidden/>
          </w:rPr>
          <w:fldChar w:fldCharType="separate"/>
        </w:r>
        <w:r w:rsidR="00ED5C84">
          <w:rPr>
            <w:noProof/>
            <w:webHidden/>
          </w:rPr>
          <w:t>13</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B0061">
          <w:rPr>
            <w:rStyle w:val="Hipercze"/>
            <w:rFonts w:ascii="Verdana" w:eastAsiaTheme="majorEastAsia" w:hAnsi="Verdana"/>
            <w:noProof/>
          </w:rPr>
          <w:t>Rysunek 4. Architektura CUDA</w:t>
        </w:r>
        <w:r w:rsidR="001E6E78" w:rsidRPr="00CB0061">
          <w:rPr>
            <w:noProof/>
            <w:webHidden/>
          </w:rPr>
          <w:tab/>
        </w:r>
        <w:r w:rsidRPr="00CB0061">
          <w:rPr>
            <w:noProof/>
            <w:webHidden/>
          </w:rPr>
          <w:fldChar w:fldCharType="begin"/>
        </w:r>
        <w:r w:rsidR="001E6E78" w:rsidRPr="00CB0061">
          <w:rPr>
            <w:noProof/>
            <w:webHidden/>
          </w:rPr>
          <w:instrText xml:space="preserve"> PAGEREF _Toc261555448 \h </w:instrText>
        </w:r>
        <w:r w:rsidRPr="00CB0061">
          <w:rPr>
            <w:noProof/>
            <w:webHidden/>
          </w:rPr>
        </w:r>
        <w:r w:rsidRPr="00CB0061">
          <w:rPr>
            <w:noProof/>
            <w:webHidden/>
          </w:rPr>
          <w:fldChar w:fldCharType="separate"/>
        </w:r>
        <w:r w:rsidR="00ED5C84">
          <w:rPr>
            <w:noProof/>
            <w:webHidden/>
          </w:rPr>
          <w:t>16</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B0061">
          <w:rPr>
            <w:rStyle w:val="Hipercze"/>
            <w:rFonts w:ascii="Verdana" w:eastAsiaTheme="majorEastAsia" w:hAnsi="Verdana"/>
            <w:noProof/>
          </w:rPr>
          <w:t>Rysunek 5. Podział pracy na bloki i watki</w:t>
        </w:r>
        <w:r w:rsidR="001E6E78" w:rsidRPr="00CB0061">
          <w:rPr>
            <w:noProof/>
            <w:webHidden/>
          </w:rPr>
          <w:tab/>
        </w:r>
        <w:r w:rsidRPr="00CB0061">
          <w:rPr>
            <w:noProof/>
            <w:webHidden/>
          </w:rPr>
          <w:fldChar w:fldCharType="begin"/>
        </w:r>
        <w:r w:rsidR="001E6E78" w:rsidRPr="00CB0061">
          <w:rPr>
            <w:noProof/>
            <w:webHidden/>
          </w:rPr>
          <w:instrText xml:space="preserve"> PAGEREF _Toc261555449 \h </w:instrText>
        </w:r>
        <w:r w:rsidRPr="00CB0061">
          <w:rPr>
            <w:noProof/>
            <w:webHidden/>
          </w:rPr>
        </w:r>
        <w:r w:rsidRPr="00CB0061">
          <w:rPr>
            <w:noProof/>
            <w:webHidden/>
          </w:rPr>
          <w:fldChar w:fldCharType="separate"/>
        </w:r>
        <w:r w:rsidR="00ED5C84">
          <w:rPr>
            <w:noProof/>
            <w:webHidden/>
          </w:rPr>
          <w:t>17</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B0061">
          <w:rPr>
            <w:rStyle w:val="Hipercze"/>
            <w:rFonts w:ascii="Verdana" w:eastAsiaTheme="majorEastAsia" w:hAnsi="Verdana"/>
            <w:noProof/>
          </w:rPr>
          <w:t>Rysunek 6. Proces kompilacji plików źródłowych CUDA</w:t>
        </w:r>
        <w:r w:rsidR="001E6E78" w:rsidRPr="00CB0061">
          <w:rPr>
            <w:noProof/>
            <w:webHidden/>
          </w:rPr>
          <w:tab/>
        </w:r>
        <w:r w:rsidRPr="00CB0061">
          <w:rPr>
            <w:noProof/>
            <w:webHidden/>
          </w:rPr>
          <w:fldChar w:fldCharType="begin"/>
        </w:r>
        <w:r w:rsidR="001E6E78" w:rsidRPr="00CB0061">
          <w:rPr>
            <w:noProof/>
            <w:webHidden/>
          </w:rPr>
          <w:instrText xml:space="preserve"> PAGEREF _Toc261555450 \h </w:instrText>
        </w:r>
        <w:r w:rsidRPr="00CB0061">
          <w:rPr>
            <w:noProof/>
            <w:webHidden/>
          </w:rPr>
        </w:r>
        <w:r w:rsidRPr="00CB0061">
          <w:rPr>
            <w:noProof/>
            <w:webHidden/>
          </w:rPr>
          <w:fldChar w:fldCharType="separate"/>
        </w:r>
        <w:r w:rsidR="00ED5C84">
          <w:rPr>
            <w:noProof/>
            <w:webHidden/>
          </w:rPr>
          <w:t>20</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B0061">
          <w:rPr>
            <w:rStyle w:val="Hipercze"/>
            <w:rFonts w:ascii="Verdana" w:eastAsiaTheme="majorEastAsia" w:hAnsi="Verdana"/>
            <w:noProof/>
          </w:rPr>
          <w:t>Rysunek 7. Schemat neuronu biologicznego</w:t>
        </w:r>
        <w:r w:rsidR="001E6E78" w:rsidRPr="00CB0061">
          <w:rPr>
            <w:noProof/>
            <w:webHidden/>
          </w:rPr>
          <w:tab/>
        </w:r>
        <w:r w:rsidRPr="00CB0061">
          <w:rPr>
            <w:noProof/>
            <w:webHidden/>
          </w:rPr>
          <w:fldChar w:fldCharType="begin"/>
        </w:r>
        <w:r w:rsidR="001E6E78" w:rsidRPr="00CB0061">
          <w:rPr>
            <w:noProof/>
            <w:webHidden/>
          </w:rPr>
          <w:instrText xml:space="preserve"> PAGEREF _Toc261555451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B0061">
          <w:rPr>
            <w:rStyle w:val="Hipercze"/>
            <w:rFonts w:ascii="Verdana" w:eastAsiaTheme="majorEastAsia" w:hAnsi="Verdana"/>
            <w:noProof/>
          </w:rPr>
          <w:t>Rysunek 8. Schemat sztucznego neuronu</w:t>
        </w:r>
        <w:r w:rsidR="001E6E78" w:rsidRPr="00CB0061">
          <w:rPr>
            <w:noProof/>
            <w:webHidden/>
          </w:rPr>
          <w:tab/>
        </w:r>
        <w:r w:rsidRPr="00CB0061">
          <w:rPr>
            <w:noProof/>
            <w:webHidden/>
          </w:rPr>
          <w:fldChar w:fldCharType="begin"/>
        </w:r>
        <w:r w:rsidR="001E6E78" w:rsidRPr="00CB0061">
          <w:rPr>
            <w:noProof/>
            <w:webHidden/>
          </w:rPr>
          <w:instrText xml:space="preserve"> PAGEREF _Toc261555452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B0061">
          <w:rPr>
            <w:rStyle w:val="Hipercze"/>
            <w:rFonts w:ascii="Verdana" w:eastAsiaTheme="majorEastAsia" w:hAnsi="Verdana"/>
            <w:noProof/>
          </w:rPr>
          <w:t>Rysunek 9. Wykres funkcji y=tanh(ßx)</w:t>
        </w:r>
        <w:r w:rsidR="001E6E78" w:rsidRPr="00CB0061">
          <w:rPr>
            <w:noProof/>
            <w:webHidden/>
          </w:rPr>
          <w:tab/>
        </w:r>
        <w:r w:rsidRPr="00CB0061">
          <w:rPr>
            <w:noProof/>
            <w:webHidden/>
          </w:rPr>
          <w:fldChar w:fldCharType="begin"/>
        </w:r>
        <w:r w:rsidR="001E6E78" w:rsidRPr="00CB0061">
          <w:rPr>
            <w:noProof/>
            <w:webHidden/>
          </w:rPr>
          <w:instrText xml:space="preserve"> PAGEREF _Toc261555453 \h </w:instrText>
        </w:r>
        <w:r w:rsidRPr="00CB0061">
          <w:rPr>
            <w:noProof/>
            <w:webHidden/>
          </w:rPr>
        </w:r>
        <w:r w:rsidRPr="00CB0061">
          <w:rPr>
            <w:noProof/>
            <w:webHidden/>
          </w:rPr>
          <w:fldChar w:fldCharType="separate"/>
        </w:r>
        <w:r w:rsidR="00ED5C84">
          <w:rPr>
            <w:noProof/>
            <w:webHidden/>
          </w:rPr>
          <w:t>26</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B0061">
          <w:rPr>
            <w:rStyle w:val="Hipercze"/>
            <w:rFonts w:ascii="Verdana" w:eastAsiaTheme="majorEastAsia" w:hAnsi="Verdana"/>
            <w:noProof/>
          </w:rPr>
          <w:t>Rysunek 10. Sieć MLP z jedną warstwą ukrytą</w:t>
        </w:r>
        <w:r w:rsidR="001E6E78" w:rsidRPr="00CB0061">
          <w:rPr>
            <w:noProof/>
            <w:webHidden/>
          </w:rPr>
          <w:tab/>
        </w:r>
        <w:r w:rsidRPr="00CB0061">
          <w:rPr>
            <w:noProof/>
            <w:webHidden/>
          </w:rPr>
          <w:fldChar w:fldCharType="begin"/>
        </w:r>
        <w:r w:rsidR="001E6E78" w:rsidRPr="00CB0061">
          <w:rPr>
            <w:noProof/>
            <w:webHidden/>
          </w:rPr>
          <w:instrText xml:space="preserve"> PAGEREF _Toc261555454 \h </w:instrText>
        </w:r>
        <w:r w:rsidRPr="00CB0061">
          <w:rPr>
            <w:noProof/>
            <w:webHidden/>
          </w:rPr>
        </w:r>
        <w:r w:rsidRPr="00CB0061">
          <w:rPr>
            <w:noProof/>
            <w:webHidden/>
          </w:rPr>
          <w:fldChar w:fldCharType="separate"/>
        </w:r>
        <w:r w:rsidR="00ED5C84">
          <w:rPr>
            <w:noProof/>
            <w:webHidden/>
          </w:rPr>
          <w:t>27</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B0061">
          <w:rPr>
            <w:rStyle w:val="Hipercze"/>
            <w:rFonts w:ascii="Verdana" w:eastAsiaTheme="majorEastAsia" w:hAnsi="Verdana"/>
            <w:noProof/>
          </w:rPr>
          <w:t>Rysunek 11. Sieć MLP z wieloma warstwami ukrytymi</w:t>
        </w:r>
        <w:r w:rsidR="001E6E78" w:rsidRPr="00CB0061">
          <w:rPr>
            <w:noProof/>
            <w:webHidden/>
          </w:rPr>
          <w:tab/>
        </w:r>
        <w:r w:rsidRPr="00CB0061">
          <w:rPr>
            <w:noProof/>
            <w:webHidden/>
          </w:rPr>
          <w:fldChar w:fldCharType="begin"/>
        </w:r>
        <w:r w:rsidR="001E6E78" w:rsidRPr="00CB0061">
          <w:rPr>
            <w:noProof/>
            <w:webHidden/>
          </w:rPr>
          <w:instrText xml:space="preserve"> PAGEREF _Toc261555455 \h </w:instrText>
        </w:r>
        <w:r w:rsidRPr="00CB0061">
          <w:rPr>
            <w:noProof/>
            <w:webHidden/>
          </w:rPr>
        </w:r>
        <w:r w:rsidRPr="00CB0061">
          <w:rPr>
            <w:noProof/>
            <w:webHidden/>
          </w:rPr>
          <w:fldChar w:fldCharType="separate"/>
        </w:r>
        <w:r w:rsidR="00ED5C84">
          <w:rPr>
            <w:noProof/>
            <w:webHidden/>
          </w:rPr>
          <w:t>28</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B0061">
          <w:rPr>
            <w:rStyle w:val="Hipercze"/>
            <w:rFonts w:ascii="Verdana" w:eastAsiaTheme="majorEastAsia" w:hAnsi="Verdana"/>
            <w:noProof/>
          </w:rPr>
          <w:t>Rysunek 10. Schemat sieci Hopfields</w:t>
        </w:r>
        <w:r w:rsidR="001E6E78" w:rsidRPr="00CB0061">
          <w:rPr>
            <w:noProof/>
            <w:webHidden/>
          </w:rPr>
          <w:tab/>
        </w:r>
        <w:r w:rsidRPr="00CB0061">
          <w:rPr>
            <w:noProof/>
            <w:webHidden/>
          </w:rPr>
          <w:fldChar w:fldCharType="begin"/>
        </w:r>
        <w:r w:rsidR="001E6E78" w:rsidRPr="00CB0061">
          <w:rPr>
            <w:noProof/>
            <w:webHidden/>
          </w:rPr>
          <w:instrText xml:space="preserve"> PAGEREF _Toc261555456 \h </w:instrText>
        </w:r>
        <w:r w:rsidRPr="00CB0061">
          <w:rPr>
            <w:noProof/>
            <w:webHidden/>
          </w:rPr>
        </w:r>
        <w:r w:rsidRPr="00CB0061">
          <w:rPr>
            <w:noProof/>
            <w:webHidden/>
          </w:rPr>
          <w:fldChar w:fldCharType="separate"/>
        </w:r>
        <w:r w:rsidR="00ED5C84">
          <w:rPr>
            <w:noProof/>
            <w:webHidden/>
          </w:rPr>
          <w:t>29</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B0061">
          <w:rPr>
            <w:rStyle w:val="Hipercze"/>
            <w:rFonts w:ascii="Verdana" w:eastAsiaTheme="majorEastAsia" w:hAnsi="Verdana"/>
            <w:noProof/>
          </w:rPr>
          <w:t>Rysunek 13. Diagram klas biblioteki CNL (część pierwsza)</w:t>
        </w:r>
        <w:r w:rsidR="001E6E78" w:rsidRPr="00CB0061">
          <w:rPr>
            <w:noProof/>
            <w:webHidden/>
          </w:rPr>
          <w:tab/>
        </w:r>
        <w:r w:rsidRPr="00CB0061">
          <w:rPr>
            <w:noProof/>
            <w:webHidden/>
          </w:rPr>
          <w:fldChar w:fldCharType="begin"/>
        </w:r>
        <w:r w:rsidR="001E6E78" w:rsidRPr="00CB0061">
          <w:rPr>
            <w:noProof/>
            <w:webHidden/>
          </w:rPr>
          <w:instrText xml:space="preserve"> PAGEREF _Toc261555457 \h </w:instrText>
        </w:r>
        <w:r w:rsidRPr="00CB0061">
          <w:rPr>
            <w:noProof/>
            <w:webHidden/>
          </w:rPr>
        </w:r>
        <w:r w:rsidRPr="00CB0061">
          <w:rPr>
            <w:noProof/>
            <w:webHidden/>
          </w:rPr>
          <w:fldChar w:fldCharType="separate"/>
        </w:r>
        <w:r w:rsidR="00ED5C84">
          <w:rPr>
            <w:noProof/>
            <w:webHidden/>
          </w:rPr>
          <w:t>39</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B0061">
          <w:rPr>
            <w:rStyle w:val="Hipercze"/>
            <w:rFonts w:ascii="Verdana" w:eastAsiaTheme="majorEastAsia" w:hAnsi="Verdana"/>
            <w:noProof/>
          </w:rPr>
          <w:t>Rysunek 14. Diagram klas biblioteki CNL (część druga)</w:t>
        </w:r>
        <w:r w:rsidR="001E6E78" w:rsidRPr="00CB0061">
          <w:rPr>
            <w:noProof/>
            <w:webHidden/>
          </w:rPr>
          <w:tab/>
        </w:r>
        <w:r w:rsidRPr="00CB0061">
          <w:rPr>
            <w:noProof/>
            <w:webHidden/>
          </w:rPr>
          <w:fldChar w:fldCharType="begin"/>
        </w:r>
        <w:r w:rsidR="001E6E78" w:rsidRPr="00CB0061">
          <w:rPr>
            <w:noProof/>
            <w:webHidden/>
          </w:rPr>
          <w:instrText xml:space="preserve"> PAGEREF _Toc261555458 \h </w:instrText>
        </w:r>
        <w:r w:rsidRPr="00CB0061">
          <w:rPr>
            <w:noProof/>
            <w:webHidden/>
          </w:rPr>
        </w:r>
        <w:r w:rsidRPr="00CB0061">
          <w:rPr>
            <w:noProof/>
            <w:webHidden/>
          </w:rPr>
          <w:fldChar w:fldCharType="separate"/>
        </w:r>
        <w:r w:rsidR="00ED5C84">
          <w:rPr>
            <w:noProof/>
            <w:webHidden/>
          </w:rPr>
          <w:t>40</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B0061">
          <w:rPr>
            <w:rStyle w:val="Hipercze"/>
            <w:rFonts w:ascii="Verdana" w:eastAsiaTheme="majorEastAsia" w:hAnsi="Verdana"/>
            <w:noProof/>
          </w:rPr>
          <w:t>Rysunek 11. Diagram komponentów biblioteki CNL</w:t>
        </w:r>
        <w:r w:rsidR="001E6E78" w:rsidRPr="00CB0061">
          <w:rPr>
            <w:noProof/>
            <w:webHidden/>
          </w:rPr>
          <w:tab/>
        </w:r>
        <w:r w:rsidRPr="00CB0061">
          <w:rPr>
            <w:noProof/>
            <w:webHidden/>
          </w:rPr>
          <w:fldChar w:fldCharType="begin"/>
        </w:r>
        <w:r w:rsidR="001E6E78" w:rsidRPr="00CB0061">
          <w:rPr>
            <w:noProof/>
            <w:webHidden/>
          </w:rPr>
          <w:instrText xml:space="preserve"> PAGEREF _Toc261555459 \h </w:instrText>
        </w:r>
        <w:r w:rsidRPr="00CB0061">
          <w:rPr>
            <w:noProof/>
            <w:webHidden/>
          </w:rPr>
        </w:r>
        <w:r w:rsidRPr="00CB0061">
          <w:rPr>
            <w:noProof/>
            <w:webHidden/>
          </w:rPr>
          <w:fldChar w:fldCharType="separate"/>
        </w:r>
        <w:r w:rsidR="00ED5C84">
          <w:rPr>
            <w:noProof/>
            <w:webHidden/>
          </w:rPr>
          <w:t>37</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B0061">
          <w:rPr>
            <w:rStyle w:val="Hipercze"/>
            <w:rFonts w:ascii="Verdana" w:eastAsiaTheme="majorEastAsia" w:hAnsi="Verdana"/>
            <w:noProof/>
          </w:rPr>
          <w:t>Rysunek 12. Diagram sekwencji uczenia sieci w bibliotece CNL</w:t>
        </w:r>
        <w:r w:rsidR="001E6E78" w:rsidRPr="00CB0061">
          <w:rPr>
            <w:noProof/>
            <w:webHidden/>
          </w:rPr>
          <w:tab/>
        </w:r>
        <w:r w:rsidRPr="00CB0061">
          <w:rPr>
            <w:noProof/>
            <w:webHidden/>
          </w:rPr>
          <w:fldChar w:fldCharType="begin"/>
        </w:r>
        <w:r w:rsidR="001E6E78" w:rsidRPr="00CB0061">
          <w:rPr>
            <w:noProof/>
            <w:webHidden/>
          </w:rPr>
          <w:instrText xml:space="preserve"> PAGEREF _Toc261555460 \h </w:instrText>
        </w:r>
        <w:r w:rsidRPr="00CB0061">
          <w:rPr>
            <w:noProof/>
            <w:webHidden/>
          </w:rPr>
        </w:r>
        <w:r w:rsidRPr="00CB0061">
          <w:rPr>
            <w:noProof/>
            <w:webHidden/>
          </w:rPr>
          <w:fldChar w:fldCharType="separate"/>
        </w:r>
        <w:r w:rsidR="00ED5C84">
          <w:rPr>
            <w:noProof/>
            <w:webHidden/>
          </w:rPr>
          <w:t>41</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B0061">
          <w:rPr>
            <w:rStyle w:val="Hipercze"/>
            <w:rFonts w:ascii="Verdana" w:eastAsiaTheme="majorEastAsia" w:hAnsi="Verdana"/>
            <w:noProof/>
          </w:rPr>
          <w:t>Rysunek 13. Diagram sekwencji uruchamiania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_Toc261555461 \h </w:instrText>
        </w:r>
        <w:r w:rsidRPr="00CB0061">
          <w:rPr>
            <w:noProof/>
            <w:webHidden/>
          </w:rPr>
        </w:r>
        <w:r w:rsidRPr="00CB0061">
          <w:rPr>
            <w:noProof/>
            <w:webHidden/>
          </w:rPr>
          <w:fldChar w:fldCharType="separate"/>
        </w:r>
        <w:r w:rsidR="00ED5C84">
          <w:rPr>
            <w:noProof/>
            <w:webHidden/>
          </w:rPr>
          <w:t>46</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B0061">
          <w:rPr>
            <w:rStyle w:val="Hipercze"/>
            <w:rFonts w:ascii="Verdana" w:eastAsiaTheme="majorEastAsia" w:hAnsi="Verdana"/>
            <w:noProof/>
          </w:rPr>
          <w:t>Rysunek 14. Diagram sekwencji trenowania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_Toc261555462 \h </w:instrText>
        </w:r>
        <w:r w:rsidRPr="00CB0061">
          <w:rPr>
            <w:noProof/>
            <w:webHidden/>
          </w:rPr>
        </w:r>
        <w:r w:rsidRPr="00CB0061">
          <w:rPr>
            <w:noProof/>
            <w:webHidden/>
          </w:rPr>
          <w:fldChar w:fldCharType="separate"/>
        </w:r>
        <w:r w:rsidR="00ED5C84">
          <w:rPr>
            <w:noProof/>
            <w:webHidden/>
          </w:rPr>
          <w:t>47</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B0061">
          <w:rPr>
            <w:rStyle w:val="Hipercze"/>
            <w:rFonts w:ascii="Verdana" w:eastAsiaTheme="majorEastAsia" w:hAnsi="Verdana"/>
            <w:noProof/>
          </w:rPr>
          <w:t>Rysunek 15. Diagram sekwencji uruchamiania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_Toc261555463 \h </w:instrText>
        </w:r>
        <w:r w:rsidRPr="00CB0061">
          <w:rPr>
            <w:noProof/>
            <w:webHidden/>
          </w:rPr>
        </w:r>
        <w:r w:rsidRPr="00CB0061">
          <w:rPr>
            <w:noProof/>
            <w:webHidden/>
          </w:rPr>
          <w:fldChar w:fldCharType="separate"/>
        </w:r>
        <w:r w:rsidR="00ED5C84">
          <w:rPr>
            <w:noProof/>
            <w:webHidden/>
          </w:rPr>
          <w:t>49</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B0061">
          <w:rPr>
            <w:rStyle w:val="Hipercze"/>
            <w:rFonts w:ascii="Verdana" w:eastAsiaTheme="majorEastAsia" w:hAnsi="Verdana"/>
            <w:noProof/>
          </w:rPr>
          <w:t>Rysunek 16. Diagram sekwencji trenowania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_Toc261555464 \h </w:instrText>
        </w:r>
        <w:r w:rsidRPr="00CB0061">
          <w:rPr>
            <w:noProof/>
            <w:webHidden/>
          </w:rPr>
        </w:r>
        <w:r w:rsidRPr="00CB0061">
          <w:rPr>
            <w:noProof/>
            <w:webHidden/>
          </w:rPr>
          <w:fldChar w:fldCharType="separate"/>
        </w:r>
        <w:r w:rsidR="00ED5C84">
          <w:rPr>
            <w:noProof/>
            <w:webHidden/>
          </w:rPr>
          <w:t>50</w:t>
        </w:r>
        <w:r w:rsidRPr="00CB0061">
          <w:rPr>
            <w:noProof/>
            <w:webHidden/>
          </w:rPr>
          <w:fldChar w:fldCharType="end"/>
        </w:r>
      </w:hyperlink>
    </w:p>
    <w:p w:rsidR="001E6E78" w:rsidRPr="00CB0061" w:rsidRDefault="00700EBD"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B0061">
          <w:rPr>
            <w:rStyle w:val="Hipercze"/>
            <w:rFonts w:ascii="Verdana" w:eastAsiaTheme="majorEastAsia" w:hAnsi="Verdana"/>
            <w:noProof/>
          </w:rPr>
          <w:t>Rysunek 17. Program CUDA Visual Profiler</w:t>
        </w:r>
        <w:r w:rsidR="001E6E78" w:rsidRPr="00CB0061">
          <w:rPr>
            <w:noProof/>
            <w:webHidden/>
          </w:rPr>
          <w:tab/>
        </w:r>
        <w:r w:rsidRPr="00CB0061">
          <w:rPr>
            <w:noProof/>
            <w:webHidden/>
          </w:rPr>
          <w:fldChar w:fldCharType="begin"/>
        </w:r>
        <w:r w:rsidR="001E6E78" w:rsidRPr="00CB0061">
          <w:rPr>
            <w:noProof/>
            <w:webHidden/>
          </w:rPr>
          <w:instrText xml:space="preserve"> PAGEREF _Toc261555465 \h </w:instrText>
        </w:r>
        <w:r w:rsidRPr="00CB0061">
          <w:rPr>
            <w:noProof/>
            <w:webHidden/>
          </w:rPr>
        </w:r>
        <w:r w:rsidRPr="00CB0061">
          <w:rPr>
            <w:noProof/>
            <w:webHidden/>
          </w:rPr>
          <w:fldChar w:fldCharType="separate"/>
        </w:r>
        <w:r w:rsidR="00ED5C84">
          <w:rPr>
            <w:noProof/>
            <w:webHidden/>
          </w:rPr>
          <w:t>65</w:t>
        </w:r>
        <w:r w:rsidRPr="00CB0061">
          <w:rPr>
            <w:noProof/>
            <w:webHidden/>
          </w:rPr>
          <w:fldChar w:fldCharType="end"/>
        </w:r>
      </w:hyperlink>
    </w:p>
    <w:p w:rsidR="001E6E78" w:rsidRPr="00CB0061" w:rsidRDefault="00700EBD" w:rsidP="001E6E78">
      <w:pPr>
        <w:spacing w:after="200" w:line="276" w:lineRule="auto"/>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p>
    <w:p w:rsidR="001E6E78" w:rsidRPr="00CB0061" w:rsidRDefault="001E6E78">
      <w:pPr>
        <w:spacing w:after="200" w:line="276" w:lineRule="auto"/>
        <w:ind w:firstLine="0"/>
        <w:jc w:val="left"/>
        <w:rPr>
          <w:color w:val="auto"/>
          <w:sz w:val="32"/>
          <w:szCs w:val="32"/>
        </w:rPr>
      </w:pPr>
      <w:r w:rsidRPr="00CB0061">
        <w:rPr>
          <w:color w:val="auto"/>
          <w:sz w:val="32"/>
          <w:szCs w:val="32"/>
        </w:rPr>
        <w:br w:type="page"/>
      </w:r>
    </w:p>
    <w:p w:rsidR="001E6E78" w:rsidRPr="00CB0061" w:rsidRDefault="001E6E78" w:rsidP="001E6E78">
      <w:pPr>
        <w:ind w:firstLine="0"/>
        <w:rPr>
          <w:color w:val="auto"/>
          <w:sz w:val="32"/>
          <w:szCs w:val="32"/>
        </w:rPr>
      </w:pPr>
      <w:r w:rsidRPr="00CB0061">
        <w:rPr>
          <w:color w:val="auto"/>
          <w:sz w:val="32"/>
          <w:szCs w:val="32"/>
        </w:rPr>
        <w:lastRenderedPageBreak/>
        <w:t>Spis tabel</w:t>
      </w:r>
    </w:p>
    <w:p w:rsidR="00D3056E" w:rsidRDefault="00700EBD">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\a "Tabela" </w:instrText>
      </w:r>
      <w:r w:rsidRPr="00CB0061">
        <w:rPr>
          <w:color w:val="auto"/>
        </w:rPr>
        <w:fldChar w:fldCharType="separate"/>
      </w:r>
      <w:hyperlink w:anchor="_Toc262420642" w:history="1">
        <w:r w:rsidR="00D3056E" w:rsidRPr="00E93ECC">
          <w:rPr>
            <w:rStyle w:val="Hipercze"/>
            <w:rFonts w:eastAsiaTheme="majorEastAsia"/>
            <w:noProof/>
          </w:rPr>
          <w:t>Porównanie technologii GPGPU</w:t>
        </w:r>
        <w:r w:rsidR="00D3056E">
          <w:rPr>
            <w:noProof/>
            <w:webHidden/>
          </w:rPr>
          <w:tab/>
        </w:r>
        <w:r>
          <w:rPr>
            <w:noProof/>
            <w:webHidden/>
          </w:rPr>
          <w:fldChar w:fldCharType="begin"/>
        </w:r>
        <w:r w:rsidR="00D3056E">
          <w:rPr>
            <w:noProof/>
            <w:webHidden/>
          </w:rPr>
          <w:instrText xml:space="preserve"> PAGEREF _Toc262420642 \h </w:instrText>
        </w:r>
        <w:r>
          <w:rPr>
            <w:noProof/>
            <w:webHidden/>
          </w:rPr>
        </w:r>
        <w:r>
          <w:rPr>
            <w:noProof/>
            <w:webHidden/>
          </w:rPr>
          <w:fldChar w:fldCharType="separate"/>
        </w:r>
        <w:r w:rsidR="00D3056E">
          <w:rPr>
            <w:noProof/>
            <w:webHidden/>
          </w:rPr>
          <w:t>13</w:t>
        </w:r>
        <w:r>
          <w:rPr>
            <w:noProof/>
            <w:webHidden/>
          </w:rPr>
          <w:fldChar w:fldCharType="end"/>
        </w:r>
      </w:hyperlink>
    </w:p>
    <w:p w:rsidR="00D3056E" w:rsidRDefault="00700EBD">
      <w:pPr>
        <w:pStyle w:val="Spisilustracji"/>
        <w:tabs>
          <w:tab w:val="right" w:leader="dot" w:pos="8515"/>
        </w:tabs>
        <w:rPr>
          <w:rFonts w:asciiTheme="minorHAnsi" w:eastAsiaTheme="minorEastAsia" w:hAnsiTheme="minorHAnsi" w:cstheme="minorBidi"/>
          <w:noProof/>
          <w:color w:val="auto"/>
          <w:sz w:val="22"/>
          <w:szCs w:val="22"/>
        </w:rPr>
      </w:pPr>
      <w:hyperlink w:anchor="_Toc262420643" w:history="1">
        <w:r w:rsidR="00D3056E" w:rsidRPr="00E93ECC">
          <w:rPr>
            <w:rStyle w:val="Hipercze"/>
            <w:rFonts w:eastAsiaTheme="majorEastAsia"/>
            <w:noProof/>
          </w:rPr>
          <w:t>Formaty plików danych obsługiwane przez bibliotekę CNL</w:t>
        </w:r>
        <w:r w:rsidR="00D3056E">
          <w:rPr>
            <w:noProof/>
            <w:webHidden/>
          </w:rPr>
          <w:tab/>
        </w:r>
        <w:r>
          <w:rPr>
            <w:noProof/>
            <w:webHidden/>
          </w:rPr>
          <w:fldChar w:fldCharType="begin"/>
        </w:r>
        <w:r w:rsidR="00D3056E">
          <w:rPr>
            <w:noProof/>
            <w:webHidden/>
          </w:rPr>
          <w:instrText xml:space="preserve"> PAGEREF _Toc262420643 \h </w:instrText>
        </w:r>
        <w:r>
          <w:rPr>
            <w:noProof/>
            <w:webHidden/>
          </w:rPr>
        </w:r>
        <w:r>
          <w:rPr>
            <w:noProof/>
            <w:webHidden/>
          </w:rPr>
          <w:fldChar w:fldCharType="separate"/>
        </w:r>
        <w:r w:rsidR="00D3056E">
          <w:rPr>
            <w:noProof/>
            <w:webHidden/>
          </w:rPr>
          <w:t>42</w:t>
        </w:r>
        <w:r>
          <w:rPr>
            <w:noProof/>
            <w:webHidden/>
          </w:rPr>
          <w:fldChar w:fldCharType="end"/>
        </w:r>
      </w:hyperlink>
    </w:p>
    <w:p w:rsidR="00D3056E" w:rsidRDefault="00700EBD">
      <w:pPr>
        <w:pStyle w:val="Spisilustracji"/>
        <w:tabs>
          <w:tab w:val="right" w:leader="dot" w:pos="8515"/>
        </w:tabs>
        <w:rPr>
          <w:rFonts w:asciiTheme="minorHAnsi" w:eastAsiaTheme="minorEastAsia" w:hAnsiTheme="minorHAnsi" w:cstheme="minorBidi"/>
          <w:noProof/>
          <w:color w:val="auto"/>
          <w:sz w:val="22"/>
          <w:szCs w:val="22"/>
        </w:rPr>
      </w:pPr>
      <w:hyperlink w:anchor="_Toc262420644" w:history="1">
        <w:r w:rsidR="00D3056E" w:rsidRPr="00E93ECC">
          <w:rPr>
            <w:rStyle w:val="Hipercze"/>
            <w:rFonts w:eastAsiaTheme="majorEastAsia"/>
            <w:noProof/>
          </w:rPr>
          <w:t>Lista katalogów i plików w projekcie razem z opisami</w:t>
        </w:r>
        <w:r w:rsidR="00D3056E">
          <w:rPr>
            <w:noProof/>
            <w:webHidden/>
          </w:rPr>
          <w:tab/>
        </w:r>
        <w:r>
          <w:rPr>
            <w:noProof/>
            <w:webHidden/>
          </w:rPr>
          <w:fldChar w:fldCharType="begin"/>
        </w:r>
        <w:r w:rsidR="00D3056E">
          <w:rPr>
            <w:noProof/>
            <w:webHidden/>
          </w:rPr>
          <w:instrText xml:space="preserve"> PAGEREF _Toc262420644 \h </w:instrText>
        </w:r>
        <w:r>
          <w:rPr>
            <w:noProof/>
            <w:webHidden/>
          </w:rPr>
        </w:r>
        <w:r>
          <w:rPr>
            <w:noProof/>
            <w:webHidden/>
          </w:rPr>
          <w:fldChar w:fldCharType="separate"/>
        </w:r>
        <w:r w:rsidR="00D3056E">
          <w:rPr>
            <w:noProof/>
            <w:webHidden/>
          </w:rPr>
          <w:t>43</w:t>
        </w:r>
        <w:r>
          <w:rPr>
            <w:noProof/>
            <w:webHidden/>
          </w:rPr>
          <w:fldChar w:fldCharType="end"/>
        </w:r>
      </w:hyperlink>
    </w:p>
    <w:p w:rsidR="00D3056E" w:rsidRDefault="00700EBD">
      <w:pPr>
        <w:pStyle w:val="Spisilustracji"/>
        <w:tabs>
          <w:tab w:val="right" w:leader="dot" w:pos="8515"/>
        </w:tabs>
        <w:rPr>
          <w:rFonts w:asciiTheme="minorHAnsi" w:eastAsiaTheme="minorEastAsia" w:hAnsiTheme="minorHAnsi" w:cstheme="minorBidi"/>
          <w:noProof/>
          <w:color w:val="auto"/>
          <w:sz w:val="22"/>
          <w:szCs w:val="22"/>
        </w:rPr>
      </w:pPr>
      <w:hyperlink w:anchor="_Toc262420645" w:history="1">
        <w:r w:rsidR="00D3056E" w:rsidRPr="00E93ECC">
          <w:rPr>
            <w:rStyle w:val="Hipercze"/>
            <w:rFonts w:eastAsiaTheme="majorEastAsia"/>
            <w:noProof/>
          </w:rPr>
          <w:t>Opis użytych kerneli</w:t>
        </w:r>
        <w:r w:rsidR="00D3056E">
          <w:rPr>
            <w:noProof/>
            <w:webHidden/>
          </w:rPr>
          <w:tab/>
        </w:r>
        <w:r>
          <w:rPr>
            <w:noProof/>
            <w:webHidden/>
          </w:rPr>
          <w:fldChar w:fldCharType="begin"/>
        </w:r>
        <w:r w:rsidR="00D3056E">
          <w:rPr>
            <w:noProof/>
            <w:webHidden/>
          </w:rPr>
          <w:instrText xml:space="preserve"> PAGEREF _Toc262420645 \h </w:instrText>
        </w:r>
        <w:r>
          <w:rPr>
            <w:noProof/>
            <w:webHidden/>
          </w:rPr>
        </w:r>
        <w:r>
          <w:rPr>
            <w:noProof/>
            <w:webHidden/>
          </w:rPr>
          <w:fldChar w:fldCharType="separate"/>
        </w:r>
        <w:r w:rsidR="00D3056E">
          <w:rPr>
            <w:noProof/>
            <w:webHidden/>
          </w:rPr>
          <w:t>52</w:t>
        </w:r>
        <w:r>
          <w:rPr>
            <w:noProof/>
            <w:webHidden/>
          </w:rPr>
          <w:fldChar w:fldCharType="end"/>
        </w:r>
      </w:hyperlink>
    </w:p>
    <w:p w:rsidR="00D3056E" w:rsidRDefault="00700EBD">
      <w:pPr>
        <w:pStyle w:val="Spisilustracji"/>
        <w:tabs>
          <w:tab w:val="right" w:leader="dot" w:pos="8515"/>
        </w:tabs>
        <w:rPr>
          <w:rFonts w:asciiTheme="minorHAnsi" w:eastAsiaTheme="minorEastAsia" w:hAnsiTheme="minorHAnsi" w:cstheme="minorBidi"/>
          <w:noProof/>
          <w:color w:val="auto"/>
          <w:sz w:val="22"/>
          <w:szCs w:val="22"/>
        </w:rPr>
      </w:pPr>
      <w:hyperlink w:anchor="_Toc262420646" w:history="1">
        <w:r w:rsidR="00D3056E" w:rsidRPr="00E93ECC">
          <w:rPr>
            <w:rStyle w:val="Hipercze"/>
            <w:rFonts w:eastAsiaTheme="majorEastAsia"/>
            <w:noProof/>
          </w:rPr>
          <w:t>Porównanie jakości uczenia sieci w zależności od różnych parametrów</w:t>
        </w:r>
        <w:r w:rsidR="00D3056E">
          <w:rPr>
            <w:noProof/>
            <w:webHidden/>
          </w:rPr>
          <w:tab/>
        </w:r>
        <w:r>
          <w:rPr>
            <w:noProof/>
            <w:webHidden/>
          </w:rPr>
          <w:fldChar w:fldCharType="begin"/>
        </w:r>
        <w:r w:rsidR="00D3056E">
          <w:rPr>
            <w:noProof/>
            <w:webHidden/>
          </w:rPr>
          <w:instrText xml:space="preserve"> PAGEREF _Toc262420646 \h </w:instrText>
        </w:r>
        <w:r>
          <w:rPr>
            <w:noProof/>
            <w:webHidden/>
          </w:rPr>
        </w:r>
        <w:r>
          <w:rPr>
            <w:noProof/>
            <w:webHidden/>
          </w:rPr>
          <w:fldChar w:fldCharType="separate"/>
        </w:r>
        <w:r w:rsidR="00D3056E">
          <w:rPr>
            <w:noProof/>
            <w:webHidden/>
          </w:rPr>
          <w:t>59</w:t>
        </w:r>
        <w:r>
          <w:rPr>
            <w:noProof/>
            <w:webHidden/>
          </w:rPr>
          <w:fldChar w:fldCharType="end"/>
        </w:r>
      </w:hyperlink>
    </w:p>
    <w:p w:rsidR="00D3056E" w:rsidRDefault="00700EBD">
      <w:pPr>
        <w:pStyle w:val="Spisilustracji"/>
        <w:tabs>
          <w:tab w:val="right" w:leader="dot" w:pos="8515"/>
        </w:tabs>
        <w:rPr>
          <w:rFonts w:asciiTheme="minorHAnsi" w:eastAsiaTheme="minorEastAsia" w:hAnsiTheme="minorHAnsi" w:cstheme="minorBidi"/>
          <w:noProof/>
          <w:color w:val="auto"/>
          <w:sz w:val="22"/>
          <w:szCs w:val="22"/>
        </w:rPr>
      </w:pPr>
      <w:hyperlink w:anchor="_Toc262420647" w:history="1">
        <w:r w:rsidR="00D3056E" w:rsidRPr="00E93ECC">
          <w:rPr>
            <w:rStyle w:val="Hipercze"/>
            <w:rFonts w:eastAsiaTheme="majorEastAsia"/>
            <w:noProof/>
          </w:rPr>
          <w:t>Porównanie czasu uruchomienia sieci na CPU i GPU</w:t>
        </w:r>
        <w:r w:rsidR="00D3056E">
          <w:rPr>
            <w:noProof/>
            <w:webHidden/>
          </w:rPr>
          <w:tab/>
        </w:r>
        <w:r>
          <w:rPr>
            <w:noProof/>
            <w:webHidden/>
          </w:rPr>
          <w:fldChar w:fldCharType="begin"/>
        </w:r>
        <w:r w:rsidR="00D3056E">
          <w:rPr>
            <w:noProof/>
            <w:webHidden/>
          </w:rPr>
          <w:instrText xml:space="preserve"> PAGEREF _Toc262420647 \h </w:instrText>
        </w:r>
        <w:r>
          <w:rPr>
            <w:noProof/>
            <w:webHidden/>
          </w:rPr>
        </w:r>
        <w:r>
          <w:rPr>
            <w:noProof/>
            <w:webHidden/>
          </w:rPr>
          <w:fldChar w:fldCharType="separate"/>
        </w:r>
        <w:r w:rsidR="00D3056E">
          <w:rPr>
            <w:noProof/>
            <w:webHidden/>
          </w:rPr>
          <w:t>61</w:t>
        </w:r>
        <w:r>
          <w:rPr>
            <w:noProof/>
            <w:webHidden/>
          </w:rPr>
          <w:fldChar w:fldCharType="end"/>
        </w:r>
      </w:hyperlink>
    </w:p>
    <w:p w:rsidR="00D3056E" w:rsidRDefault="00700EBD">
      <w:pPr>
        <w:pStyle w:val="Spisilustracji"/>
        <w:tabs>
          <w:tab w:val="right" w:leader="dot" w:pos="8515"/>
        </w:tabs>
        <w:rPr>
          <w:rFonts w:asciiTheme="minorHAnsi" w:eastAsiaTheme="minorEastAsia" w:hAnsiTheme="minorHAnsi" w:cstheme="minorBidi"/>
          <w:noProof/>
          <w:color w:val="auto"/>
          <w:sz w:val="22"/>
          <w:szCs w:val="22"/>
        </w:rPr>
      </w:pPr>
      <w:hyperlink w:anchor="_Toc262420648" w:history="1">
        <w:r w:rsidR="00D3056E" w:rsidRPr="00E93ECC">
          <w:rPr>
            <w:rStyle w:val="Hipercze"/>
            <w:rFonts w:eastAsiaTheme="majorEastAsia"/>
            <w:noProof/>
          </w:rPr>
          <w:t>Porównanie czasu uczenia sieci na platformach 32 i 64-bitowych</w:t>
        </w:r>
        <w:r w:rsidR="00D3056E">
          <w:rPr>
            <w:noProof/>
            <w:webHidden/>
          </w:rPr>
          <w:tab/>
        </w:r>
        <w:r>
          <w:rPr>
            <w:noProof/>
            <w:webHidden/>
          </w:rPr>
          <w:fldChar w:fldCharType="begin"/>
        </w:r>
        <w:r w:rsidR="00D3056E">
          <w:rPr>
            <w:noProof/>
            <w:webHidden/>
          </w:rPr>
          <w:instrText xml:space="preserve"> PAGEREF _Toc262420648 \h </w:instrText>
        </w:r>
        <w:r>
          <w:rPr>
            <w:noProof/>
            <w:webHidden/>
          </w:rPr>
        </w:r>
        <w:r>
          <w:rPr>
            <w:noProof/>
            <w:webHidden/>
          </w:rPr>
          <w:fldChar w:fldCharType="separate"/>
        </w:r>
        <w:r w:rsidR="00D3056E">
          <w:rPr>
            <w:noProof/>
            <w:webHidden/>
          </w:rPr>
          <w:t>61</w:t>
        </w:r>
        <w:r>
          <w:rPr>
            <w:noProof/>
            <w:webHidden/>
          </w:rPr>
          <w:fldChar w:fldCharType="end"/>
        </w:r>
      </w:hyperlink>
    </w:p>
    <w:p w:rsidR="00F25AEA" w:rsidRPr="00CB0061" w:rsidRDefault="00700EBD" w:rsidP="001E6E78">
      <w:pPr>
        <w:rPr>
          <w:color w:val="auto"/>
        </w:rPr>
      </w:pPr>
      <w:r w:rsidRPr="00CB0061">
        <w:rPr>
          <w:color w:val="auto"/>
        </w:rPr>
        <w:fldChar w:fldCharType="end"/>
      </w:r>
    </w:p>
    <w:sectPr w:rsidR="00F25AEA" w:rsidRPr="00CB0061"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531D" w:rsidRDefault="0066531D" w:rsidP="00BB2E40">
      <w:r>
        <w:separator/>
      </w:r>
    </w:p>
  </w:endnote>
  <w:endnote w:type="continuationSeparator" w:id="0">
    <w:p w:rsidR="0066531D" w:rsidRDefault="0066531D"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CF505E" w:rsidRDefault="00CF505E">
        <w:pPr>
          <w:pStyle w:val="Stopka"/>
          <w:jc w:val="right"/>
        </w:pPr>
        <w:fldSimple w:instr=" PAGE   \* MERGEFORMAT ">
          <w:r w:rsidR="00C00BB7">
            <w:rPr>
              <w:noProof/>
            </w:rPr>
            <w:t>73</w:t>
          </w:r>
        </w:fldSimple>
      </w:p>
    </w:sdtContent>
  </w:sdt>
  <w:p w:rsidR="00CF505E" w:rsidRDefault="00CF505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531D" w:rsidRDefault="0066531D" w:rsidP="00BB2E40">
      <w:r>
        <w:separator/>
      </w:r>
    </w:p>
  </w:footnote>
  <w:footnote w:type="continuationSeparator" w:id="0">
    <w:p w:rsidR="0066531D" w:rsidRDefault="0066531D" w:rsidP="00BB2E40">
      <w:r>
        <w:continuationSeparator/>
      </w:r>
    </w:p>
  </w:footnote>
  <w:footnote w:id="1">
    <w:p w:rsidR="00CF505E" w:rsidRPr="00FF09B2" w:rsidRDefault="00CF505E">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CF505E" w:rsidRDefault="00CF505E">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CF505E" w:rsidRPr="001D6F89" w:rsidRDefault="00CF505E">
      <w:pPr>
        <w:pStyle w:val="Tekstprzypisudolnego"/>
        <w:rPr>
          <w:rStyle w:val="PodkrelenieZnak"/>
          <w:sz w:val="20"/>
          <w:szCs w:val="20"/>
          <w:lang w:val="en-US"/>
        </w:rPr>
      </w:pPr>
      <w:r>
        <w:rPr>
          <w:rStyle w:val="Odwoanieprzypisudolnego"/>
        </w:rPr>
        <w:footnoteRef/>
      </w:r>
      <w:r w:rsidRPr="001D6F89">
        <w:rPr>
          <w:lang w:val="en-US"/>
        </w:rPr>
        <w:t xml:space="preserve"> Ang. </w:t>
      </w:r>
      <w:r w:rsidRPr="001D6F89">
        <w:rPr>
          <w:rStyle w:val="PodkrelenieZnak"/>
          <w:sz w:val="20"/>
          <w:szCs w:val="20"/>
          <w:lang w:val="en-US"/>
        </w:rPr>
        <w:t>Compute Unified Device Architecture.</w:t>
      </w:r>
    </w:p>
  </w:footnote>
  <w:footnote w:id="4">
    <w:p w:rsidR="00CF505E" w:rsidRPr="00646E85" w:rsidRDefault="00CF505E">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w:t>
      </w:r>
      <w:r w:rsidR="00DD28A9">
        <w:fldChar w:fldCharType="begin"/>
      </w:r>
      <w:r w:rsidR="00DD28A9">
        <w:instrText xml:space="preserve"> REF _Ref261557780 \r \h </w:instrText>
      </w:r>
      <w:r w:rsidR="00DD28A9">
        <w:fldChar w:fldCharType="separate"/>
      </w:r>
      <w:r w:rsidR="00DD28A9">
        <w:t>3.2.1</w:t>
      </w:r>
      <w:r w:rsidR="00DD28A9">
        <w:fldChar w:fldCharType="end"/>
      </w:r>
      <w:r>
        <w:t>.</w:t>
      </w:r>
    </w:p>
  </w:footnote>
  <w:footnote w:id="5">
    <w:p w:rsidR="00CF505E" w:rsidRPr="00ED676A" w:rsidRDefault="00CF505E">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CF505E" w:rsidRPr="00152459" w:rsidRDefault="00CF505E">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CF505E" w:rsidRPr="00152459" w:rsidRDefault="00CF505E" w:rsidP="0059477A">
      <w:pPr>
        <w:pStyle w:val="Tekstprzypisudolnego"/>
      </w:pPr>
      <w:r w:rsidRPr="00152459">
        <w:rPr>
          <w:rStyle w:val="Odwoanieprzypisudolnego"/>
        </w:rPr>
        <w:footnoteRef/>
      </w:r>
      <w:r w:rsidRPr="00152459">
        <w:t xml:space="preserve"> Porównuję prędkości GPU oraz CPU z 1999 roku z tymi z 2009 roku: wg. </w:t>
      </w:r>
      <w:sdt>
        <w:sdtPr>
          <w:id w:val="34069896"/>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34069897"/>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CF505E" w:rsidRPr="00152459" w:rsidRDefault="00CF505E">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CF505E" w:rsidRDefault="00CF505E">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r>
        <w:t>.</w:t>
      </w:r>
    </w:p>
  </w:footnote>
  <w:footnote w:id="10">
    <w:p w:rsidR="00CF505E" w:rsidRDefault="00CF505E"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CF505E" w:rsidRDefault="00CF505E">
      <w:pPr>
        <w:pStyle w:val="Tekstprzypisudolnego"/>
      </w:pPr>
      <w:r>
        <w:rPr>
          <w:rStyle w:val="Odwoanieprzypisudolnego"/>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r w:rsidRPr="004B6A1B">
        <w:t>.</w:t>
      </w:r>
    </w:p>
  </w:footnote>
  <w:footnote w:id="12">
    <w:p w:rsidR="00CF505E" w:rsidRPr="005B5D7A" w:rsidRDefault="00CF505E">
      <w:pPr>
        <w:pStyle w:val="Tekstprzypisudolnego"/>
        <w:rPr>
          <w:lang w:val="en-US"/>
        </w:rPr>
      </w:pPr>
      <w:r>
        <w:rPr>
          <w:rStyle w:val="Odwoanieprzypisudolnego"/>
        </w:rPr>
        <w:footnoteRef/>
      </w:r>
      <w:r>
        <w:rPr>
          <w:lang w:val="en-US"/>
        </w:rPr>
        <w:t xml:space="preserve"> A</w:t>
      </w:r>
      <w:r w:rsidRPr="005B5D7A">
        <w:rPr>
          <w:lang w:val="en-US"/>
        </w:rPr>
        <w:t xml:space="preserve">ng. </w:t>
      </w:r>
      <w:r w:rsidRPr="001D6F89">
        <w:rPr>
          <w:rStyle w:val="PodkrelenieZnak"/>
          <w:lang w:val="en-US"/>
        </w:rPr>
        <w:t>streaming multiprocessor</w:t>
      </w:r>
      <w:r w:rsidRPr="005B5D7A">
        <w:rPr>
          <w:lang w:val="en-US"/>
        </w:rPr>
        <w:t xml:space="preserve"> (SM)</w:t>
      </w:r>
      <w:r w:rsidR="00FC05BF">
        <w:rPr>
          <w:lang w:val="en-US"/>
        </w:rPr>
        <w:t>.</w:t>
      </w:r>
    </w:p>
  </w:footnote>
  <w:footnote w:id="13">
    <w:p w:rsidR="00CF505E" w:rsidRPr="005B5D7A" w:rsidRDefault="00CF505E">
      <w:pPr>
        <w:pStyle w:val="Tekstprzypisudolnego"/>
        <w:rPr>
          <w:lang w:val="en-US"/>
        </w:rPr>
      </w:pPr>
      <w:r>
        <w:rPr>
          <w:rStyle w:val="Odwoanieprzypisudolnego"/>
        </w:rPr>
        <w:footnoteRef/>
      </w:r>
      <w:r>
        <w:rPr>
          <w:lang w:val="en-US"/>
        </w:rPr>
        <w:t xml:space="preserve"> A</w:t>
      </w:r>
      <w:r w:rsidRPr="005B5D7A">
        <w:rPr>
          <w:lang w:val="en-US"/>
        </w:rPr>
        <w:t xml:space="preserve">ng. </w:t>
      </w:r>
      <w:r w:rsidRPr="001D6F89">
        <w:rPr>
          <w:rStyle w:val="PodkrelenieZnak"/>
          <w:lang w:val="en-US"/>
        </w:rPr>
        <w:t>scalar processor</w:t>
      </w:r>
      <w:r w:rsidRPr="005B5D7A">
        <w:rPr>
          <w:lang w:val="en-US"/>
        </w:rPr>
        <w:t xml:space="preserve"> (SP)</w:t>
      </w:r>
      <w:r w:rsidR="00FC05BF">
        <w:rPr>
          <w:lang w:val="en-US"/>
        </w:rPr>
        <w:t>.</w:t>
      </w:r>
    </w:p>
  </w:footnote>
  <w:footnote w:id="14">
    <w:p w:rsidR="00CF505E" w:rsidRDefault="00CF505E">
      <w:pPr>
        <w:pStyle w:val="Tekstprzypisudolnego"/>
      </w:pPr>
      <w:r>
        <w:rPr>
          <w:rStyle w:val="Odwoanieprzypisudolnego"/>
        </w:rPr>
        <w:footnoteRef/>
      </w:r>
      <w:r>
        <w:t xml:space="preserve"> </w:t>
      </w:r>
      <w:r w:rsidRPr="0034651D">
        <w:t>C</w:t>
      </w:r>
      <w:r w:rsidRPr="0034651D">
        <w:rPr>
          <w:rFonts w:eastAsiaTheme="majorEastAsia"/>
        </w:rPr>
        <w:t>ompute capability</w:t>
      </w:r>
      <w:r w:rsidRPr="0034651D">
        <w:t xml:space="preserve"> (lub CC) określa architekturę jądra GPU. Jest to dokładniej opisane w rozdziale </w:t>
      </w:r>
      <w:fldSimple w:instr=" REF _Ref262338635 \r \h  \* MERGEFORMAT ">
        <w:r w:rsidRPr="0034651D">
          <w:t>2.3.3</w:t>
        </w:r>
      </w:fldSimple>
      <w:r>
        <w:t>.</w:t>
      </w:r>
    </w:p>
  </w:footnote>
  <w:footnote w:id="15">
    <w:p w:rsidR="00CF505E" w:rsidRPr="00825374" w:rsidRDefault="00CF505E">
      <w:pPr>
        <w:pStyle w:val="Tekstprzypisudolnego"/>
      </w:pPr>
      <w:r>
        <w:rPr>
          <w:rStyle w:val="Odwoanieprzypisudolnego"/>
        </w:rPr>
        <w:footnoteRef/>
      </w:r>
      <w:r w:rsidRPr="005B5D7A">
        <w:rPr>
          <w:lang w:val="en-US"/>
        </w:rPr>
        <w:t xml:space="preserve"> Technologia </w:t>
      </w:r>
      <w:r w:rsidRPr="001D6F89">
        <w:rPr>
          <w:rStyle w:val="PodkrelenieZnak"/>
          <w:lang w:val="en-US"/>
        </w:rPr>
        <w:t>Hardware T&amp;L</w:t>
      </w:r>
      <w:r w:rsidR="00825374" w:rsidRPr="00825374">
        <w:t xml:space="preserve"> (ang. </w:t>
      </w:r>
      <w:r w:rsidRPr="001D6F89">
        <w:rPr>
          <w:rStyle w:val="PodkrelenieZnak"/>
          <w:lang w:val="en-US"/>
        </w:rPr>
        <w:t>Tranform and Lighting</w:t>
      </w:r>
      <w:r w:rsidR="00825374" w:rsidRPr="00825374">
        <w:t>)</w:t>
      </w:r>
      <w:r w:rsidR="00F86C3A" w:rsidRPr="00825374">
        <w:t>.</w:t>
      </w:r>
    </w:p>
  </w:footnote>
  <w:footnote w:id="16">
    <w:p w:rsidR="00CF505E" w:rsidRPr="001D6F89" w:rsidRDefault="00CF505E">
      <w:pPr>
        <w:pStyle w:val="Tekstprzypisudolnego"/>
      </w:pPr>
      <w:r>
        <w:rPr>
          <w:rStyle w:val="Odwoanieprzypisudolnego"/>
        </w:rPr>
        <w:footnoteRef/>
      </w:r>
      <w:r w:rsidRPr="001D6F89">
        <w:t xml:space="preserve"> Ang. </w:t>
      </w:r>
      <w:r w:rsidRPr="008922BC">
        <w:rPr>
          <w:rStyle w:val="PodkrelenieZnak"/>
        </w:rPr>
        <w:t>Software Development Kit</w:t>
      </w:r>
      <w:r w:rsidR="00F86C3A">
        <w:rPr>
          <w:rStyle w:val="PodkrelenieZnak"/>
        </w:rPr>
        <w:t>.</w:t>
      </w:r>
    </w:p>
  </w:footnote>
  <w:footnote w:id="17">
    <w:p w:rsidR="00CF505E" w:rsidRDefault="00CF505E">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CF505E" w:rsidRDefault="00CF505E">
      <w:pPr>
        <w:pStyle w:val="Tekstprzypisudolnego"/>
      </w:pPr>
      <w:r>
        <w:rPr>
          <w:rStyle w:val="Odwoanieprzypisudolnego"/>
        </w:rPr>
        <w:footnoteRef/>
      </w:r>
      <w:r>
        <w:t xml:space="preserve"> Dokumentacja zaleca, by była przynajmniej dwa razy większa od ilości multiprocesorów.</w:t>
      </w:r>
    </w:p>
  </w:footnote>
  <w:footnote w:id="19">
    <w:p w:rsidR="00CF505E" w:rsidRDefault="00CF505E">
      <w:pPr>
        <w:pStyle w:val="Tekstprzypisudolnego"/>
      </w:pPr>
      <w:r>
        <w:rPr>
          <w:rStyle w:val="Odwoanieprzypisudolnego"/>
        </w:rPr>
        <w:footnoteRef/>
      </w:r>
      <w:r>
        <w:t xml:space="preserve"> W nowej architekturze Fermi nie ma już takich różnic.</w:t>
      </w:r>
    </w:p>
  </w:footnote>
  <w:footnote w:id="20">
    <w:p w:rsidR="00CF505E" w:rsidRPr="001D6F89" w:rsidRDefault="00CF505E" w:rsidP="00035784">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Error Correction Code</w:t>
      </w:r>
      <w:r>
        <w:rPr>
          <w:lang w:val="en-US"/>
        </w:rPr>
        <w:t xml:space="preserve"> – </w:t>
      </w:r>
      <w:r w:rsidRPr="001D6F89">
        <w:rPr>
          <w:lang w:val="en-US"/>
        </w:rPr>
        <w:t>kody korekcyjne.</w:t>
      </w:r>
    </w:p>
  </w:footnote>
  <w:footnote w:id="21">
    <w:p w:rsidR="00CF505E" w:rsidRDefault="00CF505E">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CF505E" w:rsidRPr="001D6F89" w:rsidRDefault="00CF505E">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 xml:space="preserve">Support Vector Machine, opisana w </w:t>
      </w:r>
      <w:sdt>
        <w:sdtPr>
          <w:rPr>
            <w:i/>
            <w:noProof/>
            <w:sz w:val="23"/>
            <w:szCs w:val="23"/>
          </w:rPr>
          <w:id w:val="34069944"/>
          <w:citation/>
        </w:sdtPr>
        <w:sdtContent>
          <w:r w:rsidRPr="00CB0061">
            <w:rPr>
              <w:sz w:val="23"/>
              <w:szCs w:val="23"/>
            </w:rPr>
            <w:fldChar w:fldCharType="begin"/>
          </w:r>
          <w:r w:rsidRPr="001D6F89">
            <w:rPr>
              <w:sz w:val="23"/>
              <w:szCs w:val="23"/>
              <w:lang w:val="en-US"/>
            </w:rPr>
            <w:instrText xml:space="preserve"> CITATION Nel07 \l 1045 </w:instrText>
          </w:r>
          <w:r w:rsidRPr="00CB0061">
            <w:rPr>
              <w:sz w:val="23"/>
              <w:szCs w:val="23"/>
            </w:rPr>
            <w:fldChar w:fldCharType="separate"/>
          </w:r>
          <w:r w:rsidRPr="001D6F89">
            <w:rPr>
              <w:noProof/>
              <w:sz w:val="23"/>
              <w:szCs w:val="23"/>
              <w:lang w:val="en-US"/>
            </w:rPr>
            <w:t xml:space="preserve"> (Cristianini, 2007)</w:t>
          </w:r>
          <w:r w:rsidRPr="00CB0061">
            <w:rPr>
              <w:sz w:val="23"/>
              <w:szCs w:val="23"/>
            </w:rPr>
            <w:fldChar w:fldCharType="end"/>
          </w:r>
        </w:sdtContent>
      </w:sdt>
      <w:r w:rsidRPr="001D6F89">
        <w:rPr>
          <w:sz w:val="23"/>
          <w:szCs w:val="23"/>
          <w:lang w:val="en-US"/>
        </w:rPr>
        <w:t>.</w:t>
      </w:r>
    </w:p>
  </w:footnote>
  <w:footnote w:id="23">
    <w:p w:rsidR="00CF505E" w:rsidRPr="001D6F89" w:rsidRDefault="00CF505E" w:rsidP="006F258E">
      <w:pPr>
        <w:rPr>
          <w:lang w:val="en-US"/>
        </w:rPr>
      </w:pPr>
      <w:r>
        <w:rPr>
          <w:rStyle w:val="Odwoanieprzypisudolnego"/>
        </w:rPr>
        <w:footnoteRef/>
      </w:r>
      <w:r w:rsidRPr="001D6F89">
        <w:rPr>
          <w:lang w:val="en-US"/>
        </w:rPr>
        <w:t xml:space="preserve"> Ang. </w:t>
      </w:r>
      <w:r w:rsidRPr="001D6F89">
        <w:rPr>
          <w:rStyle w:val="PodkrelenieZnak"/>
          <w:lang w:val="en-US"/>
        </w:rPr>
        <w:t>Extensible Markup Language</w:t>
      </w:r>
      <w:r w:rsidRPr="001D6F89">
        <w:rPr>
          <w:lang w:val="en-US"/>
        </w:rPr>
        <w:t>.</w:t>
      </w:r>
    </w:p>
  </w:footnote>
  <w:footnote w:id="24">
    <w:p w:rsidR="00CF505E" w:rsidRPr="001D6F89" w:rsidRDefault="00CF505E">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Comma Separated Values</w:t>
      </w:r>
      <w:r w:rsidRPr="001D6F89">
        <w:rPr>
          <w:lang w:val="en-US"/>
        </w:rPr>
        <w:t>.</w:t>
      </w:r>
    </w:p>
  </w:footnote>
  <w:footnote w:id="25">
    <w:p w:rsidR="00CF505E" w:rsidRDefault="00CF505E">
      <w:pPr>
        <w:pStyle w:val="Tekstprzypisudolnego"/>
      </w:pPr>
      <w:r>
        <w:rPr>
          <w:rStyle w:val="Odwoanieprzypisudolnego"/>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6">
    <w:p w:rsidR="00CF505E" w:rsidRPr="006F513A" w:rsidRDefault="00CF505E">
      <w:pPr>
        <w:pStyle w:val="Tekstprzypisudolnego"/>
      </w:pPr>
      <w:r>
        <w:rPr>
          <w:rStyle w:val="Odwoanieprzypisudolnego"/>
        </w:rPr>
        <w:footnoteRef/>
      </w:r>
      <w:r>
        <w:t xml:space="preserve"> </w:t>
      </w:r>
      <w:r w:rsidRPr="00141956">
        <w:t>Wymagałoby to zakomentowania linii „</w:t>
      </w:r>
      <w:r w:rsidRPr="001D6F89">
        <w:rPr>
          <w:rFonts w:ascii="Courier New" w:eastAsiaTheme="minorHAnsi" w:hAnsi="Courier New" w:cs="Courier New"/>
          <w:noProof/>
          <w:color w:val="0000FF"/>
          <w:lang w:eastAsia="en-US"/>
        </w:rPr>
        <w:t>#define</w:t>
      </w:r>
      <w:r w:rsidRPr="001D6F89">
        <w:rPr>
          <w:rFonts w:ascii="Courier New" w:eastAsiaTheme="minorHAnsi" w:hAnsi="Courier New" w:cs="Courier New"/>
          <w:noProof/>
          <w:color w:val="auto"/>
          <w:lang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CF505E" w:rsidRDefault="00CF505E">
      <w:pPr>
        <w:pStyle w:val="Tekstprzypisudolnego"/>
      </w:pPr>
      <w:r>
        <w:rPr>
          <w:rStyle w:val="Odwoanieprzypisudolnego"/>
        </w:rPr>
        <w:footnoteRef/>
      </w:r>
      <w:r>
        <w:t xml:space="preserve"> </w:t>
      </w:r>
      <w:r w:rsidRPr="002C6629">
        <w:t>Ang.</w:t>
      </w:r>
      <w:r>
        <w:t xml:space="preserve"> </w:t>
      </w:r>
      <w:r w:rsidRPr="006479D5">
        <w:rPr>
          <w:rStyle w:val="PodkrelenieZnak"/>
        </w:rPr>
        <w:t>Unified Modeling Language</w:t>
      </w:r>
      <w:r w:rsidRPr="002C6629">
        <w:t>.</w:t>
      </w:r>
    </w:p>
  </w:footnote>
  <w:footnote w:id="28">
    <w:p w:rsidR="00CF505E" w:rsidRDefault="00CF505E">
      <w:pPr>
        <w:pStyle w:val="Tekstprzypisudolnego"/>
      </w:pPr>
      <w:r>
        <w:rPr>
          <w:rStyle w:val="Odwoanieprzypisudolnego"/>
        </w:rPr>
        <w:footnoteRef/>
      </w:r>
      <w:r>
        <w:t xml:space="preserve"> J</w:t>
      </w:r>
      <w:r>
        <w:rPr>
          <w:color w:val="auto"/>
        </w:rPr>
        <w:t xml:space="preserve">est on dokładniej opisany w rozdziałach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8.1</w:t>
      </w:r>
      <w:r>
        <w:rPr>
          <w:color w:val="auto"/>
        </w:rPr>
        <w:fldChar w:fldCharType="end"/>
      </w:r>
      <w:r>
        <w:rPr>
          <w:color w:val="auto"/>
        </w:rPr>
        <w:t>.</w:t>
      </w:r>
    </w:p>
  </w:footnote>
  <w:footnote w:id="29">
    <w:p w:rsidR="00CF505E" w:rsidRDefault="00CF505E">
      <w:pPr>
        <w:pStyle w:val="Tekstprzypisudolnego"/>
      </w:pPr>
      <w:r>
        <w:rPr>
          <w:rStyle w:val="Odwoanieprzypisudolnego"/>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CF505E" w:rsidRDefault="00CF505E">
      <w:pPr>
        <w:pStyle w:val="Tekstprzypisudolnego"/>
      </w:pPr>
      <w:r>
        <w:rPr>
          <w:rStyle w:val="Odwoanieprzypisudolnego"/>
        </w:rPr>
        <w:footnoteRef/>
      </w:r>
      <w:r>
        <w:t xml:space="preserve"> Jest to dokładniej opisane w rozdziale </w:t>
      </w:r>
      <w:r>
        <w:fldChar w:fldCharType="begin"/>
      </w:r>
      <w:r>
        <w:instrText xml:space="preserve"> REF _Ref262236897 \r \h </w:instrText>
      </w:r>
      <w:r>
        <w:fldChar w:fldCharType="separate"/>
      </w:r>
      <w:r>
        <w:t>3.4.1</w:t>
      </w:r>
      <w:r>
        <w:fldChar w:fldCharType="end"/>
      </w:r>
      <w:r>
        <w:t>.</w:t>
      </w:r>
    </w:p>
  </w:footnote>
  <w:footnote w:id="31">
    <w:p w:rsidR="00CF505E" w:rsidRDefault="00CF505E">
      <w:pPr>
        <w:pStyle w:val="Tekstprzypisudolnego"/>
      </w:pPr>
      <w:r>
        <w:rPr>
          <w:rStyle w:val="Odwoanieprzypisudolnego"/>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CF505E" w:rsidRDefault="00CF505E">
      <w:pPr>
        <w:pStyle w:val="Tekstprzypisudolnego"/>
      </w:pPr>
      <w:r>
        <w:rPr>
          <w:rStyle w:val="Odwoanieprzypisudolnego"/>
        </w:rPr>
        <w:footnoteRef/>
      </w:r>
      <w:r>
        <w:t xml:space="preserve"> Oznacza to d</w:t>
      </w:r>
      <w:r>
        <w:rPr>
          <w:color w:val="auto"/>
        </w:rPr>
        <w:t>uże sieci neuronowe, zestawy testów z dużą ilością wejść i wyjść, duża ilość testów użytych w trenowaniu w każdej iteracji.</w:t>
      </w:r>
    </w:p>
  </w:footnote>
  <w:footnote w:id="33">
    <w:p w:rsidR="00CF505E" w:rsidRDefault="00CF505E">
      <w:pPr>
        <w:pStyle w:val="Tekstprzypisudolnego"/>
      </w:pPr>
      <w:r>
        <w:rPr>
          <w:rStyle w:val="Odwoanieprzypisudolnego"/>
        </w:rPr>
        <w:footnoteRef/>
      </w:r>
      <w:r>
        <w:t xml:space="preserve"> </w:t>
      </w:r>
      <w:r>
        <w:rPr>
          <w:rFonts w:eastAsiaTheme="minorHAnsi"/>
          <w:color w:val="auto"/>
          <w:lang w:eastAsia="en-US"/>
        </w:rPr>
        <w:t>O</w:t>
      </w:r>
      <w:r w:rsidRPr="00CB0061">
        <w:rPr>
          <w:rFonts w:eastAsiaTheme="minorHAnsi"/>
          <w:color w:val="auto"/>
          <w:lang w:eastAsia="en-US"/>
        </w:rPr>
        <w:t xml:space="preserve">pisane jest to w podrozdziale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CF505E" w:rsidRDefault="00CF505E" w:rsidP="00B5248C">
      <w:pPr>
        <w:pStyle w:val="Tekstprzypisudolnego"/>
      </w:pPr>
      <w:r>
        <w:rPr>
          <w:rStyle w:val="Odwoanieprzypisudolnego"/>
        </w:rPr>
        <w:footnoteRef/>
      </w:r>
      <w:r>
        <w:t xml:space="preserve"> Wszystkie testy przy których nie zaznaczono inaczej, były uruchamiane w systemie Vista 32bit.</w:t>
      </w:r>
    </w:p>
  </w:footnote>
  <w:footnote w:id="35">
    <w:p w:rsidR="00CF505E" w:rsidRDefault="00CF505E"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na </w:t>
      </w:r>
      <w:sdt>
        <w:sdtPr>
          <w:id w:val="34069951"/>
          <w:citation/>
        </w:sdtPr>
        <w:sdtContent>
          <w:fldSimple w:instr=" CITATION Fab10 \l 1045 ">
            <w:r>
              <w:rPr>
                <w:noProof/>
              </w:rPr>
              <w:t>(Lavignotte, 2010)</w:t>
            </w:r>
          </w:fldSimple>
        </w:sdtContent>
      </w:sdt>
      <w:r>
        <w:t xml:space="preserve"> i </w:t>
      </w:r>
      <w:sdt>
        <w:sdtPr>
          <w:id w:val="34069952"/>
          <w:citation/>
        </w:sdtPr>
        <w:sdtContent>
          <w:fldSimple w:instr=" CITATION Mat10 \l 1045 ">
            <w:r>
              <w:rPr>
                <w:noProof/>
              </w:rPr>
              <w:t>(Mattb3, 2010)</w:t>
            </w:r>
          </w:fldSimple>
        </w:sdtContent>
      </w:sdt>
      <w:r>
        <w:t>.</w:t>
      </w:r>
    </w:p>
  </w:footnote>
  <w:footnote w:id="36">
    <w:p w:rsidR="00CF505E" w:rsidRDefault="00CF505E">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7">
    <w:p w:rsidR="00CF505E" w:rsidRDefault="00CF505E">
      <w:pPr>
        <w:pStyle w:val="Tekstprzypisudolnego"/>
      </w:pPr>
      <w:r>
        <w:rPr>
          <w:rStyle w:val="Odwoanieprzypisudolnego"/>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34069954"/>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CB0061">
            <w:rPr>
              <w:rFonts w:eastAsiaTheme="minorHAnsi"/>
              <w:noProof/>
              <w:color w:val="auto"/>
              <w:lang w:eastAsia="en-US"/>
            </w:rPr>
            <w:t>(W3C, 2009)</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CF505E" w:rsidRDefault="00CF505E" w:rsidP="00B9088F">
      <w:pPr>
        <w:pStyle w:val="Tekstprzypisudolnego"/>
      </w:pPr>
      <w:r>
        <w:rPr>
          <w:rStyle w:val="Odwoanieprzypisudolnego"/>
        </w:rPr>
        <w:footnoteRef/>
      </w:r>
      <w:r>
        <w:t xml:space="preserve"> Nie dotyczy to platformy Fermi – tam spowolniłoby to działanie – zobacz </w:t>
      </w:r>
      <w:sdt>
        <w:sdtPr>
          <w:id w:val="34069955"/>
          <w:citation/>
        </w:sdtPr>
        <w:sdtContent>
          <w:fldSimple w:instr=" CITATION NVI10 \p 90 \l 1045  ">
            <w:r>
              <w:rPr>
                <w:noProof/>
              </w:rPr>
              <w:t>(NVIDIA, 2010,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06D"/>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6AD"/>
    <w:rsid w:val="000A58DA"/>
    <w:rsid w:val="000B0A42"/>
    <w:rsid w:val="000B1452"/>
    <w:rsid w:val="000B2AA0"/>
    <w:rsid w:val="000B535D"/>
    <w:rsid w:val="000B5B74"/>
    <w:rsid w:val="000B6C22"/>
    <w:rsid w:val="000B705B"/>
    <w:rsid w:val="000B7192"/>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3658E"/>
    <w:rsid w:val="001411E7"/>
    <w:rsid w:val="0014188D"/>
    <w:rsid w:val="00141956"/>
    <w:rsid w:val="00141F63"/>
    <w:rsid w:val="001447BF"/>
    <w:rsid w:val="00144ADB"/>
    <w:rsid w:val="00146401"/>
    <w:rsid w:val="00150474"/>
    <w:rsid w:val="00152459"/>
    <w:rsid w:val="0015289E"/>
    <w:rsid w:val="00153502"/>
    <w:rsid w:val="00153FB7"/>
    <w:rsid w:val="00156BD8"/>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B0E8F"/>
    <w:rsid w:val="001B2220"/>
    <w:rsid w:val="001B3B66"/>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6F89"/>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4DF2"/>
    <w:rsid w:val="002059AF"/>
    <w:rsid w:val="0020691B"/>
    <w:rsid w:val="00213307"/>
    <w:rsid w:val="00220566"/>
    <w:rsid w:val="0022093B"/>
    <w:rsid w:val="00224576"/>
    <w:rsid w:val="002256E2"/>
    <w:rsid w:val="00225853"/>
    <w:rsid w:val="00225B8F"/>
    <w:rsid w:val="002301E2"/>
    <w:rsid w:val="00232076"/>
    <w:rsid w:val="00233399"/>
    <w:rsid w:val="0023362D"/>
    <w:rsid w:val="0023370D"/>
    <w:rsid w:val="0023422E"/>
    <w:rsid w:val="00234C79"/>
    <w:rsid w:val="00234FE4"/>
    <w:rsid w:val="00236132"/>
    <w:rsid w:val="002405FC"/>
    <w:rsid w:val="002431DE"/>
    <w:rsid w:val="0024467E"/>
    <w:rsid w:val="002451B5"/>
    <w:rsid w:val="00245613"/>
    <w:rsid w:val="00246F8A"/>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4920"/>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2EA0"/>
    <w:rsid w:val="002D36BE"/>
    <w:rsid w:val="002D37DE"/>
    <w:rsid w:val="002D4B88"/>
    <w:rsid w:val="002D4C22"/>
    <w:rsid w:val="002D5E41"/>
    <w:rsid w:val="002D645B"/>
    <w:rsid w:val="002D6CD6"/>
    <w:rsid w:val="002D6D66"/>
    <w:rsid w:val="002E2F36"/>
    <w:rsid w:val="002E45D2"/>
    <w:rsid w:val="002E6597"/>
    <w:rsid w:val="002E6AA6"/>
    <w:rsid w:val="002E6CFD"/>
    <w:rsid w:val="002E758A"/>
    <w:rsid w:val="002F00D7"/>
    <w:rsid w:val="002F1518"/>
    <w:rsid w:val="002F27CF"/>
    <w:rsid w:val="002F2C89"/>
    <w:rsid w:val="002F3C7C"/>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651D"/>
    <w:rsid w:val="00352F4C"/>
    <w:rsid w:val="00355E5D"/>
    <w:rsid w:val="003576A9"/>
    <w:rsid w:val="00357711"/>
    <w:rsid w:val="00360302"/>
    <w:rsid w:val="00360BF0"/>
    <w:rsid w:val="003621F7"/>
    <w:rsid w:val="0036290C"/>
    <w:rsid w:val="00363971"/>
    <w:rsid w:val="00364181"/>
    <w:rsid w:val="00365653"/>
    <w:rsid w:val="00366847"/>
    <w:rsid w:val="003677DF"/>
    <w:rsid w:val="00367958"/>
    <w:rsid w:val="00367CA9"/>
    <w:rsid w:val="00372337"/>
    <w:rsid w:val="003738C8"/>
    <w:rsid w:val="0037392C"/>
    <w:rsid w:val="00373CB3"/>
    <w:rsid w:val="00373D88"/>
    <w:rsid w:val="003744BD"/>
    <w:rsid w:val="00374D18"/>
    <w:rsid w:val="003754E7"/>
    <w:rsid w:val="0037649D"/>
    <w:rsid w:val="00376E75"/>
    <w:rsid w:val="00377087"/>
    <w:rsid w:val="00377560"/>
    <w:rsid w:val="00377A7A"/>
    <w:rsid w:val="003818A5"/>
    <w:rsid w:val="0038256C"/>
    <w:rsid w:val="00382A9B"/>
    <w:rsid w:val="00383C72"/>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30C5"/>
    <w:rsid w:val="003E34BA"/>
    <w:rsid w:val="003E547A"/>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DB1"/>
    <w:rsid w:val="00427F4D"/>
    <w:rsid w:val="004350A7"/>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6D03"/>
    <w:rsid w:val="004A79C2"/>
    <w:rsid w:val="004A79D6"/>
    <w:rsid w:val="004B0917"/>
    <w:rsid w:val="004B1140"/>
    <w:rsid w:val="004B1541"/>
    <w:rsid w:val="004B16FA"/>
    <w:rsid w:val="004B1C97"/>
    <w:rsid w:val="004B382F"/>
    <w:rsid w:val="004B60C1"/>
    <w:rsid w:val="004B6A1B"/>
    <w:rsid w:val="004B6D17"/>
    <w:rsid w:val="004B6DD3"/>
    <w:rsid w:val="004C0899"/>
    <w:rsid w:val="004C10DA"/>
    <w:rsid w:val="004C25F6"/>
    <w:rsid w:val="004C33A0"/>
    <w:rsid w:val="004C41D3"/>
    <w:rsid w:val="004C5697"/>
    <w:rsid w:val="004C6993"/>
    <w:rsid w:val="004C7E54"/>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17C7"/>
    <w:rsid w:val="004E256F"/>
    <w:rsid w:val="004E3EC1"/>
    <w:rsid w:val="004E54C5"/>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504BD"/>
    <w:rsid w:val="00551E6A"/>
    <w:rsid w:val="00552F6C"/>
    <w:rsid w:val="005532F4"/>
    <w:rsid w:val="0055399D"/>
    <w:rsid w:val="00553C08"/>
    <w:rsid w:val="0055452B"/>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1ECB"/>
    <w:rsid w:val="005B2378"/>
    <w:rsid w:val="005B25CA"/>
    <w:rsid w:val="005B2635"/>
    <w:rsid w:val="005B5D7A"/>
    <w:rsid w:val="005B61EF"/>
    <w:rsid w:val="005B6C25"/>
    <w:rsid w:val="005C0B19"/>
    <w:rsid w:val="005C19A9"/>
    <w:rsid w:val="005C2A35"/>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0F8E"/>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AE7"/>
    <w:rsid w:val="00664CE1"/>
    <w:rsid w:val="0066531D"/>
    <w:rsid w:val="00665820"/>
    <w:rsid w:val="00665AA1"/>
    <w:rsid w:val="00667561"/>
    <w:rsid w:val="00667FAF"/>
    <w:rsid w:val="006705C9"/>
    <w:rsid w:val="0067121C"/>
    <w:rsid w:val="006712A9"/>
    <w:rsid w:val="00672030"/>
    <w:rsid w:val="00673768"/>
    <w:rsid w:val="00673AD1"/>
    <w:rsid w:val="00673E0F"/>
    <w:rsid w:val="00675E72"/>
    <w:rsid w:val="006768F6"/>
    <w:rsid w:val="00684021"/>
    <w:rsid w:val="00684F38"/>
    <w:rsid w:val="00687798"/>
    <w:rsid w:val="006905C7"/>
    <w:rsid w:val="00690DAB"/>
    <w:rsid w:val="00692196"/>
    <w:rsid w:val="006946B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5B65"/>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0EBD"/>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883"/>
    <w:rsid w:val="00741D2E"/>
    <w:rsid w:val="00742703"/>
    <w:rsid w:val="00745173"/>
    <w:rsid w:val="007451BD"/>
    <w:rsid w:val="00745A60"/>
    <w:rsid w:val="00745AB0"/>
    <w:rsid w:val="00745EEC"/>
    <w:rsid w:val="007462E3"/>
    <w:rsid w:val="00746498"/>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EFC"/>
    <w:rsid w:val="00781967"/>
    <w:rsid w:val="00782300"/>
    <w:rsid w:val="00782A56"/>
    <w:rsid w:val="0078447B"/>
    <w:rsid w:val="00784CDF"/>
    <w:rsid w:val="00785A7E"/>
    <w:rsid w:val="00786564"/>
    <w:rsid w:val="00790890"/>
    <w:rsid w:val="00792940"/>
    <w:rsid w:val="0079298F"/>
    <w:rsid w:val="00792E6A"/>
    <w:rsid w:val="007939A6"/>
    <w:rsid w:val="0079421A"/>
    <w:rsid w:val="007942F5"/>
    <w:rsid w:val="00797745"/>
    <w:rsid w:val="007A0835"/>
    <w:rsid w:val="007A1731"/>
    <w:rsid w:val="007A195B"/>
    <w:rsid w:val="007A4992"/>
    <w:rsid w:val="007A4DA6"/>
    <w:rsid w:val="007A542B"/>
    <w:rsid w:val="007B2573"/>
    <w:rsid w:val="007B257C"/>
    <w:rsid w:val="007B381A"/>
    <w:rsid w:val="007B3D84"/>
    <w:rsid w:val="007B51B9"/>
    <w:rsid w:val="007B5554"/>
    <w:rsid w:val="007B76E6"/>
    <w:rsid w:val="007B7B16"/>
    <w:rsid w:val="007B7DE5"/>
    <w:rsid w:val="007C0EFE"/>
    <w:rsid w:val="007C12B6"/>
    <w:rsid w:val="007C41B8"/>
    <w:rsid w:val="007C4294"/>
    <w:rsid w:val="007C4879"/>
    <w:rsid w:val="007C5C3A"/>
    <w:rsid w:val="007C612B"/>
    <w:rsid w:val="007D04FC"/>
    <w:rsid w:val="007D123B"/>
    <w:rsid w:val="007D1776"/>
    <w:rsid w:val="007D1AB9"/>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4853"/>
    <w:rsid w:val="008151D3"/>
    <w:rsid w:val="008156C5"/>
    <w:rsid w:val="008162AD"/>
    <w:rsid w:val="008178A5"/>
    <w:rsid w:val="00820A66"/>
    <w:rsid w:val="008228C8"/>
    <w:rsid w:val="00823B9B"/>
    <w:rsid w:val="00823FB6"/>
    <w:rsid w:val="00824703"/>
    <w:rsid w:val="00825374"/>
    <w:rsid w:val="00825FEF"/>
    <w:rsid w:val="008263BA"/>
    <w:rsid w:val="008264A6"/>
    <w:rsid w:val="00830496"/>
    <w:rsid w:val="00831119"/>
    <w:rsid w:val="00832116"/>
    <w:rsid w:val="00832AD9"/>
    <w:rsid w:val="00833517"/>
    <w:rsid w:val="0083402D"/>
    <w:rsid w:val="0083472E"/>
    <w:rsid w:val="0083570E"/>
    <w:rsid w:val="008359D1"/>
    <w:rsid w:val="00836535"/>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599E"/>
    <w:rsid w:val="008862E5"/>
    <w:rsid w:val="008868CC"/>
    <w:rsid w:val="008873E7"/>
    <w:rsid w:val="008922BC"/>
    <w:rsid w:val="008949F6"/>
    <w:rsid w:val="00895B09"/>
    <w:rsid w:val="008961A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5793"/>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4F1E"/>
    <w:rsid w:val="009578EC"/>
    <w:rsid w:val="00965FED"/>
    <w:rsid w:val="00966628"/>
    <w:rsid w:val="00966A70"/>
    <w:rsid w:val="00971D9A"/>
    <w:rsid w:val="0097228F"/>
    <w:rsid w:val="00974C45"/>
    <w:rsid w:val="00975CD5"/>
    <w:rsid w:val="009763B5"/>
    <w:rsid w:val="00977474"/>
    <w:rsid w:val="0098072D"/>
    <w:rsid w:val="009807C6"/>
    <w:rsid w:val="00982013"/>
    <w:rsid w:val="0098487A"/>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6C55"/>
    <w:rsid w:val="009F0CB3"/>
    <w:rsid w:val="009F1A9B"/>
    <w:rsid w:val="009F2FF6"/>
    <w:rsid w:val="009F3610"/>
    <w:rsid w:val="009F51E5"/>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97FC7"/>
    <w:rsid w:val="00AA014C"/>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483B"/>
    <w:rsid w:val="00AF67A5"/>
    <w:rsid w:val="00AF768B"/>
    <w:rsid w:val="00AF7E0F"/>
    <w:rsid w:val="00B01F34"/>
    <w:rsid w:val="00B05F3E"/>
    <w:rsid w:val="00B0611A"/>
    <w:rsid w:val="00B0698F"/>
    <w:rsid w:val="00B06BB3"/>
    <w:rsid w:val="00B06FD3"/>
    <w:rsid w:val="00B10B5D"/>
    <w:rsid w:val="00B134F5"/>
    <w:rsid w:val="00B14A70"/>
    <w:rsid w:val="00B159DE"/>
    <w:rsid w:val="00B16AEB"/>
    <w:rsid w:val="00B1719E"/>
    <w:rsid w:val="00B210D8"/>
    <w:rsid w:val="00B221B4"/>
    <w:rsid w:val="00B23875"/>
    <w:rsid w:val="00B2420E"/>
    <w:rsid w:val="00B24558"/>
    <w:rsid w:val="00B25093"/>
    <w:rsid w:val="00B25E17"/>
    <w:rsid w:val="00B2606F"/>
    <w:rsid w:val="00B314BD"/>
    <w:rsid w:val="00B31C2C"/>
    <w:rsid w:val="00B324C2"/>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2EEE"/>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5802"/>
    <w:rsid w:val="00BD611D"/>
    <w:rsid w:val="00BD6D7A"/>
    <w:rsid w:val="00BD6F02"/>
    <w:rsid w:val="00BD7CC5"/>
    <w:rsid w:val="00BE1BA7"/>
    <w:rsid w:val="00BE2421"/>
    <w:rsid w:val="00BE2C8E"/>
    <w:rsid w:val="00BE30FC"/>
    <w:rsid w:val="00BE60BA"/>
    <w:rsid w:val="00BE716D"/>
    <w:rsid w:val="00BE7917"/>
    <w:rsid w:val="00BF2127"/>
    <w:rsid w:val="00BF2ED8"/>
    <w:rsid w:val="00BF41ED"/>
    <w:rsid w:val="00BF4B8C"/>
    <w:rsid w:val="00BF7B53"/>
    <w:rsid w:val="00C00582"/>
    <w:rsid w:val="00C0078C"/>
    <w:rsid w:val="00C00BB7"/>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366E"/>
    <w:rsid w:val="00C71CF1"/>
    <w:rsid w:val="00C72DC6"/>
    <w:rsid w:val="00C74397"/>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BF1"/>
    <w:rsid w:val="00CB600F"/>
    <w:rsid w:val="00CB60F7"/>
    <w:rsid w:val="00CB6B49"/>
    <w:rsid w:val="00CB6C9C"/>
    <w:rsid w:val="00CC1BBE"/>
    <w:rsid w:val="00CC2836"/>
    <w:rsid w:val="00CC2BFD"/>
    <w:rsid w:val="00CC3A47"/>
    <w:rsid w:val="00CC3C12"/>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5904"/>
    <w:rsid w:val="00CE6928"/>
    <w:rsid w:val="00CF11C8"/>
    <w:rsid w:val="00CF1DD8"/>
    <w:rsid w:val="00CF3250"/>
    <w:rsid w:val="00CF481B"/>
    <w:rsid w:val="00CF505E"/>
    <w:rsid w:val="00D01FC0"/>
    <w:rsid w:val="00D0295A"/>
    <w:rsid w:val="00D035DE"/>
    <w:rsid w:val="00D049BB"/>
    <w:rsid w:val="00D05438"/>
    <w:rsid w:val="00D06117"/>
    <w:rsid w:val="00D06EE4"/>
    <w:rsid w:val="00D07241"/>
    <w:rsid w:val="00D1253A"/>
    <w:rsid w:val="00D12CB4"/>
    <w:rsid w:val="00D13778"/>
    <w:rsid w:val="00D13A81"/>
    <w:rsid w:val="00D13DDA"/>
    <w:rsid w:val="00D14BE3"/>
    <w:rsid w:val="00D164F3"/>
    <w:rsid w:val="00D179BB"/>
    <w:rsid w:val="00D21018"/>
    <w:rsid w:val="00D243A1"/>
    <w:rsid w:val="00D24789"/>
    <w:rsid w:val="00D247AB"/>
    <w:rsid w:val="00D26718"/>
    <w:rsid w:val="00D271F9"/>
    <w:rsid w:val="00D276DC"/>
    <w:rsid w:val="00D27D04"/>
    <w:rsid w:val="00D3056E"/>
    <w:rsid w:val="00D30DD3"/>
    <w:rsid w:val="00D3234B"/>
    <w:rsid w:val="00D32589"/>
    <w:rsid w:val="00D33727"/>
    <w:rsid w:val="00D34B5B"/>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7A6A"/>
    <w:rsid w:val="00D604AC"/>
    <w:rsid w:val="00D612E6"/>
    <w:rsid w:val="00D61A56"/>
    <w:rsid w:val="00D62F2E"/>
    <w:rsid w:val="00D62F34"/>
    <w:rsid w:val="00D6346F"/>
    <w:rsid w:val="00D638C5"/>
    <w:rsid w:val="00D6491E"/>
    <w:rsid w:val="00D64987"/>
    <w:rsid w:val="00D667F6"/>
    <w:rsid w:val="00D6735D"/>
    <w:rsid w:val="00D67C95"/>
    <w:rsid w:val="00D67F5B"/>
    <w:rsid w:val="00D701BA"/>
    <w:rsid w:val="00D70D2F"/>
    <w:rsid w:val="00D70F5F"/>
    <w:rsid w:val="00D71462"/>
    <w:rsid w:val="00D730E0"/>
    <w:rsid w:val="00D731D9"/>
    <w:rsid w:val="00D73D99"/>
    <w:rsid w:val="00D73E76"/>
    <w:rsid w:val="00D75868"/>
    <w:rsid w:val="00D75972"/>
    <w:rsid w:val="00D75BF0"/>
    <w:rsid w:val="00D77201"/>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08D0"/>
    <w:rsid w:val="00DD116D"/>
    <w:rsid w:val="00DD1FD8"/>
    <w:rsid w:val="00DD25E4"/>
    <w:rsid w:val="00DD2785"/>
    <w:rsid w:val="00DD2800"/>
    <w:rsid w:val="00DD28A9"/>
    <w:rsid w:val="00DD2A69"/>
    <w:rsid w:val="00DE0A9C"/>
    <w:rsid w:val="00DE0ED3"/>
    <w:rsid w:val="00DE26BB"/>
    <w:rsid w:val="00DE29B7"/>
    <w:rsid w:val="00DE2DBD"/>
    <w:rsid w:val="00DE459E"/>
    <w:rsid w:val="00DE48DD"/>
    <w:rsid w:val="00DE7090"/>
    <w:rsid w:val="00DF0347"/>
    <w:rsid w:val="00DF1B4D"/>
    <w:rsid w:val="00DF3CAC"/>
    <w:rsid w:val="00DF451E"/>
    <w:rsid w:val="00DF5DD1"/>
    <w:rsid w:val="00DF687F"/>
    <w:rsid w:val="00DF7765"/>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073"/>
    <w:rsid w:val="00E94E46"/>
    <w:rsid w:val="00E95637"/>
    <w:rsid w:val="00EA12C9"/>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C3D"/>
    <w:rsid w:val="00ED0D8C"/>
    <w:rsid w:val="00ED2762"/>
    <w:rsid w:val="00ED2C2F"/>
    <w:rsid w:val="00ED4330"/>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3B5B"/>
    <w:rsid w:val="00EF4211"/>
    <w:rsid w:val="00EF5833"/>
    <w:rsid w:val="00EF7BFF"/>
    <w:rsid w:val="00F020BA"/>
    <w:rsid w:val="00F0254E"/>
    <w:rsid w:val="00F05701"/>
    <w:rsid w:val="00F05930"/>
    <w:rsid w:val="00F05B9A"/>
    <w:rsid w:val="00F05EB2"/>
    <w:rsid w:val="00F0656D"/>
    <w:rsid w:val="00F06764"/>
    <w:rsid w:val="00F06DF5"/>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421"/>
    <w:rsid w:val="00F407A0"/>
    <w:rsid w:val="00F40D70"/>
    <w:rsid w:val="00F416A0"/>
    <w:rsid w:val="00F421A1"/>
    <w:rsid w:val="00F42713"/>
    <w:rsid w:val="00F435DA"/>
    <w:rsid w:val="00F43CD9"/>
    <w:rsid w:val="00F43F8D"/>
    <w:rsid w:val="00F449A4"/>
    <w:rsid w:val="00F44EBB"/>
    <w:rsid w:val="00F45DCA"/>
    <w:rsid w:val="00F46AC1"/>
    <w:rsid w:val="00F473A2"/>
    <w:rsid w:val="00F50F3E"/>
    <w:rsid w:val="00F51A17"/>
    <w:rsid w:val="00F5404B"/>
    <w:rsid w:val="00F541F8"/>
    <w:rsid w:val="00F549D5"/>
    <w:rsid w:val="00F5619B"/>
    <w:rsid w:val="00F56E96"/>
    <w:rsid w:val="00F57493"/>
    <w:rsid w:val="00F57567"/>
    <w:rsid w:val="00F57708"/>
    <w:rsid w:val="00F57F4E"/>
    <w:rsid w:val="00F60C09"/>
    <w:rsid w:val="00F610DB"/>
    <w:rsid w:val="00F6187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6C3A"/>
    <w:rsid w:val="00F8707C"/>
    <w:rsid w:val="00F87D1A"/>
    <w:rsid w:val="00F90232"/>
    <w:rsid w:val="00F911B9"/>
    <w:rsid w:val="00F934FF"/>
    <w:rsid w:val="00F9631F"/>
    <w:rsid w:val="00F96727"/>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05BF"/>
    <w:rsid w:val="00FC13E0"/>
    <w:rsid w:val="00FC174B"/>
    <w:rsid w:val="00FC1E36"/>
    <w:rsid w:val="00FC3756"/>
    <w:rsid w:val="00FC3A24"/>
    <w:rsid w:val="00FC3B48"/>
    <w:rsid w:val="00FC3C6F"/>
    <w:rsid w:val="00FC48B7"/>
    <w:rsid w:val="00FC55B3"/>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39</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41</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42</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47</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40</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36</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48</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37</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38</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43</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44</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68391389-68AF-4CC7-A844-04993FA2E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9731</TotalTime>
  <Pages>87</Pages>
  <Words>17378</Words>
  <Characters>104268</Characters>
  <Application>Microsoft Office Word</Application>
  <DocSecurity>0</DocSecurity>
  <Lines>868</Lines>
  <Paragraphs>242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121404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65</cp:revision>
  <cp:lastPrinted>2010-05-22T14:14:00Z</cp:lastPrinted>
  <dcterms:created xsi:type="dcterms:W3CDTF">2010-05-04T20:47:00Z</dcterms:created>
  <dcterms:modified xsi:type="dcterms:W3CDTF">2010-05-24T22:16:00Z</dcterms:modified>
</cp:coreProperties>
</file>