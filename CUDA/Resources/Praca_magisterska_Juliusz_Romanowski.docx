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CA6E71">
          <w:pPr>
            <w:rPr>
              <w:color w:val="auto"/>
            </w:rPr>
          </w:pPr>
          <w:r>
            <w:rPr>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494E01" w:rsidRPr="00C86675" w:rsidRDefault="00494E01" w:rsidP="00772602">
                      <w:pPr>
                        <w:jc w:val="center"/>
                        <w:rPr>
                          <w:smallCaps/>
                          <w:sz w:val="32"/>
                        </w:rPr>
                      </w:pPr>
                      <w:r w:rsidRPr="00C86675">
                        <w:rPr>
                          <w:smallCaps/>
                          <w:sz w:val="32"/>
                        </w:rPr>
                        <w:t>Zachodniopomorski Uniwersytet Technologiczny</w:t>
                      </w:r>
                    </w:p>
                    <w:p w:rsidR="00494E01" w:rsidRPr="00C86675" w:rsidRDefault="00494E01" w:rsidP="00772602">
                      <w:pPr>
                        <w:jc w:val="center"/>
                        <w:rPr>
                          <w:smallCaps/>
                          <w:sz w:val="32"/>
                        </w:rPr>
                      </w:pPr>
                      <w:r w:rsidRPr="00C86675">
                        <w:rPr>
                          <w:smallCaps/>
                          <w:sz w:val="32"/>
                        </w:rPr>
                        <w:t>w Szczecinie</w:t>
                      </w:r>
                    </w:p>
                    <w:p w:rsidR="00494E01" w:rsidRPr="00C86675" w:rsidRDefault="00494E01" w:rsidP="00772602">
                      <w:pPr>
                        <w:jc w:val="center"/>
                      </w:pPr>
                    </w:p>
                    <w:p w:rsidR="00494E01" w:rsidRPr="00C86675" w:rsidRDefault="00494E01" w:rsidP="00772602">
                      <w:pPr>
                        <w:jc w:val="center"/>
                        <w:rPr>
                          <w:b/>
                          <w:sz w:val="32"/>
                        </w:rPr>
                      </w:pPr>
                      <w:r w:rsidRPr="00C86675">
                        <w:rPr>
                          <w:b/>
                          <w:sz w:val="32"/>
                        </w:rPr>
                        <w:t>WYDZIAŁ INFORMATYKI</w:t>
                      </w:r>
                    </w:p>
                    <w:p w:rsidR="00494E01" w:rsidRPr="00C86675" w:rsidRDefault="00494E01" w:rsidP="00772602">
                      <w:pPr>
                        <w:jc w:val="center"/>
                        <w:rPr>
                          <w:sz w:val="32"/>
                        </w:rPr>
                      </w:pPr>
                    </w:p>
                    <w:p w:rsidR="00494E01" w:rsidRPr="00C86675" w:rsidRDefault="00494E01" w:rsidP="00772602">
                      <w:pPr>
                        <w:jc w:val="center"/>
                        <w:rPr>
                          <w:sz w:val="32"/>
                        </w:rPr>
                      </w:pPr>
                    </w:p>
                    <w:p w:rsidR="00494E01" w:rsidRPr="00C86675" w:rsidRDefault="00494E01" w:rsidP="00772602"/>
                    <w:p w:rsidR="00494E01" w:rsidRPr="00C86675" w:rsidRDefault="00494E01"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494E01" w:rsidRPr="00C86675" w:rsidRDefault="00494E01" w:rsidP="00772602"/>
                    <w:p w:rsidR="00494E01" w:rsidRPr="00C86675" w:rsidRDefault="00494E01" w:rsidP="00772602">
                      <w:pPr>
                        <w:jc w:val="center"/>
                      </w:pPr>
                    </w:p>
                    <w:p w:rsidR="00494E01" w:rsidRPr="00C86675" w:rsidRDefault="00494E01" w:rsidP="00772602">
                      <w:pPr>
                        <w:jc w:val="center"/>
                      </w:pPr>
                    </w:p>
                    <w:p w:rsidR="00494E01" w:rsidRPr="00C86675" w:rsidRDefault="00494E01" w:rsidP="00772602">
                      <w:pPr>
                        <w:jc w:val="center"/>
                      </w:pPr>
                    </w:p>
                    <w:p w:rsidR="00494E01" w:rsidRPr="00C86675" w:rsidRDefault="00494E01" w:rsidP="00772602">
                      <w:pPr>
                        <w:jc w:val="center"/>
                      </w:pPr>
                    </w:p>
                    <w:p w:rsidR="00494E01" w:rsidRPr="00C86675" w:rsidRDefault="00494E01" w:rsidP="00772602">
                      <w:pPr>
                        <w:jc w:val="center"/>
                      </w:pPr>
                    </w:p>
                    <w:p w:rsidR="00494E01" w:rsidRPr="00B61517" w:rsidRDefault="00494E01" w:rsidP="00772602">
                      <w:pPr>
                        <w:jc w:val="center"/>
                        <w:rPr>
                          <w:sz w:val="32"/>
                          <w:szCs w:val="32"/>
                        </w:rPr>
                      </w:pPr>
                      <w:r w:rsidRPr="00B61517">
                        <w:rPr>
                          <w:sz w:val="32"/>
                          <w:szCs w:val="32"/>
                        </w:rPr>
                        <w:t>Juliusz Romanowski</w:t>
                      </w:r>
                    </w:p>
                    <w:p w:rsidR="00494E01" w:rsidRDefault="00494E01" w:rsidP="00772602">
                      <w:pPr>
                        <w:spacing w:before="120"/>
                        <w:jc w:val="center"/>
                      </w:pPr>
                      <w:r w:rsidRPr="00C86675">
                        <w:t>Kierunek Informatyka</w:t>
                      </w:r>
                    </w:p>
                    <w:p w:rsidR="00494E01" w:rsidRPr="00C86675" w:rsidRDefault="00494E01" w:rsidP="00772602">
                      <w:pPr>
                        <w:spacing w:before="120"/>
                        <w:jc w:val="center"/>
                      </w:pPr>
                    </w:p>
                    <w:p w:rsidR="00494E01" w:rsidRPr="00C86675" w:rsidRDefault="00494E01" w:rsidP="00772602">
                      <w:pPr>
                        <w:jc w:val="center"/>
                      </w:pPr>
                      <w:bookmarkStart w:id="0" w:name="OLE_LINK1"/>
                      <w:bookmarkStart w:id="1" w:name="OLE_LINK2"/>
                      <w:r w:rsidRPr="00836D01">
                        <w:rPr>
                          <w:b/>
                          <w:sz w:val="36"/>
                        </w:rPr>
                        <w:t>Zastosowanie technologii CUDA w sztucznej inteligencji</w:t>
                      </w:r>
                    </w:p>
                    <w:bookmarkEnd w:id="0"/>
                    <w:bookmarkEnd w:id="1"/>
                    <w:p w:rsidR="00494E01" w:rsidRPr="00C86675" w:rsidRDefault="00494E01" w:rsidP="00772602">
                      <w:pPr>
                        <w:jc w:val="center"/>
                        <w:rPr>
                          <w:b/>
                          <w:sz w:val="32"/>
                        </w:rPr>
                      </w:pPr>
                    </w:p>
                    <w:p w:rsidR="00494E01" w:rsidRPr="00C86675" w:rsidRDefault="00494E01" w:rsidP="00772602">
                      <w:pPr>
                        <w:jc w:val="center"/>
                        <w:rPr>
                          <w:b/>
                          <w:sz w:val="32"/>
                        </w:rPr>
                      </w:pPr>
                    </w:p>
                    <w:p w:rsidR="00494E01" w:rsidRPr="00C86675" w:rsidRDefault="00494E01" w:rsidP="00772602">
                      <w:pPr>
                        <w:ind w:firstLine="0"/>
                      </w:pPr>
                    </w:p>
                    <w:p w:rsidR="00494E01" w:rsidRPr="00C86675" w:rsidRDefault="00494E01" w:rsidP="00772602">
                      <w:r w:rsidRPr="00C86675">
                        <w:tab/>
                      </w:r>
                      <w:r w:rsidRPr="00C86675">
                        <w:tab/>
                      </w:r>
                      <w:r w:rsidRPr="00C86675">
                        <w:tab/>
                      </w:r>
                      <w:r w:rsidRPr="00C86675">
                        <w:tab/>
                      </w:r>
                      <w:r w:rsidRPr="00C86675">
                        <w:tab/>
                      </w:r>
                      <w:r w:rsidRPr="00C86675">
                        <w:tab/>
                      </w:r>
                      <w:r w:rsidRPr="00C86675">
                        <w:tab/>
                        <w:t>Praca dyplomowa magisterska</w:t>
                      </w:r>
                    </w:p>
                    <w:p w:rsidR="00494E01" w:rsidRPr="00C86675" w:rsidRDefault="00494E01" w:rsidP="00772602">
                      <w:r w:rsidRPr="00C86675">
                        <w:tab/>
                      </w:r>
                      <w:r w:rsidRPr="00C86675">
                        <w:tab/>
                      </w:r>
                      <w:r w:rsidRPr="00C86675">
                        <w:tab/>
                      </w:r>
                      <w:r w:rsidRPr="00C86675">
                        <w:tab/>
                      </w:r>
                      <w:r w:rsidRPr="00C86675">
                        <w:tab/>
                      </w:r>
                      <w:r w:rsidRPr="00C86675">
                        <w:tab/>
                      </w:r>
                      <w:r w:rsidRPr="00C86675">
                        <w:tab/>
                        <w:t xml:space="preserve">napisana pod kierunkiem </w:t>
                      </w:r>
                    </w:p>
                    <w:p w:rsidR="00494E01" w:rsidRPr="00C86675" w:rsidRDefault="00494E01"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494E01" w:rsidRDefault="00494E01"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494E01" w:rsidRPr="00772602" w:rsidRDefault="00494E01"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jc w:val="both"/>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5D5019" w:rsidRDefault="00CA6E71">
      <w:pPr>
        <w:pStyle w:val="Spistreci1"/>
        <w:rPr>
          <w:rFonts w:asciiTheme="minorHAnsi" w:eastAsiaTheme="minorEastAsia" w:hAnsiTheme="minorHAnsi" w:cstheme="minorBidi"/>
          <w:b w:val="0"/>
          <w:noProof/>
          <w:color w:val="auto"/>
          <w:sz w:val="22"/>
          <w:szCs w:val="22"/>
          <w:lang w:val="en-US" w:eastAsia="en-US"/>
        </w:rPr>
      </w:pPr>
      <w:r w:rsidRPr="00CA6E71">
        <w:rPr>
          <w:color w:val="auto"/>
        </w:rPr>
        <w:fldChar w:fldCharType="begin"/>
      </w:r>
      <w:r w:rsidR="005D5019">
        <w:rPr>
          <w:color w:val="auto"/>
        </w:rPr>
        <w:instrText xml:space="preserve"> TOC \o "1-4" \h \z \u </w:instrText>
      </w:r>
      <w:r w:rsidRPr="00CA6E71">
        <w:rPr>
          <w:color w:val="auto"/>
        </w:rPr>
        <w:fldChar w:fldCharType="separate"/>
      </w:r>
      <w:hyperlink w:anchor="_Toc259090080" w:history="1">
        <w:r w:rsidR="005D5019" w:rsidRPr="009D3BBA">
          <w:rPr>
            <w:rStyle w:val="Hipercze"/>
            <w:noProof/>
          </w:rPr>
          <w:t>1.</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Wstęp</w:t>
        </w:r>
        <w:r w:rsidR="005D5019">
          <w:rPr>
            <w:noProof/>
            <w:webHidden/>
          </w:rPr>
          <w:tab/>
        </w:r>
        <w:r>
          <w:rPr>
            <w:noProof/>
            <w:webHidden/>
          </w:rPr>
          <w:fldChar w:fldCharType="begin"/>
        </w:r>
        <w:r w:rsidR="005D5019">
          <w:rPr>
            <w:noProof/>
            <w:webHidden/>
          </w:rPr>
          <w:instrText xml:space="preserve"> PAGEREF _Toc259090080 \h </w:instrText>
        </w:r>
        <w:r>
          <w:rPr>
            <w:noProof/>
            <w:webHidden/>
          </w:rPr>
        </w:r>
        <w:r>
          <w:rPr>
            <w:noProof/>
            <w:webHidden/>
          </w:rPr>
          <w:fldChar w:fldCharType="separate"/>
        </w:r>
        <w:r w:rsidR="005D5019">
          <w:rPr>
            <w:noProof/>
            <w:webHidden/>
          </w:rPr>
          <w:t>7</w:t>
        </w:r>
        <w:r>
          <w:rPr>
            <w:noProof/>
            <w:webHidden/>
          </w:rPr>
          <w:fldChar w:fldCharType="end"/>
        </w:r>
      </w:hyperlink>
    </w:p>
    <w:p w:rsidR="005D5019" w:rsidRDefault="00CA6E71">
      <w:pPr>
        <w:pStyle w:val="Spistreci1"/>
        <w:rPr>
          <w:rFonts w:asciiTheme="minorHAnsi" w:eastAsiaTheme="minorEastAsia" w:hAnsiTheme="minorHAnsi" w:cstheme="minorBidi"/>
          <w:b w:val="0"/>
          <w:noProof/>
          <w:color w:val="auto"/>
          <w:sz w:val="22"/>
          <w:szCs w:val="22"/>
          <w:lang w:val="en-US" w:eastAsia="en-US"/>
        </w:rPr>
      </w:pPr>
      <w:hyperlink w:anchor="_Toc259090081" w:history="1">
        <w:r w:rsidR="005D5019" w:rsidRPr="009D3BBA">
          <w:rPr>
            <w:rStyle w:val="Hipercze"/>
            <w:noProof/>
          </w:rPr>
          <w:t>2.</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Równoległe przetwarzanie z zastosowaniem GPU</w:t>
        </w:r>
        <w:r w:rsidR="005D5019">
          <w:rPr>
            <w:noProof/>
            <w:webHidden/>
          </w:rPr>
          <w:tab/>
        </w:r>
        <w:r>
          <w:rPr>
            <w:noProof/>
            <w:webHidden/>
          </w:rPr>
          <w:fldChar w:fldCharType="begin"/>
        </w:r>
        <w:r w:rsidR="005D5019">
          <w:rPr>
            <w:noProof/>
            <w:webHidden/>
          </w:rPr>
          <w:instrText xml:space="preserve"> PAGEREF _Toc259090081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082" w:history="1">
        <w:r w:rsidR="005D5019" w:rsidRPr="009D3BBA">
          <w:rPr>
            <w:rStyle w:val="Hipercze"/>
            <w:noProof/>
          </w:rPr>
          <w:t>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Jednostki obliczeniowe GPU</w:t>
        </w:r>
        <w:r w:rsidR="005D5019">
          <w:rPr>
            <w:noProof/>
            <w:webHidden/>
          </w:rPr>
          <w:tab/>
        </w:r>
        <w:r>
          <w:rPr>
            <w:noProof/>
            <w:webHidden/>
          </w:rPr>
          <w:fldChar w:fldCharType="begin"/>
        </w:r>
        <w:r w:rsidR="005D5019">
          <w:rPr>
            <w:noProof/>
            <w:webHidden/>
          </w:rPr>
          <w:instrText xml:space="preserve"> PAGEREF _Toc259090082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083" w:history="1">
        <w:r w:rsidR="005D5019" w:rsidRPr="009D3BBA">
          <w:rPr>
            <w:rStyle w:val="Hipercze"/>
            <w:noProof/>
          </w:rPr>
          <w:t>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Różnice między CPU a GPU</w:t>
        </w:r>
        <w:r w:rsidR="005D5019">
          <w:rPr>
            <w:noProof/>
            <w:webHidden/>
          </w:rPr>
          <w:tab/>
        </w:r>
        <w:r>
          <w:rPr>
            <w:noProof/>
            <w:webHidden/>
          </w:rPr>
          <w:fldChar w:fldCharType="begin"/>
        </w:r>
        <w:r w:rsidR="005D5019">
          <w:rPr>
            <w:noProof/>
            <w:webHidden/>
          </w:rPr>
          <w:instrText xml:space="preserve"> PAGEREF _Toc259090083 \h </w:instrText>
        </w:r>
        <w:r>
          <w:rPr>
            <w:noProof/>
            <w:webHidden/>
          </w:rPr>
        </w:r>
        <w:r>
          <w:rPr>
            <w:noProof/>
            <w:webHidden/>
          </w:rPr>
          <w:fldChar w:fldCharType="separate"/>
        </w:r>
        <w:r w:rsidR="005D5019">
          <w:rPr>
            <w:noProof/>
            <w:webHidden/>
          </w:rPr>
          <w:t>11</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084" w:history="1">
        <w:r w:rsidR="005D5019" w:rsidRPr="009D3BBA">
          <w:rPr>
            <w:rStyle w:val="Hipercze"/>
            <w:noProof/>
          </w:rPr>
          <w:t>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Struktura pamięci GPU</w:t>
        </w:r>
        <w:r w:rsidR="005D5019">
          <w:rPr>
            <w:noProof/>
            <w:webHidden/>
          </w:rPr>
          <w:tab/>
        </w:r>
        <w:r>
          <w:rPr>
            <w:noProof/>
            <w:webHidden/>
          </w:rPr>
          <w:fldChar w:fldCharType="begin"/>
        </w:r>
        <w:r w:rsidR="005D5019">
          <w:rPr>
            <w:noProof/>
            <w:webHidden/>
          </w:rPr>
          <w:instrText xml:space="preserve"> PAGEREF _Toc259090084 \h </w:instrText>
        </w:r>
        <w:r>
          <w:rPr>
            <w:noProof/>
            <w:webHidden/>
          </w:rPr>
        </w:r>
        <w:r>
          <w:rPr>
            <w:noProof/>
            <w:webHidden/>
          </w:rPr>
          <w:fldChar w:fldCharType="separate"/>
        </w:r>
        <w:r w:rsidR="005D5019">
          <w:rPr>
            <w:noProof/>
            <w:webHidden/>
          </w:rPr>
          <w:t>12</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085" w:history="1">
        <w:r w:rsidR="005D5019" w:rsidRPr="009D3BBA">
          <w:rPr>
            <w:rStyle w:val="Hipercze"/>
            <w:noProof/>
          </w:rPr>
          <w:t>2.1.3.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Technologie GPGPU</w:t>
        </w:r>
        <w:r w:rsidR="005D5019">
          <w:rPr>
            <w:noProof/>
            <w:webHidden/>
          </w:rPr>
          <w:tab/>
        </w:r>
        <w:r>
          <w:rPr>
            <w:noProof/>
            <w:webHidden/>
          </w:rPr>
          <w:fldChar w:fldCharType="begin"/>
        </w:r>
        <w:r w:rsidR="005D5019">
          <w:rPr>
            <w:noProof/>
            <w:webHidden/>
          </w:rPr>
          <w:instrText xml:space="preserve"> PAGEREF _Toc259090085 \h </w:instrText>
        </w:r>
        <w:r>
          <w:rPr>
            <w:noProof/>
            <w:webHidden/>
          </w:rPr>
        </w:r>
        <w:r>
          <w:rPr>
            <w:noProof/>
            <w:webHidden/>
          </w:rPr>
          <w:fldChar w:fldCharType="separate"/>
        </w:r>
        <w:r w:rsidR="005D5019">
          <w:rPr>
            <w:noProof/>
            <w:webHidden/>
          </w:rPr>
          <w:t>14</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086" w:history="1">
        <w:r w:rsidR="005D5019" w:rsidRPr="009D3BBA">
          <w:rPr>
            <w:rStyle w:val="Hipercze"/>
            <w:noProof/>
          </w:rPr>
          <w:t>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CUDA</w:t>
        </w:r>
        <w:r w:rsidR="005D5019">
          <w:rPr>
            <w:noProof/>
            <w:webHidden/>
          </w:rPr>
          <w:tab/>
        </w:r>
        <w:r>
          <w:rPr>
            <w:noProof/>
            <w:webHidden/>
          </w:rPr>
          <w:fldChar w:fldCharType="begin"/>
        </w:r>
        <w:r w:rsidR="005D5019">
          <w:rPr>
            <w:noProof/>
            <w:webHidden/>
          </w:rPr>
          <w:instrText xml:space="preserve"> PAGEREF _Toc259090086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087" w:history="1">
        <w:r w:rsidR="005D5019" w:rsidRPr="009D3BBA">
          <w:rPr>
            <w:rStyle w:val="Hipercze"/>
            <w:noProof/>
          </w:rPr>
          <w:t>2.2.1.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Wprowadzenie do technologii</w:t>
        </w:r>
        <w:r w:rsidR="005D5019">
          <w:rPr>
            <w:noProof/>
            <w:webHidden/>
          </w:rPr>
          <w:tab/>
        </w:r>
        <w:r>
          <w:rPr>
            <w:noProof/>
            <w:webHidden/>
          </w:rPr>
          <w:fldChar w:fldCharType="begin"/>
        </w:r>
        <w:r w:rsidR="005D5019">
          <w:rPr>
            <w:noProof/>
            <w:webHidden/>
          </w:rPr>
          <w:instrText xml:space="preserve"> PAGEREF _Toc259090087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8" w:history="1">
        <w:r w:rsidR="005D5019" w:rsidRPr="009D3BBA">
          <w:rPr>
            <w:rStyle w:val="Hipercze"/>
            <w:noProof/>
          </w:rPr>
          <w:t>2.2.1.1.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Wersje CUDA</w:t>
        </w:r>
        <w:r w:rsidR="005D5019">
          <w:rPr>
            <w:noProof/>
            <w:webHidden/>
          </w:rPr>
          <w:tab/>
        </w:r>
        <w:r>
          <w:rPr>
            <w:noProof/>
            <w:webHidden/>
          </w:rPr>
          <w:fldChar w:fldCharType="begin"/>
        </w:r>
        <w:r w:rsidR="005D5019">
          <w:rPr>
            <w:noProof/>
            <w:webHidden/>
          </w:rPr>
          <w:instrText xml:space="preserve"> PAGEREF _Toc259090088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9" w:history="1">
        <w:r w:rsidR="005D5019" w:rsidRPr="009D3BBA">
          <w:rPr>
            <w:rStyle w:val="Hipercze"/>
            <w:noProof/>
          </w:rPr>
          <w:t>2.2.1.2.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Ograniczenia</w:t>
        </w:r>
        <w:r w:rsidR="005D5019">
          <w:rPr>
            <w:noProof/>
            <w:webHidden/>
          </w:rPr>
          <w:tab/>
        </w:r>
        <w:r>
          <w:rPr>
            <w:noProof/>
            <w:webHidden/>
          </w:rPr>
          <w:fldChar w:fldCharType="begin"/>
        </w:r>
        <w:r w:rsidR="005D5019">
          <w:rPr>
            <w:noProof/>
            <w:webHidden/>
          </w:rPr>
          <w:instrText xml:space="preserve"> PAGEREF _Toc259090089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090" w:history="1">
        <w:r w:rsidR="005D5019" w:rsidRPr="009D3BBA">
          <w:rPr>
            <w:rStyle w:val="Hipercze"/>
            <w:noProof/>
          </w:rPr>
          <w:t>2.2.2.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Model architektury CUDA</w:t>
        </w:r>
        <w:r w:rsidR="005D5019">
          <w:rPr>
            <w:noProof/>
            <w:webHidden/>
          </w:rPr>
          <w:tab/>
        </w:r>
        <w:r>
          <w:rPr>
            <w:noProof/>
            <w:webHidden/>
          </w:rPr>
          <w:fldChar w:fldCharType="begin"/>
        </w:r>
        <w:r w:rsidR="005D5019">
          <w:rPr>
            <w:noProof/>
            <w:webHidden/>
          </w:rPr>
          <w:instrText xml:space="preserve"> PAGEREF _Toc259090090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091" w:history="1">
        <w:r w:rsidR="005D5019" w:rsidRPr="009D3BBA">
          <w:rPr>
            <w:rStyle w:val="Hipercze"/>
            <w:noProof/>
          </w:rPr>
          <w:t>2.2.3.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Komunikacja między wątkami</w:t>
        </w:r>
        <w:r w:rsidR="005D5019">
          <w:rPr>
            <w:noProof/>
            <w:webHidden/>
          </w:rPr>
          <w:tab/>
        </w:r>
        <w:r>
          <w:rPr>
            <w:noProof/>
            <w:webHidden/>
          </w:rPr>
          <w:fldChar w:fldCharType="begin"/>
        </w:r>
        <w:r w:rsidR="005D5019">
          <w:rPr>
            <w:noProof/>
            <w:webHidden/>
          </w:rPr>
          <w:instrText xml:space="preserve"> PAGEREF _Toc259090091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092" w:history="1">
        <w:r w:rsidR="005D5019" w:rsidRPr="009D3BBA">
          <w:rPr>
            <w:rStyle w:val="Hipercze"/>
            <w:noProof/>
          </w:rPr>
          <w:t>2.2.4.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Proces wykonania programu CUDA</w:t>
        </w:r>
        <w:r w:rsidR="005D5019">
          <w:rPr>
            <w:noProof/>
            <w:webHidden/>
          </w:rPr>
          <w:tab/>
        </w:r>
        <w:r>
          <w:rPr>
            <w:noProof/>
            <w:webHidden/>
          </w:rPr>
          <w:fldChar w:fldCharType="begin"/>
        </w:r>
        <w:r w:rsidR="005D5019">
          <w:rPr>
            <w:noProof/>
            <w:webHidden/>
          </w:rPr>
          <w:instrText xml:space="preserve"> PAGEREF _Toc259090092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093" w:history="1">
        <w:r w:rsidR="005D5019" w:rsidRPr="009D3BBA">
          <w:rPr>
            <w:rStyle w:val="Hipercze"/>
            <w:noProof/>
          </w:rPr>
          <w:t>2.2.5.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Przykład kodu</w:t>
        </w:r>
        <w:r w:rsidR="005D5019">
          <w:rPr>
            <w:noProof/>
            <w:webHidden/>
          </w:rPr>
          <w:tab/>
        </w:r>
        <w:r>
          <w:rPr>
            <w:noProof/>
            <w:webHidden/>
          </w:rPr>
          <w:fldChar w:fldCharType="begin"/>
        </w:r>
        <w:r w:rsidR="005D5019">
          <w:rPr>
            <w:noProof/>
            <w:webHidden/>
          </w:rPr>
          <w:instrText xml:space="preserve"> PAGEREF _Toc259090093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CA6E71">
      <w:pPr>
        <w:pStyle w:val="Spistreci1"/>
        <w:rPr>
          <w:rFonts w:asciiTheme="minorHAnsi" w:eastAsiaTheme="minorEastAsia" w:hAnsiTheme="minorHAnsi" w:cstheme="minorBidi"/>
          <w:b w:val="0"/>
          <w:noProof/>
          <w:color w:val="auto"/>
          <w:sz w:val="22"/>
          <w:szCs w:val="22"/>
          <w:lang w:val="en-US" w:eastAsia="en-US"/>
        </w:rPr>
      </w:pPr>
      <w:hyperlink w:anchor="_Toc259090094" w:history="1">
        <w:r w:rsidR="005D5019" w:rsidRPr="009D3BBA">
          <w:rPr>
            <w:rStyle w:val="Hipercze"/>
            <w:noProof/>
          </w:rPr>
          <w:t>3.</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Sztuczne sieci neuronowe</w:t>
        </w:r>
        <w:r w:rsidR="005D5019">
          <w:rPr>
            <w:noProof/>
            <w:webHidden/>
          </w:rPr>
          <w:tab/>
        </w:r>
        <w:r>
          <w:rPr>
            <w:noProof/>
            <w:webHidden/>
          </w:rPr>
          <w:fldChar w:fldCharType="begin"/>
        </w:r>
        <w:r w:rsidR="005D5019">
          <w:rPr>
            <w:noProof/>
            <w:webHidden/>
          </w:rPr>
          <w:instrText xml:space="preserve"> PAGEREF _Toc259090094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095" w:history="1">
        <w:r w:rsidR="005D5019" w:rsidRPr="009D3BBA">
          <w:rPr>
            <w:rStyle w:val="Hipercze"/>
            <w:noProof/>
          </w:rPr>
          <w:t>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Wprowadzenie</w:t>
        </w:r>
        <w:r w:rsidR="005D5019">
          <w:rPr>
            <w:noProof/>
            <w:webHidden/>
          </w:rPr>
          <w:tab/>
        </w:r>
        <w:r>
          <w:rPr>
            <w:noProof/>
            <w:webHidden/>
          </w:rPr>
          <w:fldChar w:fldCharType="begin"/>
        </w:r>
        <w:r w:rsidR="005D5019">
          <w:rPr>
            <w:noProof/>
            <w:webHidden/>
          </w:rPr>
          <w:instrText xml:space="preserve"> PAGEREF _Toc259090095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096" w:history="1">
        <w:r w:rsidR="005D5019" w:rsidRPr="009D3BBA">
          <w:rPr>
            <w:rStyle w:val="Hipercze"/>
            <w:noProof/>
          </w:rPr>
          <w:t>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Model neuronu</w:t>
        </w:r>
        <w:r w:rsidR="005D5019">
          <w:rPr>
            <w:noProof/>
            <w:webHidden/>
          </w:rPr>
          <w:tab/>
        </w:r>
        <w:r>
          <w:rPr>
            <w:noProof/>
            <w:webHidden/>
          </w:rPr>
          <w:fldChar w:fldCharType="begin"/>
        </w:r>
        <w:r w:rsidR="005D5019">
          <w:rPr>
            <w:noProof/>
            <w:webHidden/>
          </w:rPr>
          <w:instrText xml:space="preserve"> PAGEREF _Toc259090096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097" w:history="1">
        <w:r w:rsidR="005D5019" w:rsidRPr="009D3BBA">
          <w:rPr>
            <w:rStyle w:val="Hipercze"/>
            <w:noProof/>
          </w:rPr>
          <w:t>3.2.1.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Neuron biologiczny</w:t>
        </w:r>
        <w:r w:rsidR="005D5019">
          <w:rPr>
            <w:noProof/>
            <w:webHidden/>
          </w:rPr>
          <w:tab/>
        </w:r>
        <w:r>
          <w:rPr>
            <w:noProof/>
            <w:webHidden/>
          </w:rPr>
          <w:fldChar w:fldCharType="begin"/>
        </w:r>
        <w:r w:rsidR="005D5019">
          <w:rPr>
            <w:noProof/>
            <w:webHidden/>
          </w:rPr>
          <w:instrText xml:space="preserve"> PAGEREF _Toc259090097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098" w:history="1">
        <w:r w:rsidR="005D5019" w:rsidRPr="009D3BBA">
          <w:rPr>
            <w:rStyle w:val="Hipercze"/>
            <w:noProof/>
          </w:rPr>
          <w:t>3.2.2.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Sztuczny neuron</w:t>
        </w:r>
        <w:r w:rsidR="005D5019">
          <w:rPr>
            <w:noProof/>
            <w:webHidden/>
          </w:rPr>
          <w:tab/>
        </w:r>
        <w:r>
          <w:rPr>
            <w:noProof/>
            <w:webHidden/>
          </w:rPr>
          <w:fldChar w:fldCharType="begin"/>
        </w:r>
        <w:r w:rsidR="005D5019">
          <w:rPr>
            <w:noProof/>
            <w:webHidden/>
          </w:rPr>
          <w:instrText xml:space="preserve"> PAGEREF _Toc259090098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099" w:history="1">
        <w:r w:rsidR="005D5019" w:rsidRPr="009D3BBA">
          <w:rPr>
            <w:rStyle w:val="Hipercze"/>
            <w:noProof/>
          </w:rPr>
          <w:t>3.2.3.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Funkcja aktywacji, neuron nieliniowy</w:t>
        </w:r>
        <w:r w:rsidR="005D5019">
          <w:rPr>
            <w:noProof/>
            <w:webHidden/>
          </w:rPr>
          <w:tab/>
        </w:r>
        <w:r>
          <w:rPr>
            <w:noProof/>
            <w:webHidden/>
          </w:rPr>
          <w:fldChar w:fldCharType="begin"/>
        </w:r>
        <w:r w:rsidR="005D5019">
          <w:rPr>
            <w:noProof/>
            <w:webHidden/>
          </w:rPr>
          <w:instrText xml:space="preserve"> PAGEREF _Toc259090099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00" w:history="1">
        <w:r w:rsidR="005D5019" w:rsidRPr="009D3BBA">
          <w:rPr>
            <w:rStyle w:val="Hipercze"/>
            <w:noProof/>
          </w:rPr>
          <w:t>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Architektury sieci neuronowych</w:t>
        </w:r>
        <w:r w:rsidR="005D5019">
          <w:rPr>
            <w:noProof/>
            <w:webHidden/>
          </w:rPr>
          <w:tab/>
        </w:r>
        <w:r>
          <w:rPr>
            <w:noProof/>
            <w:webHidden/>
          </w:rPr>
          <w:fldChar w:fldCharType="begin"/>
        </w:r>
        <w:r w:rsidR="005D5019">
          <w:rPr>
            <w:noProof/>
            <w:webHidden/>
          </w:rPr>
          <w:instrText xml:space="preserve"> PAGEREF _Toc259090100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01" w:history="1">
        <w:r w:rsidR="005D5019" w:rsidRPr="009D3BBA">
          <w:rPr>
            <w:rStyle w:val="Hipercze"/>
            <w:noProof/>
          </w:rPr>
          <w:t>3.3.1.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Jednokierunkowe</w:t>
        </w:r>
        <w:r w:rsidR="005D5019">
          <w:rPr>
            <w:noProof/>
            <w:webHidden/>
          </w:rPr>
          <w:tab/>
        </w:r>
        <w:r>
          <w:rPr>
            <w:noProof/>
            <w:webHidden/>
          </w:rPr>
          <w:fldChar w:fldCharType="begin"/>
        </w:r>
        <w:r w:rsidR="005D5019">
          <w:rPr>
            <w:noProof/>
            <w:webHidden/>
          </w:rPr>
          <w:instrText xml:space="preserve"> PAGEREF _Toc259090101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02" w:history="1">
        <w:r w:rsidR="005D5019" w:rsidRPr="009D3BBA">
          <w:rPr>
            <w:rStyle w:val="Hipercze"/>
            <w:noProof/>
          </w:rPr>
          <w:t>3.3.2.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Rekurencyjne</w:t>
        </w:r>
        <w:r w:rsidR="005D5019">
          <w:rPr>
            <w:noProof/>
            <w:webHidden/>
          </w:rPr>
          <w:tab/>
        </w:r>
        <w:r>
          <w:rPr>
            <w:noProof/>
            <w:webHidden/>
          </w:rPr>
          <w:fldChar w:fldCharType="begin"/>
        </w:r>
        <w:r w:rsidR="005D5019">
          <w:rPr>
            <w:noProof/>
            <w:webHidden/>
          </w:rPr>
          <w:instrText xml:space="preserve"> PAGEREF _Toc259090102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03" w:history="1">
        <w:r w:rsidR="005D5019" w:rsidRPr="009D3BBA">
          <w:rPr>
            <w:rStyle w:val="Hipercze"/>
            <w:noProof/>
          </w:rPr>
          <w:t>3.3.3.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Sieci komórkowe</w:t>
        </w:r>
        <w:r w:rsidR="005D5019">
          <w:rPr>
            <w:noProof/>
            <w:webHidden/>
          </w:rPr>
          <w:tab/>
        </w:r>
        <w:r>
          <w:rPr>
            <w:noProof/>
            <w:webHidden/>
          </w:rPr>
          <w:fldChar w:fldCharType="begin"/>
        </w:r>
        <w:r w:rsidR="005D5019">
          <w:rPr>
            <w:noProof/>
            <w:webHidden/>
          </w:rPr>
          <w:instrText xml:space="preserve"> PAGEREF _Toc259090103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04" w:history="1">
        <w:r w:rsidR="005D5019" w:rsidRPr="009D3BBA">
          <w:rPr>
            <w:rStyle w:val="Hipercze"/>
            <w:noProof/>
          </w:rPr>
          <w:t>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Zastosowanie sztucznych sieci neuronowych</w:t>
        </w:r>
        <w:r w:rsidR="005D5019">
          <w:rPr>
            <w:noProof/>
            <w:webHidden/>
          </w:rPr>
          <w:tab/>
        </w:r>
        <w:r>
          <w:rPr>
            <w:noProof/>
            <w:webHidden/>
          </w:rPr>
          <w:fldChar w:fldCharType="begin"/>
        </w:r>
        <w:r w:rsidR="005D5019">
          <w:rPr>
            <w:noProof/>
            <w:webHidden/>
          </w:rPr>
          <w:instrText xml:space="preserve"> PAGEREF _Toc259090104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05" w:history="1">
        <w:r w:rsidR="005D5019" w:rsidRPr="009D3BBA">
          <w:rPr>
            <w:rStyle w:val="Hipercze"/>
            <w:noProof/>
          </w:rPr>
          <w:t>3.5.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Metody uczenia</w:t>
        </w:r>
        <w:r w:rsidR="005D5019">
          <w:rPr>
            <w:noProof/>
            <w:webHidden/>
          </w:rPr>
          <w:tab/>
        </w:r>
        <w:r>
          <w:rPr>
            <w:noProof/>
            <w:webHidden/>
          </w:rPr>
          <w:fldChar w:fldCharType="begin"/>
        </w:r>
        <w:r w:rsidR="005D5019">
          <w:rPr>
            <w:noProof/>
            <w:webHidden/>
          </w:rPr>
          <w:instrText xml:space="preserve"> PAGEREF _Toc259090105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06" w:history="1">
        <w:r w:rsidR="005D5019" w:rsidRPr="009D3BBA">
          <w:rPr>
            <w:rStyle w:val="Hipercze"/>
            <w:noProof/>
          </w:rPr>
          <w:t>3.5.1.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Uczenie nadzorowane</w:t>
        </w:r>
        <w:r w:rsidR="005D5019">
          <w:rPr>
            <w:noProof/>
            <w:webHidden/>
          </w:rPr>
          <w:tab/>
        </w:r>
        <w:r>
          <w:rPr>
            <w:noProof/>
            <w:webHidden/>
          </w:rPr>
          <w:fldChar w:fldCharType="begin"/>
        </w:r>
        <w:r w:rsidR="005D5019">
          <w:rPr>
            <w:noProof/>
            <w:webHidden/>
          </w:rPr>
          <w:instrText xml:space="preserve"> PAGEREF _Toc259090106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7" w:history="1">
        <w:r w:rsidR="005D5019" w:rsidRPr="009D3BBA">
          <w:rPr>
            <w:rStyle w:val="Hipercze"/>
            <w:noProof/>
          </w:rPr>
          <w:t>3.5.1.1.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 nauczycielem</w:t>
        </w:r>
        <w:r w:rsidR="005D5019">
          <w:rPr>
            <w:noProof/>
            <w:webHidden/>
          </w:rPr>
          <w:tab/>
        </w:r>
        <w:r>
          <w:rPr>
            <w:noProof/>
            <w:webHidden/>
          </w:rPr>
          <w:fldChar w:fldCharType="begin"/>
        </w:r>
        <w:r w:rsidR="005D5019">
          <w:rPr>
            <w:noProof/>
            <w:webHidden/>
          </w:rPr>
          <w:instrText xml:space="preserve"> PAGEREF _Toc259090107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8" w:history="1">
        <w:r w:rsidR="005D5019" w:rsidRPr="009D3BBA">
          <w:rPr>
            <w:rStyle w:val="Hipercze"/>
            <w:noProof/>
          </w:rPr>
          <w:t>3.5.1.2.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 krytykiem</w:t>
        </w:r>
        <w:r w:rsidR="005D5019">
          <w:rPr>
            <w:noProof/>
            <w:webHidden/>
          </w:rPr>
          <w:tab/>
        </w:r>
        <w:r>
          <w:rPr>
            <w:noProof/>
            <w:webHidden/>
          </w:rPr>
          <w:fldChar w:fldCharType="begin"/>
        </w:r>
        <w:r w:rsidR="005D5019">
          <w:rPr>
            <w:noProof/>
            <w:webHidden/>
          </w:rPr>
          <w:instrText xml:space="preserve"> PAGEREF _Toc259090108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09" w:history="1">
        <w:r w:rsidR="005D5019" w:rsidRPr="009D3BBA">
          <w:rPr>
            <w:rStyle w:val="Hipercze"/>
            <w:noProof/>
          </w:rPr>
          <w:t>3.5.2.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Uczenie nienadzorowane</w:t>
        </w:r>
        <w:r w:rsidR="005D5019">
          <w:rPr>
            <w:noProof/>
            <w:webHidden/>
          </w:rPr>
          <w:tab/>
        </w:r>
        <w:r>
          <w:rPr>
            <w:noProof/>
            <w:webHidden/>
          </w:rPr>
          <w:fldChar w:fldCharType="begin"/>
        </w:r>
        <w:r w:rsidR="005D5019">
          <w:rPr>
            <w:noProof/>
            <w:webHidden/>
          </w:rPr>
          <w:instrText xml:space="preserve"> PAGEREF _Toc259090109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0" w:history="1">
        <w:r w:rsidR="005D5019" w:rsidRPr="009D3BBA">
          <w:rPr>
            <w:rStyle w:val="Hipercze"/>
            <w:noProof/>
          </w:rPr>
          <w:t>3.5.2.1.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Samoorganizujące się mapy</w:t>
        </w:r>
        <w:r w:rsidR="005D5019">
          <w:rPr>
            <w:noProof/>
            <w:webHidden/>
          </w:rPr>
          <w:tab/>
        </w:r>
        <w:r>
          <w:rPr>
            <w:noProof/>
            <w:webHidden/>
          </w:rPr>
          <w:fldChar w:fldCharType="begin"/>
        </w:r>
        <w:r w:rsidR="005D5019">
          <w:rPr>
            <w:noProof/>
            <w:webHidden/>
          </w:rPr>
          <w:instrText xml:space="preserve"> PAGEREF _Toc259090110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1" w:history="1">
        <w:r w:rsidR="005D5019" w:rsidRPr="009D3BBA">
          <w:rPr>
            <w:rStyle w:val="Hipercze"/>
            <w:noProof/>
          </w:rPr>
          <w:t>3.5.2.2.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Konkurencyjne</w:t>
        </w:r>
        <w:r w:rsidR="005D5019">
          <w:rPr>
            <w:noProof/>
            <w:webHidden/>
          </w:rPr>
          <w:tab/>
        </w:r>
        <w:r>
          <w:rPr>
            <w:noProof/>
            <w:webHidden/>
          </w:rPr>
          <w:fldChar w:fldCharType="begin"/>
        </w:r>
        <w:r w:rsidR="005D5019">
          <w:rPr>
            <w:noProof/>
            <w:webHidden/>
          </w:rPr>
          <w:instrText xml:space="preserve"> PAGEREF _Toc259090111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CA6E71">
      <w:pPr>
        <w:pStyle w:val="Spistreci1"/>
        <w:rPr>
          <w:rFonts w:asciiTheme="minorHAnsi" w:eastAsiaTheme="minorEastAsia" w:hAnsiTheme="minorHAnsi" w:cstheme="minorBidi"/>
          <w:b w:val="0"/>
          <w:noProof/>
          <w:color w:val="auto"/>
          <w:sz w:val="22"/>
          <w:szCs w:val="22"/>
          <w:lang w:val="en-US" w:eastAsia="en-US"/>
        </w:rPr>
      </w:pPr>
      <w:hyperlink w:anchor="_Toc259090112" w:history="1">
        <w:r w:rsidR="005D5019" w:rsidRPr="009D3BBA">
          <w:rPr>
            <w:rStyle w:val="Hipercze"/>
            <w:noProof/>
          </w:rPr>
          <w:t>4.</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Implementacja sztucznych sieci neuronowych na GPU</w:t>
        </w:r>
        <w:r w:rsidR="005D5019">
          <w:rPr>
            <w:noProof/>
            <w:webHidden/>
          </w:rPr>
          <w:tab/>
        </w:r>
        <w:r>
          <w:rPr>
            <w:noProof/>
            <w:webHidden/>
          </w:rPr>
          <w:fldChar w:fldCharType="begin"/>
        </w:r>
        <w:r w:rsidR="005D5019">
          <w:rPr>
            <w:noProof/>
            <w:webHidden/>
          </w:rPr>
          <w:instrText xml:space="preserve"> PAGEREF _Toc259090112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13" w:history="1">
        <w:r w:rsidR="005D5019" w:rsidRPr="009D3BBA">
          <w:rPr>
            <w:rStyle w:val="Hipercze"/>
            <w:noProof/>
          </w:rPr>
          <w:t>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Sieć neuronowa z punktu widzenia programisty</w:t>
        </w:r>
        <w:r w:rsidR="005D5019">
          <w:rPr>
            <w:noProof/>
            <w:webHidden/>
          </w:rPr>
          <w:tab/>
        </w:r>
        <w:r>
          <w:rPr>
            <w:noProof/>
            <w:webHidden/>
          </w:rPr>
          <w:fldChar w:fldCharType="begin"/>
        </w:r>
        <w:r w:rsidR="005D5019">
          <w:rPr>
            <w:noProof/>
            <w:webHidden/>
          </w:rPr>
          <w:instrText xml:space="preserve"> PAGEREF _Toc259090113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14" w:history="1">
        <w:r w:rsidR="005D5019" w:rsidRPr="009D3BBA">
          <w:rPr>
            <w:rStyle w:val="Hipercze"/>
            <w:noProof/>
          </w:rPr>
          <w:t>4.1.1.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Struktury danych w sieciach neuronowych</w:t>
        </w:r>
        <w:r w:rsidR="005D5019">
          <w:rPr>
            <w:noProof/>
            <w:webHidden/>
          </w:rPr>
          <w:tab/>
        </w:r>
        <w:r>
          <w:rPr>
            <w:noProof/>
            <w:webHidden/>
          </w:rPr>
          <w:fldChar w:fldCharType="begin"/>
        </w:r>
        <w:r w:rsidR="005D5019">
          <w:rPr>
            <w:noProof/>
            <w:webHidden/>
          </w:rPr>
          <w:instrText xml:space="preserve"> PAGEREF _Toc259090114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15" w:history="1">
        <w:r w:rsidR="005D5019" w:rsidRPr="009D3BBA">
          <w:rPr>
            <w:rStyle w:val="Hipercze"/>
            <w:noProof/>
          </w:rPr>
          <w:t>4.1.2.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Użyte algorytmy</w:t>
        </w:r>
        <w:r w:rsidR="005D5019">
          <w:rPr>
            <w:noProof/>
            <w:webHidden/>
          </w:rPr>
          <w:tab/>
        </w:r>
        <w:r>
          <w:rPr>
            <w:noProof/>
            <w:webHidden/>
          </w:rPr>
          <w:fldChar w:fldCharType="begin"/>
        </w:r>
        <w:r w:rsidR="005D5019">
          <w:rPr>
            <w:noProof/>
            <w:webHidden/>
          </w:rPr>
          <w:instrText xml:space="preserve"> PAGEREF _Toc259090115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16" w:history="1">
        <w:r w:rsidR="005D5019" w:rsidRPr="009D3BBA">
          <w:rPr>
            <w:rStyle w:val="Hipercze"/>
            <w:noProof/>
          </w:rPr>
          <w:t>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Zastosowanie GPU w sztucznych sieciach neuronowych</w:t>
        </w:r>
        <w:r w:rsidR="005D5019">
          <w:rPr>
            <w:noProof/>
            <w:webHidden/>
          </w:rPr>
          <w:tab/>
        </w:r>
        <w:r>
          <w:rPr>
            <w:noProof/>
            <w:webHidden/>
          </w:rPr>
          <w:fldChar w:fldCharType="begin"/>
        </w:r>
        <w:r w:rsidR="005D5019">
          <w:rPr>
            <w:noProof/>
            <w:webHidden/>
          </w:rPr>
          <w:instrText xml:space="preserve"> PAGEREF _Toc259090116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17" w:history="1">
        <w:r w:rsidR="005D5019" w:rsidRPr="009D3BBA">
          <w:rPr>
            <w:rStyle w:val="Hipercze"/>
            <w:noProof/>
          </w:rPr>
          <w:t>4.2.1.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Zrównoleglenie operacji na sieciach neuronowych</w:t>
        </w:r>
        <w:r w:rsidR="005D5019">
          <w:rPr>
            <w:noProof/>
            <w:webHidden/>
          </w:rPr>
          <w:tab/>
        </w:r>
        <w:r>
          <w:rPr>
            <w:noProof/>
            <w:webHidden/>
          </w:rPr>
          <w:fldChar w:fldCharType="begin"/>
        </w:r>
        <w:r w:rsidR="005D5019">
          <w:rPr>
            <w:noProof/>
            <w:webHidden/>
          </w:rPr>
          <w:instrText xml:space="preserve"> PAGEREF _Toc259090117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18" w:history="1">
        <w:r w:rsidR="005D5019" w:rsidRPr="009D3BBA">
          <w:rPr>
            <w:rStyle w:val="Hipercze"/>
            <w:noProof/>
          </w:rPr>
          <w:t>4.2.2.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Wewnętrzne  struktury danych GPU</w:t>
        </w:r>
        <w:r w:rsidR="005D5019">
          <w:rPr>
            <w:noProof/>
            <w:webHidden/>
          </w:rPr>
          <w:tab/>
        </w:r>
        <w:r>
          <w:rPr>
            <w:noProof/>
            <w:webHidden/>
          </w:rPr>
          <w:fldChar w:fldCharType="begin"/>
        </w:r>
        <w:r w:rsidR="005D5019">
          <w:rPr>
            <w:noProof/>
            <w:webHidden/>
          </w:rPr>
          <w:instrText xml:space="preserve"> PAGEREF _Toc259090118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19" w:history="1">
        <w:r w:rsidR="005D5019" w:rsidRPr="009D3BBA">
          <w:rPr>
            <w:rStyle w:val="Hipercze"/>
            <w:noProof/>
          </w:rPr>
          <w:t>4.2.3.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Istniejące rozwiązania software’owe</w:t>
        </w:r>
        <w:r w:rsidR="005D5019">
          <w:rPr>
            <w:noProof/>
            <w:webHidden/>
          </w:rPr>
          <w:tab/>
        </w:r>
        <w:r>
          <w:rPr>
            <w:noProof/>
            <w:webHidden/>
          </w:rPr>
          <w:fldChar w:fldCharType="begin"/>
        </w:r>
        <w:r w:rsidR="005D5019">
          <w:rPr>
            <w:noProof/>
            <w:webHidden/>
          </w:rPr>
          <w:instrText xml:space="preserve"> PAGEREF _Toc259090119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CA6E71">
      <w:pPr>
        <w:pStyle w:val="Spistreci1"/>
        <w:rPr>
          <w:rFonts w:asciiTheme="minorHAnsi" w:eastAsiaTheme="minorEastAsia" w:hAnsiTheme="minorHAnsi" w:cstheme="minorBidi"/>
          <w:b w:val="0"/>
          <w:noProof/>
          <w:color w:val="auto"/>
          <w:sz w:val="22"/>
          <w:szCs w:val="22"/>
          <w:lang w:val="en-US" w:eastAsia="en-US"/>
        </w:rPr>
      </w:pPr>
      <w:hyperlink w:anchor="_Toc259090120" w:history="1">
        <w:r w:rsidR="005D5019" w:rsidRPr="009D3BBA">
          <w:rPr>
            <w:rStyle w:val="Hipercze"/>
            <w:noProof/>
          </w:rPr>
          <w:t>5.</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Biblioteka CNL</w:t>
        </w:r>
        <w:r w:rsidR="005D5019">
          <w:rPr>
            <w:noProof/>
            <w:webHidden/>
          </w:rPr>
          <w:tab/>
        </w:r>
        <w:r>
          <w:rPr>
            <w:noProof/>
            <w:webHidden/>
          </w:rPr>
          <w:fldChar w:fldCharType="begin"/>
        </w:r>
        <w:r w:rsidR="005D5019">
          <w:rPr>
            <w:noProof/>
            <w:webHidden/>
          </w:rPr>
          <w:instrText xml:space="preserve"> PAGEREF _Toc259090120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21" w:history="1">
        <w:r w:rsidR="005D5019" w:rsidRPr="009D3BBA">
          <w:rPr>
            <w:rStyle w:val="Hipercze"/>
            <w:noProof/>
          </w:rPr>
          <w:t>5.1.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Zakres programu</w:t>
        </w:r>
        <w:r w:rsidR="005D5019">
          <w:rPr>
            <w:noProof/>
            <w:webHidden/>
          </w:rPr>
          <w:tab/>
        </w:r>
        <w:r>
          <w:rPr>
            <w:noProof/>
            <w:webHidden/>
          </w:rPr>
          <w:fldChar w:fldCharType="begin"/>
        </w:r>
        <w:r w:rsidR="005D5019">
          <w:rPr>
            <w:noProof/>
            <w:webHidden/>
          </w:rPr>
          <w:instrText xml:space="preserve"> PAGEREF _Toc259090121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22" w:history="1">
        <w:r w:rsidR="005D5019" w:rsidRPr="009D3BBA">
          <w:rPr>
            <w:rStyle w:val="Hipercze"/>
            <w:noProof/>
          </w:rPr>
          <w:t>5.1.1.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Ogólny projekt aplikacji</w:t>
        </w:r>
        <w:r w:rsidR="005D5019">
          <w:rPr>
            <w:noProof/>
            <w:webHidden/>
          </w:rPr>
          <w:tab/>
        </w:r>
        <w:r>
          <w:rPr>
            <w:noProof/>
            <w:webHidden/>
          </w:rPr>
          <w:fldChar w:fldCharType="begin"/>
        </w:r>
        <w:r w:rsidR="005D5019">
          <w:rPr>
            <w:noProof/>
            <w:webHidden/>
          </w:rPr>
          <w:instrText xml:space="preserve"> PAGEREF _Toc259090122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23" w:history="1">
        <w:r w:rsidR="005D5019" w:rsidRPr="009D3BBA">
          <w:rPr>
            <w:rStyle w:val="Hipercze"/>
            <w:noProof/>
          </w:rPr>
          <w:t>5.1.2.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Zastosowania programu.</w:t>
        </w:r>
        <w:r w:rsidR="005D5019">
          <w:rPr>
            <w:noProof/>
            <w:webHidden/>
          </w:rPr>
          <w:tab/>
        </w:r>
        <w:r>
          <w:rPr>
            <w:noProof/>
            <w:webHidden/>
          </w:rPr>
          <w:fldChar w:fldCharType="begin"/>
        </w:r>
        <w:r w:rsidR="005D5019">
          <w:rPr>
            <w:noProof/>
            <w:webHidden/>
          </w:rPr>
          <w:instrText xml:space="preserve"> PAGEREF _Toc259090123 \h </w:instrText>
        </w:r>
        <w:r>
          <w:rPr>
            <w:noProof/>
            <w:webHidden/>
          </w:rPr>
        </w:r>
        <w:r>
          <w:rPr>
            <w:noProof/>
            <w:webHidden/>
          </w:rPr>
          <w:fldChar w:fldCharType="separate"/>
        </w:r>
        <w:r w:rsidR="005D5019">
          <w:rPr>
            <w:noProof/>
            <w:webHidden/>
          </w:rPr>
          <w:t>22</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24" w:history="1">
        <w:r w:rsidR="005D5019" w:rsidRPr="009D3BBA">
          <w:rPr>
            <w:rStyle w:val="Hipercze"/>
            <w:noProof/>
          </w:rPr>
          <w:t>5.1.3.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Diagramy:</w:t>
        </w:r>
        <w:r w:rsidR="005D5019">
          <w:rPr>
            <w:noProof/>
            <w:webHidden/>
          </w:rPr>
          <w:tab/>
        </w:r>
        <w:r>
          <w:rPr>
            <w:noProof/>
            <w:webHidden/>
          </w:rPr>
          <w:fldChar w:fldCharType="begin"/>
        </w:r>
        <w:r w:rsidR="005D5019">
          <w:rPr>
            <w:noProof/>
            <w:webHidden/>
          </w:rPr>
          <w:instrText xml:space="preserve"> PAGEREF _Toc259090124 \h </w:instrText>
        </w:r>
        <w:r>
          <w:rPr>
            <w:noProof/>
            <w:webHidden/>
          </w:rPr>
        </w:r>
        <w:r>
          <w:rPr>
            <w:noProof/>
            <w:webHidden/>
          </w:rPr>
          <w:fldChar w:fldCharType="separate"/>
        </w:r>
        <w:r w:rsidR="005D5019">
          <w:rPr>
            <w:noProof/>
            <w:webHidden/>
          </w:rPr>
          <w:t>23</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5" w:history="1">
        <w:r w:rsidR="005D5019" w:rsidRPr="009D3BBA">
          <w:rPr>
            <w:rStyle w:val="Hipercze"/>
            <w:noProof/>
          </w:rPr>
          <w:t>5.1.3.1.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Class</w:t>
        </w:r>
        <w:r w:rsidR="005D5019">
          <w:rPr>
            <w:noProof/>
            <w:webHidden/>
          </w:rPr>
          <w:tab/>
        </w:r>
        <w:r>
          <w:rPr>
            <w:noProof/>
            <w:webHidden/>
          </w:rPr>
          <w:fldChar w:fldCharType="begin"/>
        </w:r>
        <w:r w:rsidR="005D5019">
          <w:rPr>
            <w:noProof/>
            <w:webHidden/>
          </w:rPr>
          <w:instrText xml:space="preserve"> PAGEREF _Toc259090125 \h </w:instrText>
        </w:r>
        <w:r>
          <w:rPr>
            <w:noProof/>
            <w:webHidden/>
          </w:rPr>
        </w:r>
        <w:r>
          <w:rPr>
            <w:noProof/>
            <w:webHidden/>
          </w:rPr>
          <w:fldChar w:fldCharType="separate"/>
        </w:r>
        <w:r w:rsidR="005D5019">
          <w:rPr>
            <w:noProof/>
            <w:webHidden/>
          </w:rPr>
          <w:t>24</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6" w:history="1">
        <w:r w:rsidR="005D5019" w:rsidRPr="009D3BBA">
          <w:rPr>
            <w:rStyle w:val="Hipercze"/>
            <w:noProof/>
          </w:rPr>
          <w:t>5.1.3.2.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Component</w:t>
        </w:r>
        <w:r w:rsidR="005D5019">
          <w:rPr>
            <w:noProof/>
            <w:webHidden/>
          </w:rPr>
          <w:tab/>
        </w:r>
        <w:r>
          <w:rPr>
            <w:noProof/>
            <w:webHidden/>
          </w:rPr>
          <w:fldChar w:fldCharType="begin"/>
        </w:r>
        <w:r w:rsidR="005D5019">
          <w:rPr>
            <w:noProof/>
            <w:webHidden/>
          </w:rPr>
          <w:instrText xml:space="preserve"> PAGEREF _Toc259090126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7" w:history="1">
        <w:r w:rsidR="005D5019" w:rsidRPr="009D3BBA">
          <w:rPr>
            <w:rStyle w:val="Hipercze"/>
            <w:noProof/>
          </w:rPr>
          <w:t>5.1.3.3.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Component</w:t>
        </w:r>
        <w:r w:rsidR="005D5019">
          <w:rPr>
            <w:noProof/>
            <w:webHidden/>
          </w:rPr>
          <w:tab/>
        </w:r>
        <w:r>
          <w:rPr>
            <w:noProof/>
            <w:webHidden/>
          </w:rPr>
          <w:fldChar w:fldCharType="begin"/>
        </w:r>
        <w:r w:rsidR="005D5019">
          <w:rPr>
            <w:noProof/>
            <w:webHidden/>
          </w:rPr>
          <w:instrText xml:space="preserve"> PAGEREF _Toc259090127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8" w:history="1">
        <w:r w:rsidR="005D5019" w:rsidRPr="009D3BBA">
          <w:rPr>
            <w:rStyle w:val="Hipercze"/>
            <w:noProof/>
          </w:rPr>
          <w:t>5.1.3.4.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Activity</w:t>
        </w:r>
        <w:r w:rsidR="005D5019">
          <w:rPr>
            <w:noProof/>
            <w:webHidden/>
          </w:rPr>
          <w:tab/>
        </w:r>
        <w:r>
          <w:rPr>
            <w:noProof/>
            <w:webHidden/>
          </w:rPr>
          <w:fldChar w:fldCharType="begin"/>
        </w:r>
        <w:r w:rsidR="005D5019">
          <w:rPr>
            <w:noProof/>
            <w:webHidden/>
          </w:rPr>
          <w:instrText xml:space="preserve"> PAGEREF _Toc259090128 \h </w:instrText>
        </w:r>
        <w:r>
          <w:rPr>
            <w:noProof/>
            <w:webHidden/>
          </w:rPr>
        </w:r>
        <w:r>
          <w:rPr>
            <w:noProof/>
            <w:webHidden/>
          </w:rPr>
          <w:fldChar w:fldCharType="separate"/>
        </w:r>
        <w:r w:rsidR="005D5019">
          <w:rPr>
            <w:noProof/>
            <w:webHidden/>
          </w:rPr>
          <w:t>26</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29" w:history="1">
        <w:r w:rsidR="005D5019" w:rsidRPr="009D3BBA">
          <w:rPr>
            <w:rStyle w:val="Hipercze"/>
            <w:noProof/>
          </w:rPr>
          <w:t>5.1.4.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Struktura plików danych</w:t>
        </w:r>
        <w:r w:rsidR="005D5019">
          <w:rPr>
            <w:noProof/>
            <w:webHidden/>
          </w:rPr>
          <w:tab/>
        </w:r>
        <w:r>
          <w:rPr>
            <w:noProof/>
            <w:webHidden/>
          </w:rPr>
          <w:fldChar w:fldCharType="begin"/>
        </w:r>
        <w:r w:rsidR="005D5019">
          <w:rPr>
            <w:noProof/>
            <w:webHidden/>
          </w:rPr>
          <w:instrText xml:space="preserve"> PAGEREF _Toc259090129 \h </w:instrText>
        </w:r>
        <w:r>
          <w:rPr>
            <w:noProof/>
            <w:webHidden/>
          </w:rPr>
        </w:r>
        <w:r>
          <w:rPr>
            <w:noProof/>
            <w:webHidden/>
          </w:rPr>
          <w:fldChar w:fldCharType="separate"/>
        </w:r>
        <w:r w:rsidR="005D5019">
          <w:rPr>
            <w:noProof/>
            <w:webHidden/>
          </w:rPr>
          <w:t>27</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0" w:history="1">
        <w:r w:rsidR="005D5019" w:rsidRPr="009D3BBA">
          <w:rPr>
            <w:rStyle w:val="Hipercze"/>
            <w:noProof/>
          </w:rPr>
          <w:t>5.1.4.1.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Plik zestawu testów CSV</w:t>
        </w:r>
        <w:r w:rsidR="005D5019">
          <w:rPr>
            <w:noProof/>
            <w:webHidden/>
          </w:rPr>
          <w:tab/>
        </w:r>
        <w:r>
          <w:rPr>
            <w:noProof/>
            <w:webHidden/>
          </w:rPr>
          <w:fldChar w:fldCharType="begin"/>
        </w:r>
        <w:r w:rsidR="005D5019">
          <w:rPr>
            <w:noProof/>
            <w:webHidden/>
          </w:rPr>
          <w:instrText xml:space="preserve"> PAGEREF _Toc259090130 \h </w:instrText>
        </w:r>
        <w:r>
          <w:rPr>
            <w:noProof/>
            <w:webHidden/>
          </w:rPr>
        </w:r>
        <w:r>
          <w:rPr>
            <w:noProof/>
            <w:webHidden/>
          </w:rPr>
          <w:fldChar w:fldCharType="separate"/>
        </w:r>
        <w:r w:rsidR="005D5019">
          <w:rPr>
            <w:noProof/>
            <w:webHidden/>
          </w:rPr>
          <w:t>28</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1" w:history="1">
        <w:r w:rsidR="005D5019" w:rsidRPr="009D3BBA">
          <w:rPr>
            <w:rStyle w:val="Hipercze"/>
            <w:noProof/>
          </w:rPr>
          <w:t>5.1.4.2.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Plik zestawu testów XML</w:t>
        </w:r>
        <w:r w:rsidR="005D5019">
          <w:rPr>
            <w:noProof/>
            <w:webHidden/>
          </w:rPr>
          <w:tab/>
        </w:r>
        <w:r>
          <w:rPr>
            <w:noProof/>
            <w:webHidden/>
          </w:rPr>
          <w:fldChar w:fldCharType="begin"/>
        </w:r>
        <w:r w:rsidR="005D5019">
          <w:rPr>
            <w:noProof/>
            <w:webHidden/>
          </w:rPr>
          <w:instrText xml:space="preserve"> PAGEREF _Toc259090131 \h </w:instrText>
        </w:r>
        <w:r>
          <w:rPr>
            <w:noProof/>
            <w:webHidden/>
          </w:rPr>
        </w:r>
        <w:r>
          <w:rPr>
            <w:noProof/>
            <w:webHidden/>
          </w:rPr>
          <w:fldChar w:fldCharType="separate"/>
        </w:r>
        <w:r w:rsidR="005D5019">
          <w:rPr>
            <w:noProof/>
            <w:webHidden/>
          </w:rPr>
          <w:t>29</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2" w:history="1">
        <w:r w:rsidR="005D5019" w:rsidRPr="009D3BBA">
          <w:rPr>
            <w:rStyle w:val="Hipercze"/>
            <w:noProof/>
          </w:rPr>
          <w:t>5.1.4.3.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Format Sieci MLP w XML</w:t>
        </w:r>
        <w:r w:rsidR="005D5019">
          <w:rPr>
            <w:noProof/>
            <w:webHidden/>
          </w:rPr>
          <w:tab/>
        </w:r>
        <w:r>
          <w:rPr>
            <w:noProof/>
            <w:webHidden/>
          </w:rPr>
          <w:fldChar w:fldCharType="begin"/>
        </w:r>
        <w:r w:rsidR="005D5019">
          <w:rPr>
            <w:noProof/>
            <w:webHidden/>
          </w:rPr>
          <w:instrText xml:space="preserve"> PAGEREF _Toc259090132 \h </w:instrText>
        </w:r>
        <w:r>
          <w:rPr>
            <w:noProof/>
            <w:webHidden/>
          </w:rPr>
        </w:r>
        <w:r>
          <w:rPr>
            <w:noProof/>
            <w:webHidden/>
          </w:rPr>
          <w:fldChar w:fldCharType="separate"/>
        </w:r>
        <w:r w:rsidR="005D5019">
          <w:rPr>
            <w:noProof/>
            <w:webHidden/>
          </w:rPr>
          <w:t>32</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33" w:history="1">
        <w:r w:rsidR="005D5019" w:rsidRPr="009D3BBA">
          <w:rPr>
            <w:rStyle w:val="Hipercze"/>
            <w:noProof/>
          </w:rPr>
          <w:t>5.1.5.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Katalogi i pliki w projekcie</w:t>
        </w:r>
        <w:r w:rsidR="005D5019">
          <w:rPr>
            <w:noProof/>
            <w:webHidden/>
          </w:rPr>
          <w:tab/>
        </w:r>
        <w:r>
          <w:rPr>
            <w:noProof/>
            <w:webHidden/>
          </w:rPr>
          <w:fldChar w:fldCharType="begin"/>
        </w:r>
        <w:r w:rsidR="005D5019">
          <w:rPr>
            <w:noProof/>
            <w:webHidden/>
          </w:rPr>
          <w:instrText xml:space="preserve"> PAGEREF _Toc259090133 \h </w:instrText>
        </w:r>
        <w:r>
          <w:rPr>
            <w:noProof/>
            <w:webHidden/>
          </w:rPr>
        </w:r>
        <w:r>
          <w:rPr>
            <w:noProof/>
            <w:webHidden/>
          </w:rPr>
          <w:fldChar w:fldCharType="separate"/>
        </w:r>
        <w:r w:rsidR="005D5019">
          <w:rPr>
            <w:noProof/>
            <w:webHidden/>
          </w:rPr>
          <w:t>34</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34" w:history="1">
        <w:r w:rsidR="005D5019" w:rsidRPr="009D3BBA">
          <w:rPr>
            <w:rStyle w:val="Hipercze"/>
            <w:noProof/>
          </w:rPr>
          <w:t>5.1.6.</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Logowanie</w:t>
        </w:r>
        <w:r w:rsidR="005D5019">
          <w:rPr>
            <w:noProof/>
            <w:webHidden/>
          </w:rPr>
          <w:tab/>
        </w:r>
        <w:r>
          <w:rPr>
            <w:noProof/>
            <w:webHidden/>
          </w:rPr>
          <w:fldChar w:fldCharType="begin"/>
        </w:r>
        <w:r w:rsidR="005D5019">
          <w:rPr>
            <w:noProof/>
            <w:webHidden/>
          </w:rPr>
          <w:instrText xml:space="preserve"> PAGEREF _Toc259090134 \h </w:instrText>
        </w:r>
        <w:r>
          <w:rPr>
            <w:noProof/>
            <w:webHidden/>
          </w:rPr>
        </w:r>
        <w:r>
          <w:rPr>
            <w:noProof/>
            <w:webHidden/>
          </w:rPr>
          <w:fldChar w:fldCharType="separate"/>
        </w:r>
        <w:r w:rsidR="005D5019">
          <w:rPr>
            <w:noProof/>
            <w:webHidden/>
          </w:rPr>
          <w:t>35</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35" w:history="1">
        <w:r w:rsidR="005D5019" w:rsidRPr="009D3BBA">
          <w:rPr>
            <w:rStyle w:val="Hipercze"/>
            <w:noProof/>
          </w:rPr>
          <w:t>5.2.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Część CPU</w:t>
        </w:r>
        <w:r w:rsidR="005D5019">
          <w:rPr>
            <w:noProof/>
            <w:webHidden/>
          </w:rPr>
          <w:tab/>
        </w:r>
        <w:r>
          <w:rPr>
            <w:noProof/>
            <w:webHidden/>
          </w:rPr>
          <w:fldChar w:fldCharType="begin"/>
        </w:r>
        <w:r w:rsidR="005D5019">
          <w:rPr>
            <w:noProof/>
            <w:webHidden/>
          </w:rPr>
          <w:instrText xml:space="preserve"> PAGEREF _Toc259090135 \h </w:instrText>
        </w:r>
        <w:r>
          <w:rPr>
            <w:noProof/>
            <w:webHidden/>
          </w:rPr>
        </w:r>
        <w:r>
          <w:rPr>
            <w:noProof/>
            <w:webHidden/>
          </w:rPr>
          <w:fldChar w:fldCharType="separate"/>
        </w:r>
        <w:r w:rsidR="005D5019">
          <w:rPr>
            <w:noProof/>
            <w:webHidden/>
          </w:rPr>
          <w:t>36</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36" w:history="1">
        <w:r w:rsidR="005D5019" w:rsidRPr="009D3BBA">
          <w:rPr>
            <w:rStyle w:val="Hipercze"/>
            <w:noProof/>
          </w:rPr>
          <w:t>5.2.1.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Podejście CPU do aplikacji wykonującej MLP</w:t>
        </w:r>
        <w:r w:rsidR="005D5019">
          <w:rPr>
            <w:noProof/>
            <w:webHidden/>
          </w:rPr>
          <w:tab/>
        </w:r>
        <w:r>
          <w:rPr>
            <w:noProof/>
            <w:webHidden/>
          </w:rPr>
          <w:fldChar w:fldCharType="begin"/>
        </w:r>
        <w:r w:rsidR="005D5019">
          <w:rPr>
            <w:noProof/>
            <w:webHidden/>
          </w:rPr>
          <w:instrText xml:space="preserve"> PAGEREF _Toc259090136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7" w:history="1">
        <w:r w:rsidR="005D5019" w:rsidRPr="009D3BBA">
          <w:rPr>
            <w:rStyle w:val="Hipercze"/>
            <w:noProof/>
          </w:rPr>
          <w:t>5.2.1.1.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uruchamiania sieci</w:t>
        </w:r>
        <w:r w:rsidR="005D5019">
          <w:rPr>
            <w:noProof/>
            <w:webHidden/>
          </w:rPr>
          <w:tab/>
        </w:r>
        <w:r>
          <w:rPr>
            <w:noProof/>
            <w:webHidden/>
          </w:rPr>
          <w:fldChar w:fldCharType="begin"/>
        </w:r>
        <w:r w:rsidR="005D5019">
          <w:rPr>
            <w:noProof/>
            <w:webHidden/>
          </w:rPr>
          <w:instrText xml:space="preserve"> PAGEREF _Toc259090137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8" w:history="1">
        <w:r w:rsidR="005D5019" w:rsidRPr="009D3BBA">
          <w:rPr>
            <w:rStyle w:val="Hipercze"/>
            <w:noProof/>
          </w:rPr>
          <w:t>5.2.1.2.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trenowania sieci</w:t>
        </w:r>
        <w:r w:rsidR="005D5019">
          <w:rPr>
            <w:noProof/>
            <w:webHidden/>
          </w:rPr>
          <w:tab/>
        </w:r>
        <w:r>
          <w:rPr>
            <w:noProof/>
            <w:webHidden/>
          </w:rPr>
          <w:fldChar w:fldCharType="begin"/>
        </w:r>
        <w:r w:rsidR="005D5019">
          <w:rPr>
            <w:noProof/>
            <w:webHidden/>
          </w:rPr>
          <w:instrText xml:space="preserve"> PAGEREF _Toc259090138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39" w:history="1">
        <w:r w:rsidR="005D5019" w:rsidRPr="009D3BBA">
          <w:rPr>
            <w:rStyle w:val="Hipercze"/>
            <w:noProof/>
          </w:rPr>
          <w:t>5.2.2.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Zewnętrzne biblioteki</w:t>
        </w:r>
        <w:r w:rsidR="005D5019">
          <w:rPr>
            <w:noProof/>
            <w:webHidden/>
          </w:rPr>
          <w:tab/>
        </w:r>
        <w:r>
          <w:rPr>
            <w:noProof/>
            <w:webHidden/>
          </w:rPr>
          <w:fldChar w:fldCharType="begin"/>
        </w:r>
        <w:r w:rsidR="005D5019">
          <w:rPr>
            <w:noProof/>
            <w:webHidden/>
          </w:rPr>
          <w:instrText xml:space="preserve"> PAGEREF _Toc259090139 \h </w:instrText>
        </w:r>
        <w:r>
          <w:rPr>
            <w:noProof/>
            <w:webHidden/>
          </w:rPr>
        </w:r>
        <w:r>
          <w:rPr>
            <w:noProof/>
            <w:webHidden/>
          </w:rPr>
          <w:fldChar w:fldCharType="separate"/>
        </w:r>
        <w:r w:rsidR="005D5019">
          <w:rPr>
            <w:noProof/>
            <w:webHidden/>
          </w:rPr>
          <w:t>38</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40" w:history="1">
        <w:r w:rsidR="005D5019" w:rsidRPr="009D3BBA">
          <w:rPr>
            <w:rStyle w:val="Hipercze"/>
            <w:noProof/>
          </w:rPr>
          <w:t>5.3.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Część GPU</w:t>
        </w:r>
        <w:r w:rsidR="005D5019">
          <w:rPr>
            <w:noProof/>
            <w:webHidden/>
          </w:rPr>
          <w:tab/>
        </w:r>
        <w:r>
          <w:rPr>
            <w:noProof/>
            <w:webHidden/>
          </w:rPr>
          <w:fldChar w:fldCharType="begin"/>
        </w:r>
        <w:r w:rsidR="005D5019">
          <w:rPr>
            <w:noProof/>
            <w:webHidden/>
          </w:rPr>
          <w:instrText xml:space="preserve"> PAGEREF _Toc259090140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41" w:history="1">
        <w:r w:rsidR="005D5019" w:rsidRPr="009D3BBA">
          <w:rPr>
            <w:rStyle w:val="Hipercze"/>
            <w:noProof/>
          </w:rPr>
          <w:t>5.3.1.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Implementacja MLP na GPU</w:t>
        </w:r>
        <w:r w:rsidR="005D5019">
          <w:rPr>
            <w:noProof/>
            <w:webHidden/>
          </w:rPr>
          <w:tab/>
        </w:r>
        <w:r>
          <w:rPr>
            <w:noProof/>
            <w:webHidden/>
          </w:rPr>
          <w:fldChar w:fldCharType="begin"/>
        </w:r>
        <w:r w:rsidR="005D5019">
          <w:rPr>
            <w:noProof/>
            <w:webHidden/>
          </w:rPr>
          <w:instrText xml:space="preserve"> PAGEREF _Toc259090141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2" w:history="1">
        <w:r w:rsidR="005D5019" w:rsidRPr="009D3BBA">
          <w:rPr>
            <w:rStyle w:val="Hipercze"/>
            <w:noProof/>
          </w:rPr>
          <w:t>5.3.1.1.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Ogólny algorytm</w:t>
        </w:r>
        <w:r w:rsidR="005D5019">
          <w:rPr>
            <w:noProof/>
            <w:webHidden/>
          </w:rPr>
          <w:tab/>
        </w:r>
        <w:r>
          <w:rPr>
            <w:noProof/>
            <w:webHidden/>
          </w:rPr>
          <w:fldChar w:fldCharType="begin"/>
        </w:r>
        <w:r w:rsidR="005D5019">
          <w:rPr>
            <w:noProof/>
            <w:webHidden/>
          </w:rPr>
          <w:instrText xml:space="preserve"> PAGEREF _Toc259090142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3" w:history="1">
        <w:r w:rsidR="005D5019" w:rsidRPr="009D3BBA">
          <w:rPr>
            <w:rStyle w:val="Hipercze"/>
            <w:noProof/>
          </w:rPr>
          <w:t>5.3.1.2.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uruchamiania sieci</w:t>
        </w:r>
        <w:r w:rsidR="005D5019">
          <w:rPr>
            <w:noProof/>
            <w:webHidden/>
          </w:rPr>
          <w:tab/>
        </w:r>
        <w:r>
          <w:rPr>
            <w:noProof/>
            <w:webHidden/>
          </w:rPr>
          <w:fldChar w:fldCharType="begin"/>
        </w:r>
        <w:r w:rsidR="005D5019">
          <w:rPr>
            <w:noProof/>
            <w:webHidden/>
          </w:rPr>
          <w:instrText xml:space="preserve"> PAGEREF _Toc259090143 \h </w:instrText>
        </w:r>
        <w:r>
          <w:rPr>
            <w:noProof/>
            <w:webHidden/>
          </w:rPr>
        </w:r>
        <w:r>
          <w:rPr>
            <w:noProof/>
            <w:webHidden/>
          </w:rPr>
          <w:fldChar w:fldCharType="separate"/>
        </w:r>
        <w:r w:rsidR="005D5019">
          <w:rPr>
            <w:noProof/>
            <w:webHidden/>
          </w:rPr>
          <w:t>40</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4" w:history="1">
        <w:r w:rsidR="005D5019" w:rsidRPr="009D3BBA">
          <w:rPr>
            <w:rStyle w:val="Hipercze"/>
            <w:noProof/>
          </w:rPr>
          <w:t>5.3.1.3.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trenowania sieci</w:t>
        </w:r>
        <w:r w:rsidR="005D5019">
          <w:rPr>
            <w:noProof/>
            <w:webHidden/>
          </w:rPr>
          <w:tab/>
        </w:r>
        <w:r>
          <w:rPr>
            <w:noProof/>
            <w:webHidden/>
          </w:rPr>
          <w:fldChar w:fldCharType="begin"/>
        </w:r>
        <w:r w:rsidR="005D5019">
          <w:rPr>
            <w:noProof/>
            <w:webHidden/>
          </w:rPr>
          <w:instrText xml:space="preserve"> PAGEREF _Toc259090144 \h </w:instrText>
        </w:r>
        <w:r>
          <w:rPr>
            <w:noProof/>
            <w:webHidden/>
          </w:rPr>
        </w:r>
        <w:r>
          <w:rPr>
            <w:noProof/>
            <w:webHidden/>
          </w:rPr>
          <w:fldChar w:fldCharType="separate"/>
        </w:r>
        <w:r w:rsidR="005D5019">
          <w:rPr>
            <w:noProof/>
            <w:webHidden/>
          </w:rPr>
          <w:t>41</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5" w:history="1">
        <w:r w:rsidR="005D5019" w:rsidRPr="009D3BBA">
          <w:rPr>
            <w:rStyle w:val="Hipercze"/>
            <w:noProof/>
          </w:rPr>
          <w:t>5.3.1.4.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Struktury danych w pamięci GPU</w:t>
        </w:r>
        <w:r w:rsidR="005D5019">
          <w:rPr>
            <w:noProof/>
            <w:webHidden/>
          </w:rPr>
          <w:tab/>
        </w:r>
        <w:r>
          <w:rPr>
            <w:noProof/>
            <w:webHidden/>
          </w:rPr>
          <w:fldChar w:fldCharType="begin"/>
        </w:r>
        <w:r w:rsidR="005D5019">
          <w:rPr>
            <w:noProof/>
            <w:webHidden/>
          </w:rPr>
          <w:instrText xml:space="preserve"> PAGEREF _Toc259090145 \h </w:instrText>
        </w:r>
        <w:r>
          <w:rPr>
            <w:noProof/>
            <w:webHidden/>
          </w:rPr>
        </w:r>
        <w:r>
          <w:rPr>
            <w:noProof/>
            <w:webHidden/>
          </w:rPr>
          <w:fldChar w:fldCharType="separate"/>
        </w:r>
        <w:r w:rsidR="005D5019">
          <w:rPr>
            <w:noProof/>
            <w:webHidden/>
          </w:rPr>
          <w:t>43</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6" w:history="1">
        <w:r w:rsidR="005D5019" w:rsidRPr="009D3BBA">
          <w:rPr>
            <w:rStyle w:val="Hipercze"/>
            <w:noProof/>
          </w:rPr>
          <w:t>5.3.1.5.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Opis działania kerneli</w:t>
        </w:r>
        <w:r w:rsidR="005D5019">
          <w:rPr>
            <w:noProof/>
            <w:webHidden/>
          </w:rPr>
          <w:tab/>
        </w:r>
        <w:r>
          <w:rPr>
            <w:noProof/>
            <w:webHidden/>
          </w:rPr>
          <w:fldChar w:fldCharType="begin"/>
        </w:r>
        <w:r w:rsidR="005D5019">
          <w:rPr>
            <w:noProof/>
            <w:webHidden/>
          </w:rPr>
          <w:instrText xml:space="preserve"> PAGEREF _Toc259090146 \h </w:instrText>
        </w:r>
        <w:r>
          <w:rPr>
            <w:noProof/>
            <w:webHidden/>
          </w:rPr>
        </w:r>
        <w:r>
          <w:rPr>
            <w:noProof/>
            <w:webHidden/>
          </w:rPr>
          <w:fldChar w:fldCharType="separate"/>
        </w:r>
        <w:r w:rsidR="005D5019">
          <w:rPr>
            <w:noProof/>
            <w:webHidden/>
          </w:rPr>
          <w:t>44</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7" w:history="1">
        <w:r w:rsidR="005D5019" w:rsidRPr="009D3BBA">
          <w:rPr>
            <w:rStyle w:val="Hipercze"/>
            <w:noProof/>
          </w:rPr>
          <w:t>5.3.1.6.</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Analiza zależności danych</w:t>
        </w:r>
        <w:r w:rsidR="005D5019">
          <w:rPr>
            <w:noProof/>
            <w:webHidden/>
          </w:rPr>
          <w:tab/>
        </w:r>
        <w:r>
          <w:rPr>
            <w:noProof/>
            <w:webHidden/>
          </w:rPr>
          <w:fldChar w:fldCharType="begin"/>
        </w:r>
        <w:r w:rsidR="005D5019">
          <w:rPr>
            <w:noProof/>
            <w:webHidden/>
          </w:rPr>
          <w:instrText xml:space="preserve"> PAGEREF _Toc259090147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48" w:history="1">
        <w:r w:rsidR="005D5019" w:rsidRPr="009D3BBA">
          <w:rPr>
            <w:rStyle w:val="Hipercze"/>
            <w:noProof/>
          </w:rPr>
          <w:t>5.3.2.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Ograniczenia wykonanego algorytmu.</w:t>
        </w:r>
        <w:r w:rsidR="005D5019">
          <w:rPr>
            <w:noProof/>
            <w:webHidden/>
          </w:rPr>
          <w:tab/>
        </w:r>
        <w:r>
          <w:rPr>
            <w:noProof/>
            <w:webHidden/>
          </w:rPr>
          <w:fldChar w:fldCharType="begin"/>
        </w:r>
        <w:r w:rsidR="005D5019">
          <w:rPr>
            <w:noProof/>
            <w:webHidden/>
          </w:rPr>
          <w:instrText xml:space="preserve"> PAGEREF _Toc259090148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49" w:history="1">
        <w:r w:rsidR="005D5019" w:rsidRPr="009D3BBA">
          <w:rPr>
            <w:rStyle w:val="Hipercze"/>
            <w:noProof/>
          </w:rPr>
          <w:t>5.3.3.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Użyte optymalizacje kerneli</w:t>
        </w:r>
        <w:r w:rsidR="005D5019">
          <w:rPr>
            <w:noProof/>
            <w:webHidden/>
          </w:rPr>
          <w:tab/>
        </w:r>
        <w:r>
          <w:rPr>
            <w:noProof/>
            <w:webHidden/>
          </w:rPr>
          <w:fldChar w:fldCharType="begin"/>
        </w:r>
        <w:r w:rsidR="005D5019">
          <w:rPr>
            <w:noProof/>
            <w:webHidden/>
          </w:rPr>
          <w:instrText xml:space="preserve"> PAGEREF _Toc259090149 \h </w:instrText>
        </w:r>
        <w:r>
          <w:rPr>
            <w:noProof/>
            <w:webHidden/>
          </w:rPr>
        </w:r>
        <w:r>
          <w:rPr>
            <w:noProof/>
            <w:webHidden/>
          </w:rPr>
          <w:fldChar w:fldCharType="separate"/>
        </w:r>
        <w:r w:rsidR="005D5019">
          <w:rPr>
            <w:noProof/>
            <w:webHidden/>
          </w:rPr>
          <w:t>46</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0" w:history="1">
        <w:r w:rsidR="005D5019" w:rsidRPr="009D3BBA">
          <w:rPr>
            <w:rStyle w:val="Hipercze"/>
            <w:noProof/>
          </w:rPr>
          <w:t>5.3.3.1.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Zrobienie coalesced reads/writes</w:t>
        </w:r>
        <w:r w:rsidR="005D5019">
          <w:rPr>
            <w:noProof/>
            <w:webHidden/>
          </w:rPr>
          <w:tab/>
        </w:r>
        <w:r>
          <w:rPr>
            <w:noProof/>
            <w:webHidden/>
          </w:rPr>
          <w:fldChar w:fldCharType="begin"/>
        </w:r>
        <w:r w:rsidR="005D5019">
          <w:rPr>
            <w:noProof/>
            <w:webHidden/>
          </w:rPr>
          <w:instrText xml:space="preserve"> PAGEREF _Toc259090150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1" w:history="1">
        <w:r w:rsidR="005D5019" w:rsidRPr="009D3BBA">
          <w:rPr>
            <w:rStyle w:val="Hipercze"/>
            <w:noProof/>
          </w:rPr>
          <w:t>5.3.3.2.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Obsługa 2 testów na raz</w:t>
        </w:r>
        <w:r w:rsidR="005D5019">
          <w:rPr>
            <w:noProof/>
            <w:webHidden/>
          </w:rPr>
          <w:tab/>
        </w:r>
        <w:r>
          <w:rPr>
            <w:noProof/>
            <w:webHidden/>
          </w:rPr>
          <w:fldChar w:fldCharType="begin"/>
        </w:r>
        <w:r w:rsidR="005D5019">
          <w:rPr>
            <w:noProof/>
            <w:webHidden/>
          </w:rPr>
          <w:instrText xml:space="preserve"> PAGEREF _Toc259090151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2" w:history="1">
        <w:r w:rsidR="005D5019" w:rsidRPr="009D3BBA">
          <w:rPr>
            <w:rStyle w:val="Hipercze"/>
            <w:noProof/>
          </w:rPr>
          <w:t>5.3.3.3.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zapisywanie danych do shared memory.</w:t>
        </w:r>
        <w:r w:rsidR="005D5019">
          <w:rPr>
            <w:noProof/>
            <w:webHidden/>
          </w:rPr>
          <w:tab/>
        </w:r>
        <w:r>
          <w:rPr>
            <w:noProof/>
            <w:webHidden/>
          </w:rPr>
          <w:fldChar w:fldCharType="begin"/>
        </w:r>
        <w:r w:rsidR="005D5019">
          <w:rPr>
            <w:noProof/>
            <w:webHidden/>
          </w:rPr>
          <w:instrText xml:space="preserve"> PAGEREF _Toc259090152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3" w:history="1">
        <w:r w:rsidR="005D5019" w:rsidRPr="009D3BBA">
          <w:rPr>
            <w:rStyle w:val="Hipercze"/>
            <w:noProof/>
          </w:rPr>
          <w:t>5.3.3.4.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Przewidywanie ilości uruchomionych bloków</w:t>
        </w:r>
        <w:r w:rsidR="005D5019">
          <w:rPr>
            <w:noProof/>
            <w:webHidden/>
          </w:rPr>
          <w:tab/>
        </w:r>
        <w:r>
          <w:rPr>
            <w:noProof/>
            <w:webHidden/>
          </w:rPr>
          <w:fldChar w:fldCharType="begin"/>
        </w:r>
        <w:r w:rsidR="005D5019">
          <w:rPr>
            <w:noProof/>
            <w:webHidden/>
          </w:rPr>
          <w:instrText xml:space="preserve"> PAGEREF _Toc259090153 \h </w:instrText>
        </w:r>
        <w:r>
          <w:rPr>
            <w:noProof/>
            <w:webHidden/>
          </w:rPr>
        </w:r>
        <w:r>
          <w:rPr>
            <w:noProof/>
            <w:webHidden/>
          </w:rPr>
          <w:fldChar w:fldCharType="separate"/>
        </w:r>
        <w:r w:rsidR="005D5019">
          <w:rPr>
            <w:noProof/>
            <w:webHidden/>
          </w:rPr>
          <w:t>48</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4" w:history="1">
        <w:r w:rsidR="005D5019" w:rsidRPr="009D3BBA">
          <w:rPr>
            <w:rStyle w:val="Hipercze"/>
            <w:noProof/>
          </w:rPr>
          <w:t>5.3.3.5.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Użycie pamięci constant</w:t>
        </w:r>
        <w:r w:rsidR="005D5019">
          <w:rPr>
            <w:noProof/>
            <w:webHidden/>
          </w:rPr>
          <w:tab/>
        </w:r>
        <w:r>
          <w:rPr>
            <w:noProof/>
            <w:webHidden/>
          </w:rPr>
          <w:fldChar w:fldCharType="begin"/>
        </w:r>
        <w:r w:rsidR="005D5019">
          <w:rPr>
            <w:noProof/>
            <w:webHidden/>
          </w:rPr>
          <w:instrText xml:space="preserve"> PAGEREF _Toc259090154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55" w:history="1">
        <w:r w:rsidR="005D5019" w:rsidRPr="009D3BBA">
          <w:rPr>
            <w:rStyle w:val="Hipercze"/>
            <w:noProof/>
          </w:rPr>
          <w:t>5.4.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Testy implementacji sieci MLP</w:t>
        </w:r>
        <w:r w:rsidR="005D5019">
          <w:rPr>
            <w:noProof/>
            <w:webHidden/>
          </w:rPr>
          <w:tab/>
        </w:r>
        <w:r>
          <w:rPr>
            <w:noProof/>
            <w:webHidden/>
          </w:rPr>
          <w:fldChar w:fldCharType="begin"/>
        </w:r>
        <w:r w:rsidR="005D5019">
          <w:rPr>
            <w:noProof/>
            <w:webHidden/>
          </w:rPr>
          <w:instrText xml:space="preserve"> PAGEREF _Toc259090155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56" w:history="1">
        <w:r w:rsidR="005D5019" w:rsidRPr="009D3BBA">
          <w:rPr>
            <w:rStyle w:val="Hipercze"/>
            <w:noProof/>
          </w:rPr>
          <w:t>5.4.1.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Opis danych testowych</w:t>
        </w:r>
        <w:r w:rsidR="005D5019">
          <w:rPr>
            <w:noProof/>
            <w:webHidden/>
          </w:rPr>
          <w:tab/>
        </w:r>
        <w:r>
          <w:rPr>
            <w:noProof/>
            <w:webHidden/>
          </w:rPr>
          <w:fldChar w:fldCharType="begin"/>
        </w:r>
        <w:r w:rsidR="005D5019">
          <w:rPr>
            <w:noProof/>
            <w:webHidden/>
          </w:rPr>
          <w:instrText xml:space="preserve"> PAGEREF _Toc259090156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57" w:history="1">
        <w:r w:rsidR="005D5019" w:rsidRPr="009D3BBA">
          <w:rPr>
            <w:rStyle w:val="Hipercze"/>
            <w:noProof/>
          </w:rPr>
          <w:t>5.4.2.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Porównanie wydajności wersji CPU i GPU</w:t>
        </w:r>
        <w:r w:rsidR="005D5019">
          <w:rPr>
            <w:noProof/>
            <w:webHidden/>
          </w:rPr>
          <w:tab/>
        </w:r>
        <w:r>
          <w:rPr>
            <w:noProof/>
            <w:webHidden/>
          </w:rPr>
          <w:fldChar w:fldCharType="begin"/>
        </w:r>
        <w:r w:rsidR="005D5019">
          <w:rPr>
            <w:noProof/>
            <w:webHidden/>
          </w:rPr>
          <w:instrText xml:space="preserve"> PAGEREF _Toc259090157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58" w:history="1">
        <w:r w:rsidR="005D5019" w:rsidRPr="009D3BBA">
          <w:rPr>
            <w:rStyle w:val="Hipercze"/>
            <w:noProof/>
          </w:rPr>
          <w:t>5.4.3.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Wpływ optymalizacji na wydajność kerneli</w:t>
        </w:r>
        <w:r w:rsidR="005D5019">
          <w:rPr>
            <w:noProof/>
            <w:webHidden/>
          </w:rPr>
          <w:tab/>
        </w:r>
        <w:r>
          <w:rPr>
            <w:noProof/>
            <w:webHidden/>
          </w:rPr>
          <w:fldChar w:fldCharType="begin"/>
        </w:r>
        <w:r w:rsidR="005D5019">
          <w:rPr>
            <w:noProof/>
            <w:webHidden/>
          </w:rPr>
          <w:instrText xml:space="preserve"> PAGEREF _Toc259090158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59" w:history="1">
        <w:r w:rsidR="005D5019" w:rsidRPr="009D3BBA">
          <w:rPr>
            <w:rStyle w:val="Hipercze"/>
            <w:noProof/>
          </w:rPr>
          <w:t>5.4.4.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Środowisko testowe</w:t>
        </w:r>
        <w:r w:rsidR="005D5019">
          <w:rPr>
            <w:noProof/>
            <w:webHidden/>
          </w:rPr>
          <w:tab/>
        </w:r>
        <w:r>
          <w:rPr>
            <w:noProof/>
            <w:webHidden/>
          </w:rPr>
          <w:fldChar w:fldCharType="begin"/>
        </w:r>
        <w:r w:rsidR="005D5019">
          <w:rPr>
            <w:noProof/>
            <w:webHidden/>
          </w:rPr>
          <w:instrText xml:space="preserve"> PAGEREF _Toc259090159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CA6E71">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60" w:history="1">
        <w:r w:rsidR="005D5019" w:rsidRPr="009D3BBA">
          <w:rPr>
            <w:rStyle w:val="Hipercze"/>
            <w:noProof/>
          </w:rPr>
          <w:t>5.4.4.1.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Porównanie działania w różnych systemach operacyjnych</w:t>
        </w:r>
        <w:r w:rsidR="005D5019">
          <w:rPr>
            <w:noProof/>
            <w:webHidden/>
          </w:rPr>
          <w:tab/>
        </w:r>
        <w:r>
          <w:rPr>
            <w:noProof/>
            <w:webHidden/>
          </w:rPr>
          <w:fldChar w:fldCharType="begin"/>
        </w:r>
        <w:r w:rsidR="005D5019">
          <w:rPr>
            <w:noProof/>
            <w:webHidden/>
          </w:rPr>
          <w:instrText xml:space="preserve"> PAGEREF _Toc259090160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CA6E71">
      <w:pPr>
        <w:pStyle w:val="Spistreci3"/>
        <w:rPr>
          <w:rFonts w:asciiTheme="minorHAnsi" w:eastAsiaTheme="minorEastAsia" w:hAnsiTheme="minorHAnsi" w:cstheme="minorBidi"/>
          <w:noProof/>
          <w:color w:val="auto"/>
          <w:sz w:val="22"/>
          <w:szCs w:val="22"/>
          <w:lang w:val="en-US" w:eastAsia="en-US"/>
        </w:rPr>
      </w:pPr>
      <w:hyperlink w:anchor="_Toc259090161" w:history="1">
        <w:r w:rsidR="005D5019" w:rsidRPr="009D3BBA">
          <w:rPr>
            <w:rStyle w:val="Hipercze"/>
            <w:noProof/>
          </w:rPr>
          <w:t>5.4.5.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Informacje końcowe</w:t>
        </w:r>
        <w:r w:rsidR="005D5019">
          <w:rPr>
            <w:noProof/>
            <w:webHidden/>
          </w:rPr>
          <w:tab/>
        </w:r>
        <w:r>
          <w:rPr>
            <w:noProof/>
            <w:webHidden/>
          </w:rPr>
          <w:fldChar w:fldCharType="begin"/>
        </w:r>
        <w:r w:rsidR="005D5019">
          <w:rPr>
            <w:noProof/>
            <w:webHidden/>
          </w:rPr>
          <w:instrText xml:space="preserve"> PAGEREF _Toc259090161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62" w:history="1">
        <w:r w:rsidR="005D5019" w:rsidRPr="009D3BBA">
          <w:rPr>
            <w:rStyle w:val="Hipercze"/>
            <w:noProof/>
          </w:rPr>
          <w:t>5.5.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Narzędzia pomocnicze</w:t>
        </w:r>
        <w:r w:rsidR="005D5019">
          <w:rPr>
            <w:noProof/>
            <w:webHidden/>
          </w:rPr>
          <w:tab/>
        </w:r>
        <w:r>
          <w:rPr>
            <w:noProof/>
            <w:webHidden/>
          </w:rPr>
          <w:fldChar w:fldCharType="begin"/>
        </w:r>
        <w:r w:rsidR="005D5019">
          <w:rPr>
            <w:noProof/>
            <w:webHidden/>
          </w:rPr>
          <w:instrText xml:space="preserve"> PAGEREF _Toc259090162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CA6E71">
      <w:pPr>
        <w:pStyle w:val="Spistreci1"/>
        <w:rPr>
          <w:rFonts w:asciiTheme="minorHAnsi" w:eastAsiaTheme="minorEastAsia" w:hAnsiTheme="minorHAnsi" w:cstheme="minorBidi"/>
          <w:b w:val="0"/>
          <w:noProof/>
          <w:color w:val="auto"/>
          <w:sz w:val="22"/>
          <w:szCs w:val="22"/>
          <w:lang w:val="en-US" w:eastAsia="en-US"/>
        </w:rPr>
      </w:pPr>
      <w:hyperlink w:anchor="_Toc259090163" w:history="1">
        <w:r w:rsidR="005D5019" w:rsidRPr="009D3BBA">
          <w:rPr>
            <w:rStyle w:val="Hipercze"/>
            <w:noProof/>
          </w:rPr>
          <w:t>6.</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Wnioski/spostrzeżenia</w:t>
        </w:r>
        <w:r w:rsidR="005D5019">
          <w:rPr>
            <w:noProof/>
            <w:webHidden/>
          </w:rPr>
          <w:tab/>
        </w:r>
        <w:r>
          <w:rPr>
            <w:noProof/>
            <w:webHidden/>
          </w:rPr>
          <w:fldChar w:fldCharType="begin"/>
        </w:r>
        <w:r w:rsidR="005D5019">
          <w:rPr>
            <w:noProof/>
            <w:webHidden/>
          </w:rPr>
          <w:instrText xml:space="preserve"> PAGEREF _Toc259090163 \h </w:instrText>
        </w:r>
        <w:r>
          <w:rPr>
            <w:noProof/>
            <w:webHidden/>
          </w:rPr>
        </w:r>
        <w:r>
          <w:rPr>
            <w:noProof/>
            <w:webHidden/>
          </w:rPr>
          <w:fldChar w:fldCharType="separate"/>
        </w:r>
        <w:r w:rsidR="005D5019">
          <w:rPr>
            <w:noProof/>
            <w:webHidden/>
          </w:rPr>
          <w:t>54</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64" w:history="1">
        <w:r w:rsidR="005D5019" w:rsidRPr="009D3BBA">
          <w:rPr>
            <w:rStyle w:val="Hipercze"/>
            <w:noProof/>
          </w:rPr>
          <w:t>6.1.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Mozliwosc rozwoju programu</w:t>
        </w:r>
        <w:r w:rsidR="005D5019">
          <w:rPr>
            <w:noProof/>
            <w:webHidden/>
          </w:rPr>
          <w:tab/>
        </w:r>
        <w:r>
          <w:rPr>
            <w:noProof/>
            <w:webHidden/>
          </w:rPr>
          <w:fldChar w:fldCharType="begin"/>
        </w:r>
        <w:r w:rsidR="005D5019">
          <w:rPr>
            <w:noProof/>
            <w:webHidden/>
          </w:rPr>
          <w:instrText xml:space="preserve"> PAGEREF _Toc259090164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CA6E71">
      <w:pPr>
        <w:pStyle w:val="Spistreci1"/>
        <w:rPr>
          <w:rFonts w:asciiTheme="minorHAnsi" w:eastAsiaTheme="minorEastAsia" w:hAnsiTheme="minorHAnsi" w:cstheme="minorBidi"/>
          <w:b w:val="0"/>
          <w:noProof/>
          <w:color w:val="auto"/>
          <w:sz w:val="22"/>
          <w:szCs w:val="22"/>
          <w:lang w:val="en-US" w:eastAsia="en-US"/>
        </w:rPr>
      </w:pPr>
      <w:hyperlink w:anchor="_Toc259090165" w:history="1">
        <w:r w:rsidR="005D5019" w:rsidRPr="009D3BBA">
          <w:rPr>
            <w:rStyle w:val="Hipercze"/>
            <w:noProof/>
          </w:rPr>
          <w:t>7.</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Zakończenie</w:t>
        </w:r>
        <w:r w:rsidR="005D5019">
          <w:rPr>
            <w:noProof/>
            <w:webHidden/>
          </w:rPr>
          <w:tab/>
        </w:r>
        <w:r>
          <w:rPr>
            <w:noProof/>
            <w:webHidden/>
          </w:rPr>
          <w:fldChar w:fldCharType="begin"/>
        </w:r>
        <w:r w:rsidR="005D5019">
          <w:rPr>
            <w:noProof/>
            <w:webHidden/>
          </w:rPr>
          <w:instrText xml:space="preserve"> PAGEREF _Toc259090165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CA6E71">
      <w:pPr>
        <w:pStyle w:val="Spistreci1"/>
        <w:rPr>
          <w:rFonts w:asciiTheme="minorHAnsi" w:eastAsiaTheme="minorEastAsia" w:hAnsiTheme="minorHAnsi" w:cstheme="minorBidi"/>
          <w:b w:val="0"/>
          <w:noProof/>
          <w:color w:val="auto"/>
          <w:sz w:val="22"/>
          <w:szCs w:val="22"/>
          <w:lang w:val="en-US" w:eastAsia="en-US"/>
        </w:rPr>
      </w:pPr>
      <w:hyperlink w:anchor="_Toc259090166" w:history="1">
        <w:r w:rsidR="005D5019" w:rsidRPr="009D3BBA">
          <w:rPr>
            <w:rStyle w:val="Hipercze"/>
            <w:noProof/>
          </w:rPr>
          <w:t>8.</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Bibliografia</w:t>
        </w:r>
        <w:r w:rsidR="005D5019">
          <w:rPr>
            <w:noProof/>
            <w:webHidden/>
          </w:rPr>
          <w:tab/>
        </w:r>
        <w:r>
          <w:rPr>
            <w:noProof/>
            <w:webHidden/>
          </w:rPr>
          <w:fldChar w:fldCharType="begin"/>
        </w:r>
        <w:r w:rsidR="005D5019">
          <w:rPr>
            <w:noProof/>
            <w:webHidden/>
          </w:rPr>
          <w:instrText xml:space="preserve"> PAGEREF _Toc259090166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CA6E71">
      <w:pPr>
        <w:pStyle w:val="Spistreci1"/>
        <w:rPr>
          <w:rFonts w:asciiTheme="minorHAnsi" w:eastAsiaTheme="minorEastAsia" w:hAnsiTheme="minorHAnsi" w:cstheme="minorBidi"/>
          <w:b w:val="0"/>
          <w:noProof/>
          <w:color w:val="auto"/>
          <w:sz w:val="22"/>
          <w:szCs w:val="22"/>
          <w:lang w:val="en-US" w:eastAsia="en-US"/>
        </w:rPr>
      </w:pPr>
      <w:hyperlink w:anchor="_Toc259090167" w:history="1">
        <w:r w:rsidR="005D5019" w:rsidRPr="009D3BBA">
          <w:rPr>
            <w:rStyle w:val="Hipercze"/>
            <w:noProof/>
          </w:rPr>
          <w:t>9.</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Załączniki</w:t>
        </w:r>
        <w:r w:rsidR="005D5019">
          <w:rPr>
            <w:noProof/>
            <w:webHidden/>
          </w:rPr>
          <w:tab/>
        </w:r>
        <w:r>
          <w:rPr>
            <w:noProof/>
            <w:webHidden/>
          </w:rPr>
          <w:fldChar w:fldCharType="begin"/>
        </w:r>
        <w:r w:rsidR="005D5019">
          <w:rPr>
            <w:noProof/>
            <w:webHidden/>
          </w:rPr>
          <w:instrText xml:space="preserve"> PAGEREF _Toc259090167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CA6E71">
      <w:pPr>
        <w:pStyle w:val="Spistreci2"/>
        <w:rPr>
          <w:rFonts w:asciiTheme="minorHAnsi" w:eastAsiaTheme="minorEastAsia" w:hAnsiTheme="minorHAnsi" w:cstheme="minorBidi"/>
          <w:noProof/>
          <w:color w:val="auto"/>
          <w:sz w:val="22"/>
          <w:szCs w:val="22"/>
          <w:lang w:val="en-US" w:eastAsia="en-US"/>
        </w:rPr>
      </w:pPr>
      <w:hyperlink w:anchor="_Toc259090168" w:history="1">
        <w:r w:rsidR="005D5019" w:rsidRPr="009D3BBA">
          <w:rPr>
            <w:rStyle w:val="Hipercze"/>
            <w:noProof/>
          </w:rPr>
          <w:t>9.1.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Kod CPU i GPU?</w:t>
        </w:r>
        <w:r w:rsidR="005D5019">
          <w:rPr>
            <w:noProof/>
            <w:webHidden/>
          </w:rPr>
          <w:tab/>
        </w:r>
        <w:r>
          <w:rPr>
            <w:noProof/>
            <w:webHidden/>
          </w:rPr>
          <w:fldChar w:fldCharType="begin"/>
        </w:r>
        <w:r w:rsidR="005D5019">
          <w:rPr>
            <w:noProof/>
            <w:webHidden/>
          </w:rPr>
          <w:instrText xml:space="preserve"> PAGEREF _Toc259090168 \h </w:instrText>
        </w:r>
        <w:r>
          <w:rPr>
            <w:noProof/>
            <w:webHidden/>
          </w:rPr>
        </w:r>
        <w:r>
          <w:rPr>
            <w:noProof/>
            <w:webHidden/>
          </w:rPr>
          <w:fldChar w:fldCharType="separate"/>
        </w:r>
        <w:r w:rsidR="005D5019">
          <w:rPr>
            <w:noProof/>
            <w:webHidden/>
          </w:rPr>
          <w:t>55</w:t>
        </w:r>
        <w:r>
          <w:rPr>
            <w:noProof/>
            <w:webHidden/>
          </w:rPr>
          <w:fldChar w:fldCharType="end"/>
        </w:r>
      </w:hyperlink>
    </w:p>
    <w:p w:rsidR="00FE168F" w:rsidRPr="00ED676A" w:rsidRDefault="00CA6E71"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5D5019" w:rsidRDefault="00CA6E71">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ipercze"/>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CA6E71">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CA6E71"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090080"/>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CA6E71"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CA6E71"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735B97" w:rsidRPr="00ED676A">
        <w:rPr>
          <w:color w:val="auto"/>
        </w:rPr>
        <w:t xml:space="preserve">Pokazuje, że z 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CA6E71"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090081"/>
      <w:bookmarkEnd w:id="4"/>
      <w:r w:rsidRPr="00ED676A">
        <w:lastRenderedPageBreak/>
        <w:t>Równoległe przetwarzanie z zastosowaniem GPU</w:t>
      </w:r>
      <w:bookmarkEnd w:id="5"/>
    </w:p>
    <w:p w:rsidR="00637749" w:rsidRPr="00ED676A" w:rsidRDefault="007F5C3F" w:rsidP="00B06BB3">
      <w:pPr>
        <w:rPr>
          <w:color w:val="auto"/>
        </w:rPr>
      </w:pPr>
      <w:r>
        <w:rPr>
          <w:color w:val="auto"/>
        </w:rPr>
        <w:t>W rozdziale tym przedstawi</w:t>
      </w:r>
      <w:r w:rsidR="008C0E6C">
        <w:rPr>
          <w:color w:val="auto"/>
        </w:rPr>
        <w:t>ć ogólnie budowę kart graficznych oraz opisać technologie tworzenia i przetwarzania programów uruchamianych na GPU.</w:t>
      </w:r>
    </w:p>
    <w:p w:rsidR="00637749" w:rsidRPr="00ED676A" w:rsidRDefault="00637749" w:rsidP="00B06BB3">
      <w:pPr>
        <w:rPr>
          <w:color w:val="auto"/>
        </w:rPr>
      </w:pP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Nagwek2"/>
      </w:pPr>
      <w:bookmarkStart w:id="6" w:name="_Toc259090082"/>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Odwoanieprzypisudolnego"/>
        </w:rPr>
        <w:footnoteReference w:id="7"/>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8"/>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9"/>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090083"/>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089979"/>
      <w:r>
        <w:t xml:space="preserve">Figure </w:t>
      </w:r>
      <w:fldSimple w:instr=" SEQ Figure \* ARABIC ">
        <w:r>
          <w:rPr>
            <w:noProof/>
          </w:rPr>
          <w:t>1</w:t>
        </w:r>
      </w:fldSimple>
      <w:r>
        <w:t xml:space="preserve"> - Model fizyczny CPU i GPU</w:t>
      </w:r>
      <w:r>
        <w:rPr>
          <w:rStyle w:val="Odwoanieprzypisudolnego"/>
          <w:color w:val="auto"/>
        </w:rPr>
        <w:footnoteReference w:id="10"/>
      </w:r>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11"/>
      </w:r>
      <w:r>
        <w:rPr>
          <w:color w:val="auto"/>
        </w:rPr>
        <w:t xml:space="preserve"> oraz FPU</w:t>
      </w:r>
      <w:r>
        <w:rPr>
          <w:rStyle w:val="Odwoanieprzypisudolnego"/>
          <w:color w:val="auto"/>
        </w:rPr>
        <w:footnoteReference w:id="12"/>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3"/>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090084"/>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hyperlink r:id="rId11" w:history="1">
        <w:r w:rsidRPr="00681963">
          <w:rPr>
            <w:rStyle w:val="Hipercze"/>
          </w:rPr>
          <w:t>http://ixbtlabs.com/articles3/video/cuda-1-p5.html</w:t>
        </w:r>
      </w:hyperlink>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ficzycznej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4"/>
      </w:r>
      <w:r w:rsidR="00FC0181">
        <w:rPr>
          <w:color w:val="auto"/>
        </w:rPr>
        <w:t>, pamięć globalną oraz niewielką pamięć constant. W każdym multiprocesorze znajduje się 8 procesorów skalarnych</w:t>
      </w:r>
      <w:r w:rsidR="00FC0181">
        <w:rPr>
          <w:rStyle w:val="Odwoanieprzypisudolnego"/>
          <w:color w:val="auto"/>
        </w:rPr>
        <w:footnoteReference w:id="15"/>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494E01" w:rsidRDefault="00DC7DCB">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6"/>
      </w:r>
      <w:r w:rsidR="00040CD8">
        <w:rPr>
          <w:color w:val="auto"/>
        </w:rPr>
        <w:t>.</w:t>
      </w:r>
    </w:p>
    <w:p w:rsidR="009B1F79" w:rsidRDefault="009B1F79" w:rsidP="007D123B">
      <w:pPr>
        <w:pStyle w:val="Nagwek2"/>
      </w:pPr>
      <w:bookmarkStart w:id="10" w:name="_Technologie_GPGPU"/>
      <w:bookmarkStart w:id="11" w:name="_Toc259090085"/>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r>
        <w:rPr>
          <w:rStyle w:val="Odwoanieprzypisudolnego"/>
          <w:rFonts w:eastAsiaTheme="majorEastAsia"/>
          <w:i/>
          <w:iCs/>
        </w:rPr>
        <w:footnoteReference w:id="17"/>
      </w:r>
      <w:r w:rsidR="00150474">
        <w:t>. Technika ta jest możliwa do zastosowania dzięki kolejnym osiągnięciom w dziedzinie kart graficznych, opi</w:t>
      </w:r>
      <w:r w:rsidR="00085E46">
        <w:t>sanym poniżej.</w:t>
      </w:r>
    </w:p>
    <w:p w:rsidR="007D123B" w:rsidRDefault="002B342E" w:rsidP="007D123B">
      <w:pPr>
        <w:pStyle w:val="Nagwek3"/>
      </w:pPr>
      <w:r>
        <w:lastRenderedPageBreak/>
        <w:t>Historia</w:t>
      </w:r>
      <w:r w:rsidR="007D123B">
        <w:t xml:space="preserve"> GPGPU</w:t>
      </w:r>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Do czasu stworzenia karty graficznej NVIDIA Geforce 256</w:t>
      </w:r>
      <w:r w:rsidR="00284114">
        <w:rPr>
          <w:rStyle w:val="Odwoanieprzypisudolnego"/>
        </w:rPr>
        <w:footnoteReference w:id="18"/>
      </w:r>
      <w:r w:rsidR="00F97C9C">
        <w:t>, etapy trasformacji geometrii i obliczania oświetlenia były wykonywane na CPU. Karta ta jako pierwsza umożliwiała obsługę tych operacji</w:t>
      </w:r>
      <w:r w:rsidR="006D2CCF">
        <w:rPr>
          <w:rStyle w:val="Odwoanieprzypisudolnego"/>
        </w:rPr>
        <w:footnoteReference w:id="19"/>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Pr>
          <w:rStyle w:val="Odwoanieprzypisudolnego"/>
        </w:rPr>
        <w:footnoteReference w:id="20"/>
      </w:r>
    </w:p>
    <w:p w:rsidR="00494E01" w:rsidRDefault="00A902FF">
      <w:pPr>
        <w:pStyle w:val="Akapitzlist"/>
      </w:pPr>
      <w:r>
        <w:t xml:space="preserve">Dopiero późniejsze karty graficzne pozwalały na </w:t>
      </w:r>
      <w:r w:rsidR="00EA6D03">
        <w:t>użycie instrukcji warunkowych i pętli</w:t>
      </w:r>
      <w:r w:rsidR="00EA6D03">
        <w:rPr>
          <w:rStyle w:val="Odwoanieprzypisudolnego"/>
        </w:rPr>
        <w:footnoteReference w:id="21"/>
      </w:r>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22"/>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1F3F2C" w:rsidP="000D6F8E">
            <w:pPr>
              <w:pStyle w:val="Podkrelenie"/>
            </w:pPr>
            <w:r w:rsidRPr="00ED676A">
              <w:t>NVidia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03013E">
            <w:pPr>
              <w:ind w:firstLine="0"/>
              <w:rPr>
                <w:color w:val="auto"/>
              </w:rPr>
            </w:pPr>
            <w:r>
              <w:rPr>
                <w:color w:val="auto"/>
              </w:rPr>
              <w:t xml:space="preserve">Procesory CPU, karty graficzne NVIDIA, ATI, </w:t>
            </w:r>
            <w:r>
              <w:rPr>
                <w:color w:val="auto"/>
              </w:rPr>
              <w:lastRenderedPageBreak/>
              <w:t>NVIDIA Tesla</w:t>
            </w:r>
            <w:r w:rsidR="009F7739">
              <w:rPr>
                <w:color w:val="auto"/>
              </w:rPr>
              <w:t>, , procesory DSP i inne</w:t>
            </w:r>
            <w:r w:rsidR="00AF7E0F">
              <w:rPr>
                <w:rStyle w:val="Odwoanieprzypisudolnego"/>
                <w:color w:val="auto"/>
              </w:rPr>
              <w:footnoteReference w:id="23"/>
            </w:r>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03013E">
            <w:pPr>
              <w:ind w:firstLine="0"/>
              <w:rPr>
                <w:color w:val="auto"/>
              </w:rPr>
            </w:pPr>
            <w:r w:rsidRPr="00ED676A">
              <w:rPr>
                <w:color w:val="auto"/>
              </w:rPr>
              <w:t xml:space="preserve">Duża. Popularne forum </w:t>
            </w:r>
            <w:r w:rsidR="0003013E">
              <w:rPr>
                <w:color w:val="auto"/>
              </w:rPr>
              <w:t>NVIDIA</w:t>
            </w:r>
            <w:r w:rsidR="0003013E">
              <w:rPr>
                <w:rStyle w:val="Odwoanieprzypisudolnego"/>
                <w:color w:val="auto"/>
              </w:rPr>
              <w:footnoteReference w:id="24"/>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25"/>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26"/>
            </w:r>
          </w:p>
        </w:tc>
        <w:tc>
          <w:tcPr>
            <w:tcW w:w="2186" w:type="dxa"/>
          </w:tcPr>
          <w:p w:rsidR="001F3F2C" w:rsidRPr="00ED676A" w:rsidRDefault="001F3F2C" w:rsidP="00E07E7E">
            <w:pPr>
              <w:ind w:firstLine="0"/>
              <w:rPr>
                <w:color w:val="auto"/>
              </w:rPr>
            </w:pPr>
            <w:r w:rsidRPr="00ED676A">
              <w:rPr>
                <w:color w:val="auto"/>
              </w:rPr>
              <w:t>Niskopoziomowy, wymaga często więcej linii kodu</w:t>
            </w:r>
          </w:p>
        </w:tc>
      </w:tr>
    </w:tbl>
    <w:p w:rsidR="00494E01" w:rsidRDefault="001F3F2C">
      <w:pPr>
        <w:pStyle w:val="Akapitzlist"/>
      </w:pPr>
      <w:r w:rsidRPr="001F3F2C">
        <w:t>(Źródła tabeli – linki do stron NVidia, OpenCL, Stream)</w:t>
      </w:r>
      <w:r w:rsidR="00AD14EE">
        <w:t xml:space="preserve">: </w:t>
      </w:r>
      <w:r w:rsidR="00AD14EE">
        <w:rPr>
          <w:rStyle w:val="Odwoanieprzypisudolnego"/>
          <w:color w:val="auto"/>
        </w:rPr>
        <w:footnoteReference w:id="27"/>
      </w:r>
      <w:r w:rsidR="00AD14EE">
        <w:t xml:space="preserve"> , </w:t>
      </w:r>
      <w:r w:rsidR="00AD14EE">
        <w:rPr>
          <w:rStyle w:val="Odwoanieprzypisudolnego"/>
          <w:color w:val="auto"/>
        </w:rPr>
        <w:footnoteReference w:id="28"/>
      </w:r>
      <w:r w:rsidR="00AD14EE">
        <w:t xml:space="preserve"> , </w:t>
      </w:r>
      <w:r w:rsidR="00AD14EE">
        <w:rPr>
          <w:rStyle w:val="Odwoanieprzypisudolnego"/>
          <w:color w:val="auto"/>
        </w:rPr>
        <w:footnoteReference w:id="29"/>
      </w:r>
    </w:p>
    <w:p w:rsidR="00AF7E0F" w:rsidRDefault="00AF7E0F"/>
    <w:p w:rsidR="00AF7E0F" w:rsidRDefault="007D123B" w:rsidP="007D123B">
      <w:pPr>
        <w:pStyle w:val="Nagwek3"/>
      </w:pPr>
      <w:r>
        <w:t xml:space="preserve">Użycie GPGPU </w:t>
      </w:r>
      <w:r w:rsidR="002B342E">
        <w:t>w różnych zastosowaniach</w:t>
      </w:r>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CUDA lub Stream i dzięki temu wilkukrotnie zwiększają prędkość swojego działania</w:t>
      </w:r>
      <w:r w:rsidR="006E091C">
        <w:rPr>
          <w:rStyle w:val="Odwoanieprzypisudolnego"/>
        </w:rPr>
        <w:footnoteReference w:id="30"/>
      </w:r>
      <w:r w:rsidR="00114303">
        <w:t>.</w:t>
      </w:r>
    </w:p>
    <w:p w:rsidR="00494E01" w:rsidRDefault="006E091C">
      <w:pPr>
        <w:pStyle w:val="Akapitzlist"/>
      </w:pPr>
      <w:r>
        <w:lastRenderedPageBreak/>
        <w:t xml:space="preserve">Jest również </w:t>
      </w:r>
      <w:r w:rsidR="007B3D84">
        <w:t>możliwość tworzenia filtrów w programie Adobe Photoshop przy użyciu CUDA</w:t>
      </w:r>
      <w:r w:rsidR="007B3D84">
        <w:rPr>
          <w:rStyle w:val="Odwoanieprzypisudolnego"/>
        </w:rPr>
        <w:footnoteReference w:id="31"/>
      </w:r>
      <w:r w:rsidR="00114303">
        <w:t>.</w:t>
      </w:r>
    </w:p>
    <w:p w:rsidR="00494E01" w:rsidRDefault="00114303">
      <w:pPr>
        <w:pStyle w:val="Akapitzlist"/>
      </w:pPr>
      <w:r>
        <w:t>Powstał plugin do MATLABa, który wykonuje transformację Fouriera na GPU – osiągając kilkunastokrotne przyspieszenie</w:t>
      </w:r>
      <w:r>
        <w:rPr>
          <w:rStyle w:val="Odwoanieprzypisudolnego"/>
        </w:rPr>
        <w:footnoteReference w:id="32"/>
      </w:r>
    </w:p>
    <w:p w:rsidR="004044D8" w:rsidRDefault="004044D8" w:rsidP="004044D8">
      <w:r>
        <w:t>Na stronie internetowej firmy NVIDIA</w:t>
      </w:r>
      <w:r>
        <w:rPr>
          <w:rStyle w:val="Odwoanieprzypisudolnego"/>
        </w:rPr>
        <w:footnoteReference w:id="33"/>
      </w:r>
      <w:r>
        <w:t xml:space="preserve"> znajduje się pełniejsza lista aplikacji wykorzystujących CUDA.</w:t>
      </w:r>
    </w:p>
    <w:p w:rsidR="00494E01" w:rsidRDefault="00F51A17">
      <w:pPr>
        <w:pStyle w:val="Akapitzlist"/>
      </w:pPr>
      <w:r>
        <w:t>Powstało też wiele prac naukowych, w których opisano nowo stworzone programy wykonywane na GPU</w:t>
      </w:r>
      <w:r w:rsidR="008B5E0D">
        <w:t>, np.</w:t>
      </w:r>
      <w:r w:rsidR="00D6735D">
        <w:t>:</w:t>
      </w:r>
      <w:r w:rsidR="008B5E0D">
        <w:t>Rozpoznawanie i klasyfikacja obiektów graficznych</w:t>
      </w:r>
      <w:r w:rsidR="00855C40">
        <w:rPr>
          <w:rStyle w:val="Odwoanieprzypisudolnego"/>
        </w:rPr>
        <w:footnoteReference w:id="34"/>
      </w:r>
    </w:p>
    <w:p w:rsidR="00494E01" w:rsidRDefault="000E7D1A">
      <w:pPr>
        <w:pStyle w:val="Akapitzlist"/>
      </w:pPr>
      <w:r>
        <w:t xml:space="preserve">Zintegrowanie NVIDIA CUDA do programów </w:t>
      </w:r>
      <w:r>
        <w:rPr>
          <w:rFonts w:ascii="CMR12" w:eastAsiaTheme="minorHAnsi" w:hAnsi="CMR12" w:cs="CMR12"/>
          <w:color w:val="auto"/>
          <w:lang w:eastAsia="en-US"/>
        </w:rPr>
        <w:t>Einstein@Home i OpenSteer</w:t>
      </w:r>
      <w:r w:rsidR="007F0DCB">
        <w:rPr>
          <w:rStyle w:val="Odwoanieprzypisudolnego"/>
        </w:rPr>
        <w:footnoteReference w:id="35"/>
      </w:r>
    </w:p>
    <w:p w:rsidR="00494E01" w:rsidRDefault="00D604AC">
      <w:pPr>
        <w:pStyle w:val="Akapitzlist"/>
      </w:pPr>
      <w:r>
        <w:t>Implementacja algorytmu segmentacji livewire</w:t>
      </w:r>
      <w:r>
        <w:rPr>
          <w:rStyle w:val="Odwoanieprzypisudolnego"/>
        </w:rPr>
        <w:footnoteReference w:id="36"/>
      </w:r>
    </w:p>
    <w:p w:rsidR="00D6735D" w:rsidRDefault="00D6735D" w:rsidP="00660E87">
      <w:r>
        <w:t xml:space="preserve">W wielu z tych prac </w:t>
      </w:r>
      <w:r w:rsidR="008B5E0D">
        <w:t>osiągnięte jest wielokrotne przyspieszenie działania</w:t>
      </w:r>
      <w:r>
        <w:t xml:space="preserve"> w porównaniu z </w:t>
      </w:r>
      <w:r w:rsidR="008B5E0D">
        <w:t>wersjami działającymi tylko na CPU.</w:t>
      </w:r>
    </w:p>
    <w:p w:rsidR="00660E87" w:rsidRPr="00ED676A" w:rsidDel="00660E87" w:rsidRDefault="00660E87" w:rsidP="00660E87">
      <w:pPr>
        <w:spacing w:after="200" w:line="276" w:lineRule="auto"/>
        <w:ind w:firstLine="0"/>
        <w:rPr>
          <w:color w:val="auto"/>
        </w:rPr>
      </w:pPr>
    </w:p>
    <w:p w:rsidR="005D31F0" w:rsidRPr="00ED676A" w:rsidRDefault="005D31F0">
      <w:pPr>
        <w:spacing w:after="200" w:line="276" w:lineRule="auto"/>
        <w:ind w:firstLine="0"/>
        <w:rPr>
          <w:color w:val="auto"/>
        </w:rPr>
      </w:pPr>
    </w:p>
    <w:p w:rsidR="006D1236" w:rsidRPr="00ED676A" w:rsidRDefault="006D1236" w:rsidP="006D1236">
      <w:pPr>
        <w:pStyle w:val="Nagwek2"/>
      </w:pPr>
      <w:bookmarkStart w:id="12" w:name="_Toc259090086"/>
      <w:r w:rsidRPr="00ED676A">
        <w:t>CUDA</w:t>
      </w:r>
      <w:bookmarkEnd w:id="12"/>
    </w:p>
    <w:p w:rsidR="0019525E" w:rsidRPr="00ED676A" w:rsidRDefault="0019525E" w:rsidP="0019525E">
      <w:pPr>
        <w:rPr>
          <w:color w:val="auto"/>
        </w:rPr>
      </w:pPr>
      <w:r w:rsidRPr="00ED676A">
        <w:rPr>
          <w:color w:val="auto"/>
        </w:rPr>
        <w:t xml:space="preserve">Najważniejszymi aspektami dla mnie przy wyborze </w:t>
      </w:r>
      <w:del w:id="13" w:author="HP" w:date="2010-04-18T00:58:00Z">
        <w:r w:rsidRPr="00ED676A" w:rsidDel="00494E01">
          <w:rPr>
            <w:color w:val="auto"/>
          </w:rPr>
          <w:delText xml:space="preserve">biblioteki </w:delText>
        </w:r>
      </w:del>
      <w:ins w:id="14" w:author="HP" w:date="2010-04-18T00:58:00Z">
        <w:r w:rsidR="00494E01">
          <w:rPr>
            <w:color w:val="auto"/>
          </w:rPr>
          <w:t>framework GPGPU</w:t>
        </w:r>
        <w:r w:rsidR="00494E01" w:rsidRPr="00ED676A">
          <w:rPr>
            <w:color w:val="auto"/>
          </w:rPr>
          <w:t xml:space="preserve"> </w:t>
        </w:r>
      </w:ins>
      <w:r w:rsidRPr="00ED676A">
        <w:rPr>
          <w:color w:val="auto"/>
        </w:rPr>
        <w:t>była łatwość tworzenia kodu, przenośność oraz wsparcie ze strony twórców i osób korzystających z danej biblioteki. W związku z tym wybrałem technologię NVIDIA. Uważam, że był to dobry wybór – ani razu nie miałem problemu z rozwiązaniem żadnego problemu z tą biblioteką. Pomagała dokumentacja lub forum NV</w:t>
      </w:r>
      <w:r>
        <w:rPr>
          <w:color w:val="auto"/>
        </w:rPr>
        <w:t>I</w:t>
      </w:r>
      <w:r w:rsidRPr="00ED676A">
        <w:rPr>
          <w:color w:val="auto"/>
        </w:rPr>
        <w:t>.</w:t>
      </w:r>
    </w:p>
    <w:p w:rsidR="0019525E" w:rsidRDefault="0019525E" w:rsidP="00B85117">
      <w:pPr>
        <w:rPr>
          <w:color w:val="auto"/>
        </w:rPr>
      </w:pPr>
    </w:p>
    <w:p w:rsidR="0019525E" w:rsidRDefault="0019525E" w:rsidP="00B85117">
      <w:pPr>
        <w:rPr>
          <w:color w:val="auto"/>
        </w:rPr>
      </w:pPr>
    </w:p>
    <w:p w:rsidR="00B85117" w:rsidRPr="00ED676A" w:rsidRDefault="00B85117" w:rsidP="00B85117">
      <w:pPr>
        <w:rPr>
          <w:color w:val="auto"/>
        </w:rPr>
      </w:pPr>
      <w:r w:rsidRPr="00ED676A">
        <w:rPr>
          <w:color w:val="auto"/>
        </w:rPr>
        <w:t>Głównym celem tej pracy magisterskiej jest stworzenie biblioteki obsługującej sieci neuronowe z wykorzystaniem CPU oraz GPU. Biblioteka miała umożliwić dodawanie obsługi różnych typów sieci neuronowych, oraz mieć zaimplementowany jeden z jej typów. Ja zaimplementowałem sieć MLP.</w:t>
      </w:r>
    </w:p>
    <w:p w:rsidR="00B85117" w:rsidRPr="00ED676A" w:rsidRDefault="00B85117" w:rsidP="00B85117">
      <w:pPr>
        <w:rPr>
          <w:color w:val="auto"/>
        </w:rPr>
      </w:pPr>
      <w:r w:rsidRPr="00ED676A">
        <w:rPr>
          <w:color w:val="auto"/>
        </w:rPr>
        <w:t>Biblioteka została stworzona w języku C++, zostały stworzone wersje do kompilacji pod Visual Studio 2008 (wersja 32bit i 64bit) oraz G++ (wersja 32bit). Podczas pisania, głównie zwracałem uwagę na prędkość działania części GPU oraz na przenośność programu.</w:t>
      </w:r>
    </w:p>
    <w:p w:rsidR="00B85117" w:rsidRDefault="00B85117" w:rsidP="00660E87">
      <w:pPr>
        <w:rPr>
          <w:rFonts w:eastAsiaTheme="majorEastAsia"/>
          <w:color w:val="auto"/>
        </w:rPr>
      </w:pPr>
    </w:p>
    <w:p w:rsidR="00B85117" w:rsidRDefault="00B85117" w:rsidP="00660E87">
      <w:pPr>
        <w:rPr>
          <w:rFonts w:eastAsiaTheme="majorEastAsia"/>
          <w:color w:val="auto"/>
        </w:rPr>
      </w:pPr>
    </w:p>
    <w:p w:rsidR="00660E87" w:rsidRPr="00ED676A" w:rsidRDefault="00660E87" w:rsidP="00660E87">
      <w:pPr>
        <w:rPr>
          <w:rFonts w:eastAsiaTheme="majorEastAsia"/>
          <w:color w:val="auto"/>
        </w:rPr>
      </w:pPr>
      <w:r>
        <w:rPr>
          <w:rFonts w:eastAsiaTheme="majorEastAsia"/>
          <w:color w:val="auto"/>
        </w:rPr>
        <w:t>Można zauważyć, że najwięcej jest pod CUDA (w kontekście poprzedniego punktu. Napisz, ze jest najpopularniejsza technologia)</w:t>
      </w:r>
    </w:p>
    <w:p w:rsidR="00660E87" w:rsidRDefault="00660E87" w:rsidP="00420FF8">
      <w:pPr>
        <w:spacing w:line="240" w:lineRule="auto"/>
        <w:ind w:firstLine="0"/>
        <w:rPr>
          <w:rFonts w:hAnsi="Symbol"/>
          <w:color w:val="auto"/>
          <w:lang w:val="en-US" w:eastAsia="en-US"/>
        </w:rPr>
      </w:pPr>
    </w:p>
    <w:p w:rsidR="00660E87" w:rsidRDefault="00660E87" w:rsidP="00420FF8">
      <w:pPr>
        <w:spacing w:line="240" w:lineRule="auto"/>
        <w:ind w:firstLine="0"/>
        <w:rPr>
          <w:rFonts w:hAnsi="Symbol"/>
          <w:color w:val="auto"/>
          <w:lang w:val="en-US" w:eastAsia="en-US"/>
        </w:rPr>
      </w:pPr>
    </w:p>
    <w:p w:rsidR="00420FF8" w:rsidRPr="00A13DDA" w:rsidRDefault="00420FF8" w:rsidP="00420FF8">
      <w:pPr>
        <w:spacing w:line="240" w:lineRule="auto"/>
        <w:ind w:firstLine="0"/>
        <w:rPr>
          <w:color w:val="auto"/>
          <w:lang w:val="en-US" w:eastAsia="en-US"/>
        </w:rPr>
      </w:pPr>
      <w:r w:rsidRPr="00A13DDA">
        <w:rPr>
          <w:rFonts w:hAnsi="Symbol"/>
          <w:color w:val="auto"/>
          <w:lang w:val="en-US" w:eastAsia="en-US"/>
        </w:rPr>
        <w:t></w:t>
      </w:r>
      <w:r w:rsidRPr="00A13DDA">
        <w:rPr>
          <w:color w:val="auto"/>
          <w:lang w:val="en-US" w:eastAsia="en-US"/>
        </w:rPr>
        <w:t xml:space="preserve"> </w:t>
      </w:r>
      <w:r>
        <w:rPr>
          <w:color w:val="auto"/>
          <w:lang w:val="en-US" w:eastAsia="en-US"/>
        </w:rPr>
        <w:t xml:space="preserve">NOWA CUDA - </w:t>
      </w:r>
      <w:r w:rsidRPr="00A13DDA">
        <w:rPr>
          <w:color w:val="auto"/>
          <w:lang w:val="en-US" w:eastAsia="en-US"/>
        </w:rPr>
        <w:t xml:space="preserve"> </w:t>
      </w:r>
      <w:r>
        <w:rPr>
          <w:color w:val="auto"/>
          <w:lang w:val="en-US" w:eastAsia="en-US"/>
        </w:rPr>
        <w:t xml:space="preserve">( </w:t>
      </w:r>
      <w:hyperlink r:id="rId12" w:history="1">
        <w:r w:rsidRPr="00681963">
          <w:rPr>
            <w:rStyle w:val="Hipercze"/>
            <w:lang w:val="en-US" w:eastAsia="en-US"/>
          </w:rPr>
          <w:t>http://developer.nvidia.com/object/cuda_3_0_downloads.html</w:t>
        </w:r>
      </w:hyperlink>
      <w:r>
        <w:rPr>
          <w:color w:val="auto"/>
          <w:lang w:val="en-US" w:eastAsia="en-US"/>
        </w:rPr>
        <w:t xml:space="preserve"> ) </w:t>
      </w:r>
      <w:r w:rsidRPr="00A13DDA">
        <w:rPr>
          <w:color w:val="auto"/>
          <w:lang w:val="en-US" w:eastAsia="en-US"/>
        </w:rPr>
        <w:t xml:space="preserve">Support for the new Fermi architecture, with: </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Native 64-bit GPU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Multiple Copy Engine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ECC reporting</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Concurrent Kernel Execution</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debugging support in cuda-gdb</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profiling support for CUDA C and OpenCL in Visual Profiler</w:t>
      </w:r>
    </w:p>
    <w:p w:rsidR="00420FF8" w:rsidRDefault="00420FF8" w:rsidP="003045FC">
      <w:pPr>
        <w:pStyle w:val="Akapitzlist"/>
        <w:rPr>
          <w:rFonts w:eastAsiaTheme="majorEastAsia"/>
        </w:rPr>
      </w:pPr>
    </w:p>
    <w:p w:rsidR="00420FF8" w:rsidRPr="00DD2A69" w:rsidRDefault="00420FF8" w:rsidP="00420FF8">
      <w:pPr>
        <w:ind w:firstLine="0"/>
        <w:rPr>
          <w:rFonts w:eastAsiaTheme="majorEastAsia"/>
          <w:color w:val="auto"/>
        </w:rPr>
      </w:pPr>
      <w:r w:rsidRPr="00DD2A69">
        <w:rPr>
          <w:rFonts w:eastAsiaTheme="majorEastAsia"/>
          <w:color w:val="auto"/>
        </w:rPr>
        <w:t>Napisz tez o NVidia tesla</w:t>
      </w:r>
    </w:p>
    <w:p w:rsidR="00420FF8" w:rsidRDefault="00420FF8" w:rsidP="00420FF8">
      <w:pPr>
        <w:rPr>
          <w:rFonts w:eastAsiaTheme="majorEastAsia"/>
          <w:color w:val="auto"/>
        </w:rPr>
      </w:pPr>
      <w:r w:rsidRPr="00ED676A">
        <w:rPr>
          <w:rFonts w:eastAsiaTheme="majorEastAsia"/>
          <w:color w:val="auto"/>
        </w:rPr>
        <w:t>Napisz o physx</w:t>
      </w:r>
      <w:r>
        <w:rPr>
          <w:rFonts w:eastAsiaTheme="majorEastAsia"/>
          <w:color w:val="auto"/>
        </w:rPr>
        <w:t>:</w:t>
      </w:r>
    </w:p>
    <w:p w:rsidR="00420FF8" w:rsidRPr="00ED676A" w:rsidRDefault="00420FF8" w:rsidP="00420FF8">
      <w:pPr>
        <w:rPr>
          <w:rFonts w:eastAsiaTheme="majorEastAsia"/>
          <w:color w:val="auto"/>
        </w:rPr>
      </w:pPr>
      <w:r>
        <w:rPr>
          <w:b/>
          <w:bCs/>
        </w:rPr>
        <w:t>PhysX</w:t>
      </w:r>
      <w:r>
        <w:t xml:space="preserve"> is a </w:t>
      </w:r>
      <w:hyperlink r:id="rId13" w:tooltip="Proprietary software" w:history="1">
        <w:r>
          <w:rPr>
            <w:rStyle w:val="Hipercze"/>
            <w:rFonts w:eastAsiaTheme="majorEastAsia"/>
          </w:rPr>
          <w:t>proprietary</w:t>
        </w:r>
      </w:hyperlink>
      <w:r>
        <w:t xml:space="preserve"> </w:t>
      </w:r>
      <w:hyperlink r:id="rId14" w:tooltip="Real-time computer graphics" w:history="1">
        <w:r>
          <w:rPr>
            <w:rStyle w:val="Hipercze"/>
            <w:rFonts w:eastAsiaTheme="majorEastAsia"/>
          </w:rPr>
          <w:t>realtime</w:t>
        </w:r>
      </w:hyperlink>
      <w:r>
        <w:t xml:space="preserve"> </w:t>
      </w:r>
      <w:hyperlink r:id="rId15" w:tooltip="Physics &#10; engine" w:history="1">
        <w:r>
          <w:rPr>
            <w:rStyle w:val="Hipercze"/>
            <w:rFonts w:eastAsiaTheme="majorEastAsia"/>
          </w:rPr>
          <w:t>physics engine</w:t>
        </w:r>
      </w:hyperlink>
      <w:r>
        <w:t xml:space="preserve"> </w:t>
      </w:r>
      <w:hyperlink r:id="rId16" w:tooltip="Middleware" w:history="1">
        <w:r>
          <w:rPr>
            <w:rStyle w:val="Hipercze"/>
            <w:rFonts w:eastAsiaTheme="majorEastAsia"/>
          </w:rPr>
          <w:t>middleware</w:t>
        </w:r>
      </w:hyperlink>
      <w:r>
        <w:t xml:space="preserve"> </w:t>
      </w:r>
      <w:hyperlink r:id="rId17" w:tooltip="Software development kit" w:history="1">
        <w:r>
          <w:rPr>
            <w:rStyle w:val="Hipercze"/>
            <w:rFonts w:eastAsiaTheme="majorEastAsia"/>
          </w:rPr>
          <w:t>SDK</w:t>
        </w:r>
      </w:hyperlink>
      <w:r>
        <w:t xml:space="preserve"> acquired by </w:t>
      </w:r>
      <w:hyperlink r:id="rId18" w:tooltip="Ageia" w:history="1">
        <w:r>
          <w:rPr>
            <w:rStyle w:val="Hipercze"/>
            <w:rFonts w:eastAsiaTheme="majorEastAsia"/>
          </w:rPr>
          <w:t>Ageia</w:t>
        </w:r>
      </w:hyperlink>
      <w:r>
        <w:t xml:space="preserve"> (which itself was acquired by </w:t>
      </w:r>
      <w:hyperlink r:id="rId19" w:tooltip="Nvidia" w:history="1">
        <w:r>
          <w:rPr>
            <w:rStyle w:val="Hipercze"/>
            <w:rFonts w:eastAsiaTheme="majorEastAsia"/>
          </w:rPr>
          <w:t>Nvidia</w:t>
        </w:r>
      </w:hyperlink>
      <w:r>
        <w:t xml:space="preserve"> in February 2008</w:t>
      </w:r>
      <w:hyperlink r:id="rId20" w:anchor="cite_note-0" w:history="1">
        <w:r>
          <w:rPr>
            <w:rStyle w:val="Hipercze"/>
            <w:rFonts w:eastAsiaTheme="majorEastAsia"/>
            <w:vertAlign w:val="superscript"/>
          </w:rPr>
          <w:t>[1]</w:t>
        </w:r>
      </w:hyperlink>
      <w:r>
        <w:t xml:space="preserve">) with the purchase of </w:t>
      </w:r>
      <w:hyperlink r:id="rId21" w:tooltip="ETH Zurich" w:history="1">
        <w:r>
          <w:rPr>
            <w:rStyle w:val="Hipercze"/>
            <w:rFonts w:eastAsiaTheme="majorEastAsia"/>
          </w:rPr>
          <w:t>ETH Zurich</w:t>
        </w:r>
      </w:hyperlink>
      <w:r>
        <w:t xml:space="preserve"> spin-off NovodeX in 2004. The term PhysX can also refer to the </w:t>
      </w:r>
      <w:hyperlink r:id="rId22" w:tooltip="Physics processing unit" w:history="1">
        <w:r>
          <w:rPr>
            <w:rStyle w:val="Hipercze"/>
            <w:rFonts w:eastAsiaTheme="majorEastAsia"/>
          </w:rPr>
          <w:t>PPU</w:t>
        </w:r>
      </w:hyperlink>
      <w:r>
        <w:t xml:space="preserve"> </w:t>
      </w:r>
      <w:hyperlink r:id="rId23" w:tooltip="Add-in card" w:history="1">
        <w:r>
          <w:rPr>
            <w:rStyle w:val="Hipercze"/>
            <w:rFonts w:eastAsiaTheme="majorEastAsia"/>
          </w:rPr>
          <w:t>add-in card</w:t>
        </w:r>
      </w:hyperlink>
      <w:r>
        <w:t xml:space="preserve"> designed by Ageia to accelerate PhysX-enabled </w:t>
      </w:r>
      <w:hyperlink r:id="rId24" w:tooltip="Video game" w:history="1">
        <w:r>
          <w:rPr>
            <w:rStyle w:val="Hipercze"/>
            <w:rFonts w:eastAsiaTheme="majorEastAsia"/>
          </w:rPr>
          <w:t>video games</w:t>
        </w:r>
      </w:hyperlink>
      <w:r>
        <w:t xml:space="preserve">. Video games supporting </w:t>
      </w:r>
      <w:hyperlink r:id="rId25" w:tooltip="Hardware acceleration" w:history="1">
        <w:r>
          <w:rPr>
            <w:rStyle w:val="Hipercze"/>
            <w:rFonts w:eastAsiaTheme="majorEastAsia"/>
          </w:rPr>
          <w:t>hardware acceleration</w:t>
        </w:r>
      </w:hyperlink>
      <w:r>
        <w:t xml:space="preserve"> by PhysX can be accelerated by either a PhysX PPU or a </w:t>
      </w:r>
      <w:hyperlink r:id="rId26" w:tooltip="CUDA" w:history="1">
        <w:r>
          <w:rPr>
            <w:rStyle w:val="Hipercze"/>
            <w:rFonts w:eastAsiaTheme="majorEastAsia"/>
          </w:rPr>
          <w:t>CUDA</w:t>
        </w:r>
      </w:hyperlink>
      <w:r>
        <w:t xml:space="preserve">-enabled </w:t>
      </w:r>
      <w:hyperlink r:id="rId27" w:tooltip="GeForce" w:history="1">
        <w:r>
          <w:rPr>
            <w:rStyle w:val="Hipercze"/>
            <w:rFonts w:eastAsiaTheme="majorEastAsia"/>
          </w:rPr>
          <w:t>GeForce</w:t>
        </w:r>
      </w:hyperlink>
      <w:r>
        <w:t xml:space="preserve"> </w:t>
      </w:r>
      <w:hyperlink r:id="rId28" w:tooltip="Graphics processing unit" w:history="1">
        <w:r>
          <w:rPr>
            <w:rStyle w:val="Hipercze"/>
            <w:rFonts w:eastAsiaTheme="majorEastAsia"/>
          </w:rPr>
          <w:t>GPU</w:t>
        </w:r>
      </w:hyperlink>
      <w:r>
        <w:t xml:space="preserve"> (which has at least 32 CUDA cores), thus offloading physics calculations from the </w:t>
      </w:r>
      <w:hyperlink r:id="rId29" w:tooltip="Central processing unit" w:history="1">
        <w:r>
          <w:rPr>
            <w:rStyle w:val="Hipercze"/>
            <w:rFonts w:eastAsiaTheme="majorEastAsia"/>
          </w:rPr>
          <w:t>CPU</w:t>
        </w:r>
      </w:hyperlink>
      <w:r>
        <w:t>, allowing it to perform other tasks instead — resulting in a smoother gaming experience and additional visual effects.</w:t>
      </w:r>
    </w:p>
    <w:p w:rsidR="00420FF8" w:rsidRDefault="00420FF8" w:rsidP="00040CD8"/>
    <w:p w:rsidR="00420FF8" w:rsidRDefault="00420FF8" w:rsidP="00040CD8"/>
    <w:p w:rsidR="00420FF8" w:rsidRDefault="00420FF8" w:rsidP="00040CD8"/>
    <w:p w:rsidR="00040CD8" w:rsidRPr="00ED676A" w:rsidRDefault="00CA6E71" w:rsidP="00040CD8">
      <w:hyperlink r:id="rId30" w:history="1">
        <w:r w:rsidR="00040CD8" w:rsidRPr="00ED676A">
          <w:rPr>
            <w:rStyle w:val="Hipercze"/>
          </w:rPr>
          <w:t>http://www.behardware.com/articles/659-2/nvidia-cuda-preview.html</w:t>
        </w:r>
      </w:hyperlink>
      <w:r w:rsidR="00040CD8" w:rsidRPr="00ED676A">
        <w:t xml:space="preserve"> (obrazek)</w:t>
      </w:r>
    </w:p>
    <w:p w:rsidR="00040CD8" w:rsidRDefault="00040CD8" w:rsidP="00C31437">
      <w:pPr>
        <w:rPr>
          <w:color w:val="auto"/>
        </w:rPr>
      </w:pPr>
    </w:p>
    <w:p w:rsidR="00040CD8" w:rsidRDefault="00040CD8" w:rsidP="00C31437">
      <w:pPr>
        <w:rPr>
          <w:color w:val="auto"/>
        </w:rPr>
      </w:pPr>
    </w:p>
    <w:p w:rsidR="00C31437" w:rsidRPr="00ED676A" w:rsidRDefault="007F264D" w:rsidP="00C31437">
      <w:pPr>
        <w:rPr>
          <w:color w:val="auto"/>
        </w:rPr>
      </w:pPr>
      <w:r w:rsidRPr="00ED676A">
        <w:rPr>
          <w:color w:val="auto"/>
        </w:rPr>
        <w:t xml:space="preserve">// </w:t>
      </w:r>
      <w:r w:rsidR="002D36BE" w:rsidRPr="00ED676A">
        <w:rPr>
          <w:color w:val="auto"/>
        </w:rPr>
        <w:t>Różne</w:t>
      </w:r>
      <w:r w:rsidR="00C31437" w:rsidRPr="00ED676A">
        <w:rPr>
          <w:color w:val="auto"/>
        </w:rPr>
        <w:t xml:space="preserve"> obrazki z cuda programming guide</w:t>
      </w:r>
    </w:p>
    <w:p w:rsidR="004A38E5" w:rsidRPr="00ED676A" w:rsidRDefault="004A38E5" w:rsidP="008B5404">
      <w:pPr>
        <w:rPr>
          <w:rFonts w:eastAsiaTheme="majorEastAsia"/>
          <w:color w:val="auto"/>
        </w:rPr>
      </w:pPr>
      <w:r w:rsidRPr="00ED676A">
        <w:rPr>
          <w:rFonts w:eastAsiaTheme="majorEastAsia"/>
          <w:color w:val="auto"/>
        </w:rPr>
        <w:t xml:space="preserve">Cuda ma tryb driver i ten inny, który </w:t>
      </w:r>
      <w:r w:rsidR="008B5404" w:rsidRPr="00ED676A">
        <w:rPr>
          <w:rFonts w:eastAsiaTheme="majorEastAsia"/>
          <w:color w:val="auto"/>
        </w:rPr>
        <w:t>używam</w:t>
      </w: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B10B5D">
      <w:pPr>
        <w:rPr>
          <w:rFonts w:eastAsiaTheme="majorEastAsia"/>
          <w:color w:val="auto"/>
        </w:rPr>
      </w:pPr>
      <w:r w:rsidRPr="00ED676A">
        <w:rPr>
          <w:rFonts w:eastAsiaTheme="majorEastAsia"/>
          <w:color w:val="auto"/>
        </w:rPr>
        <w:t>Obliczenia int są wolniejsze niż float</w:t>
      </w:r>
    </w:p>
    <w:p w:rsidR="00B10B5D" w:rsidRPr="00ED676A" w:rsidRDefault="00B10B5D" w:rsidP="00B10B5D">
      <w:pPr>
        <w:rPr>
          <w:rFonts w:eastAsiaTheme="majorEastAsia"/>
          <w:color w:val="auto"/>
        </w:rPr>
      </w:pPr>
      <w:r w:rsidRPr="00ED676A">
        <w:rPr>
          <w:rFonts w:hAnsi="Symbol"/>
        </w:rPr>
        <w:t></w:t>
      </w:r>
      <w:r w:rsidRPr="00ED676A">
        <w:t xml:space="preserve">  What is a kernel? A kernel is a function callable from the host and executed on the CUDA device -- simultaneously by many threads in parallel.</w:t>
      </w:r>
    </w:p>
    <w:p w:rsidR="00B10B5D" w:rsidRPr="00ED676A" w:rsidRDefault="00B10B5D" w:rsidP="008B5404">
      <w:pPr>
        <w:rPr>
          <w:rFonts w:eastAsiaTheme="majorEastAsia"/>
          <w:color w:val="auto"/>
        </w:rPr>
      </w:pPr>
    </w:p>
    <w:p w:rsidR="00C31437" w:rsidRPr="00ED676A" w:rsidRDefault="00C31437" w:rsidP="00C31437">
      <w:pPr>
        <w:rPr>
          <w:color w:val="auto"/>
        </w:rPr>
      </w:pPr>
    </w:p>
    <w:p w:rsidR="006D1236" w:rsidRPr="00ED676A" w:rsidRDefault="006D1236" w:rsidP="006D1236">
      <w:pPr>
        <w:pStyle w:val="Nagwek3"/>
      </w:pPr>
      <w:bookmarkStart w:id="15" w:name="_Toc259090087"/>
      <w:r w:rsidRPr="00ED676A">
        <w:t>Wprowadzenie do technologii</w:t>
      </w:r>
      <w:bookmarkEnd w:id="15"/>
    </w:p>
    <w:p w:rsidR="007F264D" w:rsidRPr="00ED676A" w:rsidRDefault="007F264D" w:rsidP="007F264D">
      <w:pPr>
        <w:rPr>
          <w:color w:val="auto"/>
        </w:rPr>
      </w:pPr>
      <w:r w:rsidRPr="00ED676A">
        <w:rPr>
          <w:color w:val="auto"/>
        </w:rPr>
        <w:t>// (Kernele, hierarchia wątków, opis języka)</w:t>
      </w:r>
    </w:p>
    <w:p w:rsidR="006D1236" w:rsidRPr="00ED676A" w:rsidRDefault="006D1236" w:rsidP="006D1236">
      <w:pPr>
        <w:pStyle w:val="Nagwek4"/>
      </w:pPr>
      <w:bookmarkStart w:id="16" w:name="_Toc259090088"/>
      <w:r w:rsidRPr="00ED676A">
        <w:t>Wersje CUDA</w:t>
      </w:r>
      <w:bookmarkEnd w:id="16"/>
    </w:p>
    <w:p w:rsidR="007F264D" w:rsidRPr="00ED676A" w:rsidRDefault="007F264D" w:rsidP="007F264D">
      <w:pPr>
        <w:rPr>
          <w:color w:val="auto"/>
        </w:rPr>
      </w:pPr>
      <w:r w:rsidRPr="00ED676A">
        <w:rPr>
          <w:color w:val="auto"/>
        </w:rPr>
        <w:t>// (Compute capability)</w:t>
      </w:r>
    </w:p>
    <w:p w:rsidR="008B5404" w:rsidRPr="00ED676A" w:rsidRDefault="008B5404" w:rsidP="008B5404">
      <w:pPr>
        <w:rPr>
          <w:rFonts w:eastAsiaTheme="majorEastAsia"/>
          <w:color w:val="auto"/>
        </w:rPr>
      </w:pPr>
      <w:r w:rsidRPr="00ED676A">
        <w:rPr>
          <w:rFonts w:eastAsiaTheme="majorEastAsia"/>
          <w:color w:val="auto"/>
        </w:rPr>
        <w:t>Napisz o aktualnych NVIDIA i nowych Fermi</w:t>
      </w:r>
    </w:p>
    <w:p w:rsidR="008B5404" w:rsidRPr="00ED676A" w:rsidRDefault="008B5404" w:rsidP="008B5404">
      <w:pPr>
        <w:rPr>
          <w:color w:val="auto"/>
        </w:rPr>
      </w:pPr>
    </w:p>
    <w:p w:rsidR="00BC2198" w:rsidRPr="00ED676A" w:rsidRDefault="006D1236" w:rsidP="00BC2198">
      <w:pPr>
        <w:pStyle w:val="Nagwek4"/>
      </w:pPr>
      <w:bookmarkStart w:id="17" w:name="_Toc259090089"/>
      <w:r w:rsidRPr="00ED676A">
        <w:t>Ograniczenia</w:t>
      </w:r>
      <w:bookmarkEnd w:id="17"/>
      <w:r w:rsidRPr="00ED676A">
        <w:t xml:space="preserve"> </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Przy małych kernelach jest duży narzut czasowy CPU</w:t>
      </w:r>
    </w:p>
    <w:p w:rsidR="005F5A6C" w:rsidRDefault="005F5A6C" w:rsidP="00BC2198">
      <w:pPr>
        <w:rPr>
          <w:color w:val="auto"/>
        </w:rPr>
      </w:pPr>
    </w:p>
    <w:p w:rsidR="005F5A6C" w:rsidRPr="00ED676A" w:rsidRDefault="005F5A6C" w:rsidP="005F5A6C">
      <w:pPr>
        <w:pStyle w:val="Nagwek3"/>
      </w:pPr>
      <w:bookmarkStart w:id="18" w:name="_Toc259090090"/>
      <w:r w:rsidRPr="00ED676A">
        <w:t xml:space="preserve">Model architektury </w:t>
      </w:r>
      <w:r>
        <w:t>CUDA</w:t>
      </w:r>
      <w:bookmarkEnd w:id="18"/>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Nagwek3"/>
      </w:pPr>
      <w:bookmarkStart w:id="19" w:name="_Toc259090091"/>
      <w:r w:rsidRPr="00ED676A">
        <w:lastRenderedPageBreak/>
        <w:t>Komunikacja między wątkami</w:t>
      </w:r>
      <w:bookmarkEnd w:id="19"/>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Nagwek3"/>
      </w:pPr>
      <w:bookmarkStart w:id="20" w:name="_Toc259090092"/>
      <w:r w:rsidRPr="00ED676A">
        <w:t>Proces wykonania programu CUDA</w:t>
      </w:r>
      <w:bookmarkEnd w:id="20"/>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Nagwek3"/>
      </w:pPr>
      <w:bookmarkStart w:id="21" w:name="_Toc259090093"/>
      <w:r w:rsidRPr="00ED676A">
        <w:t>Przykład kodu</w:t>
      </w:r>
      <w:bookmarkEnd w:id="21"/>
    </w:p>
    <w:p w:rsidR="00A940E2" w:rsidRPr="00ED676A" w:rsidRDefault="00A940E2" w:rsidP="00A940E2">
      <w:pPr>
        <w:rPr>
          <w:color w:val="auto"/>
        </w:rPr>
      </w:pPr>
      <w:r w:rsidRPr="00ED676A">
        <w:rPr>
          <w:color w:val="auto"/>
        </w:rPr>
        <w:t>Przykładowy kernel i wywolanie go.</w:t>
      </w: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Nagwek1"/>
      </w:pPr>
      <w:bookmarkStart w:id="22" w:name="_Sztuczne_sieci_neuronowe"/>
      <w:bookmarkStart w:id="23" w:name="_Toc259090094"/>
      <w:bookmarkEnd w:id="22"/>
      <w:r w:rsidRPr="00ED676A">
        <w:lastRenderedPageBreak/>
        <w:t>Sztuczne sieci neuronowe</w:t>
      </w:r>
      <w:bookmarkEnd w:id="23"/>
    </w:p>
    <w:p w:rsidR="006D1236" w:rsidRPr="00ED676A" w:rsidRDefault="006D1236" w:rsidP="006D1236">
      <w:pPr>
        <w:pStyle w:val="Nagwek2"/>
      </w:pPr>
      <w:bookmarkStart w:id="24" w:name="_Toc259090095"/>
      <w:r w:rsidRPr="00ED676A">
        <w:t>Wprowadzenie</w:t>
      </w:r>
      <w:bookmarkEnd w:id="24"/>
    </w:p>
    <w:p w:rsidR="006D1236" w:rsidRPr="00ED676A" w:rsidRDefault="006D1236" w:rsidP="006D1236">
      <w:pPr>
        <w:pStyle w:val="Nagwek2"/>
      </w:pPr>
      <w:bookmarkStart w:id="25" w:name="_Toc259090096"/>
      <w:r w:rsidRPr="00ED676A">
        <w:t>Model neuronu</w:t>
      </w:r>
      <w:bookmarkEnd w:id="25"/>
    </w:p>
    <w:p w:rsidR="006D1236" w:rsidRPr="00ED676A" w:rsidRDefault="006D1236" w:rsidP="006D1236">
      <w:pPr>
        <w:pStyle w:val="Nagwek3"/>
      </w:pPr>
      <w:bookmarkStart w:id="26" w:name="_Toc259090097"/>
      <w:r w:rsidRPr="00ED676A">
        <w:t>Neuron biologiczny</w:t>
      </w:r>
      <w:bookmarkEnd w:id="26"/>
    </w:p>
    <w:p w:rsidR="006D1236" w:rsidRPr="00ED676A" w:rsidRDefault="006D1236" w:rsidP="006D1236">
      <w:pPr>
        <w:pStyle w:val="Nagwek3"/>
      </w:pPr>
      <w:bookmarkStart w:id="27" w:name="_Toc259090098"/>
      <w:r w:rsidRPr="00ED676A">
        <w:t>Sztuczny neuron</w:t>
      </w:r>
      <w:bookmarkEnd w:id="27"/>
    </w:p>
    <w:p w:rsidR="006D1236" w:rsidRPr="00ED676A" w:rsidRDefault="006D1236" w:rsidP="006D1236">
      <w:pPr>
        <w:pStyle w:val="Nagwek3"/>
      </w:pPr>
      <w:bookmarkStart w:id="28" w:name="_Toc259090099"/>
      <w:r w:rsidRPr="00ED676A">
        <w:t>Funkcja aktywacji, neuron nieliniowy</w:t>
      </w:r>
      <w:bookmarkEnd w:id="28"/>
    </w:p>
    <w:p w:rsidR="006D1236" w:rsidRPr="00ED676A" w:rsidRDefault="006D1236" w:rsidP="006D1236">
      <w:pPr>
        <w:pStyle w:val="Nagwek2"/>
      </w:pPr>
      <w:bookmarkStart w:id="29" w:name="_Toc259090100"/>
      <w:r w:rsidRPr="00ED676A">
        <w:t>Architektury sieci neuronowych</w:t>
      </w:r>
      <w:bookmarkEnd w:id="29"/>
    </w:p>
    <w:p w:rsidR="006D1236" w:rsidRPr="00ED676A" w:rsidRDefault="006D1236" w:rsidP="006D1236">
      <w:pPr>
        <w:pStyle w:val="Nagwek3"/>
      </w:pPr>
      <w:bookmarkStart w:id="30" w:name="_Toc259090101"/>
      <w:r w:rsidRPr="00ED676A">
        <w:t>Jednokierunkowe</w:t>
      </w:r>
      <w:bookmarkEnd w:id="30"/>
    </w:p>
    <w:p w:rsidR="006D1236" w:rsidRPr="00ED676A" w:rsidRDefault="006D1236" w:rsidP="006D1236">
      <w:pPr>
        <w:pStyle w:val="Nagwek3"/>
      </w:pPr>
      <w:bookmarkStart w:id="31" w:name="_Toc259090102"/>
      <w:r w:rsidRPr="00ED676A">
        <w:t>Rekurencyjne</w:t>
      </w:r>
      <w:bookmarkEnd w:id="31"/>
    </w:p>
    <w:p w:rsidR="006D1236" w:rsidRPr="00ED676A" w:rsidRDefault="006D1236" w:rsidP="006D1236">
      <w:pPr>
        <w:pStyle w:val="Nagwek3"/>
      </w:pPr>
      <w:bookmarkStart w:id="32" w:name="_Toc259090103"/>
      <w:r w:rsidRPr="00ED676A">
        <w:t>Sieci komórkowe</w:t>
      </w:r>
      <w:bookmarkEnd w:id="32"/>
    </w:p>
    <w:p w:rsidR="006D1236" w:rsidRPr="00ED676A" w:rsidRDefault="006D1236" w:rsidP="006D1236">
      <w:pPr>
        <w:pStyle w:val="Nagwek2"/>
      </w:pPr>
      <w:bookmarkStart w:id="33" w:name="_Toc259090104"/>
      <w:r w:rsidRPr="00ED676A">
        <w:t>Zastosowanie sztucznych sieci neuronowych</w:t>
      </w:r>
      <w:bookmarkEnd w:id="33"/>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34" w:name="_Toc259090105"/>
      <w:r w:rsidRPr="00ED676A">
        <w:t>Metody uczenia</w:t>
      </w:r>
      <w:bookmarkEnd w:id="34"/>
    </w:p>
    <w:p w:rsidR="006D1236" w:rsidRPr="00ED676A" w:rsidRDefault="007F264D" w:rsidP="006D1236">
      <w:pPr>
        <w:pStyle w:val="Nagwek3"/>
      </w:pPr>
      <w:bookmarkStart w:id="35" w:name="_Toc259090106"/>
      <w:r w:rsidRPr="00ED676A">
        <w:t>U</w:t>
      </w:r>
      <w:r w:rsidR="006D1236" w:rsidRPr="00ED676A">
        <w:t>czenie nadzorowane</w:t>
      </w:r>
      <w:bookmarkEnd w:id="35"/>
    </w:p>
    <w:p w:rsidR="006D1236" w:rsidRPr="00ED676A" w:rsidRDefault="007F264D" w:rsidP="006D1236">
      <w:pPr>
        <w:pStyle w:val="Nagwek4"/>
      </w:pPr>
      <w:bookmarkStart w:id="36" w:name="_Toc259090107"/>
      <w:r w:rsidRPr="00ED676A">
        <w:t>Z</w:t>
      </w:r>
      <w:r w:rsidR="006D1236" w:rsidRPr="00ED676A">
        <w:t xml:space="preserve"> nauczycielem</w:t>
      </w:r>
      <w:bookmarkEnd w:id="36"/>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37" w:name="_Toc259090108"/>
      <w:r w:rsidRPr="00ED676A">
        <w:t>Z</w:t>
      </w:r>
      <w:r w:rsidR="006D1236" w:rsidRPr="00ED676A">
        <w:t xml:space="preserve"> krytykiem</w:t>
      </w:r>
      <w:bookmarkEnd w:id="37"/>
    </w:p>
    <w:p w:rsidR="006D1236" w:rsidRPr="00ED676A" w:rsidRDefault="007F264D" w:rsidP="006D1236">
      <w:pPr>
        <w:pStyle w:val="Nagwek3"/>
      </w:pPr>
      <w:bookmarkStart w:id="38" w:name="_Toc259090109"/>
      <w:r w:rsidRPr="00ED676A">
        <w:t>U</w:t>
      </w:r>
      <w:r w:rsidR="006D1236" w:rsidRPr="00ED676A">
        <w:t>czenie nienadzorowane</w:t>
      </w:r>
      <w:bookmarkEnd w:id="38"/>
    </w:p>
    <w:p w:rsidR="006D1236" w:rsidRPr="00ED676A" w:rsidRDefault="007F264D" w:rsidP="006D1236">
      <w:pPr>
        <w:pStyle w:val="Nagwek4"/>
      </w:pPr>
      <w:bookmarkStart w:id="39" w:name="_Toc259090110"/>
      <w:r w:rsidRPr="00ED676A">
        <w:t>S</w:t>
      </w:r>
      <w:r w:rsidR="006D1236" w:rsidRPr="00ED676A">
        <w:t>amoorganizujące się mapy</w:t>
      </w:r>
      <w:bookmarkEnd w:id="39"/>
    </w:p>
    <w:p w:rsidR="006D1236" w:rsidRPr="00ED676A" w:rsidRDefault="007F264D" w:rsidP="006D1236">
      <w:pPr>
        <w:pStyle w:val="Nagwek4"/>
      </w:pPr>
      <w:bookmarkStart w:id="40" w:name="_Toc259090111"/>
      <w:r w:rsidRPr="00ED676A">
        <w:t>K</w:t>
      </w:r>
      <w:r w:rsidR="006D1236" w:rsidRPr="00ED676A">
        <w:t>onkurencyjne</w:t>
      </w:r>
      <w:bookmarkEnd w:id="40"/>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1" w:name="_Implementacja_sztucznych_sieci"/>
      <w:bookmarkStart w:id="42" w:name="_Toc259090112"/>
      <w:bookmarkEnd w:id="41"/>
      <w:r w:rsidRPr="00ED676A">
        <w:lastRenderedPageBreak/>
        <w:t>Implementacja sztucznych sieci neuronowych na GPU</w:t>
      </w:r>
      <w:bookmarkEnd w:id="42"/>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43" w:name="_Toc259090113"/>
      <w:r w:rsidRPr="00ED676A">
        <w:t>Sieć neuronowa z punktu widzenia programisty</w:t>
      </w:r>
      <w:bookmarkEnd w:id="43"/>
    </w:p>
    <w:p w:rsidR="00447DFA" w:rsidRPr="00ED676A" w:rsidRDefault="006F17B5" w:rsidP="00552F6C">
      <w:pPr>
        <w:pStyle w:val="Nagwek3"/>
      </w:pPr>
      <w:bookmarkStart w:id="44" w:name="_Toc259090114"/>
      <w:r w:rsidRPr="00ED676A">
        <w:t>Struktury danych w sieciach neuronowych</w:t>
      </w:r>
      <w:bookmarkEnd w:id="44"/>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45" w:name="_Toc259090115"/>
      <w:r w:rsidRPr="00ED676A">
        <w:t>Użyte algorytmy</w:t>
      </w:r>
      <w:bookmarkEnd w:id="45"/>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46" w:name="_Toc259090116"/>
      <w:r w:rsidRPr="00ED676A">
        <w:t>Zastosowanie GPU w sztucznych sieciach neuronowych</w:t>
      </w:r>
      <w:bookmarkEnd w:id="46"/>
    </w:p>
    <w:p w:rsidR="006F17B5" w:rsidRPr="00ED676A" w:rsidRDefault="006F17B5" w:rsidP="00552F6C">
      <w:pPr>
        <w:pStyle w:val="Nagwek3"/>
      </w:pPr>
      <w:bookmarkStart w:id="47" w:name="_Toc259090117"/>
      <w:r w:rsidRPr="00ED676A">
        <w:t>Zrównoleglenie operacji na sieciach neuronowych</w:t>
      </w:r>
      <w:bookmarkEnd w:id="47"/>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48" w:name="_Toc259090118"/>
      <w:r w:rsidRPr="00ED676A">
        <w:t>Wewnętrzne  struktury danych GPU</w:t>
      </w:r>
      <w:bookmarkEnd w:id="48"/>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49" w:name="_Toc259090119"/>
      <w:r w:rsidRPr="00ED676A">
        <w:t>Istniejące rozwiązania software’owe</w:t>
      </w:r>
      <w:bookmarkEnd w:id="49"/>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0" w:name="_Biblioteka_CNL"/>
      <w:bookmarkStart w:id="51" w:name="_Toc259090120"/>
      <w:bookmarkEnd w:id="50"/>
      <w:r w:rsidRPr="00ED676A">
        <w:lastRenderedPageBreak/>
        <w:t>Biblioteka CNL</w:t>
      </w:r>
      <w:bookmarkEnd w:id="51"/>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Nagwek2"/>
      </w:pPr>
      <w:bookmarkStart w:id="52" w:name="_Toc259090121"/>
      <w:r w:rsidRPr="00ED676A">
        <w:t>Zakres programu</w:t>
      </w:r>
      <w:bookmarkEnd w:id="52"/>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Nagwek3"/>
      </w:pPr>
      <w:bookmarkStart w:id="53" w:name="_Toc259090122"/>
      <w:r w:rsidRPr="00ED676A">
        <w:t>Ogólny projekt aplikacji</w:t>
      </w:r>
      <w:bookmarkEnd w:id="53"/>
      <w:r w:rsidRPr="00ED676A">
        <w:t xml:space="preserve"> </w:t>
      </w:r>
    </w:p>
    <w:p w:rsidR="00EF1DED" w:rsidRDefault="00CD1C8C" w:rsidP="00EF1DED">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t>
      </w:r>
    </w:p>
    <w:p w:rsidR="00B16AEB" w:rsidRPr="00ED676A" w:rsidRDefault="00B16AEB" w:rsidP="00B16AEB">
      <w:pPr>
        <w:rPr>
          <w:color w:val="auto"/>
        </w:rPr>
      </w:pP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w:t>
      </w:r>
      <w:r w:rsidR="00DA3D8C" w:rsidRPr="00ED676A">
        <w:rPr>
          <w:color w:val="auto"/>
        </w:rPr>
        <w:lastRenderedPageBreak/>
        <w:t xml:space="preserve">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Nagwek3"/>
      </w:pPr>
      <w:bookmarkStart w:id="54" w:name="_Toc259090123"/>
      <w:r w:rsidRPr="00ED676A">
        <w:t>Zastosowania programu.</w:t>
      </w:r>
      <w:bookmarkEnd w:id="54"/>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55" w:name="_Toc259090124"/>
      <w:r w:rsidRPr="00ED676A">
        <w:lastRenderedPageBreak/>
        <w:t>Diagramy:</w:t>
      </w:r>
      <w:bookmarkEnd w:id="55"/>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56" w:name="_Toc259090125"/>
      <w:r w:rsidRPr="00ED676A">
        <w:lastRenderedPageBreak/>
        <w:t>Class</w:t>
      </w:r>
      <w:bookmarkEnd w:id="56"/>
    </w:p>
    <w:p w:rsidR="00882078" w:rsidRPr="00ED676A" w:rsidRDefault="00BA467A" w:rsidP="00882078">
      <w:pPr>
        <w:spacing w:after="200" w:line="276" w:lineRule="auto"/>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57" w:name="_Toc259090126"/>
      <w:r w:rsidRPr="00ED676A">
        <w:t>Component</w:t>
      </w:r>
      <w:bookmarkEnd w:id="57"/>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58" w:name="_Toc259090127"/>
      <w:r w:rsidRPr="00ED676A">
        <w:t>Component</w:t>
      </w:r>
      <w:bookmarkEnd w:id="58"/>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59" w:name="_Toc259090128"/>
      <w:r w:rsidRPr="00ED676A">
        <w:t>Activity</w:t>
      </w:r>
      <w:bookmarkEnd w:id="59"/>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0" w:name="_Toc259090129"/>
      <w:r w:rsidRPr="00ED676A">
        <w:lastRenderedPageBreak/>
        <w:t>Struktura plików danych</w:t>
      </w:r>
      <w:bookmarkEnd w:id="60"/>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Look w:val="04A0"/>
      </w:tblPr>
      <w:tblGrid>
        <w:gridCol w:w="1471"/>
        <w:gridCol w:w="1530"/>
        <w:gridCol w:w="1917"/>
        <w:gridCol w:w="3823"/>
      </w:tblGrid>
      <w:tr w:rsidR="00F331E7" w:rsidRPr="00ED676A" w:rsidTr="00603388">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603388">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603388">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603388">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10774" w:type="dxa"/>
        <w:tblInd w:w="-743" w:type="dxa"/>
        <w:tblLook w:val="04A0"/>
      </w:tblPr>
      <w:tblGrid>
        <w:gridCol w:w="10774"/>
      </w:tblGrid>
      <w:tr w:rsidR="00F934FF" w:rsidRPr="00ED676A" w:rsidTr="00F934FF">
        <w:tc>
          <w:tcPr>
            <w:tcW w:w="10774"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lastRenderedPageBreak/>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1" w:name="_Toc259090130"/>
      <w:r w:rsidRPr="00ED676A">
        <w:t>Plik zestawu testów CSV</w:t>
      </w:r>
      <w:bookmarkEnd w:id="61"/>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Look w:val="04A0"/>
      </w:tblPr>
      <w:tblGrid>
        <w:gridCol w:w="8741"/>
      </w:tblGrid>
      <w:tr w:rsidR="00EA54EB" w:rsidRPr="00ED676A" w:rsidTr="00EA54EB">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lastRenderedPageBreak/>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494E01" w:rsidRDefault="007F284A">
      <w:pPr>
        <w:pStyle w:val="Akapitzlist"/>
        <w:rPr>
          <w:rFonts w:eastAsiaTheme="minorHAnsi"/>
          <w:lang w:eastAsia="en-US"/>
        </w:rPr>
      </w:pPr>
      <w:r w:rsidRPr="00ED676A">
        <w:rPr>
          <w:rFonts w:eastAsiaTheme="minorHAnsi"/>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62" w:name="_Toc259090131"/>
      <w:r w:rsidRPr="00ED676A">
        <w:t>Plik zestawu testów XML</w:t>
      </w:r>
      <w:bookmarkEnd w:id="62"/>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wygenerowagany na końcu sekwencji</w:t>
      </w:r>
      <w:r w:rsidRPr="00ED676A">
        <w:rPr>
          <w:rFonts w:eastAsiaTheme="minorHAnsi"/>
          <w:color w:val="auto"/>
          <w:lang w:eastAsia="en-US"/>
        </w:rPr>
        <w:t>:</w:t>
      </w:r>
    </w:p>
    <w:tbl>
      <w:tblPr>
        <w:tblW w:w="10774" w:type="dxa"/>
        <w:tblInd w:w="-743" w:type="dxa"/>
        <w:tblLayout w:type="fixed"/>
        <w:tblLook w:val="04A0"/>
      </w:tblPr>
      <w:tblGrid>
        <w:gridCol w:w="10774"/>
      </w:tblGrid>
      <w:tr w:rsidR="00616038" w:rsidRPr="00ED676A" w:rsidTr="00334D78">
        <w:tc>
          <w:tcPr>
            <w:tcW w:w="10774"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lastRenderedPageBreak/>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ED676A" w:rsidRDefault="00096BC7" w:rsidP="00912090">
      <w:pPr>
        <w:rPr>
          <w:color w:val="auto"/>
        </w:rPr>
      </w:pPr>
      <w:r w:rsidRPr="00ED676A">
        <w:rPr>
          <w:color w:val="auto"/>
        </w:rPr>
        <w:t>Każda wartość jest opisana nazwą</w:t>
      </w:r>
    </w:p>
    <w:p w:rsidR="00D06EE4" w:rsidRPr="00ED676A" w:rsidRDefault="00D06EE4" w:rsidP="00912090">
      <w:pPr>
        <w:rPr>
          <w:color w:val="auto"/>
        </w:rPr>
      </w:pPr>
      <w:r w:rsidRPr="00ED676A">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912090">
      <w:pPr>
        <w:rPr>
          <w:color w:val="auto"/>
        </w:rPr>
      </w:pPr>
      <w:r w:rsidRPr="00ED676A">
        <w:rPr>
          <w:rFonts w:eastAsiaTheme="minorHAnsi"/>
          <w:color w:val="auto"/>
          <w:lang w:eastAsia="en-US"/>
        </w:rPr>
        <w:t>AttributeMappings</w:t>
      </w:r>
      <w:r w:rsidRPr="00ED676A">
        <w:rPr>
          <w:color w:val="auto"/>
        </w:rPr>
        <w:t xml:space="preserve"> – element ten zawiera </w:t>
      </w:r>
      <w:r w:rsidR="001672DD" w:rsidRPr="00ED676A">
        <w:rPr>
          <w:color w:val="auto"/>
        </w:rPr>
        <w:t>informacje o wszystkich atrybutach (kolumnach) w danym zestawie testów.</w:t>
      </w:r>
      <w:r w:rsidR="00CD127B" w:rsidRPr="00ED676A">
        <w:rPr>
          <w:color w:val="auto"/>
        </w:rPr>
        <w:t xml:space="preserve"> Jego potomkami są elementy </w:t>
      </w:r>
      <w:r w:rsidR="00CD127B" w:rsidRPr="00ED676A">
        <w:rPr>
          <w:rFonts w:eastAsiaTheme="minorHAnsi"/>
          <w:color w:val="auto"/>
          <w:lang w:eastAsia="en-US"/>
        </w:rPr>
        <w:t>AttributeMapping (po jednym na każd</w:t>
      </w:r>
      <w:r w:rsidR="000045A8" w:rsidRPr="00ED676A">
        <w:rPr>
          <w:rFonts w:eastAsiaTheme="minorHAnsi"/>
          <w:color w:val="auto"/>
          <w:lang w:eastAsia="en-US"/>
        </w:rPr>
        <w:t xml:space="preserve">ą kolumną </w:t>
      </w:r>
      <w:r w:rsidR="00CD127B" w:rsidRPr="00ED676A">
        <w:rPr>
          <w:rFonts w:eastAsiaTheme="minorHAnsi"/>
          <w:color w:val="auto"/>
          <w:lang w:eastAsia="en-US"/>
        </w:rPr>
        <w:t xml:space="preserve">testu). </w:t>
      </w:r>
      <w:r w:rsidR="00114600" w:rsidRPr="00ED676A">
        <w:rPr>
          <w:rFonts w:eastAsiaTheme="minorHAnsi"/>
          <w:color w:val="auto"/>
          <w:lang w:eastAsia="en-US"/>
        </w:rPr>
        <w:t>Atrybuty elementu AttributeMapping i ich opisy:</w:t>
      </w:r>
    </w:p>
    <w:p w:rsidR="00114600" w:rsidRPr="00ED676A" w:rsidRDefault="00114600" w:rsidP="00912090">
      <w:pPr>
        <w:rPr>
          <w:color w:val="auto"/>
        </w:rPr>
      </w:pPr>
      <w:r w:rsidRPr="00ED676A">
        <w:rPr>
          <w:rFonts w:eastAsiaTheme="minorHAnsi"/>
          <w:color w:val="auto"/>
          <w:lang w:eastAsia="en-US"/>
        </w:rPr>
        <w:t>ColumnName – nazwa danej kolumny w zestawie testów. Mogła być ustawiona w pliku CSV, który został wczytany, a następnie zapisany do pliku XML.</w:t>
      </w:r>
    </w:p>
    <w:p w:rsidR="00114600" w:rsidRPr="00ED676A" w:rsidRDefault="00114600" w:rsidP="00912090">
      <w:pPr>
        <w:rPr>
          <w:color w:val="auto"/>
        </w:rPr>
      </w:pPr>
      <w:r w:rsidRPr="00ED676A">
        <w:rPr>
          <w:rFonts w:eastAsiaTheme="minorHAnsi"/>
          <w:color w:val="auto"/>
          <w:lang w:eastAsia="en-US"/>
        </w:rPr>
        <w:t xml:space="preserve">IsOutputAttribute – wartość true/false określająca, czy atrybut jest wyjściowy, czyli czy ma odpowiednik w neuronach wyjściowych. </w:t>
      </w:r>
    </w:p>
    <w:p w:rsidR="00114600" w:rsidRPr="00ED676A" w:rsidRDefault="00114600" w:rsidP="00912090">
      <w:pPr>
        <w:rPr>
          <w:color w:val="auto"/>
        </w:rPr>
      </w:pPr>
      <w:r w:rsidRPr="00ED676A">
        <w:rPr>
          <w:rFonts w:eastAsiaTheme="minorHAnsi"/>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912090">
      <w:pPr>
        <w:rPr>
          <w:color w:val="auto"/>
        </w:rPr>
      </w:pPr>
      <w:r w:rsidRPr="00ED676A">
        <w:rPr>
          <w:rFonts w:eastAsiaTheme="minorHAnsi"/>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912090">
      <w:pPr>
        <w:rPr>
          <w:color w:val="auto"/>
        </w:rPr>
      </w:pPr>
      <w:r w:rsidRPr="00ED676A">
        <w:rPr>
          <w:rFonts w:eastAsiaTheme="minorHAnsi"/>
          <w:color w:val="auto"/>
          <w:lang w:eastAsia="en-US"/>
        </w:rPr>
        <w:t>IsLiteralAttribute – atrybut false/true określający, czy atrybut jest klasyfikacyjny.</w:t>
      </w:r>
    </w:p>
    <w:p w:rsidR="00114600" w:rsidRPr="00ED676A" w:rsidRDefault="00114600" w:rsidP="00912090">
      <w:pPr>
        <w:rPr>
          <w:color w:val="auto"/>
        </w:rPr>
      </w:pPr>
      <w:r w:rsidRPr="00ED676A">
        <w:rPr>
          <w:rFonts w:eastAsiaTheme="minorHAnsi"/>
          <w:color w:val="auto"/>
          <w:lang w:eastAsia="en-US"/>
        </w:rPr>
        <w:t>MinValue – atrybut występuje tylko przy atrybutach liczbowych (IsLiteralAttribute = false). Określa minimalną wartość danej kolumny.</w:t>
      </w:r>
    </w:p>
    <w:p w:rsidR="008708A2" w:rsidRPr="00ED676A" w:rsidRDefault="00114600" w:rsidP="00912090">
      <w:pPr>
        <w:rPr>
          <w:color w:val="auto"/>
        </w:rPr>
      </w:pPr>
      <w:r w:rsidRPr="00ED676A">
        <w:rPr>
          <w:rFonts w:eastAsiaTheme="minorHAnsi"/>
          <w:color w:val="auto"/>
          <w:lang w:eastAsia="en-US"/>
        </w:rPr>
        <w:lastRenderedPageBreak/>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912090">
      <w:pPr>
        <w:rPr>
          <w:color w:val="auto"/>
        </w:rPr>
      </w:pPr>
      <w:r w:rsidRPr="00ED676A">
        <w:rPr>
          <w:rFonts w:eastAsiaTheme="minorHAnsi"/>
          <w:color w:val="auto"/>
          <w:lang w:eastAsia="en-US"/>
        </w:rPr>
        <w:t>Inputs</w:t>
      </w:r>
      <w:r w:rsidR="005428B5" w:rsidRPr="00ED676A">
        <w:rPr>
          <w:rFonts w:eastAsiaTheme="minorHAnsi"/>
          <w:color w:val="auto"/>
          <w:lang w:eastAsia="en-US"/>
        </w:rPr>
        <w:t xml:space="preserve"> – wejścia testu</w:t>
      </w:r>
    </w:p>
    <w:p w:rsidR="003A5ABC" w:rsidRPr="00ED676A" w:rsidRDefault="003A5ABC" w:rsidP="00912090">
      <w:pPr>
        <w:rPr>
          <w:color w:val="auto"/>
        </w:rPr>
      </w:pPr>
      <w:r w:rsidRPr="00ED676A">
        <w:rPr>
          <w:rFonts w:eastAsiaTheme="minorHAnsi"/>
          <w:color w:val="auto"/>
          <w:lang w:eastAsia="en-US"/>
        </w:rPr>
        <w:t>CorrectOutputs</w:t>
      </w:r>
      <w:r w:rsidR="005428B5" w:rsidRPr="00ED676A">
        <w:rPr>
          <w:rFonts w:eastAsiaTheme="minorHAnsi"/>
          <w:color w:val="auto"/>
          <w:lang w:eastAsia="en-US"/>
        </w:rPr>
        <w:t xml:space="preserve"> – wyjścia wzorcowe</w:t>
      </w:r>
    </w:p>
    <w:p w:rsidR="003A5ABC" w:rsidRPr="00ED676A" w:rsidRDefault="003A5ABC" w:rsidP="00912090">
      <w:pPr>
        <w:rPr>
          <w:color w:val="auto"/>
        </w:rPr>
      </w:pPr>
      <w:r w:rsidRPr="00ED676A">
        <w:rPr>
          <w:rFonts w:eastAsiaTheme="minorHAnsi"/>
          <w:color w:val="auto"/>
          <w:lang w:eastAsia="en-US"/>
        </w:rPr>
        <w:t>NetworkOutputs</w:t>
      </w:r>
      <w:r w:rsidR="005428B5" w:rsidRPr="00ED676A">
        <w:rPr>
          <w:rFonts w:eastAsiaTheme="minorHAnsi"/>
          <w:color w:val="auto"/>
          <w:lang w:eastAsia="en-US"/>
        </w:rPr>
        <w:t xml:space="preserve"> – wyjścia wygenerowane przez CPU. Nadpisywane przez </w:t>
      </w:r>
      <w:r w:rsidR="00482F0E" w:rsidRPr="00ED676A">
        <w:rPr>
          <w:rFonts w:eastAsiaTheme="minorHAnsi"/>
          <w:color w:val="auto"/>
          <w:lang w:eastAsia="en-US"/>
        </w:rPr>
        <w:t>metodę NeuralNetwork::executeNetwork() lub NeuralNetwork::trainNetwork().</w:t>
      </w:r>
    </w:p>
    <w:p w:rsidR="00482F0E" w:rsidRPr="00ED676A" w:rsidRDefault="003A5ABC" w:rsidP="00912090">
      <w:pPr>
        <w:rPr>
          <w:color w:val="auto"/>
        </w:rPr>
      </w:pPr>
      <w:r w:rsidRPr="00ED676A">
        <w:rPr>
          <w:rFonts w:eastAsiaTheme="minorHAnsi"/>
          <w:color w:val="auto"/>
          <w:lang w:eastAsia="en-US"/>
        </w:rPr>
        <w:t>NetworkOutputsGPU</w:t>
      </w:r>
      <w:r w:rsidR="00482F0E" w:rsidRPr="00ED676A">
        <w:rPr>
          <w:rFonts w:eastAsiaTheme="minorHAnsi"/>
          <w:color w:val="auto"/>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494E01" w:rsidRDefault="00494E01">
      <w:pPr>
        <w:pStyle w:val="Akapitzlist"/>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Nagwek4"/>
      </w:pPr>
      <w:bookmarkStart w:id="63" w:name="_Toc259090132"/>
      <w:r w:rsidRPr="00ED676A">
        <w:lastRenderedPageBreak/>
        <w:t>Format Sieci MLP w XML</w:t>
      </w:r>
      <w:bookmarkEnd w:id="63"/>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Look w:val="04A0"/>
      </w:tblPr>
      <w:tblGrid>
        <w:gridCol w:w="10920"/>
      </w:tblGrid>
      <w:tr w:rsidR="00977474" w:rsidRPr="00ED676A" w:rsidTr="00977474">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xml:space="preserve">. Element </w:t>
      </w:r>
      <w:r w:rsidR="000A51E0" w:rsidRPr="00ED676A">
        <w:rPr>
          <w:rFonts w:eastAsiaTheme="minorHAnsi"/>
          <w:color w:val="auto"/>
          <w:lang w:eastAsia="en-US"/>
        </w:rPr>
        <w:lastRenderedPageBreak/>
        <w:t>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64" w:name="_Toc259090133"/>
      <w:r w:rsidRPr="00ED676A">
        <w:t>Katalogi i p</w:t>
      </w:r>
      <w:r w:rsidR="001B7D2B" w:rsidRPr="00ED676A">
        <w:t>liki w projekcie</w:t>
      </w:r>
      <w:bookmarkEnd w:id="64"/>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Nagwek3"/>
      </w:pPr>
      <w:bookmarkStart w:id="65" w:name="_Toc259090134"/>
      <w:r w:rsidRPr="00ED676A">
        <w:t>Logowanie</w:t>
      </w:r>
      <w:bookmarkEnd w:id="65"/>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w:t>
      </w:r>
      <w:r w:rsidR="007365CD" w:rsidRPr="00ED676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Nagwek2"/>
      </w:pPr>
      <w:bookmarkStart w:id="66" w:name="_Toc259090135"/>
      <w:r w:rsidRPr="00ED676A">
        <w:t>Część CPU</w:t>
      </w:r>
      <w:bookmarkEnd w:id="66"/>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494E01" w:rsidRDefault="006D79D9">
      <w:pPr>
        <w:pStyle w:val="Akapitzlist"/>
      </w:pPr>
      <w:r w:rsidRPr="00ED676A">
        <w:t>Obiekt MLP zawiera informacje o warstwach (obiekt Layer) w nim zawartych</w:t>
      </w:r>
    </w:p>
    <w:p w:rsidR="00494E01" w:rsidRDefault="006D79D9">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67" w:name="_Toc259090136"/>
      <w:r w:rsidRPr="00ED676A">
        <w:t>Podejście CPU do aplikacji wykonującej MLP</w:t>
      </w:r>
      <w:bookmarkEnd w:id="67"/>
    </w:p>
    <w:p w:rsidR="00052978" w:rsidRPr="00ED676A" w:rsidRDefault="00A12AE5" w:rsidP="004F3A28">
      <w:pPr>
        <w:pStyle w:val="Nagwek4"/>
      </w:pPr>
      <w:bookmarkStart w:id="68" w:name="_Toc259090137"/>
      <w:r w:rsidRPr="00ED676A">
        <w:t>Diagram sekwencji uruchamiania sieci</w:t>
      </w:r>
      <w:bookmarkEnd w:id="68"/>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Nagwek4"/>
      </w:pPr>
      <w:bookmarkStart w:id="69" w:name="_Toc259090138"/>
      <w:r w:rsidRPr="00ED676A">
        <w:t>Diagram sekwencji trenowania sieci</w:t>
      </w:r>
      <w:bookmarkEnd w:id="69"/>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Nagwek3"/>
      </w:pPr>
      <w:bookmarkStart w:id="70" w:name="_Toc259090139"/>
      <w:r w:rsidRPr="00ED676A">
        <w:t>Zewnętrzne biblioteki</w:t>
      </w:r>
      <w:bookmarkEnd w:id="70"/>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494E01" w:rsidRDefault="00BC5486">
      <w:pPr>
        <w:pStyle w:val="Akapitzlist"/>
        <w:rPr>
          <w:rFonts w:eastAsiaTheme="minorHAnsi"/>
          <w:lang w:eastAsia="en-US"/>
        </w:rPr>
      </w:pPr>
      <w:r w:rsidRPr="00ED676A">
        <w:rPr>
          <w:rFonts w:eastAsiaTheme="minorHAnsi"/>
          <w:lang w:eastAsia="en-US"/>
        </w:rPr>
        <w:t>Mersenne Twister</w:t>
      </w:r>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494E01" w:rsidRDefault="0007415A">
      <w:pPr>
        <w:pStyle w:val="Akapitzlist"/>
        <w:rPr>
          <w:rFonts w:eastAsiaTheme="minorHAnsi"/>
          <w:lang w:eastAsia="en-US"/>
        </w:rPr>
      </w:pPr>
      <w:r w:rsidRPr="00ED676A">
        <w:rPr>
          <w:rFonts w:eastAsiaTheme="minorHAnsi"/>
          <w:lang w:eastAsia="en-US"/>
        </w:rPr>
        <w:t>TinyXML</w:t>
      </w:r>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Nagwek2"/>
      </w:pPr>
      <w:bookmarkStart w:id="71" w:name="_Toc259090140"/>
      <w:r w:rsidRPr="00ED676A">
        <w:t>Część GPU</w:t>
      </w:r>
      <w:bookmarkEnd w:id="71"/>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Nagwek3"/>
      </w:pPr>
      <w:bookmarkStart w:id="72" w:name="_Toc259090141"/>
      <w:r w:rsidRPr="00ED676A">
        <w:t xml:space="preserve">Implementacja </w:t>
      </w:r>
      <w:r w:rsidR="006C3F31" w:rsidRPr="00ED676A">
        <w:t>MLP</w:t>
      </w:r>
      <w:r w:rsidRPr="00ED676A">
        <w:t xml:space="preserve"> na GPU</w:t>
      </w:r>
      <w:bookmarkEnd w:id="72"/>
    </w:p>
    <w:p w:rsidR="001B7D2B" w:rsidRPr="00ED676A" w:rsidRDefault="001B7D2B" w:rsidP="004F3A28">
      <w:pPr>
        <w:pStyle w:val="Nagwek4"/>
      </w:pPr>
      <w:bookmarkStart w:id="73" w:name="_Toc259090142"/>
      <w:r w:rsidRPr="00ED676A">
        <w:t>Ogólny algorytm</w:t>
      </w:r>
      <w:bookmarkEnd w:id="73"/>
    </w:p>
    <w:p w:rsidR="00BD1BE6" w:rsidRPr="00ED676A" w:rsidRDefault="00BD1BE6" w:rsidP="00BD1BE6">
      <w:pPr>
        <w:rPr>
          <w:color w:val="auto"/>
        </w:rPr>
      </w:pPr>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494E01" w:rsidRDefault="00C45DE9">
      <w:pPr>
        <w:pStyle w:val="Akapitzlist"/>
      </w:pPr>
      <w:r w:rsidRPr="00ED676A">
        <w:t>Alokowanie wejściowej i wyjściowej pamięci na GPU</w:t>
      </w:r>
    </w:p>
    <w:p w:rsidR="00494E01" w:rsidRDefault="00C45DE9">
      <w:pPr>
        <w:pStyle w:val="Akapitzlist"/>
      </w:pPr>
      <w:r w:rsidRPr="00ED676A">
        <w:t>Kopiowanie danych wejściowych do GPU</w:t>
      </w:r>
    </w:p>
    <w:p w:rsidR="00494E01" w:rsidRDefault="00C45DE9">
      <w:pPr>
        <w:pStyle w:val="Akapitzlist"/>
      </w:pPr>
      <w:r w:rsidRPr="00ED676A">
        <w:t>Wykonywanie właściwych operacji (kerneli) na GPU</w:t>
      </w:r>
    </w:p>
    <w:p w:rsidR="00494E01" w:rsidRDefault="00D47E03">
      <w:pPr>
        <w:pStyle w:val="Akapitzlist"/>
      </w:pPr>
      <w:r w:rsidRPr="00ED676A">
        <w:t>Kopiowanie danych wyjściowych z GPU do RAM</w:t>
      </w:r>
    </w:p>
    <w:p w:rsidR="00494E01" w:rsidRDefault="00D47E03">
      <w:pPr>
        <w:pStyle w:val="Akapitzlist"/>
      </w:pPr>
      <w:r w:rsidRPr="00ED676A">
        <w:t>Dealokacja wejściowej i wyjściowej pamięci na GPU</w:t>
      </w:r>
    </w:p>
    <w:p w:rsidR="00DF451E" w:rsidRPr="00ED676A" w:rsidRDefault="00DF451E" w:rsidP="00DF451E">
      <w:pPr>
        <w:rPr>
          <w:color w:val="auto"/>
        </w:rPr>
      </w:pPr>
    </w:p>
    <w:p w:rsidR="00503C1E" w:rsidRPr="00ED676A" w:rsidRDefault="00D26718" w:rsidP="004E256F">
      <w:pPr>
        <w:rPr>
          <w:color w:val="auto"/>
        </w:rPr>
      </w:pPr>
      <w:r w:rsidRPr="00ED676A">
        <w:rPr>
          <w:color w:val="auto"/>
        </w:rPr>
        <w:t>Można zauważyć, że</w:t>
      </w:r>
      <w:r w:rsidR="00774A83" w:rsidRPr="00ED676A">
        <w:rPr>
          <w:color w:val="auto"/>
        </w:rPr>
        <w:t xml:space="preserve"> jest więcej operacji niż normalne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74" w:name="_Toc259090143"/>
      <w:r w:rsidRPr="00ED676A">
        <w:t>Diagram sekwencji uruchamiania sieci</w:t>
      </w:r>
      <w:bookmarkEnd w:id="74"/>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75" w:name="_Toc259090144"/>
      <w:r w:rsidRPr="00ED676A">
        <w:t>Diagram sekwencji trenowania sieci</w:t>
      </w:r>
      <w:bookmarkEnd w:id="75"/>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Nagwek4"/>
      </w:pPr>
      <w:bookmarkStart w:id="76" w:name="_Toc259090145"/>
      <w:r w:rsidRPr="00ED676A">
        <w:t>Struktury danych w pamięci GPU</w:t>
      </w:r>
      <w:bookmarkEnd w:id="76"/>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4F3A28">
      <w:pPr>
        <w:pStyle w:val="Nagwek4"/>
      </w:pPr>
      <w:bookmarkStart w:id="77" w:name="_Toc259090146"/>
      <w:r w:rsidRPr="00ED676A">
        <w:t>Opis działania kerneli</w:t>
      </w:r>
      <w:bookmarkEnd w:id="77"/>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Nagwek4"/>
      </w:pPr>
      <w:bookmarkStart w:id="78" w:name="_Toc259090147"/>
      <w:r w:rsidRPr="00ED676A">
        <w:t>Analiza zależności danych</w:t>
      </w:r>
      <w:bookmarkEnd w:id="78"/>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79" w:name="_Toc259090148"/>
      <w:r w:rsidRPr="00ED676A">
        <w:t>Ograniczenia wykonanego algorytmu</w:t>
      </w:r>
      <w:r w:rsidR="0018584D" w:rsidRPr="00ED676A">
        <w:t>.</w:t>
      </w:r>
      <w:bookmarkEnd w:id="79"/>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494E01" w:rsidRDefault="00974C45">
      <w:pPr>
        <w:pStyle w:val="Akapitzlist"/>
      </w:pPr>
      <w:r w:rsidRPr="00ED676A">
        <w:lastRenderedPageBreak/>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0" w:name="_Toc259090149"/>
      <w:r w:rsidRPr="00ED676A">
        <w:t>Użyte optymalizacje kerneli</w:t>
      </w:r>
      <w:bookmarkEnd w:id="80"/>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81" w:name="_Toc259090150"/>
      <w:r w:rsidRPr="00ED676A">
        <w:lastRenderedPageBreak/>
        <w:t>Zrobienie coalesced reads/writes</w:t>
      </w:r>
      <w:bookmarkEnd w:id="81"/>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82" w:name="_Toc259090151"/>
      <w:r w:rsidRPr="00ED676A">
        <w:t>Obsługa 2 testów na raz</w:t>
      </w:r>
      <w:bookmarkEnd w:id="82"/>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1B7D2B" w:rsidP="004F3A28">
      <w:pPr>
        <w:pStyle w:val="Nagwek4"/>
      </w:pPr>
      <w:bookmarkStart w:id="83" w:name="_Toc259090152"/>
      <w:r w:rsidRPr="00ED676A">
        <w:t>zapisywanie danych do shared memory.</w:t>
      </w:r>
      <w:bookmarkEnd w:id="83"/>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calculateErrorInNotLastLayerKernel, updateWeightsInTrainingKernel używają pamięci </w:t>
      </w:r>
      <w:r w:rsidR="00E821FC" w:rsidRPr="00ED676A">
        <w:rPr>
          <w:rFonts w:eastAsiaTheme="minorHAnsi"/>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84" w:name="_Toc259090153"/>
      <w:r w:rsidR="00856A3B" w:rsidRPr="00ED676A">
        <w:t>Przewidywanie ilości uruchomionych bloków</w:t>
      </w:r>
      <w:bookmarkEnd w:id="84"/>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Nagwek4"/>
      </w:pPr>
      <w:bookmarkStart w:id="85" w:name="_Toc259090154"/>
      <w:r w:rsidRPr="00ED676A">
        <w:t>Użycie pamięci constant</w:t>
      </w:r>
      <w:bookmarkEnd w:id="85"/>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86" w:name="_Toc259090155"/>
      <w:r w:rsidRPr="00ED676A">
        <w:t>Testy implementacji sieci ML</w:t>
      </w:r>
      <w:r w:rsidR="005117FD" w:rsidRPr="00ED676A">
        <w:t>P</w:t>
      </w:r>
      <w:bookmarkEnd w:id="86"/>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87" w:name="_Toc259090156"/>
      <w:r w:rsidRPr="00ED676A">
        <w:t>Opis danych testowych</w:t>
      </w:r>
      <w:bookmarkEnd w:id="87"/>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8151D3" w:rsidP="008151D3">
      <w:pPr>
        <w:rPr>
          <w:color w:val="auto"/>
        </w:rPr>
      </w:pPr>
    </w:p>
    <w:p w:rsidR="001B7D2B" w:rsidRPr="00ED676A" w:rsidRDefault="001B7D2B" w:rsidP="00F05B9A">
      <w:pPr>
        <w:pStyle w:val="Nagwek3"/>
      </w:pPr>
      <w:bookmarkStart w:id="88" w:name="_Toc259090157"/>
      <w:r w:rsidRPr="00ED676A">
        <w:t xml:space="preserve">Porównanie </w:t>
      </w:r>
      <w:r w:rsidR="006C3F31" w:rsidRPr="00ED676A">
        <w:t>wydajności wersji</w:t>
      </w:r>
      <w:r w:rsidRPr="00ED676A">
        <w:t xml:space="preserve"> CPU i GPU</w:t>
      </w:r>
      <w:bookmarkEnd w:id="88"/>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89" w:name="_Toc259090158"/>
      <w:r w:rsidRPr="00ED676A">
        <w:lastRenderedPageBreak/>
        <w:t>Wpływ optymalizacji na wydajność kerneli</w:t>
      </w:r>
      <w:bookmarkEnd w:id="89"/>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90" w:name="_Toc259090159"/>
      <w:r w:rsidRPr="00ED676A">
        <w:t>Środowisko testowe</w:t>
      </w:r>
      <w:bookmarkEnd w:id="90"/>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p>
    <w:p w:rsidR="00F07C4C" w:rsidRPr="00ED676A" w:rsidRDefault="00F07C4C" w:rsidP="00F07C4C">
      <w:pPr>
        <w:rPr>
          <w:color w:val="auto"/>
        </w:rPr>
      </w:pPr>
    </w:p>
    <w:p w:rsidR="00F07C4C" w:rsidRPr="00ED676A" w:rsidRDefault="00E04FC7" w:rsidP="00F07C4C">
      <w:pPr>
        <w:rPr>
          <w:color w:val="auto"/>
        </w:rPr>
      </w:pPr>
      <w:r w:rsidRPr="00ED676A">
        <w:rPr>
          <w:color w:val="auto"/>
        </w:rPr>
        <w:t xml:space="preserve">Powyzsze/poniższe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sidR="00264D96" w:rsidRPr="00ED676A">
        <w:rPr>
          <w:color w:val="auto"/>
        </w:rPr>
        <w:lastRenderedPageBreak/>
        <w:t>Program uruchomiłem na Windowsie 7 64bit i uruchomiłem podobne testy. Poni</w:t>
      </w:r>
      <w:r w:rsidR="00884BF3" w:rsidRPr="00ED676A">
        <w:rPr>
          <w:color w:val="auto"/>
        </w:rPr>
        <w:t>ż</w:t>
      </w:r>
      <w:r w:rsidR="00264D96" w:rsidRPr="00ED676A">
        <w:rPr>
          <w:color w:val="auto"/>
        </w:rPr>
        <w:t>ej znajduje się porównanie prędkości dzialania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1" w:name="_Toc259090160"/>
      <w:r w:rsidRPr="00ED676A">
        <w:t>Porównanie działania w różnych systemach operacyjnych</w:t>
      </w:r>
      <w:bookmarkEnd w:id="91"/>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2" w:name="_Toc259090161"/>
      <w:r w:rsidRPr="00ED676A">
        <w:t>Informacje końcowe</w:t>
      </w:r>
      <w:bookmarkEnd w:id="92"/>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(Wytłumaczenie, czemu są inne wyniki CPU i GPU - są różnice, bo float zamiast double i inna kolejność obliczeń). (może we wcześniejszym rodziale)</w:t>
      </w:r>
    </w:p>
    <w:p w:rsidR="00D973D2" w:rsidRPr="00ED676A" w:rsidRDefault="00D973D2" w:rsidP="00D973D2">
      <w:pPr>
        <w:rPr>
          <w:color w:val="auto"/>
        </w:rPr>
      </w:pPr>
    </w:p>
    <w:p w:rsidR="00D973D2" w:rsidRPr="00ED676A" w:rsidRDefault="00D973D2" w:rsidP="00F05B9A">
      <w:pPr>
        <w:pStyle w:val="Nagwek2"/>
      </w:pPr>
      <w:bookmarkStart w:id="93" w:name="_Toc259090162"/>
      <w:r w:rsidRPr="00ED676A">
        <w:t>Narzędzia pomocnicze</w:t>
      </w:r>
      <w:bookmarkEnd w:id="93"/>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Poniżej jest screenshot programu:</w:t>
      </w:r>
    </w:p>
    <w:p w:rsidR="00CE2B2A" w:rsidRPr="00ED676A" w:rsidRDefault="009A2EB9" w:rsidP="009A2EB9">
      <w:pPr>
        <w:ind w:firstLine="0"/>
        <w:rPr>
          <w:color w:val="auto"/>
        </w:rPr>
      </w:pPr>
      <w:r w:rsidRPr="00ED676A">
        <w:rPr>
          <w:noProof/>
          <w:color w:val="auto"/>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CE2B2A" w:rsidRPr="00ED676A" w:rsidRDefault="00072F3F" w:rsidP="00CE2B2A">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293937" w:rsidRPr="00ED676A" w:rsidRDefault="00293937" w:rsidP="00232076">
      <w:pPr>
        <w:ind w:firstLine="0"/>
        <w:rPr>
          <w:color w:val="auto"/>
        </w:rPr>
      </w:pPr>
    </w:p>
    <w:p w:rsidR="001B7D2B" w:rsidRPr="00ED676A" w:rsidRDefault="008D49B7" w:rsidP="002D645B">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w:t>
      </w:r>
      <w:r w:rsidR="00030B3F" w:rsidRPr="00ED676A">
        <w:rPr>
          <w:color w:val="auto"/>
        </w:rPr>
        <w:t xml:space="preserve">CPU (jest włączana przez specjalny przełącznik kompilacji). </w:t>
      </w:r>
      <w:r w:rsidR="00E75B63" w:rsidRPr="00ED676A">
        <w:rPr>
          <w:color w:val="auto"/>
        </w:rPr>
        <w:t xml:space="preserve">Wykonanie całego programu w trym trybie jest możliwe nawet na komputerach </w:t>
      </w:r>
      <w:r w:rsidR="005E79A1" w:rsidRPr="00ED676A">
        <w:rPr>
          <w:color w:val="auto"/>
        </w:rPr>
        <w:t>niewyposażonych</w:t>
      </w:r>
      <w:r w:rsidR="00E75B63" w:rsidRPr="00ED676A">
        <w:rPr>
          <w:color w:val="auto"/>
        </w:rPr>
        <w:t xml:space="preserve"> w karty graficzne wspierające CUDA. </w:t>
      </w:r>
      <w:r w:rsidR="0097228F" w:rsidRPr="00ED676A">
        <w:rPr>
          <w:color w:val="auto"/>
        </w:rPr>
        <w:t xml:space="preserve">Tryb emulacji umożliwia pozwala na debugowanie kerneli (nie jest możliwe w standardowym trybie bez emulacji). </w:t>
      </w:r>
      <w:r w:rsidR="00013B2A" w:rsidRPr="00ED676A">
        <w:rPr>
          <w:color w:val="auto"/>
        </w:rPr>
        <w:t>Trzeba jednak pamiętać o tym, że jest to emulator, a nie symulator karty graficznej CUDA – występują pewne różnice – niektóre kernele działają poprawnie w trybie emulacji, a w trybie sta</w:t>
      </w:r>
      <w:r w:rsidR="005716C7" w:rsidRPr="00ED676A">
        <w:rPr>
          <w:color w:val="auto"/>
        </w:rPr>
        <w:t>ndardowym mogą nawet zawiesić komputer.</w:t>
      </w:r>
      <w:r w:rsidR="00A11932" w:rsidRPr="00ED676A">
        <w:rPr>
          <w:color w:val="auto"/>
        </w:rPr>
        <w:t xml:space="preserve"> Kod wykonany w emulatorze jest wielokrotnie wolniejszy niż na GPU.</w:t>
      </w:r>
      <w:r w:rsidR="001B7D2B" w:rsidRPr="00ED676A">
        <w:rPr>
          <w:color w:val="auto"/>
        </w:rPr>
        <w:tab/>
      </w:r>
    </w:p>
    <w:p w:rsidR="00107097" w:rsidRPr="00ED676A" w:rsidRDefault="00107097" w:rsidP="00107097">
      <w:pPr>
        <w:rPr>
          <w:color w:val="auto"/>
        </w:rPr>
      </w:pPr>
    </w:p>
    <w:p w:rsidR="00836D01" w:rsidRPr="00ED676A" w:rsidRDefault="00836D01" w:rsidP="002F45CE">
      <w:pPr>
        <w:pStyle w:val="Nagwek1"/>
      </w:pPr>
      <w:bookmarkStart w:id="94" w:name="_Wnioski/spostrzeżenia"/>
      <w:bookmarkStart w:id="95" w:name="_Toc259090163"/>
      <w:bookmarkEnd w:id="94"/>
      <w:r w:rsidRPr="00ED676A">
        <w:lastRenderedPageBreak/>
        <w:t>Wnioski/spostrzeżenia</w:t>
      </w:r>
      <w:bookmarkEnd w:id="95"/>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lastRenderedPageBreak/>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427F4D" w:rsidP="00107097">
      <w:pPr>
        <w:rPr>
          <w:rFonts w:eastAsiaTheme="minorHAnsi"/>
          <w:color w:val="auto"/>
          <w:lang w:eastAsia="en-US"/>
        </w:rPr>
      </w:pPr>
      <w:r>
        <w:rPr>
          <w:rFonts w:eastAsiaTheme="minorHAnsi"/>
          <w:color w:val="auto"/>
          <w:lang w:eastAsia="en-US"/>
        </w:rPr>
        <w:t>// pomoglo mi forum nvidii – moglem tam się wypytac</w:t>
      </w:r>
    </w:p>
    <w:p w:rsidR="00EA3B90" w:rsidRDefault="00EA3B90" w:rsidP="00107097">
      <w:pPr>
        <w:rPr>
          <w:rFonts w:eastAsiaTheme="minorHAnsi"/>
          <w:color w:val="auto"/>
          <w:lang w:eastAsia="en-US"/>
        </w:rPr>
      </w:pPr>
    </w:p>
    <w:p w:rsidR="00EA3B90" w:rsidRPr="00ED676A" w:rsidRDefault="00EA3B90" w:rsidP="00107097">
      <w:pPr>
        <w:rPr>
          <w:rFonts w:eastAsiaTheme="minorHAnsi"/>
          <w:color w:val="auto"/>
          <w:lang w:eastAsia="en-US"/>
        </w:rPr>
      </w:pPr>
      <w:r>
        <w:rPr>
          <w:rFonts w:eastAsiaTheme="minorHAnsi"/>
          <w:color w:val="auto"/>
          <w:lang w:eastAsia="en-US"/>
        </w:rPr>
        <w:t xml:space="preserve">// porównanie popularnisci: </w:t>
      </w:r>
      <w:r w:rsidRPr="00EA3B90">
        <w:rPr>
          <w:rFonts w:eastAsiaTheme="minorHAnsi"/>
          <w:color w:val="auto"/>
          <w:lang w:eastAsia="en-US"/>
        </w:rPr>
        <w:t>http://www.google.com/trends?q=nvidia+cuda+%2C+opencl+%2C+ati+stream&amp;ctab=0&amp;geo=all&amp;geor=all&amp;date=all&amp;sort=1</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96" w:name="_Mozliwosc_rozwoju_programu"/>
      <w:bookmarkStart w:id="97" w:name="_Toc259090164"/>
      <w:bookmarkEnd w:id="96"/>
      <w:r w:rsidRPr="00ED676A">
        <w:t>Mozliwosc rozwoju programu</w:t>
      </w:r>
      <w:bookmarkEnd w:id="97"/>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Nagwek1"/>
      </w:pPr>
      <w:bookmarkStart w:id="98" w:name="_Zakończenie"/>
      <w:bookmarkStart w:id="99" w:name="_Toc259090165"/>
      <w:bookmarkEnd w:id="98"/>
      <w:r w:rsidRPr="00ED676A">
        <w:t>Zakończenie</w:t>
      </w:r>
      <w:bookmarkEnd w:id="99"/>
    </w:p>
    <w:p w:rsidR="00836D01" w:rsidRPr="00ED676A" w:rsidRDefault="00836D01" w:rsidP="002F45CE">
      <w:pPr>
        <w:pStyle w:val="Nagwek1"/>
      </w:pPr>
      <w:bookmarkStart w:id="100" w:name="_Toc259090166"/>
      <w:r w:rsidRPr="00ED676A">
        <w:t>Bibliografia</w:t>
      </w:r>
      <w:bookmarkEnd w:id="100"/>
    </w:p>
    <w:p w:rsidR="00836D01" w:rsidRPr="00ED676A" w:rsidRDefault="00836D01" w:rsidP="002F45CE">
      <w:pPr>
        <w:pStyle w:val="Nagwek1"/>
      </w:pPr>
      <w:bookmarkStart w:id="101" w:name="_Toc259090167"/>
      <w:r w:rsidRPr="00ED676A">
        <w:t>Załączniki</w:t>
      </w:r>
      <w:bookmarkEnd w:id="101"/>
    </w:p>
    <w:p w:rsidR="00552F6C" w:rsidRPr="00ED676A" w:rsidRDefault="00552F6C" w:rsidP="00552F6C">
      <w:pPr>
        <w:pStyle w:val="Nagwek2"/>
      </w:pPr>
      <w:bookmarkStart w:id="102" w:name="_Toc259090168"/>
      <w:r w:rsidRPr="00ED676A">
        <w:t>Kod CPU i GPU?</w:t>
      </w:r>
      <w:bookmarkEnd w:id="102"/>
    </w:p>
    <w:p w:rsidR="00552F6C" w:rsidRPr="00ED676A" w:rsidRDefault="00552F6C" w:rsidP="00552F6C">
      <w:pPr>
        <w:rPr>
          <w:color w:val="auto"/>
        </w:rPr>
      </w:pPr>
    </w:p>
    <w:sectPr w:rsidR="00552F6C" w:rsidRPr="00ED676A" w:rsidSect="002E6CFD">
      <w:footerReference w:type="default" r:id="rId40"/>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13ED" w:rsidRDefault="008B13ED" w:rsidP="00BB2E40">
      <w:r>
        <w:separator/>
      </w:r>
    </w:p>
  </w:endnote>
  <w:endnote w:type="continuationSeparator" w:id="0">
    <w:p w:rsidR="008B13ED" w:rsidRDefault="008B13ED"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494E01" w:rsidRDefault="00494E01">
        <w:pPr>
          <w:pStyle w:val="Stopka"/>
          <w:jc w:val="right"/>
        </w:pPr>
        <w:fldSimple w:instr=" PAGE   \* MERGEFORMAT ">
          <w:r w:rsidR="00000015">
            <w:rPr>
              <w:noProof/>
            </w:rPr>
            <w:t>16</w:t>
          </w:r>
        </w:fldSimple>
      </w:p>
    </w:sdtContent>
  </w:sdt>
  <w:p w:rsidR="00494E01" w:rsidRDefault="00494E01">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13ED" w:rsidRDefault="008B13ED" w:rsidP="00BB2E40">
      <w:r>
        <w:separator/>
      </w:r>
    </w:p>
  </w:footnote>
  <w:footnote w:type="continuationSeparator" w:id="0">
    <w:p w:rsidR="008B13ED" w:rsidRDefault="008B13ED" w:rsidP="00BB2E40">
      <w:r>
        <w:continuationSeparator/>
      </w:r>
    </w:p>
  </w:footnote>
  <w:footnote w:id="1">
    <w:p w:rsidR="00494E01" w:rsidRPr="00ED676A" w:rsidRDefault="00494E01">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494E01" w:rsidRDefault="00494E01">
      <w:pPr>
        <w:pStyle w:val="Tekstprzypisudolnego"/>
      </w:pPr>
      <w:r>
        <w:rPr>
          <w:rStyle w:val="Odwoanieprzypisudolnego"/>
        </w:rPr>
        <w:footnoteRef/>
      </w:r>
      <w:r>
        <w:t xml:space="preserve"> Technologia CUDA powstała w 2006 roku – zobacz </w:t>
      </w:r>
      <w:r w:rsidRPr="00EE3208">
        <w:t>http://ixbtlabs.com/articles3/video/cuda-1-p3.html</w:t>
      </w:r>
    </w:p>
  </w:footnote>
  <w:footnote w:id="3">
    <w:p w:rsidR="00494E01" w:rsidRPr="00ED676A" w:rsidRDefault="00494E01">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494E01" w:rsidRDefault="00494E01">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494E01" w:rsidRPr="00ED676A" w:rsidRDefault="00494E01">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494E01" w:rsidRPr="00ED676A" w:rsidRDefault="00494E01">
      <w:pPr>
        <w:pStyle w:val="Tekstprzypisudolnego"/>
      </w:pPr>
      <w:r w:rsidRPr="00ED676A">
        <w:rPr>
          <w:rStyle w:val="Odwoanieprzypisudolnego"/>
        </w:rPr>
        <w:footnoteRef/>
      </w:r>
      <w:r w:rsidRPr="00ED676A">
        <w:t xml:space="preserve"> General Purpose GPU – użycie GPU do ogólnych zastosowań</w:t>
      </w:r>
    </w:p>
  </w:footnote>
  <w:footnote w:id="7">
    <w:p w:rsidR="00494E01" w:rsidRPr="00ED676A" w:rsidRDefault="00494E01">
      <w:pPr>
        <w:pStyle w:val="Tekstprzypisudolnego"/>
      </w:pPr>
      <w:r w:rsidRPr="00ED676A">
        <w:rPr>
          <w:rStyle w:val="Odwoanieprzypisudolnego"/>
        </w:rPr>
        <w:footnoteRef/>
      </w:r>
      <w:r w:rsidRPr="00ED676A">
        <w:t xml:space="preserve"> http://en.wikipedia.org/wiki/Graphic_card</w:t>
      </w:r>
    </w:p>
  </w:footnote>
  <w:footnote w:id="8">
    <w:p w:rsidR="00494E01" w:rsidRPr="00ED676A" w:rsidRDefault="00494E01">
      <w:pPr>
        <w:pStyle w:val="Tekstprzypisudolnego"/>
      </w:pPr>
      <w:r w:rsidRPr="00ED676A">
        <w:rPr>
          <w:rStyle w:val="Odwoanieprzypisudolnego"/>
        </w:rPr>
        <w:footnoteRef/>
      </w:r>
      <w:r w:rsidRPr="00ED676A">
        <w:t xml:space="preserve"> Do tej pory operacje 3D musiały być obliczane przez główny procesor komputera.</w:t>
      </w:r>
    </w:p>
  </w:footnote>
  <w:footnote w:id="9">
    <w:p w:rsidR="00494E01" w:rsidRPr="00196FEF" w:rsidRDefault="00494E01">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0">
    <w:p w:rsidR="00494E01" w:rsidRDefault="00494E01" w:rsidP="005D5019">
      <w:pPr>
        <w:pStyle w:val="Tekstprzypisudolnego"/>
      </w:pPr>
      <w:r>
        <w:rPr>
          <w:rStyle w:val="Odwoanieprzypisudolnego"/>
        </w:rPr>
        <w:footnoteRef/>
      </w:r>
      <w:hyperlink r:id="rId1" w:history="1">
        <w:r w:rsidRPr="00681963">
          <w:rPr>
            <w:rStyle w:val="Hipercze"/>
          </w:rPr>
          <w:t>http://developer.download.nvidia.com/compute/cuda/3_0/toolkit/docs/NVIDIA_CUDA_ProgrammingGuide.pdf</w:t>
        </w:r>
      </w:hyperlink>
      <w:r>
        <w:t xml:space="preserve"> , str.3</w:t>
      </w:r>
    </w:p>
  </w:footnote>
  <w:footnote w:id="11">
    <w:p w:rsidR="00494E01" w:rsidRDefault="00494E01">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2">
    <w:p w:rsidR="00494E01" w:rsidRDefault="00494E01"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494E01" w:rsidRDefault="00494E01">
      <w:pPr>
        <w:pStyle w:val="Tekstprzypisudolnego"/>
      </w:pPr>
    </w:p>
  </w:footnote>
  <w:footnote w:id="13">
    <w:p w:rsidR="00494E01" w:rsidRDefault="00494E01">
      <w:pPr>
        <w:pStyle w:val="Tekstprzypisudolnego"/>
      </w:pPr>
      <w:r>
        <w:rPr>
          <w:rStyle w:val="Odwoanieprzypisudolnego"/>
        </w:rPr>
        <w:footnoteRef/>
      </w:r>
      <w:r>
        <w:t xml:space="preserve"> Nie ma konieczności używania wielu instrukcji sterujących for, do, while</w:t>
      </w:r>
    </w:p>
  </w:footnote>
  <w:footnote w:id="14">
    <w:p w:rsidR="00494E01" w:rsidRDefault="00494E01">
      <w:pPr>
        <w:pStyle w:val="Tekstprzypisudolnego"/>
      </w:pPr>
      <w:r>
        <w:rPr>
          <w:rStyle w:val="Odwoanieprzypisudolnego"/>
        </w:rPr>
        <w:footnoteRef/>
      </w:r>
      <w:r>
        <w:t xml:space="preserve"> ang. Streaming Multiprocessor (SM)</w:t>
      </w:r>
    </w:p>
  </w:footnote>
  <w:footnote w:id="15">
    <w:p w:rsidR="00494E01" w:rsidRDefault="00494E01">
      <w:pPr>
        <w:pStyle w:val="Tekstprzypisudolnego"/>
      </w:pPr>
      <w:r>
        <w:rPr>
          <w:rStyle w:val="Odwoanieprzypisudolnego"/>
        </w:rPr>
        <w:footnoteRef/>
      </w:r>
      <w:r>
        <w:t xml:space="preserve"> Ang. Scalar Processor (SP)</w:t>
      </w:r>
    </w:p>
  </w:footnote>
  <w:footnote w:id="16">
    <w:p w:rsidR="00494E01" w:rsidRDefault="00494E01">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7">
    <w:p w:rsidR="00494E01" w:rsidRDefault="00494E01" w:rsidP="00C06124">
      <w:pPr>
        <w:pStyle w:val="Tekstprzypisudolnego"/>
      </w:pPr>
      <w:r>
        <w:rPr>
          <w:rStyle w:val="Odwoanieprzypisudolnego"/>
        </w:rPr>
        <w:footnoteRef/>
      </w:r>
      <w:r>
        <w:t xml:space="preserve"> </w:t>
      </w:r>
      <w:r w:rsidRPr="0087136F">
        <w:t>http://gpgpu.org/about</w:t>
      </w:r>
    </w:p>
  </w:footnote>
  <w:footnote w:id="18">
    <w:p w:rsidR="00494E01" w:rsidRDefault="00494E01" w:rsidP="00284114">
      <w:pPr>
        <w:pStyle w:val="Tekstprzypisudolnego"/>
      </w:pPr>
      <w:r>
        <w:rPr>
          <w:rStyle w:val="Odwoanieprzypisudolnego"/>
        </w:rPr>
        <w:footnoteRef/>
      </w:r>
      <w:r>
        <w:t xml:space="preserve"> Dodaj link do bibliografii </w:t>
      </w:r>
      <w:r w:rsidRPr="000D7778">
        <w:t>http://www.nvidia.com/page/geforce256.html</w:t>
      </w:r>
    </w:p>
  </w:footnote>
  <w:footnote w:id="19">
    <w:p w:rsidR="00494E01" w:rsidRDefault="00494E01">
      <w:pPr>
        <w:pStyle w:val="Tekstprzypisudolnego"/>
      </w:pPr>
      <w:r>
        <w:rPr>
          <w:rStyle w:val="Odwoanieprzypisudolnego"/>
        </w:rPr>
        <w:footnoteRef/>
      </w:r>
      <w:r>
        <w:t xml:space="preserve"> Technologia Hardware T&amp;L - Tranform and Lighting</w:t>
      </w:r>
    </w:p>
  </w:footnote>
  <w:footnote w:id="20">
    <w:p w:rsidR="00494E01" w:rsidRDefault="00494E01">
      <w:pPr>
        <w:pStyle w:val="Tekstprzypisudolnego"/>
      </w:pPr>
      <w:r>
        <w:rPr>
          <w:rStyle w:val="Odwoanieprzypisudolnego"/>
        </w:rPr>
        <w:footnoteRef/>
      </w:r>
      <w:r>
        <w:t xml:space="preserve"> </w:t>
      </w:r>
      <w:r w:rsidRPr="00A902FF">
        <w:t>http://en.wikipedia.org/wiki/GPGPU</w:t>
      </w:r>
    </w:p>
  </w:footnote>
  <w:footnote w:id="21">
    <w:p w:rsidR="00494E01" w:rsidRDefault="00494E01">
      <w:pPr>
        <w:pStyle w:val="Tekstprzypisudolnego"/>
      </w:pPr>
      <w:r>
        <w:rPr>
          <w:rStyle w:val="Odwoanieprzypisudolnego"/>
        </w:rPr>
        <w:footnoteRef/>
      </w:r>
      <w:r>
        <w:t xml:space="preserve"> </w:t>
      </w:r>
      <w:r w:rsidRPr="00EA6D03">
        <w:t>http://http.developer.nvidia.com/GPUGems2/gpugems2_chapter34.html</w:t>
      </w:r>
    </w:p>
  </w:footnote>
  <w:footnote w:id="22">
    <w:p w:rsidR="00494E01" w:rsidRDefault="00494E01">
      <w:pPr>
        <w:pStyle w:val="Tekstprzypisudolnego"/>
      </w:pPr>
      <w:r>
        <w:rPr>
          <w:rStyle w:val="Odwoanieprzypisudolnego"/>
        </w:rPr>
        <w:footnoteRef/>
      </w:r>
      <w:r>
        <w:t xml:space="preserve"> Software Development Kit</w:t>
      </w:r>
    </w:p>
  </w:footnote>
  <w:footnote w:id="23">
    <w:p w:rsidR="00494E01" w:rsidRDefault="00494E01">
      <w:pPr>
        <w:pStyle w:val="Tekstprzypisudolnego"/>
      </w:pPr>
      <w:r>
        <w:rPr>
          <w:rStyle w:val="Odwoanieprzypisudolnego"/>
        </w:rPr>
        <w:footnoteRef/>
      </w:r>
      <w:r>
        <w:t xml:space="preserve"> </w:t>
      </w:r>
      <w:r w:rsidRPr="00AF7E0F">
        <w:t>http://www.trochetechniki.pl/Mity-i-fakty:-komputery-bez-procesora,t,929,page,4.html</w:t>
      </w:r>
    </w:p>
  </w:footnote>
  <w:footnote w:id="24">
    <w:p w:rsidR="00494E01" w:rsidRDefault="00494E01">
      <w:pPr>
        <w:pStyle w:val="Tekstprzypisudolnego"/>
      </w:pPr>
      <w:r>
        <w:rPr>
          <w:rStyle w:val="Odwoanieprzypisudolnego"/>
        </w:rPr>
        <w:footnoteRef/>
      </w:r>
      <w:r>
        <w:t xml:space="preserve"> </w:t>
      </w:r>
      <w:r w:rsidRPr="0003013E">
        <w:t>http://forums.nvidia.com/index.php?showforum=62</w:t>
      </w:r>
    </w:p>
  </w:footnote>
  <w:footnote w:id="25">
    <w:p w:rsidR="00494E01" w:rsidRDefault="00494E01">
      <w:pPr>
        <w:pStyle w:val="Tekstprzypisudolnego"/>
      </w:pPr>
      <w:r>
        <w:rPr>
          <w:rStyle w:val="Odwoanieprzypisudolnego"/>
        </w:rPr>
        <w:footnoteRef/>
      </w:r>
      <w:r>
        <w:t xml:space="preserve"> Przykładowy kernel oraz jego wywołanie zostało zamieszczone w późniejszym rozdziale</w:t>
      </w:r>
    </w:p>
  </w:footnote>
  <w:footnote w:id="26">
    <w:p w:rsidR="00494E01" w:rsidRDefault="00494E01">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7">
    <w:p w:rsidR="00494E01" w:rsidRDefault="00494E01">
      <w:pPr>
        <w:pStyle w:val="Tekstprzypisudolnego"/>
      </w:pPr>
      <w:r>
        <w:rPr>
          <w:rStyle w:val="Odwoanieprzypisudolnego"/>
        </w:rPr>
        <w:footnoteRef/>
      </w:r>
      <w:r>
        <w:t xml:space="preserve"> </w:t>
      </w:r>
      <w:r w:rsidRPr="00AD14EE">
        <w:t>http://www.nvidia.com/object/what_is_cuda_new.html</w:t>
      </w:r>
    </w:p>
  </w:footnote>
  <w:footnote w:id="28">
    <w:p w:rsidR="00494E01" w:rsidRDefault="00494E01">
      <w:pPr>
        <w:pStyle w:val="Tekstprzypisudolnego"/>
      </w:pPr>
      <w:r>
        <w:rPr>
          <w:rStyle w:val="Odwoanieprzypisudolnego"/>
        </w:rPr>
        <w:footnoteRef/>
      </w:r>
      <w:r>
        <w:t xml:space="preserve"> </w:t>
      </w:r>
      <w:r w:rsidRPr="00AD14EE">
        <w:t>http://www.khronos.org/opencl/</w:t>
      </w:r>
    </w:p>
  </w:footnote>
  <w:footnote w:id="29">
    <w:p w:rsidR="00494E01" w:rsidRDefault="00494E01">
      <w:pPr>
        <w:pStyle w:val="Tekstprzypisudolnego"/>
      </w:pPr>
      <w:r>
        <w:rPr>
          <w:rStyle w:val="Odwoanieprzypisudolnego"/>
        </w:rPr>
        <w:footnoteRef/>
      </w:r>
      <w:r>
        <w:t xml:space="preserve"> </w:t>
      </w:r>
      <w:r w:rsidRPr="00AD14EE">
        <w:t>http://www.amd.com/US/PRODUCTS/TECHNOLOGIES/STREAM-TECHNOLOGY/Pages/stream-technology.aspx</w:t>
      </w:r>
    </w:p>
  </w:footnote>
  <w:footnote w:id="30">
    <w:p w:rsidR="00494E01" w:rsidRDefault="00494E01" w:rsidP="006E091C">
      <w:r>
        <w:rPr>
          <w:rStyle w:val="Odwoanieprzypisudolnego"/>
        </w:rPr>
        <w:footnoteRef/>
      </w:r>
      <w:r>
        <w:t xml:space="preserve"> </w:t>
      </w:r>
      <w:r w:rsidRPr="00CC4DE4">
        <w:t>http://boincfaq.mundayweb.com/index.php?language=1&amp;view=471</w:t>
      </w:r>
    </w:p>
  </w:footnote>
  <w:footnote w:id="31">
    <w:p w:rsidR="00494E01" w:rsidRDefault="00494E01" w:rsidP="00D604AC">
      <w:pPr>
        <w:pStyle w:val="Tekstprzypisudolnego"/>
      </w:pPr>
      <w:r>
        <w:rPr>
          <w:rStyle w:val="Odwoanieprzypisudolnego"/>
        </w:rPr>
        <w:footnoteRef/>
      </w:r>
      <w:r>
        <w:t xml:space="preserve"> </w:t>
      </w:r>
      <w:r w:rsidRPr="007B3D84">
        <w:t>http://developer.download.nvidia.com/compute/cuda/Photoshop/CUDAFilters4.pdf</w:t>
      </w:r>
    </w:p>
  </w:footnote>
  <w:footnote w:id="32">
    <w:p w:rsidR="00494E01" w:rsidRDefault="00494E01" w:rsidP="00D604AC">
      <w:pPr>
        <w:pStyle w:val="Tekstprzypisudolnego"/>
      </w:pPr>
      <w:r>
        <w:rPr>
          <w:rStyle w:val="Odwoanieprzypisudolnego"/>
        </w:rPr>
        <w:footnoteRef/>
      </w:r>
      <w:r>
        <w:t xml:space="preserve"> </w:t>
      </w:r>
      <w:r w:rsidRPr="00114303">
        <w:t>http://developer.nvidia.com/object/matlab_cuda.html</w:t>
      </w:r>
    </w:p>
  </w:footnote>
  <w:footnote w:id="33">
    <w:p w:rsidR="00494E01" w:rsidRDefault="00494E01" w:rsidP="00D604AC">
      <w:pPr>
        <w:pStyle w:val="Tekstprzypisudolnego"/>
      </w:pPr>
      <w:r>
        <w:rPr>
          <w:rStyle w:val="Odwoanieprzypisudolnego"/>
        </w:rPr>
        <w:footnoteRef/>
      </w:r>
      <w:r>
        <w:t xml:space="preserve"> </w:t>
      </w:r>
      <w:r w:rsidRPr="004044D8">
        <w:t>http://www.nvidia.pl/object/cuda_app_tesla.html</w:t>
      </w:r>
    </w:p>
  </w:footnote>
  <w:footnote w:id="34">
    <w:p w:rsidR="00494E01" w:rsidRDefault="00494E01" w:rsidP="00D604AC">
      <w:pPr>
        <w:pStyle w:val="Tekstprzypisudolnego"/>
      </w:pPr>
      <w:r>
        <w:rPr>
          <w:rStyle w:val="Odwoanieprzypisudolnego"/>
        </w:rPr>
        <w:footnoteRef/>
      </w:r>
      <w:r>
        <w:t xml:space="preserve"> </w:t>
      </w:r>
      <w:hyperlink r:id="rId2" w:history="1">
        <w:r w:rsidRPr="00013415">
          <w:rPr>
            <w:rStyle w:val="Hipercze"/>
          </w:rPr>
          <w:t>https://ritdml.rit.edu/handle/1850/10894</w:t>
        </w:r>
      </w:hyperlink>
    </w:p>
  </w:footnote>
  <w:footnote w:id="35">
    <w:p w:rsidR="00494E01" w:rsidRDefault="00494E01" w:rsidP="00D604AC">
      <w:pPr>
        <w:pStyle w:val="Tekstprzypisudolnego"/>
      </w:pPr>
      <w:r>
        <w:rPr>
          <w:rStyle w:val="Odwoanieprzypisudolnego"/>
        </w:rPr>
        <w:footnoteRef/>
      </w:r>
      <w:r>
        <w:t xml:space="preserve"> </w:t>
      </w:r>
      <w:r w:rsidRPr="007F0DCB">
        <w:t>http://www.geeks3d.com/downloads/200808/Jens_Breitbart_thesis.pdf</w:t>
      </w:r>
    </w:p>
  </w:footnote>
  <w:footnote w:id="36">
    <w:p w:rsidR="00494E01" w:rsidRDefault="00494E01" w:rsidP="00D604AC">
      <w:pPr>
        <w:pStyle w:val="Tekstprzypisudolnego"/>
      </w:pPr>
      <w:r>
        <w:rPr>
          <w:rStyle w:val="Odwoanieprzypisudolnego"/>
        </w:rPr>
        <w:footnoteRef/>
      </w:r>
      <w:r>
        <w:t xml:space="preserve"> </w:t>
      </w:r>
      <w:r w:rsidRPr="00D604AC">
        <w:t>http://gpgpu.org/2008/04/01/gpgpu-based-image-segmentation-livewire-algorithm-implementation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D7CF5C2"/>
    <w:lvl w:ilvl="0">
      <w:start w:val="1"/>
      <w:numFmt w:val="decimal"/>
      <w:lvlText w:val="%1."/>
      <w:lvlJc w:val="left"/>
      <w:pPr>
        <w:tabs>
          <w:tab w:val="num" w:pos="1492"/>
        </w:tabs>
        <w:ind w:left="1492" w:hanging="360"/>
      </w:pPr>
    </w:lvl>
  </w:abstractNum>
  <w:abstractNum w:abstractNumId="1">
    <w:nsid w:val="FFFFFF7D"/>
    <w:multiLevelType w:val="singleLevel"/>
    <w:tmpl w:val="A53C94DA"/>
    <w:lvl w:ilvl="0">
      <w:start w:val="1"/>
      <w:numFmt w:val="decimal"/>
      <w:lvlText w:val="%1."/>
      <w:lvlJc w:val="left"/>
      <w:pPr>
        <w:tabs>
          <w:tab w:val="num" w:pos="1209"/>
        </w:tabs>
        <w:ind w:left="1209" w:hanging="360"/>
      </w:pPr>
    </w:lvl>
  </w:abstractNum>
  <w:abstractNum w:abstractNumId="2">
    <w:nsid w:val="FFFFFF7E"/>
    <w:multiLevelType w:val="singleLevel"/>
    <w:tmpl w:val="5B8429E0"/>
    <w:lvl w:ilvl="0">
      <w:start w:val="1"/>
      <w:numFmt w:val="decimal"/>
      <w:lvlText w:val="%1."/>
      <w:lvlJc w:val="left"/>
      <w:pPr>
        <w:tabs>
          <w:tab w:val="num" w:pos="926"/>
        </w:tabs>
        <w:ind w:left="926" w:hanging="360"/>
      </w:pPr>
    </w:lvl>
  </w:abstractNum>
  <w:abstractNum w:abstractNumId="3">
    <w:nsid w:val="FFFFFF7F"/>
    <w:multiLevelType w:val="singleLevel"/>
    <w:tmpl w:val="66AE82B8"/>
    <w:lvl w:ilvl="0">
      <w:start w:val="1"/>
      <w:numFmt w:val="decimal"/>
      <w:lvlText w:val="%1."/>
      <w:lvlJc w:val="left"/>
      <w:pPr>
        <w:tabs>
          <w:tab w:val="num" w:pos="643"/>
        </w:tabs>
        <w:ind w:left="643" w:hanging="360"/>
      </w:pPr>
    </w:lvl>
  </w:abstractNum>
  <w:abstractNum w:abstractNumId="4">
    <w:nsid w:val="FFFFFF80"/>
    <w:multiLevelType w:val="singleLevel"/>
    <w:tmpl w:val="12D4BB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158EF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80A0BE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3C4DB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5C0C4EA"/>
    <w:lvl w:ilvl="0">
      <w:start w:val="1"/>
      <w:numFmt w:val="decimal"/>
      <w:lvlText w:val="%1."/>
      <w:lvlJc w:val="left"/>
      <w:pPr>
        <w:tabs>
          <w:tab w:val="num" w:pos="360"/>
        </w:tabs>
        <w:ind w:left="360" w:hanging="360"/>
      </w:pPr>
    </w:lvl>
  </w:abstractNum>
  <w:abstractNum w:abstractNumId="9">
    <w:nsid w:val="FFFFFF89"/>
    <w:multiLevelType w:val="singleLevel"/>
    <w:tmpl w:val="9432AFCA"/>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3">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5">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0"/>
  </w:num>
  <w:num w:numId="3">
    <w:abstractNumId w:val="26"/>
  </w:num>
  <w:num w:numId="4">
    <w:abstractNumId w:val="16"/>
  </w:num>
  <w:num w:numId="5">
    <w:abstractNumId w:val="28"/>
  </w:num>
  <w:num w:numId="6">
    <w:abstractNumId w:val="21"/>
  </w:num>
  <w:num w:numId="7">
    <w:abstractNumId w:val="23"/>
  </w:num>
  <w:num w:numId="8">
    <w:abstractNumId w:val="32"/>
  </w:num>
  <w:num w:numId="9">
    <w:abstractNumId w:val="31"/>
  </w:num>
  <w:num w:numId="10">
    <w:abstractNumId w:val="34"/>
  </w:num>
  <w:num w:numId="11">
    <w:abstractNumId w:val="18"/>
  </w:num>
  <w:num w:numId="12">
    <w:abstractNumId w:val="35"/>
  </w:num>
  <w:num w:numId="13">
    <w:abstractNumId w:val="25"/>
  </w:num>
  <w:num w:numId="14">
    <w:abstractNumId w:val="20"/>
  </w:num>
  <w:num w:numId="15">
    <w:abstractNumId w:val="19"/>
  </w:num>
  <w:num w:numId="16">
    <w:abstractNumId w:val="12"/>
  </w:num>
  <w:num w:numId="17">
    <w:abstractNumId w:val="24"/>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9"/>
  </w:num>
  <w:num w:numId="29">
    <w:abstractNumId w:val="33"/>
  </w:num>
  <w:num w:numId="30">
    <w:abstractNumId w:val="27"/>
  </w:num>
  <w:num w:numId="31">
    <w:abstractNumId w:val="10"/>
  </w:num>
  <w:num w:numId="32">
    <w:abstractNumId w:val="17"/>
  </w:num>
  <w:num w:numId="33">
    <w:abstractNumId w:val="13"/>
  </w:num>
  <w:num w:numId="34">
    <w:abstractNumId w:val="14"/>
  </w:num>
  <w:num w:numId="35">
    <w:abstractNumId w:val="22"/>
  </w:num>
  <w:num w:numId="36">
    <w:abstractNumId w:val="1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trackRevisions/>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129D"/>
    <w:rsid w:val="00013B2A"/>
    <w:rsid w:val="000155F1"/>
    <w:rsid w:val="00016222"/>
    <w:rsid w:val="00016A1B"/>
    <w:rsid w:val="00020EFE"/>
    <w:rsid w:val="00020F08"/>
    <w:rsid w:val="00022634"/>
    <w:rsid w:val="00022DB2"/>
    <w:rsid w:val="0003013E"/>
    <w:rsid w:val="00030B3F"/>
    <w:rsid w:val="00034940"/>
    <w:rsid w:val="00036DAA"/>
    <w:rsid w:val="00040C14"/>
    <w:rsid w:val="00040CD8"/>
    <w:rsid w:val="0004245B"/>
    <w:rsid w:val="00042BD4"/>
    <w:rsid w:val="00043092"/>
    <w:rsid w:val="00052978"/>
    <w:rsid w:val="00054DFF"/>
    <w:rsid w:val="00055BD3"/>
    <w:rsid w:val="00055EF7"/>
    <w:rsid w:val="00057B03"/>
    <w:rsid w:val="0006165B"/>
    <w:rsid w:val="0006476B"/>
    <w:rsid w:val="00066F82"/>
    <w:rsid w:val="00072F3F"/>
    <w:rsid w:val="00073D3C"/>
    <w:rsid w:val="0007415A"/>
    <w:rsid w:val="00074685"/>
    <w:rsid w:val="00075498"/>
    <w:rsid w:val="00075D1A"/>
    <w:rsid w:val="00085BED"/>
    <w:rsid w:val="00085E46"/>
    <w:rsid w:val="00087AAF"/>
    <w:rsid w:val="00090C59"/>
    <w:rsid w:val="000911F2"/>
    <w:rsid w:val="00092AFA"/>
    <w:rsid w:val="000954A1"/>
    <w:rsid w:val="00095911"/>
    <w:rsid w:val="00096BC7"/>
    <w:rsid w:val="000A4C18"/>
    <w:rsid w:val="000A51E0"/>
    <w:rsid w:val="000A58DA"/>
    <w:rsid w:val="000B0A42"/>
    <w:rsid w:val="000B1452"/>
    <w:rsid w:val="000B535D"/>
    <w:rsid w:val="000B705B"/>
    <w:rsid w:val="000C7837"/>
    <w:rsid w:val="000D6F8E"/>
    <w:rsid w:val="000D7778"/>
    <w:rsid w:val="000E017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447BF"/>
    <w:rsid w:val="00150474"/>
    <w:rsid w:val="00153502"/>
    <w:rsid w:val="00162965"/>
    <w:rsid w:val="001629DB"/>
    <w:rsid w:val="00163619"/>
    <w:rsid w:val="001672DD"/>
    <w:rsid w:val="00167804"/>
    <w:rsid w:val="001724A1"/>
    <w:rsid w:val="00173BDB"/>
    <w:rsid w:val="001801CC"/>
    <w:rsid w:val="001819D8"/>
    <w:rsid w:val="00181F13"/>
    <w:rsid w:val="00182F83"/>
    <w:rsid w:val="00183832"/>
    <w:rsid w:val="0018584D"/>
    <w:rsid w:val="00185F3D"/>
    <w:rsid w:val="0019525E"/>
    <w:rsid w:val="00196FEF"/>
    <w:rsid w:val="001A1393"/>
    <w:rsid w:val="001A24A8"/>
    <w:rsid w:val="001A2E74"/>
    <w:rsid w:val="001A2FFD"/>
    <w:rsid w:val="001B7D2B"/>
    <w:rsid w:val="001C0267"/>
    <w:rsid w:val="001C4178"/>
    <w:rsid w:val="001D5438"/>
    <w:rsid w:val="001E29D2"/>
    <w:rsid w:val="001E6519"/>
    <w:rsid w:val="001E7EE4"/>
    <w:rsid w:val="001F3F2C"/>
    <w:rsid w:val="001F5315"/>
    <w:rsid w:val="001F7F8C"/>
    <w:rsid w:val="00201D9B"/>
    <w:rsid w:val="00202AB5"/>
    <w:rsid w:val="002059AF"/>
    <w:rsid w:val="00225B8F"/>
    <w:rsid w:val="002301E2"/>
    <w:rsid w:val="00232076"/>
    <w:rsid w:val="002431DE"/>
    <w:rsid w:val="0024467E"/>
    <w:rsid w:val="002515D5"/>
    <w:rsid w:val="0025516D"/>
    <w:rsid w:val="002570E4"/>
    <w:rsid w:val="0026244D"/>
    <w:rsid w:val="00262748"/>
    <w:rsid w:val="00264720"/>
    <w:rsid w:val="00264D96"/>
    <w:rsid w:val="00266FFA"/>
    <w:rsid w:val="00267178"/>
    <w:rsid w:val="00267338"/>
    <w:rsid w:val="00276167"/>
    <w:rsid w:val="00276682"/>
    <w:rsid w:val="00276BD1"/>
    <w:rsid w:val="00281A1F"/>
    <w:rsid w:val="00283F42"/>
    <w:rsid w:val="00284114"/>
    <w:rsid w:val="00284844"/>
    <w:rsid w:val="00287868"/>
    <w:rsid w:val="002879A1"/>
    <w:rsid w:val="00293937"/>
    <w:rsid w:val="002A048C"/>
    <w:rsid w:val="002B206A"/>
    <w:rsid w:val="002B2E83"/>
    <w:rsid w:val="002B3236"/>
    <w:rsid w:val="002B342E"/>
    <w:rsid w:val="002B7610"/>
    <w:rsid w:val="002C45FF"/>
    <w:rsid w:val="002C6A1F"/>
    <w:rsid w:val="002C7029"/>
    <w:rsid w:val="002C76FE"/>
    <w:rsid w:val="002D36BE"/>
    <w:rsid w:val="002D645B"/>
    <w:rsid w:val="002D6CD6"/>
    <w:rsid w:val="002D6D66"/>
    <w:rsid w:val="002E2F36"/>
    <w:rsid w:val="002E6CFD"/>
    <w:rsid w:val="002F1518"/>
    <w:rsid w:val="002F45CE"/>
    <w:rsid w:val="002F75C6"/>
    <w:rsid w:val="0030070E"/>
    <w:rsid w:val="003015DC"/>
    <w:rsid w:val="003045FC"/>
    <w:rsid w:val="00313128"/>
    <w:rsid w:val="0031327E"/>
    <w:rsid w:val="00316C96"/>
    <w:rsid w:val="00322C7C"/>
    <w:rsid w:val="00323054"/>
    <w:rsid w:val="003336F6"/>
    <w:rsid w:val="0033400C"/>
    <w:rsid w:val="00334251"/>
    <w:rsid w:val="00334D78"/>
    <w:rsid w:val="00343690"/>
    <w:rsid w:val="003444E4"/>
    <w:rsid w:val="00357711"/>
    <w:rsid w:val="00360302"/>
    <w:rsid w:val="00366847"/>
    <w:rsid w:val="003677DF"/>
    <w:rsid w:val="00367958"/>
    <w:rsid w:val="00372337"/>
    <w:rsid w:val="00373CB3"/>
    <w:rsid w:val="003744BD"/>
    <w:rsid w:val="0037708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D7ABA"/>
    <w:rsid w:val="003F2625"/>
    <w:rsid w:val="003F5F8C"/>
    <w:rsid w:val="003F6796"/>
    <w:rsid w:val="003F719D"/>
    <w:rsid w:val="004044D8"/>
    <w:rsid w:val="004173A9"/>
    <w:rsid w:val="00420509"/>
    <w:rsid w:val="00420FF8"/>
    <w:rsid w:val="00421508"/>
    <w:rsid w:val="00427F4D"/>
    <w:rsid w:val="0043571C"/>
    <w:rsid w:val="00437200"/>
    <w:rsid w:val="00441F24"/>
    <w:rsid w:val="004456A1"/>
    <w:rsid w:val="004460BF"/>
    <w:rsid w:val="00446BC5"/>
    <w:rsid w:val="00447DFA"/>
    <w:rsid w:val="00450DA4"/>
    <w:rsid w:val="0045240E"/>
    <w:rsid w:val="004537B9"/>
    <w:rsid w:val="004559C6"/>
    <w:rsid w:val="00456D02"/>
    <w:rsid w:val="00472078"/>
    <w:rsid w:val="00474591"/>
    <w:rsid w:val="00474C0D"/>
    <w:rsid w:val="004772D9"/>
    <w:rsid w:val="00480491"/>
    <w:rsid w:val="00482F0E"/>
    <w:rsid w:val="00483616"/>
    <w:rsid w:val="004917B5"/>
    <w:rsid w:val="00494E01"/>
    <w:rsid w:val="004A12CA"/>
    <w:rsid w:val="004A25E2"/>
    <w:rsid w:val="004A38E5"/>
    <w:rsid w:val="004A3B7B"/>
    <w:rsid w:val="004A6536"/>
    <w:rsid w:val="004B0917"/>
    <w:rsid w:val="004B1140"/>
    <w:rsid w:val="004B16FA"/>
    <w:rsid w:val="004C0899"/>
    <w:rsid w:val="004C10DA"/>
    <w:rsid w:val="004C41D3"/>
    <w:rsid w:val="004D1D16"/>
    <w:rsid w:val="004D316D"/>
    <w:rsid w:val="004D6143"/>
    <w:rsid w:val="004D73DB"/>
    <w:rsid w:val="004D7EE7"/>
    <w:rsid w:val="004E17C7"/>
    <w:rsid w:val="004E256F"/>
    <w:rsid w:val="004E632F"/>
    <w:rsid w:val="004F0C37"/>
    <w:rsid w:val="004F0FF0"/>
    <w:rsid w:val="004F3A28"/>
    <w:rsid w:val="004F7EC7"/>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95614"/>
    <w:rsid w:val="005A0370"/>
    <w:rsid w:val="005A03DA"/>
    <w:rsid w:val="005A0BDA"/>
    <w:rsid w:val="005A1E3B"/>
    <w:rsid w:val="005A22E7"/>
    <w:rsid w:val="005A5269"/>
    <w:rsid w:val="005B2378"/>
    <w:rsid w:val="005B61EF"/>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437E"/>
    <w:rsid w:val="00625DC5"/>
    <w:rsid w:val="0063254C"/>
    <w:rsid w:val="0063320C"/>
    <w:rsid w:val="00633D35"/>
    <w:rsid w:val="00637749"/>
    <w:rsid w:val="006379A4"/>
    <w:rsid w:val="00640D5B"/>
    <w:rsid w:val="00645592"/>
    <w:rsid w:val="006467A4"/>
    <w:rsid w:val="006526E5"/>
    <w:rsid w:val="00660E87"/>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2CCF"/>
    <w:rsid w:val="006D308C"/>
    <w:rsid w:val="006D3568"/>
    <w:rsid w:val="006D6731"/>
    <w:rsid w:val="006D79D9"/>
    <w:rsid w:val="006E091C"/>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6811"/>
    <w:rsid w:val="00737B7E"/>
    <w:rsid w:val="00745A60"/>
    <w:rsid w:val="0075058B"/>
    <w:rsid w:val="0075126F"/>
    <w:rsid w:val="00754194"/>
    <w:rsid w:val="007548EF"/>
    <w:rsid w:val="007552EA"/>
    <w:rsid w:val="0075698C"/>
    <w:rsid w:val="00756EC5"/>
    <w:rsid w:val="00756FA3"/>
    <w:rsid w:val="007633B4"/>
    <w:rsid w:val="00772602"/>
    <w:rsid w:val="00773825"/>
    <w:rsid w:val="00774A83"/>
    <w:rsid w:val="00780038"/>
    <w:rsid w:val="00780AEF"/>
    <w:rsid w:val="00782300"/>
    <w:rsid w:val="00782A56"/>
    <w:rsid w:val="00790890"/>
    <w:rsid w:val="007A4992"/>
    <w:rsid w:val="007A4DA6"/>
    <w:rsid w:val="007B381A"/>
    <w:rsid w:val="007B3D84"/>
    <w:rsid w:val="007B51B9"/>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64A6"/>
    <w:rsid w:val="00830496"/>
    <w:rsid w:val="00831119"/>
    <w:rsid w:val="0083472E"/>
    <w:rsid w:val="00836D01"/>
    <w:rsid w:val="00836E9D"/>
    <w:rsid w:val="00837EC0"/>
    <w:rsid w:val="00841988"/>
    <w:rsid w:val="0084597A"/>
    <w:rsid w:val="00853FB1"/>
    <w:rsid w:val="0085577A"/>
    <w:rsid w:val="00855C40"/>
    <w:rsid w:val="00856792"/>
    <w:rsid w:val="00856A3B"/>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F80"/>
    <w:rsid w:val="008B13ED"/>
    <w:rsid w:val="008B5404"/>
    <w:rsid w:val="008B5E0D"/>
    <w:rsid w:val="008C0E6C"/>
    <w:rsid w:val="008C1110"/>
    <w:rsid w:val="008C1987"/>
    <w:rsid w:val="008C2B0F"/>
    <w:rsid w:val="008C3886"/>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19D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4CCC"/>
    <w:rsid w:val="009B5C74"/>
    <w:rsid w:val="009C214B"/>
    <w:rsid w:val="009D0477"/>
    <w:rsid w:val="009D0DF0"/>
    <w:rsid w:val="009D4EC3"/>
    <w:rsid w:val="009D7DAD"/>
    <w:rsid w:val="009F1A9B"/>
    <w:rsid w:val="009F6A2D"/>
    <w:rsid w:val="009F7739"/>
    <w:rsid w:val="00A06994"/>
    <w:rsid w:val="00A11932"/>
    <w:rsid w:val="00A12AE5"/>
    <w:rsid w:val="00A13DDA"/>
    <w:rsid w:val="00A171D5"/>
    <w:rsid w:val="00A20443"/>
    <w:rsid w:val="00A210DE"/>
    <w:rsid w:val="00A2300F"/>
    <w:rsid w:val="00A23898"/>
    <w:rsid w:val="00A2596F"/>
    <w:rsid w:val="00A25CF2"/>
    <w:rsid w:val="00A25F3B"/>
    <w:rsid w:val="00A30130"/>
    <w:rsid w:val="00A32C69"/>
    <w:rsid w:val="00A32ED2"/>
    <w:rsid w:val="00A33744"/>
    <w:rsid w:val="00A34E8F"/>
    <w:rsid w:val="00A35506"/>
    <w:rsid w:val="00A436A2"/>
    <w:rsid w:val="00A456D7"/>
    <w:rsid w:val="00A5396D"/>
    <w:rsid w:val="00A62E92"/>
    <w:rsid w:val="00A673FB"/>
    <w:rsid w:val="00A82589"/>
    <w:rsid w:val="00A827C5"/>
    <w:rsid w:val="00A85CD5"/>
    <w:rsid w:val="00A902FF"/>
    <w:rsid w:val="00A93018"/>
    <w:rsid w:val="00A940BC"/>
    <w:rsid w:val="00A940E2"/>
    <w:rsid w:val="00A94872"/>
    <w:rsid w:val="00A952A0"/>
    <w:rsid w:val="00A966B4"/>
    <w:rsid w:val="00AA26C1"/>
    <w:rsid w:val="00AA3DD2"/>
    <w:rsid w:val="00AB004F"/>
    <w:rsid w:val="00AB18F5"/>
    <w:rsid w:val="00AB3704"/>
    <w:rsid w:val="00AB47D0"/>
    <w:rsid w:val="00AB568E"/>
    <w:rsid w:val="00AB5FC0"/>
    <w:rsid w:val="00AB6274"/>
    <w:rsid w:val="00AC1307"/>
    <w:rsid w:val="00AC270E"/>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10B5D"/>
    <w:rsid w:val="00B159DE"/>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84BC9"/>
    <w:rsid w:val="00B85117"/>
    <w:rsid w:val="00B90318"/>
    <w:rsid w:val="00B9182C"/>
    <w:rsid w:val="00B92438"/>
    <w:rsid w:val="00B9580E"/>
    <w:rsid w:val="00BA3C99"/>
    <w:rsid w:val="00BA467A"/>
    <w:rsid w:val="00BA773C"/>
    <w:rsid w:val="00BA7DD9"/>
    <w:rsid w:val="00BB0286"/>
    <w:rsid w:val="00BB2E40"/>
    <w:rsid w:val="00BB4A50"/>
    <w:rsid w:val="00BB502D"/>
    <w:rsid w:val="00BC0E6F"/>
    <w:rsid w:val="00BC1016"/>
    <w:rsid w:val="00BC182F"/>
    <w:rsid w:val="00BC2198"/>
    <w:rsid w:val="00BC2E00"/>
    <w:rsid w:val="00BC52B8"/>
    <w:rsid w:val="00BC5486"/>
    <w:rsid w:val="00BD1432"/>
    <w:rsid w:val="00BD1BE6"/>
    <w:rsid w:val="00BD6F02"/>
    <w:rsid w:val="00BE2421"/>
    <w:rsid w:val="00BE60BA"/>
    <w:rsid w:val="00BE716D"/>
    <w:rsid w:val="00BE7917"/>
    <w:rsid w:val="00C0078C"/>
    <w:rsid w:val="00C04371"/>
    <w:rsid w:val="00C06124"/>
    <w:rsid w:val="00C10AD6"/>
    <w:rsid w:val="00C10BC8"/>
    <w:rsid w:val="00C14801"/>
    <w:rsid w:val="00C14E17"/>
    <w:rsid w:val="00C212DC"/>
    <w:rsid w:val="00C25AA8"/>
    <w:rsid w:val="00C262A5"/>
    <w:rsid w:val="00C27CE1"/>
    <w:rsid w:val="00C30658"/>
    <w:rsid w:val="00C31437"/>
    <w:rsid w:val="00C35303"/>
    <w:rsid w:val="00C36E48"/>
    <w:rsid w:val="00C445D8"/>
    <w:rsid w:val="00C4489B"/>
    <w:rsid w:val="00C45DE9"/>
    <w:rsid w:val="00C60C1F"/>
    <w:rsid w:val="00C6366E"/>
    <w:rsid w:val="00C74397"/>
    <w:rsid w:val="00C76C2D"/>
    <w:rsid w:val="00C83B5E"/>
    <w:rsid w:val="00C85897"/>
    <w:rsid w:val="00C86675"/>
    <w:rsid w:val="00C86FD1"/>
    <w:rsid w:val="00C94A1A"/>
    <w:rsid w:val="00C97CF3"/>
    <w:rsid w:val="00CA16DA"/>
    <w:rsid w:val="00CA44E7"/>
    <w:rsid w:val="00CA6E71"/>
    <w:rsid w:val="00CB0ABF"/>
    <w:rsid w:val="00CB60F7"/>
    <w:rsid w:val="00CB6C9C"/>
    <w:rsid w:val="00CC1BBE"/>
    <w:rsid w:val="00CC2836"/>
    <w:rsid w:val="00CC2BFD"/>
    <w:rsid w:val="00CC4DE4"/>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64F3"/>
    <w:rsid w:val="00D179BB"/>
    <w:rsid w:val="00D21018"/>
    <w:rsid w:val="00D26718"/>
    <w:rsid w:val="00D271F9"/>
    <w:rsid w:val="00D3234B"/>
    <w:rsid w:val="00D34B5B"/>
    <w:rsid w:val="00D47E03"/>
    <w:rsid w:val="00D55197"/>
    <w:rsid w:val="00D57A6A"/>
    <w:rsid w:val="00D604AC"/>
    <w:rsid w:val="00D62F34"/>
    <w:rsid w:val="00D6346F"/>
    <w:rsid w:val="00D667F6"/>
    <w:rsid w:val="00D6735D"/>
    <w:rsid w:val="00D70D2F"/>
    <w:rsid w:val="00D731D9"/>
    <w:rsid w:val="00D73D99"/>
    <w:rsid w:val="00D75868"/>
    <w:rsid w:val="00D85A10"/>
    <w:rsid w:val="00D96A74"/>
    <w:rsid w:val="00D973D2"/>
    <w:rsid w:val="00DA028C"/>
    <w:rsid w:val="00DA050B"/>
    <w:rsid w:val="00DA3D8C"/>
    <w:rsid w:val="00DA3F12"/>
    <w:rsid w:val="00DA666F"/>
    <w:rsid w:val="00DA6B35"/>
    <w:rsid w:val="00DB2E29"/>
    <w:rsid w:val="00DB63D4"/>
    <w:rsid w:val="00DC0F90"/>
    <w:rsid w:val="00DC7DCB"/>
    <w:rsid w:val="00DD0871"/>
    <w:rsid w:val="00DD1FD8"/>
    <w:rsid w:val="00DD2785"/>
    <w:rsid w:val="00DD2800"/>
    <w:rsid w:val="00DD2A69"/>
    <w:rsid w:val="00DE0ED3"/>
    <w:rsid w:val="00DE48DD"/>
    <w:rsid w:val="00DE7090"/>
    <w:rsid w:val="00DF3CAC"/>
    <w:rsid w:val="00DF451E"/>
    <w:rsid w:val="00E039C3"/>
    <w:rsid w:val="00E04FC7"/>
    <w:rsid w:val="00E076A3"/>
    <w:rsid w:val="00E07E7E"/>
    <w:rsid w:val="00E10A5D"/>
    <w:rsid w:val="00E17220"/>
    <w:rsid w:val="00E211F4"/>
    <w:rsid w:val="00E310F4"/>
    <w:rsid w:val="00E31C25"/>
    <w:rsid w:val="00E36CD4"/>
    <w:rsid w:val="00E4001A"/>
    <w:rsid w:val="00E40131"/>
    <w:rsid w:val="00E414A4"/>
    <w:rsid w:val="00E4369D"/>
    <w:rsid w:val="00E46CFE"/>
    <w:rsid w:val="00E50488"/>
    <w:rsid w:val="00E62F93"/>
    <w:rsid w:val="00E64FE5"/>
    <w:rsid w:val="00E65033"/>
    <w:rsid w:val="00E662B0"/>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B36A9"/>
    <w:rsid w:val="00EB5B85"/>
    <w:rsid w:val="00EB657C"/>
    <w:rsid w:val="00EC3C3E"/>
    <w:rsid w:val="00EC43BE"/>
    <w:rsid w:val="00EC627A"/>
    <w:rsid w:val="00ED0D8C"/>
    <w:rsid w:val="00ED4330"/>
    <w:rsid w:val="00ED5316"/>
    <w:rsid w:val="00ED6632"/>
    <w:rsid w:val="00ED676A"/>
    <w:rsid w:val="00EE3208"/>
    <w:rsid w:val="00EE556A"/>
    <w:rsid w:val="00EE575B"/>
    <w:rsid w:val="00EE69E3"/>
    <w:rsid w:val="00EE7224"/>
    <w:rsid w:val="00EF1DED"/>
    <w:rsid w:val="00EF5833"/>
    <w:rsid w:val="00F05930"/>
    <w:rsid w:val="00F05B9A"/>
    <w:rsid w:val="00F05EB2"/>
    <w:rsid w:val="00F07C4C"/>
    <w:rsid w:val="00F115A8"/>
    <w:rsid w:val="00F120A7"/>
    <w:rsid w:val="00F17B04"/>
    <w:rsid w:val="00F2026B"/>
    <w:rsid w:val="00F2140B"/>
    <w:rsid w:val="00F223BE"/>
    <w:rsid w:val="00F331E7"/>
    <w:rsid w:val="00F40D70"/>
    <w:rsid w:val="00F42713"/>
    <w:rsid w:val="00F435DA"/>
    <w:rsid w:val="00F51A17"/>
    <w:rsid w:val="00F5404B"/>
    <w:rsid w:val="00F549D5"/>
    <w:rsid w:val="00F57567"/>
    <w:rsid w:val="00F57F4E"/>
    <w:rsid w:val="00F66CCE"/>
    <w:rsid w:val="00F66DA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55B3"/>
    <w:rsid w:val="00FD0EB8"/>
    <w:rsid w:val="00FD6EBE"/>
    <w:rsid w:val="00FD78B4"/>
    <w:rsid w:val="00FE168F"/>
    <w:rsid w:val="00FE265E"/>
    <w:rsid w:val="00FE2799"/>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F115A8"/>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4F3A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4F3A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basedOn w:val="Normalny"/>
    <w:link w:val="AkapitzlistZnak"/>
    <w:uiPriority w:val="34"/>
    <w:qFormat/>
    <w:rsid w:val="003045FC"/>
    <w:pPr>
      <w:numPr>
        <w:numId w:val="36"/>
      </w:numPr>
      <w:spacing w:after="180"/>
      <w:ind w:left="1429" w:hanging="357"/>
      <w:contextualSpacing/>
    </w:pPr>
  </w:style>
  <w:style w:type="character" w:customStyle="1" w:styleId="AkapitzlistZnak">
    <w:name w:val="Akapit z listą Znak"/>
    <w:basedOn w:val="Domylnaczcionkaakapitu"/>
    <w:link w:val="Akapitzlist"/>
    <w:uiPriority w:val="34"/>
    <w:rsid w:val="003045FC"/>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en.wikipedia.org/wiki/Proprietary_software" TargetMode="External"/><Relationship Id="rId18" Type="http://schemas.openxmlformats.org/officeDocument/2006/relationships/hyperlink" Target="http://en.wikipedia.org/wiki/Ageia" TargetMode="External"/><Relationship Id="rId26" Type="http://schemas.openxmlformats.org/officeDocument/2006/relationships/hyperlink" Target="http://en.wikipedia.org/wiki/CUDA"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en.wikipedia.org/wiki/ETH_Zurich"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veloper.nvidia.com/object/cuda_3_0_downloads.html" TargetMode="External"/><Relationship Id="rId17" Type="http://schemas.openxmlformats.org/officeDocument/2006/relationships/hyperlink" Target="http://en.wikipedia.org/wiki/Software_development_kit" TargetMode="External"/><Relationship Id="rId25" Type="http://schemas.openxmlformats.org/officeDocument/2006/relationships/hyperlink" Target="http://en.wikipedia.org/wiki/Hardware_acceleration" TargetMode="External"/><Relationship Id="rId33" Type="http://schemas.openxmlformats.org/officeDocument/2006/relationships/image" Target="media/image6.emf"/><Relationship Id="rId38"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http://en.wikipedia.org/wiki/Middleware" TargetMode="External"/><Relationship Id="rId20" Type="http://schemas.openxmlformats.org/officeDocument/2006/relationships/hyperlink" Target="http://en.wikipedia.org/wiki/PhysX" TargetMode="External"/><Relationship Id="rId29" Type="http://schemas.openxmlformats.org/officeDocument/2006/relationships/hyperlink" Target="http://en.wikipedia.org/wiki/Central_processing_un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xbtlabs.com/articles3/video/cuda-1-p5.html" TargetMode="External"/><Relationship Id="rId24" Type="http://schemas.openxmlformats.org/officeDocument/2006/relationships/hyperlink" Target="http://en.wikipedia.org/wiki/Video_game" TargetMode="External"/><Relationship Id="rId32" Type="http://schemas.openxmlformats.org/officeDocument/2006/relationships/image" Target="media/image5.emf"/><Relationship Id="rId37" Type="http://schemas.openxmlformats.org/officeDocument/2006/relationships/image" Target="media/image10.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n.wikipedia.org/wiki/Physics_engine" TargetMode="External"/><Relationship Id="rId23" Type="http://schemas.openxmlformats.org/officeDocument/2006/relationships/hyperlink" Target="http://en.wikipedia.org/wiki/Add-in_card" TargetMode="External"/><Relationship Id="rId28" Type="http://schemas.openxmlformats.org/officeDocument/2006/relationships/hyperlink" Target="http://en.wikipedia.org/wiki/Graphics_processing_unit" TargetMode="External"/><Relationship Id="rId36" Type="http://schemas.openxmlformats.org/officeDocument/2006/relationships/image" Target="media/image9.emf"/><Relationship Id="rId10" Type="http://schemas.openxmlformats.org/officeDocument/2006/relationships/image" Target="media/image3.png"/><Relationship Id="rId19" Type="http://schemas.openxmlformats.org/officeDocument/2006/relationships/hyperlink" Target="http://en.wikipedia.org/wiki/Nvidia" TargetMode="External"/><Relationship Id="rId31"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Real-time_computer_graphics" TargetMode="External"/><Relationship Id="rId22" Type="http://schemas.openxmlformats.org/officeDocument/2006/relationships/hyperlink" Target="http://en.wikipedia.org/wiki/Physics_processing_unit" TargetMode="External"/><Relationship Id="rId27" Type="http://schemas.openxmlformats.org/officeDocument/2006/relationships/hyperlink" Target="http://en.wikipedia.org/wiki/GeForce" TargetMode="External"/><Relationship Id="rId30" Type="http://schemas.openxmlformats.org/officeDocument/2006/relationships/hyperlink" Target="http://www.behardware.com/articles/659-2/nvidia-cuda-preview.html" TargetMode="External"/><Relationship Id="rId35" Type="http://schemas.openxmlformats.org/officeDocument/2006/relationships/image" Target="media/image8.emf"/></Relationships>
</file>

<file path=word/_rels/footnotes.xml.rels><?xml version="1.0" encoding="UTF-8" standalone="yes"?>
<Relationships xmlns="http://schemas.openxmlformats.org/package/2006/relationships"><Relationship Id="rId2" Type="http://schemas.openxmlformats.org/officeDocument/2006/relationships/hyperlink" Target="https://ritdml.rit.edu/handle/1850/10894" TargetMode="External"/><Relationship Id="rId1" Type="http://schemas.openxmlformats.org/officeDocument/2006/relationships/hyperlink" Target="http://developer.download.nvidia.com/compute/cuda/3_0/toolkit/docs/NVIDIA_CUDA_ProgrammingGuide.pdf"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191916-0A3E-4ADB-84FE-26EFD3956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15926</TotalTime>
  <Pages>1</Pages>
  <Words>9891</Words>
  <Characters>59346</Characters>
  <Application>Microsoft Office Word</Application>
  <DocSecurity>0</DocSecurity>
  <Lines>494</Lines>
  <Paragraphs>138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69099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110</cp:revision>
  <dcterms:created xsi:type="dcterms:W3CDTF">2010-02-28T16:12:00Z</dcterms:created>
  <dcterms:modified xsi:type="dcterms:W3CDTF">2010-04-17T23:02:00Z</dcterms:modified>
</cp:coreProperties>
</file>