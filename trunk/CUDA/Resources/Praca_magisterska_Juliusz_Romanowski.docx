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CB0061" w:rsidRDefault="00C86675">
          <w:pPr>
            <w:rPr>
              <w:color w:val="auto"/>
            </w:rPr>
          </w:pPr>
        </w:p>
        <w:p w:rsidR="00C86675" w:rsidRPr="00CB0061" w:rsidRDefault="00CC3C12">
          <w:pPr>
            <w:rPr>
              <w:color w:val="auto"/>
            </w:rPr>
          </w:pPr>
          <w:r>
            <w:rPr>
              <w:color w:val="auto"/>
              <w:lang w:eastAsia="en-US"/>
            </w:rPr>
            <w:pict>
              <v:rect id="_x0000_s1026" style="position:absolute;left:0;text-align:left;margin-left:0;margin-top:0;width:596.4pt;height:84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D77201" w:rsidRPr="00C86675" w:rsidRDefault="00D77201" w:rsidP="00772602">
                      <w:pPr>
                        <w:jc w:val="center"/>
                        <w:rPr>
                          <w:smallCaps/>
                          <w:sz w:val="32"/>
                        </w:rPr>
                      </w:pPr>
                      <w:r w:rsidRPr="00C86675">
                        <w:rPr>
                          <w:smallCaps/>
                          <w:sz w:val="32"/>
                        </w:rPr>
                        <w:t>Zachodniopomorski Uniwersytet Technologiczny</w:t>
                      </w:r>
                    </w:p>
                    <w:p w:rsidR="00D77201" w:rsidRPr="00C86675" w:rsidRDefault="00D77201" w:rsidP="00772602">
                      <w:pPr>
                        <w:jc w:val="center"/>
                        <w:rPr>
                          <w:smallCaps/>
                          <w:sz w:val="32"/>
                        </w:rPr>
                      </w:pPr>
                      <w:r w:rsidRPr="00C86675">
                        <w:rPr>
                          <w:smallCaps/>
                          <w:sz w:val="32"/>
                        </w:rPr>
                        <w:t>w Szczecinie</w:t>
                      </w:r>
                    </w:p>
                    <w:p w:rsidR="00D77201" w:rsidRPr="00C86675" w:rsidRDefault="00D77201" w:rsidP="00772602">
                      <w:pPr>
                        <w:jc w:val="center"/>
                      </w:pPr>
                    </w:p>
                    <w:p w:rsidR="00D77201" w:rsidRPr="00C86675" w:rsidRDefault="00D77201" w:rsidP="00772602">
                      <w:pPr>
                        <w:jc w:val="center"/>
                        <w:rPr>
                          <w:b/>
                          <w:sz w:val="32"/>
                        </w:rPr>
                      </w:pPr>
                      <w:r w:rsidRPr="00C86675">
                        <w:rPr>
                          <w:b/>
                          <w:sz w:val="32"/>
                        </w:rPr>
                        <w:t>WYDZIAŁ INFORMATYKI</w:t>
                      </w:r>
                    </w:p>
                    <w:p w:rsidR="00D77201" w:rsidRPr="00C86675" w:rsidRDefault="00D77201" w:rsidP="00772602">
                      <w:pPr>
                        <w:jc w:val="center"/>
                        <w:rPr>
                          <w:sz w:val="32"/>
                        </w:rPr>
                      </w:pPr>
                    </w:p>
                    <w:p w:rsidR="00D77201" w:rsidRPr="00C86675" w:rsidRDefault="00D77201" w:rsidP="00772602">
                      <w:pPr>
                        <w:jc w:val="center"/>
                        <w:rPr>
                          <w:sz w:val="32"/>
                        </w:rPr>
                      </w:pPr>
                    </w:p>
                    <w:p w:rsidR="00D77201" w:rsidRPr="00C86675" w:rsidRDefault="00D77201" w:rsidP="00772602"/>
                    <w:p w:rsidR="00D77201" w:rsidRPr="00C86675" w:rsidRDefault="00D77201"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D77201" w:rsidRPr="00C86675" w:rsidRDefault="00D77201" w:rsidP="00772602"/>
                    <w:p w:rsidR="00D77201" w:rsidRPr="00C86675" w:rsidRDefault="00D77201" w:rsidP="00772602">
                      <w:pPr>
                        <w:jc w:val="center"/>
                      </w:pPr>
                    </w:p>
                    <w:p w:rsidR="00D77201" w:rsidRPr="00C86675" w:rsidRDefault="00D77201" w:rsidP="00772602">
                      <w:pPr>
                        <w:jc w:val="center"/>
                      </w:pPr>
                    </w:p>
                    <w:p w:rsidR="00D77201" w:rsidRPr="00C86675" w:rsidRDefault="00D77201" w:rsidP="00772602">
                      <w:pPr>
                        <w:jc w:val="center"/>
                      </w:pPr>
                    </w:p>
                    <w:p w:rsidR="00D77201" w:rsidRPr="00C86675" w:rsidRDefault="00D77201" w:rsidP="00772602">
                      <w:pPr>
                        <w:jc w:val="center"/>
                      </w:pPr>
                    </w:p>
                    <w:p w:rsidR="00D77201" w:rsidRPr="00C86675" w:rsidRDefault="00D77201" w:rsidP="00772602">
                      <w:pPr>
                        <w:jc w:val="center"/>
                      </w:pPr>
                    </w:p>
                    <w:p w:rsidR="00D77201" w:rsidRPr="00B61517" w:rsidRDefault="00D77201" w:rsidP="00772602">
                      <w:pPr>
                        <w:jc w:val="center"/>
                        <w:rPr>
                          <w:sz w:val="32"/>
                          <w:szCs w:val="32"/>
                        </w:rPr>
                      </w:pPr>
                      <w:r w:rsidRPr="00B61517">
                        <w:rPr>
                          <w:sz w:val="32"/>
                          <w:szCs w:val="32"/>
                        </w:rPr>
                        <w:t>Juliusz Romanowski</w:t>
                      </w:r>
                    </w:p>
                    <w:p w:rsidR="00D77201" w:rsidRDefault="00D77201" w:rsidP="00772602">
                      <w:pPr>
                        <w:spacing w:before="120"/>
                        <w:jc w:val="center"/>
                      </w:pPr>
                      <w:r w:rsidRPr="00C86675">
                        <w:t>Kierunek Informatyka</w:t>
                      </w:r>
                    </w:p>
                    <w:p w:rsidR="00D77201" w:rsidRPr="00C86675" w:rsidRDefault="00D77201" w:rsidP="00772602">
                      <w:pPr>
                        <w:spacing w:before="120"/>
                        <w:jc w:val="center"/>
                      </w:pPr>
                    </w:p>
                    <w:p w:rsidR="00D77201" w:rsidRPr="00C86675" w:rsidRDefault="00D77201" w:rsidP="00772602">
                      <w:pPr>
                        <w:jc w:val="center"/>
                      </w:pPr>
                      <w:bookmarkStart w:id="0" w:name="OLE_LINK2"/>
                      <w:r w:rsidRPr="00836D01">
                        <w:rPr>
                          <w:b/>
                          <w:sz w:val="36"/>
                        </w:rPr>
                        <w:t>Zastosowanie technologii CUDA</w:t>
                      </w:r>
                      <w:r>
                        <w:rPr>
                          <w:b/>
                          <w:sz w:val="36"/>
                        </w:rPr>
                        <w:t xml:space="preserve"> w </w:t>
                      </w:r>
                      <w:r w:rsidRPr="00836D01">
                        <w:rPr>
                          <w:b/>
                          <w:sz w:val="36"/>
                        </w:rPr>
                        <w:t>sztucznej inteligencji</w:t>
                      </w:r>
                    </w:p>
                    <w:bookmarkEnd w:id="0"/>
                    <w:p w:rsidR="00D77201" w:rsidRPr="00C86675" w:rsidRDefault="00D77201" w:rsidP="00772602">
                      <w:pPr>
                        <w:jc w:val="center"/>
                        <w:rPr>
                          <w:b/>
                          <w:sz w:val="32"/>
                        </w:rPr>
                      </w:pPr>
                    </w:p>
                    <w:p w:rsidR="00D77201" w:rsidRPr="00C86675" w:rsidRDefault="00D77201" w:rsidP="00772602">
                      <w:pPr>
                        <w:jc w:val="center"/>
                        <w:rPr>
                          <w:b/>
                          <w:sz w:val="32"/>
                        </w:rPr>
                      </w:pPr>
                    </w:p>
                    <w:p w:rsidR="00D77201" w:rsidRPr="00C86675" w:rsidRDefault="00D77201" w:rsidP="00772602">
                      <w:pPr>
                        <w:ind w:firstLine="0"/>
                      </w:pPr>
                    </w:p>
                    <w:p w:rsidR="00D77201" w:rsidRPr="00C86675" w:rsidRDefault="00D77201" w:rsidP="00772602">
                      <w:r w:rsidRPr="00C86675">
                        <w:tab/>
                      </w:r>
                      <w:r w:rsidRPr="00C86675">
                        <w:tab/>
                      </w:r>
                      <w:r w:rsidRPr="00C86675">
                        <w:tab/>
                      </w:r>
                      <w:r w:rsidRPr="00C86675">
                        <w:tab/>
                      </w:r>
                      <w:r w:rsidRPr="00C86675">
                        <w:tab/>
                      </w:r>
                      <w:r w:rsidRPr="00C86675">
                        <w:tab/>
                      </w:r>
                      <w:r w:rsidRPr="00C86675">
                        <w:tab/>
                        <w:t>Praca dyplomowa magisterska</w:t>
                      </w:r>
                    </w:p>
                    <w:p w:rsidR="00D77201" w:rsidRPr="00C86675" w:rsidRDefault="00D77201" w:rsidP="00772602">
                      <w:r w:rsidRPr="00C86675">
                        <w:tab/>
                      </w:r>
                      <w:r w:rsidRPr="00C86675">
                        <w:tab/>
                      </w:r>
                      <w:r w:rsidRPr="00C86675">
                        <w:tab/>
                      </w:r>
                      <w:r w:rsidRPr="00C86675">
                        <w:tab/>
                      </w:r>
                      <w:r w:rsidRPr="00C86675">
                        <w:tab/>
                      </w:r>
                      <w:r w:rsidRPr="00C86675">
                        <w:tab/>
                      </w:r>
                      <w:r w:rsidRPr="00C86675">
                        <w:tab/>
                        <w:t xml:space="preserve">napisana pod kierunkiem </w:t>
                      </w:r>
                    </w:p>
                    <w:p w:rsidR="00D77201" w:rsidRPr="00C86675" w:rsidRDefault="00D77201"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D77201" w:rsidRDefault="00D77201"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t>w</w:t>
                      </w:r>
                      <w:r w:rsidDel="005B1C5D">
                        <w:rPr>
                          <w:sz w:val="32"/>
                        </w:rPr>
                        <w:t xml:space="preserve"> </w:t>
                      </w:r>
                      <w:r w:rsidRPr="00C86675">
                        <w:t xml:space="preserve">Katedrze </w:t>
                      </w:r>
                      <w:r>
                        <w:t>Organizacji i Zarządzania</w:t>
                      </w:r>
                    </w:p>
                    <w:p w:rsidR="00D77201" w:rsidRPr="00772602" w:rsidRDefault="00D77201" w:rsidP="00772602">
                      <w:pPr>
                        <w:ind w:left="2351"/>
                      </w:pPr>
                      <w:r>
                        <w:t>Szczecin, czerwiec 2010</w:t>
                      </w:r>
                    </w:p>
                  </w:txbxContent>
                </v:textbox>
                <w10:wrap anchorx="page" anchory="page"/>
              </v:rect>
            </w:pict>
          </w:r>
        </w:p>
        <w:p w:rsidR="00C86675" w:rsidRPr="00CB0061" w:rsidRDefault="00C86675">
          <w:pPr>
            <w:rPr>
              <w:color w:val="auto"/>
            </w:rPr>
          </w:pPr>
        </w:p>
        <w:p w:rsidR="00C86675" w:rsidRPr="00CB0061" w:rsidRDefault="00C86675">
          <w:pPr>
            <w:rPr>
              <w:color w:val="auto"/>
            </w:rPr>
          </w:pPr>
        </w:p>
        <w:p w:rsidR="00C86675" w:rsidRPr="00CB0061" w:rsidRDefault="00C86675">
          <w:pPr>
            <w:spacing w:after="200" w:line="276" w:lineRule="auto"/>
            <w:rPr>
              <w:color w:val="auto"/>
            </w:rPr>
          </w:pPr>
          <w:r w:rsidRPr="00CB0061">
            <w:rPr>
              <w:color w:val="auto"/>
            </w:rPr>
            <w:br w:type="page"/>
          </w:r>
        </w:p>
      </w:sdtContent>
    </w:sdt>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B82667" w:rsidRPr="00CB0061" w:rsidRDefault="00FE168F" w:rsidP="00B82667">
      <w:pPr>
        <w:tabs>
          <w:tab w:val="left" w:pos="0"/>
        </w:tabs>
        <w:jc w:val="center"/>
        <w:rPr>
          <w:b/>
          <w:color w:val="auto"/>
          <w:u w:val="single"/>
        </w:rPr>
      </w:pPr>
      <w:r w:rsidRPr="00CB0061">
        <w:rPr>
          <w:b/>
          <w:color w:val="auto"/>
          <w:u w:val="single"/>
        </w:rPr>
        <w:t>Oświadczenie</w:t>
      </w:r>
      <w:r w:rsidR="00B82667" w:rsidRPr="00CB0061">
        <w:rPr>
          <w:b/>
          <w:color w:val="auto"/>
          <w:u w:val="single"/>
        </w:rPr>
        <w:t xml:space="preserve"> </w:t>
      </w:r>
    </w:p>
    <w:p w:rsidR="00FE168F" w:rsidRPr="00CB0061" w:rsidRDefault="00FE168F" w:rsidP="00B82667">
      <w:pPr>
        <w:tabs>
          <w:tab w:val="left" w:pos="0"/>
        </w:tabs>
        <w:jc w:val="center"/>
        <w:rPr>
          <w:b/>
          <w:color w:val="auto"/>
        </w:rPr>
      </w:pPr>
    </w:p>
    <w:p w:rsidR="00B82667" w:rsidRPr="00CB0061" w:rsidRDefault="00993B26" w:rsidP="00B82667">
      <w:pPr>
        <w:tabs>
          <w:tab w:val="left" w:pos="0"/>
        </w:tabs>
        <w:rPr>
          <w:i/>
          <w:color w:val="auto"/>
        </w:rPr>
      </w:pPr>
      <w:r w:rsidRPr="00CB0061">
        <w:rPr>
          <w:i/>
          <w:color w:val="auto"/>
        </w:rPr>
        <w:tab/>
        <w:t xml:space="preserve">Oświadczam </w:t>
      </w:r>
      <w:r w:rsidR="00B82667" w:rsidRPr="00CB0061">
        <w:rPr>
          <w:i/>
          <w:color w:val="auto"/>
        </w:rPr>
        <w:t>niniejszym,</w:t>
      </w:r>
      <w:r w:rsidR="00D42D61" w:rsidRPr="00CB0061">
        <w:rPr>
          <w:i/>
          <w:color w:val="auto"/>
        </w:rPr>
        <w:t xml:space="preserve"> że </w:t>
      </w:r>
      <w:r w:rsidR="00B82667" w:rsidRPr="00CB0061">
        <w:rPr>
          <w:i/>
          <w:color w:val="auto"/>
        </w:rPr>
        <w:t>przedkładaną pracę dyplomową kończącą studia podyplomowe napisałem samodzielnie. Oznacza to,</w:t>
      </w:r>
      <w:r w:rsidR="00D42D61" w:rsidRPr="00CB0061">
        <w:rPr>
          <w:i/>
          <w:color w:val="auto"/>
        </w:rPr>
        <w:t xml:space="preserve"> że </w:t>
      </w:r>
      <w:r w:rsidR="00B82667" w:rsidRPr="00CB0061">
        <w:rPr>
          <w:i/>
          <w:color w:val="auto"/>
        </w:rPr>
        <w:t>przy pisaniu pracy poza niezbędnymi konsultacjami, nie korzystałem</w:t>
      </w:r>
      <w:r w:rsidR="00DD25E4" w:rsidRPr="00CB0061">
        <w:rPr>
          <w:i/>
          <w:color w:val="auto"/>
        </w:rPr>
        <w:t xml:space="preserve"> z </w:t>
      </w:r>
      <w:r w:rsidR="00B82667" w:rsidRPr="00CB0061">
        <w:rPr>
          <w:i/>
          <w:color w:val="auto"/>
        </w:rPr>
        <w:t>pomocy innych osób,</w:t>
      </w:r>
      <w:r w:rsidR="00DD25E4" w:rsidRPr="00CB0061">
        <w:rPr>
          <w:i/>
          <w:color w:val="auto"/>
        </w:rPr>
        <w:t xml:space="preserve"> a w </w:t>
      </w:r>
      <w:r w:rsidR="00B82667" w:rsidRPr="00CB0061">
        <w:rPr>
          <w:i/>
          <w:color w:val="auto"/>
        </w:rPr>
        <w:t>szczególności nie zlecałem opracowania rozprawy innym osobom. Wszystkie dane, istotne myśli pochodzą</w:t>
      </w:r>
      <w:r w:rsidR="00DD25E4" w:rsidRPr="00CB0061">
        <w:rPr>
          <w:i/>
          <w:color w:val="auto"/>
        </w:rPr>
        <w:t xml:space="preserve"> z </w:t>
      </w:r>
      <w:r w:rsidR="00B82667" w:rsidRPr="00CB0061">
        <w:rPr>
          <w:i/>
          <w:color w:val="auto"/>
        </w:rPr>
        <w:t>literatury</w:t>
      </w:r>
      <w:r w:rsidR="00DD25E4" w:rsidRPr="00CB0061">
        <w:rPr>
          <w:i/>
          <w:color w:val="auto"/>
        </w:rPr>
        <w:t xml:space="preserve"> i </w:t>
      </w:r>
      <w:r w:rsidR="00B82667" w:rsidRPr="00CB0061">
        <w:rPr>
          <w:i/>
          <w:color w:val="auto"/>
        </w:rPr>
        <w:t>opatrzone są odpowiednim przypisem. Jednocześnie przyjmuję</w:t>
      </w:r>
      <w:r w:rsidR="00D42D61" w:rsidRPr="00CB0061">
        <w:rPr>
          <w:i/>
          <w:color w:val="auto"/>
        </w:rPr>
        <w:t xml:space="preserve"> do </w:t>
      </w:r>
      <w:r w:rsidR="00B82667" w:rsidRPr="00CB0061">
        <w:rPr>
          <w:i/>
          <w:color w:val="auto"/>
        </w:rPr>
        <w:t>wiadomości,</w:t>
      </w:r>
      <w:r w:rsidR="00D42D61" w:rsidRPr="00CB0061">
        <w:rPr>
          <w:i/>
          <w:color w:val="auto"/>
        </w:rPr>
        <w:t xml:space="preserve"> że </w:t>
      </w:r>
      <w:r w:rsidR="00B82667" w:rsidRPr="00CB0061">
        <w:rPr>
          <w:i/>
          <w:color w:val="auto"/>
        </w:rPr>
        <w:t>gdyby powyższe oświadczenie okazało się nieprawdziwe, decyzja</w:t>
      </w:r>
      <w:r w:rsidR="00DD25E4" w:rsidRPr="00CB0061">
        <w:rPr>
          <w:i/>
          <w:color w:val="auto"/>
        </w:rPr>
        <w:t xml:space="preserve"> o </w:t>
      </w:r>
      <w:r w:rsidR="00B82667" w:rsidRPr="00CB0061">
        <w:rPr>
          <w:i/>
          <w:color w:val="auto"/>
        </w:rPr>
        <w:t>wydaniu mi świadectwa zostanie cofnięta.</w:t>
      </w:r>
    </w:p>
    <w:p w:rsidR="00756EC5" w:rsidRPr="00CB0061" w:rsidRDefault="00756EC5" w:rsidP="00C86675">
      <w:pPr>
        <w:rPr>
          <w:color w:val="auto"/>
        </w:rPr>
      </w:pPr>
    </w:p>
    <w:p w:rsidR="00B82667" w:rsidRPr="00CB0061" w:rsidRDefault="00B82667" w:rsidP="00C86675">
      <w:pPr>
        <w:rPr>
          <w:color w:val="auto"/>
        </w:rPr>
      </w:pPr>
    </w:p>
    <w:p w:rsidR="00FE168F" w:rsidRPr="00CB0061" w:rsidRDefault="00FE168F" w:rsidP="00FE168F">
      <w:pPr>
        <w:jc w:val="right"/>
        <w:rPr>
          <w:color w:val="auto"/>
        </w:rPr>
      </w:pPr>
    </w:p>
    <w:p w:rsidR="00FE168F" w:rsidRPr="00CB0061" w:rsidRDefault="00FE168F" w:rsidP="00FE168F">
      <w:pPr>
        <w:jc w:val="right"/>
        <w:rPr>
          <w:color w:val="auto"/>
        </w:rPr>
      </w:pPr>
    </w:p>
    <w:p w:rsidR="00B82667" w:rsidRPr="00CB0061" w:rsidRDefault="00FE168F" w:rsidP="00FE168F">
      <w:pPr>
        <w:jc w:val="right"/>
        <w:rPr>
          <w:color w:val="auto"/>
        </w:rPr>
      </w:pPr>
      <w:r w:rsidRPr="00CB0061">
        <w:rPr>
          <w:color w:val="auto"/>
        </w:rPr>
        <w:t>……………………</w:t>
      </w:r>
    </w:p>
    <w:p w:rsidR="00FE168F" w:rsidRPr="00CB0061" w:rsidRDefault="00FE168F" w:rsidP="00FE168F">
      <w:pPr>
        <w:jc w:val="right"/>
        <w:rPr>
          <w:color w:val="auto"/>
        </w:rPr>
      </w:pPr>
    </w:p>
    <w:p w:rsidR="00FE168F" w:rsidRPr="00CB0061" w:rsidRDefault="00FE168F" w:rsidP="00FE168F">
      <w:pPr>
        <w:jc w:val="right"/>
        <w:rPr>
          <w:color w:val="auto"/>
        </w:rPr>
      </w:pPr>
      <w:r w:rsidRPr="00CB0061">
        <w:rPr>
          <w:color w:val="auto"/>
        </w:rPr>
        <w:t>własnoręczny podpis</w:t>
      </w:r>
    </w:p>
    <w:p w:rsidR="00FE168F" w:rsidRPr="00CB0061" w:rsidRDefault="00FE168F">
      <w:pPr>
        <w:spacing w:after="200" w:line="276" w:lineRule="auto"/>
        <w:rPr>
          <w:color w:val="auto"/>
        </w:rPr>
      </w:pPr>
      <w:r w:rsidRPr="00CB0061">
        <w:rPr>
          <w:color w:val="auto"/>
        </w:rPr>
        <w:br w:type="page"/>
      </w:r>
    </w:p>
    <w:p w:rsidR="00FE168F" w:rsidRPr="00CB0061" w:rsidRDefault="00FE168F" w:rsidP="00C04371">
      <w:pPr>
        <w:ind w:firstLine="0"/>
        <w:rPr>
          <w:color w:val="auto"/>
          <w:sz w:val="32"/>
          <w:szCs w:val="32"/>
        </w:rPr>
      </w:pPr>
      <w:r w:rsidRPr="00CB0061">
        <w:rPr>
          <w:color w:val="auto"/>
          <w:sz w:val="32"/>
          <w:szCs w:val="32"/>
        </w:rPr>
        <w:lastRenderedPageBreak/>
        <w:t>Spis treści</w:t>
      </w:r>
    </w:p>
    <w:p w:rsidR="00AE3EAF" w:rsidRDefault="00CC3C12">
      <w:pPr>
        <w:pStyle w:val="Spistreci1"/>
        <w:rPr>
          <w:rFonts w:asciiTheme="minorHAnsi" w:eastAsiaTheme="minorEastAsia" w:hAnsiTheme="minorHAnsi" w:cstheme="minorBidi"/>
          <w:b w:val="0"/>
          <w:noProof/>
          <w:color w:val="auto"/>
          <w:sz w:val="22"/>
          <w:szCs w:val="22"/>
        </w:rPr>
      </w:pPr>
      <w:r w:rsidRPr="00CC3C12">
        <w:rPr>
          <w:color w:val="auto"/>
        </w:rPr>
        <w:fldChar w:fldCharType="begin"/>
      </w:r>
      <w:r w:rsidR="005D5019" w:rsidRPr="00CB0061">
        <w:rPr>
          <w:color w:val="auto"/>
        </w:rPr>
        <w:instrText xml:space="preserve"> TOC \o "1-4" \h \z \u </w:instrText>
      </w:r>
      <w:r w:rsidRPr="00CC3C12">
        <w:rPr>
          <w:color w:val="auto"/>
        </w:rPr>
        <w:fldChar w:fldCharType="separate"/>
      </w:r>
      <w:hyperlink w:anchor="_Toc262304997" w:history="1">
        <w:r w:rsidR="00AE3EAF" w:rsidRPr="003B7A95">
          <w:rPr>
            <w:rStyle w:val="Hipercze"/>
            <w:noProof/>
          </w:rPr>
          <w:t>1.</w:t>
        </w:r>
        <w:r w:rsidR="00AE3EAF">
          <w:rPr>
            <w:rFonts w:asciiTheme="minorHAnsi" w:eastAsiaTheme="minorEastAsia" w:hAnsiTheme="minorHAnsi" w:cstheme="minorBidi"/>
            <w:b w:val="0"/>
            <w:noProof/>
            <w:color w:val="auto"/>
            <w:sz w:val="22"/>
            <w:szCs w:val="22"/>
          </w:rPr>
          <w:tab/>
        </w:r>
        <w:r w:rsidR="00AE3EAF" w:rsidRPr="003B7A95">
          <w:rPr>
            <w:rStyle w:val="Hipercze"/>
            <w:noProof/>
          </w:rPr>
          <w:t>Wstęp</w:t>
        </w:r>
        <w:r w:rsidR="00AE3EAF">
          <w:rPr>
            <w:noProof/>
            <w:webHidden/>
          </w:rPr>
          <w:tab/>
        </w:r>
        <w:r>
          <w:rPr>
            <w:noProof/>
            <w:webHidden/>
          </w:rPr>
          <w:fldChar w:fldCharType="begin"/>
        </w:r>
        <w:r w:rsidR="00AE3EAF">
          <w:rPr>
            <w:noProof/>
            <w:webHidden/>
          </w:rPr>
          <w:instrText xml:space="preserve"> PAGEREF _Toc262304997 \h </w:instrText>
        </w:r>
        <w:r>
          <w:rPr>
            <w:noProof/>
            <w:webHidden/>
          </w:rPr>
        </w:r>
        <w:r>
          <w:rPr>
            <w:noProof/>
            <w:webHidden/>
          </w:rPr>
          <w:fldChar w:fldCharType="separate"/>
        </w:r>
        <w:r w:rsidR="00ED5C84">
          <w:rPr>
            <w:noProof/>
            <w:webHidden/>
          </w:rPr>
          <w:t>6</w:t>
        </w:r>
        <w:r>
          <w:rPr>
            <w:noProof/>
            <w:webHidden/>
          </w:rPr>
          <w:fldChar w:fldCharType="end"/>
        </w:r>
      </w:hyperlink>
    </w:p>
    <w:p w:rsidR="00AE3EAF" w:rsidRDefault="00CC3C12">
      <w:pPr>
        <w:pStyle w:val="Spistreci1"/>
        <w:rPr>
          <w:rFonts w:asciiTheme="minorHAnsi" w:eastAsiaTheme="minorEastAsia" w:hAnsiTheme="minorHAnsi" w:cstheme="minorBidi"/>
          <w:b w:val="0"/>
          <w:noProof/>
          <w:color w:val="auto"/>
          <w:sz w:val="22"/>
          <w:szCs w:val="22"/>
        </w:rPr>
      </w:pPr>
      <w:hyperlink w:anchor="_Toc262304998" w:history="1">
        <w:r w:rsidR="00AE3EAF" w:rsidRPr="003B7A95">
          <w:rPr>
            <w:rStyle w:val="Hipercze"/>
            <w:noProof/>
          </w:rPr>
          <w:t>2.</w:t>
        </w:r>
        <w:r w:rsidR="00AE3EAF">
          <w:rPr>
            <w:rFonts w:asciiTheme="minorHAnsi" w:eastAsiaTheme="minorEastAsia" w:hAnsiTheme="minorHAnsi" w:cstheme="minorBidi"/>
            <w:b w:val="0"/>
            <w:noProof/>
            <w:color w:val="auto"/>
            <w:sz w:val="22"/>
            <w:szCs w:val="22"/>
          </w:rPr>
          <w:tab/>
        </w:r>
        <w:r w:rsidR="00AE3EAF" w:rsidRPr="003B7A95">
          <w:rPr>
            <w:rStyle w:val="Hipercze"/>
            <w:noProof/>
          </w:rPr>
          <w:t>Równoległe przetwarzanie z zastosowaniem GPU</w:t>
        </w:r>
        <w:r w:rsidR="00AE3EAF">
          <w:rPr>
            <w:noProof/>
            <w:webHidden/>
          </w:rPr>
          <w:tab/>
        </w:r>
        <w:r>
          <w:rPr>
            <w:noProof/>
            <w:webHidden/>
          </w:rPr>
          <w:fldChar w:fldCharType="begin"/>
        </w:r>
        <w:r w:rsidR="00AE3EAF">
          <w:rPr>
            <w:noProof/>
            <w:webHidden/>
          </w:rPr>
          <w:instrText xml:space="preserve"> PAGEREF _Toc262304998 \h </w:instrText>
        </w:r>
        <w:r>
          <w:rPr>
            <w:noProof/>
            <w:webHidden/>
          </w:rPr>
        </w:r>
        <w:r>
          <w:rPr>
            <w:noProof/>
            <w:webHidden/>
          </w:rPr>
          <w:fldChar w:fldCharType="separate"/>
        </w:r>
        <w:r w:rsidR="00ED5C84">
          <w:rPr>
            <w:noProof/>
            <w:webHidden/>
          </w:rPr>
          <w:t>8</w:t>
        </w:r>
        <w:r>
          <w:rPr>
            <w:noProof/>
            <w:webHidden/>
          </w:rPr>
          <w:fldChar w:fldCharType="end"/>
        </w:r>
      </w:hyperlink>
    </w:p>
    <w:p w:rsidR="00AE3EAF" w:rsidRDefault="00CC3C12">
      <w:pPr>
        <w:pStyle w:val="Spistreci2"/>
        <w:rPr>
          <w:rFonts w:asciiTheme="minorHAnsi" w:eastAsiaTheme="minorEastAsia" w:hAnsiTheme="minorHAnsi" w:cstheme="minorBidi"/>
          <w:noProof/>
          <w:color w:val="auto"/>
          <w:sz w:val="22"/>
          <w:szCs w:val="22"/>
        </w:rPr>
      </w:pPr>
      <w:hyperlink w:anchor="_Toc262304999" w:history="1">
        <w:r w:rsidR="00AE3EAF" w:rsidRPr="003B7A95">
          <w:rPr>
            <w:rStyle w:val="Hipercze"/>
            <w:noProof/>
          </w:rPr>
          <w:t>2.1.</w:t>
        </w:r>
        <w:r w:rsidR="00AE3EAF">
          <w:rPr>
            <w:rFonts w:asciiTheme="minorHAnsi" w:eastAsiaTheme="minorEastAsia" w:hAnsiTheme="minorHAnsi" w:cstheme="minorBidi"/>
            <w:noProof/>
            <w:color w:val="auto"/>
            <w:sz w:val="22"/>
            <w:szCs w:val="22"/>
          </w:rPr>
          <w:tab/>
        </w:r>
        <w:r w:rsidR="00AE3EAF" w:rsidRPr="003B7A95">
          <w:rPr>
            <w:rStyle w:val="Hipercze"/>
            <w:noProof/>
          </w:rPr>
          <w:t>Jednostki obliczeniowe GPU</w:t>
        </w:r>
        <w:r w:rsidR="00AE3EAF">
          <w:rPr>
            <w:noProof/>
            <w:webHidden/>
          </w:rPr>
          <w:tab/>
        </w:r>
        <w:r>
          <w:rPr>
            <w:noProof/>
            <w:webHidden/>
          </w:rPr>
          <w:fldChar w:fldCharType="begin"/>
        </w:r>
        <w:r w:rsidR="00AE3EAF">
          <w:rPr>
            <w:noProof/>
            <w:webHidden/>
          </w:rPr>
          <w:instrText xml:space="preserve"> PAGEREF _Toc262304999 \h </w:instrText>
        </w:r>
        <w:r>
          <w:rPr>
            <w:noProof/>
            <w:webHidden/>
          </w:rPr>
        </w:r>
        <w:r>
          <w:rPr>
            <w:noProof/>
            <w:webHidden/>
          </w:rPr>
          <w:fldChar w:fldCharType="separate"/>
        </w:r>
        <w:r w:rsidR="00ED5C84">
          <w:rPr>
            <w:noProof/>
            <w:webHidden/>
          </w:rPr>
          <w:t>8</w:t>
        </w:r>
        <w:r>
          <w:rPr>
            <w:noProof/>
            <w:webHidden/>
          </w:rPr>
          <w:fldChar w:fldCharType="end"/>
        </w:r>
      </w:hyperlink>
    </w:p>
    <w:p w:rsidR="00AE3EAF" w:rsidRDefault="00CC3C12">
      <w:pPr>
        <w:pStyle w:val="Spistreci3"/>
        <w:rPr>
          <w:rFonts w:asciiTheme="minorHAnsi" w:eastAsiaTheme="minorEastAsia" w:hAnsiTheme="minorHAnsi" w:cstheme="minorBidi"/>
          <w:noProof/>
          <w:color w:val="auto"/>
          <w:sz w:val="22"/>
          <w:szCs w:val="22"/>
        </w:rPr>
      </w:pPr>
      <w:hyperlink w:anchor="_Toc262305000" w:history="1">
        <w:r w:rsidR="00AE3EAF" w:rsidRPr="003B7A95">
          <w:rPr>
            <w:rStyle w:val="Hipercze"/>
            <w:noProof/>
          </w:rPr>
          <w:t>2.1.1.</w:t>
        </w:r>
        <w:r w:rsidR="00AE3EAF">
          <w:rPr>
            <w:rFonts w:asciiTheme="minorHAnsi" w:eastAsiaTheme="minorEastAsia" w:hAnsiTheme="minorHAnsi" w:cstheme="minorBidi"/>
            <w:noProof/>
            <w:color w:val="auto"/>
            <w:sz w:val="22"/>
            <w:szCs w:val="22"/>
          </w:rPr>
          <w:tab/>
        </w:r>
        <w:r w:rsidR="00AE3EAF" w:rsidRPr="003B7A95">
          <w:rPr>
            <w:rStyle w:val="Hipercze"/>
            <w:noProof/>
          </w:rPr>
          <w:t>Różnice między CPU a GPU</w:t>
        </w:r>
        <w:r w:rsidR="00AE3EAF">
          <w:rPr>
            <w:noProof/>
            <w:webHidden/>
          </w:rPr>
          <w:tab/>
        </w:r>
        <w:r>
          <w:rPr>
            <w:noProof/>
            <w:webHidden/>
          </w:rPr>
          <w:fldChar w:fldCharType="begin"/>
        </w:r>
        <w:r w:rsidR="00AE3EAF">
          <w:rPr>
            <w:noProof/>
            <w:webHidden/>
          </w:rPr>
          <w:instrText xml:space="preserve"> PAGEREF _Toc262305000 \h </w:instrText>
        </w:r>
        <w:r>
          <w:rPr>
            <w:noProof/>
            <w:webHidden/>
          </w:rPr>
        </w:r>
        <w:r>
          <w:rPr>
            <w:noProof/>
            <w:webHidden/>
          </w:rPr>
          <w:fldChar w:fldCharType="separate"/>
        </w:r>
        <w:r w:rsidR="00ED5C84">
          <w:rPr>
            <w:noProof/>
            <w:webHidden/>
          </w:rPr>
          <w:t>8</w:t>
        </w:r>
        <w:r>
          <w:rPr>
            <w:noProof/>
            <w:webHidden/>
          </w:rPr>
          <w:fldChar w:fldCharType="end"/>
        </w:r>
      </w:hyperlink>
    </w:p>
    <w:p w:rsidR="00AE3EAF" w:rsidRDefault="00CC3C12">
      <w:pPr>
        <w:pStyle w:val="Spistreci3"/>
        <w:rPr>
          <w:rFonts w:asciiTheme="minorHAnsi" w:eastAsiaTheme="minorEastAsia" w:hAnsiTheme="minorHAnsi" w:cstheme="minorBidi"/>
          <w:noProof/>
          <w:color w:val="auto"/>
          <w:sz w:val="22"/>
          <w:szCs w:val="22"/>
        </w:rPr>
      </w:pPr>
      <w:hyperlink w:anchor="_Toc262305001" w:history="1">
        <w:r w:rsidR="00AE3EAF" w:rsidRPr="003B7A95">
          <w:rPr>
            <w:rStyle w:val="Hipercze"/>
            <w:noProof/>
          </w:rPr>
          <w:t>2.1.2.</w:t>
        </w:r>
        <w:r w:rsidR="00AE3EAF">
          <w:rPr>
            <w:rFonts w:asciiTheme="minorHAnsi" w:eastAsiaTheme="minorEastAsia" w:hAnsiTheme="minorHAnsi" w:cstheme="minorBidi"/>
            <w:noProof/>
            <w:color w:val="auto"/>
            <w:sz w:val="22"/>
            <w:szCs w:val="22"/>
          </w:rPr>
          <w:tab/>
        </w:r>
        <w:r w:rsidR="00AE3EAF" w:rsidRPr="003B7A95">
          <w:rPr>
            <w:rStyle w:val="Hipercze"/>
            <w:noProof/>
          </w:rPr>
          <w:t>Struktura pamięci GPU</w:t>
        </w:r>
        <w:r w:rsidR="00AE3EAF">
          <w:rPr>
            <w:noProof/>
            <w:webHidden/>
          </w:rPr>
          <w:tab/>
        </w:r>
        <w:r>
          <w:rPr>
            <w:noProof/>
            <w:webHidden/>
          </w:rPr>
          <w:fldChar w:fldCharType="begin"/>
        </w:r>
        <w:r w:rsidR="00AE3EAF">
          <w:rPr>
            <w:noProof/>
            <w:webHidden/>
          </w:rPr>
          <w:instrText xml:space="preserve"> PAGEREF _Toc262305001 \h </w:instrText>
        </w:r>
        <w:r>
          <w:rPr>
            <w:noProof/>
            <w:webHidden/>
          </w:rPr>
        </w:r>
        <w:r>
          <w:rPr>
            <w:noProof/>
            <w:webHidden/>
          </w:rPr>
          <w:fldChar w:fldCharType="separate"/>
        </w:r>
        <w:r w:rsidR="00ED5C84">
          <w:rPr>
            <w:noProof/>
            <w:webHidden/>
          </w:rPr>
          <w:t>10</w:t>
        </w:r>
        <w:r>
          <w:rPr>
            <w:noProof/>
            <w:webHidden/>
          </w:rPr>
          <w:fldChar w:fldCharType="end"/>
        </w:r>
      </w:hyperlink>
    </w:p>
    <w:p w:rsidR="00AE3EAF" w:rsidRDefault="00CC3C12">
      <w:pPr>
        <w:pStyle w:val="Spistreci2"/>
        <w:rPr>
          <w:rFonts w:asciiTheme="minorHAnsi" w:eastAsiaTheme="minorEastAsia" w:hAnsiTheme="minorHAnsi" w:cstheme="minorBidi"/>
          <w:noProof/>
          <w:color w:val="auto"/>
          <w:sz w:val="22"/>
          <w:szCs w:val="22"/>
        </w:rPr>
      </w:pPr>
      <w:hyperlink w:anchor="_Toc262305002" w:history="1">
        <w:r w:rsidR="00AE3EAF" w:rsidRPr="003B7A95">
          <w:rPr>
            <w:rStyle w:val="Hipercze"/>
            <w:noProof/>
          </w:rPr>
          <w:t>2.2.</w:t>
        </w:r>
        <w:r w:rsidR="00AE3EAF">
          <w:rPr>
            <w:rFonts w:asciiTheme="minorHAnsi" w:eastAsiaTheme="minorEastAsia" w:hAnsiTheme="minorHAnsi" w:cstheme="minorBidi"/>
            <w:noProof/>
            <w:color w:val="auto"/>
            <w:sz w:val="22"/>
            <w:szCs w:val="22"/>
          </w:rPr>
          <w:tab/>
        </w:r>
        <w:r w:rsidR="00AE3EAF" w:rsidRPr="003B7A95">
          <w:rPr>
            <w:rStyle w:val="Hipercze"/>
            <w:noProof/>
          </w:rPr>
          <w:t>Technologie GPGPU</w:t>
        </w:r>
        <w:r w:rsidR="00AE3EAF">
          <w:rPr>
            <w:noProof/>
            <w:webHidden/>
          </w:rPr>
          <w:tab/>
        </w:r>
        <w:r>
          <w:rPr>
            <w:noProof/>
            <w:webHidden/>
          </w:rPr>
          <w:fldChar w:fldCharType="begin"/>
        </w:r>
        <w:r w:rsidR="00AE3EAF">
          <w:rPr>
            <w:noProof/>
            <w:webHidden/>
          </w:rPr>
          <w:instrText xml:space="preserve"> PAGEREF _Toc262305002 \h </w:instrText>
        </w:r>
        <w:r>
          <w:rPr>
            <w:noProof/>
            <w:webHidden/>
          </w:rPr>
        </w:r>
        <w:r>
          <w:rPr>
            <w:noProof/>
            <w:webHidden/>
          </w:rPr>
          <w:fldChar w:fldCharType="separate"/>
        </w:r>
        <w:r w:rsidR="00ED5C84">
          <w:rPr>
            <w:noProof/>
            <w:webHidden/>
          </w:rPr>
          <w:t>13</w:t>
        </w:r>
        <w:r>
          <w:rPr>
            <w:noProof/>
            <w:webHidden/>
          </w:rPr>
          <w:fldChar w:fldCharType="end"/>
        </w:r>
      </w:hyperlink>
    </w:p>
    <w:p w:rsidR="00AE3EAF" w:rsidRDefault="00CC3C12">
      <w:pPr>
        <w:pStyle w:val="Spistreci3"/>
        <w:rPr>
          <w:rFonts w:asciiTheme="minorHAnsi" w:eastAsiaTheme="minorEastAsia" w:hAnsiTheme="minorHAnsi" w:cstheme="minorBidi"/>
          <w:noProof/>
          <w:color w:val="auto"/>
          <w:sz w:val="22"/>
          <w:szCs w:val="22"/>
        </w:rPr>
      </w:pPr>
      <w:hyperlink w:anchor="_Toc262305003" w:history="1">
        <w:r w:rsidR="00AE3EAF" w:rsidRPr="003B7A95">
          <w:rPr>
            <w:rStyle w:val="Hipercze"/>
            <w:noProof/>
          </w:rPr>
          <w:t>2.2.1.</w:t>
        </w:r>
        <w:r w:rsidR="00AE3EAF">
          <w:rPr>
            <w:rFonts w:asciiTheme="minorHAnsi" w:eastAsiaTheme="minorEastAsia" w:hAnsiTheme="minorHAnsi" w:cstheme="minorBidi"/>
            <w:noProof/>
            <w:color w:val="auto"/>
            <w:sz w:val="22"/>
            <w:szCs w:val="22"/>
          </w:rPr>
          <w:tab/>
        </w:r>
        <w:r w:rsidR="00AE3EAF" w:rsidRPr="003B7A95">
          <w:rPr>
            <w:rStyle w:val="Hipercze"/>
            <w:noProof/>
          </w:rPr>
          <w:t>Historia GPGPU</w:t>
        </w:r>
        <w:r w:rsidR="00AE3EAF">
          <w:rPr>
            <w:noProof/>
            <w:webHidden/>
          </w:rPr>
          <w:tab/>
        </w:r>
        <w:r>
          <w:rPr>
            <w:noProof/>
            <w:webHidden/>
          </w:rPr>
          <w:fldChar w:fldCharType="begin"/>
        </w:r>
        <w:r w:rsidR="00AE3EAF">
          <w:rPr>
            <w:noProof/>
            <w:webHidden/>
          </w:rPr>
          <w:instrText xml:space="preserve"> PAGEREF _Toc262305003 \h </w:instrText>
        </w:r>
        <w:r>
          <w:rPr>
            <w:noProof/>
            <w:webHidden/>
          </w:rPr>
        </w:r>
        <w:r>
          <w:rPr>
            <w:noProof/>
            <w:webHidden/>
          </w:rPr>
          <w:fldChar w:fldCharType="separate"/>
        </w:r>
        <w:r w:rsidR="00ED5C84">
          <w:rPr>
            <w:noProof/>
            <w:webHidden/>
          </w:rPr>
          <w:t>13</w:t>
        </w:r>
        <w:r>
          <w:rPr>
            <w:noProof/>
            <w:webHidden/>
          </w:rPr>
          <w:fldChar w:fldCharType="end"/>
        </w:r>
      </w:hyperlink>
    </w:p>
    <w:p w:rsidR="00AE3EAF" w:rsidRDefault="00CC3C12">
      <w:pPr>
        <w:pStyle w:val="Spistreci3"/>
        <w:rPr>
          <w:rFonts w:asciiTheme="minorHAnsi" w:eastAsiaTheme="minorEastAsia" w:hAnsiTheme="minorHAnsi" w:cstheme="minorBidi"/>
          <w:noProof/>
          <w:color w:val="auto"/>
          <w:sz w:val="22"/>
          <w:szCs w:val="22"/>
        </w:rPr>
      </w:pPr>
      <w:hyperlink w:anchor="_Toc262305004" w:history="1">
        <w:r w:rsidR="00AE3EAF" w:rsidRPr="003B7A95">
          <w:rPr>
            <w:rStyle w:val="Hipercze"/>
            <w:noProof/>
          </w:rPr>
          <w:t>2.2.2.</w:t>
        </w:r>
        <w:r w:rsidR="00AE3EAF">
          <w:rPr>
            <w:rFonts w:asciiTheme="minorHAnsi" w:eastAsiaTheme="minorEastAsia" w:hAnsiTheme="minorHAnsi" w:cstheme="minorBidi"/>
            <w:noProof/>
            <w:color w:val="auto"/>
            <w:sz w:val="22"/>
            <w:szCs w:val="22"/>
          </w:rPr>
          <w:tab/>
        </w:r>
        <w:r w:rsidR="00AE3EAF" w:rsidRPr="003B7A95">
          <w:rPr>
            <w:rStyle w:val="Hipercze"/>
            <w:noProof/>
          </w:rPr>
          <w:t>Użycie GPGPU w różnych zastosowaniach</w:t>
        </w:r>
        <w:r w:rsidR="00AE3EAF">
          <w:rPr>
            <w:noProof/>
            <w:webHidden/>
          </w:rPr>
          <w:tab/>
        </w:r>
        <w:r>
          <w:rPr>
            <w:noProof/>
            <w:webHidden/>
          </w:rPr>
          <w:fldChar w:fldCharType="begin"/>
        </w:r>
        <w:r w:rsidR="00AE3EAF">
          <w:rPr>
            <w:noProof/>
            <w:webHidden/>
          </w:rPr>
          <w:instrText xml:space="preserve"> PAGEREF _Toc262305004 \h </w:instrText>
        </w:r>
        <w:r>
          <w:rPr>
            <w:noProof/>
            <w:webHidden/>
          </w:rPr>
        </w:r>
        <w:r>
          <w:rPr>
            <w:noProof/>
            <w:webHidden/>
          </w:rPr>
          <w:fldChar w:fldCharType="separate"/>
        </w:r>
        <w:r w:rsidR="00ED5C84">
          <w:rPr>
            <w:noProof/>
            <w:webHidden/>
          </w:rPr>
          <w:t>15</w:t>
        </w:r>
        <w:r>
          <w:rPr>
            <w:noProof/>
            <w:webHidden/>
          </w:rPr>
          <w:fldChar w:fldCharType="end"/>
        </w:r>
      </w:hyperlink>
    </w:p>
    <w:p w:rsidR="00AE3EAF" w:rsidRDefault="00CC3C12">
      <w:pPr>
        <w:pStyle w:val="Spistreci2"/>
        <w:rPr>
          <w:rFonts w:asciiTheme="minorHAnsi" w:eastAsiaTheme="minorEastAsia" w:hAnsiTheme="minorHAnsi" w:cstheme="minorBidi"/>
          <w:noProof/>
          <w:color w:val="auto"/>
          <w:sz w:val="22"/>
          <w:szCs w:val="22"/>
        </w:rPr>
      </w:pPr>
      <w:hyperlink w:anchor="_Toc262305005" w:history="1">
        <w:r w:rsidR="00AE3EAF" w:rsidRPr="003B7A95">
          <w:rPr>
            <w:rStyle w:val="Hipercze"/>
            <w:noProof/>
          </w:rPr>
          <w:t>2.3.</w:t>
        </w:r>
        <w:r w:rsidR="00AE3EAF">
          <w:rPr>
            <w:rFonts w:asciiTheme="minorHAnsi" w:eastAsiaTheme="minorEastAsia" w:hAnsiTheme="minorHAnsi" w:cstheme="minorBidi"/>
            <w:noProof/>
            <w:color w:val="auto"/>
            <w:sz w:val="22"/>
            <w:szCs w:val="22"/>
          </w:rPr>
          <w:tab/>
        </w:r>
        <w:r w:rsidR="00AE3EAF" w:rsidRPr="003B7A95">
          <w:rPr>
            <w:rStyle w:val="Hipercze"/>
            <w:noProof/>
          </w:rPr>
          <w:t>CUDA</w:t>
        </w:r>
        <w:r w:rsidR="00AE3EAF">
          <w:rPr>
            <w:noProof/>
            <w:webHidden/>
          </w:rPr>
          <w:tab/>
        </w:r>
        <w:r>
          <w:rPr>
            <w:noProof/>
            <w:webHidden/>
          </w:rPr>
          <w:fldChar w:fldCharType="begin"/>
        </w:r>
        <w:r w:rsidR="00AE3EAF">
          <w:rPr>
            <w:noProof/>
            <w:webHidden/>
          </w:rPr>
          <w:instrText xml:space="preserve"> PAGEREF _Toc262305005 \h </w:instrText>
        </w:r>
        <w:r>
          <w:rPr>
            <w:noProof/>
            <w:webHidden/>
          </w:rPr>
        </w:r>
        <w:r>
          <w:rPr>
            <w:noProof/>
            <w:webHidden/>
          </w:rPr>
          <w:fldChar w:fldCharType="separate"/>
        </w:r>
        <w:r w:rsidR="00ED5C84">
          <w:rPr>
            <w:noProof/>
            <w:webHidden/>
          </w:rPr>
          <w:t>16</w:t>
        </w:r>
        <w:r>
          <w:rPr>
            <w:noProof/>
            <w:webHidden/>
          </w:rPr>
          <w:fldChar w:fldCharType="end"/>
        </w:r>
      </w:hyperlink>
    </w:p>
    <w:p w:rsidR="00AE3EAF" w:rsidRDefault="00CC3C12">
      <w:pPr>
        <w:pStyle w:val="Spistreci3"/>
        <w:rPr>
          <w:rFonts w:asciiTheme="minorHAnsi" w:eastAsiaTheme="minorEastAsia" w:hAnsiTheme="minorHAnsi" w:cstheme="minorBidi"/>
          <w:noProof/>
          <w:color w:val="auto"/>
          <w:sz w:val="22"/>
          <w:szCs w:val="22"/>
        </w:rPr>
      </w:pPr>
      <w:hyperlink w:anchor="_Toc262305006" w:history="1">
        <w:r w:rsidR="00AE3EAF" w:rsidRPr="003B7A95">
          <w:rPr>
            <w:rStyle w:val="Hipercze"/>
            <w:noProof/>
          </w:rPr>
          <w:t>2.3.1.</w:t>
        </w:r>
        <w:r w:rsidR="00AE3EAF">
          <w:rPr>
            <w:rFonts w:asciiTheme="minorHAnsi" w:eastAsiaTheme="minorEastAsia" w:hAnsiTheme="minorHAnsi" w:cstheme="minorBidi"/>
            <w:noProof/>
            <w:color w:val="auto"/>
            <w:sz w:val="22"/>
            <w:szCs w:val="22"/>
          </w:rPr>
          <w:tab/>
        </w:r>
        <w:r w:rsidR="00AE3EAF" w:rsidRPr="003B7A95">
          <w:rPr>
            <w:rStyle w:val="Hipercze"/>
            <w:noProof/>
          </w:rPr>
          <w:t>Architektura i podstawy CUDA</w:t>
        </w:r>
        <w:r w:rsidR="00AE3EAF">
          <w:rPr>
            <w:noProof/>
            <w:webHidden/>
          </w:rPr>
          <w:tab/>
        </w:r>
        <w:r>
          <w:rPr>
            <w:noProof/>
            <w:webHidden/>
          </w:rPr>
          <w:fldChar w:fldCharType="begin"/>
        </w:r>
        <w:r w:rsidR="00AE3EAF">
          <w:rPr>
            <w:noProof/>
            <w:webHidden/>
          </w:rPr>
          <w:instrText xml:space="preserve"> PAGEREF _Toc262305006 \h </w:instrText>
        </w:r>
        <w:r>
          <w:rPr>
            <w:noProof/>
            <w:webHidden/>
          </w:rPr>
        </w:r>
        <w:r>
          <w:rPr>
            <w:noProof/>
            <w:webHidden/>
          </w:rPr>
          <w:fldChar w:fldCharType="separate"/>
        </w:r>
        <w:r w:rsidR="00ED5C84">
          <w:rPr>
            <w:noProof/>
            <w:webHidden/>
          </w:rPr>
          <w:t>16</w:t>
        </w:r>
        <w:r>
          <w:rPr>
            <w:noProof/>
            <w:webHidden/>
          </w:rPr>
          <w:fldChar w:fldCharType="end"/>
        </w:r>
      </w:hyperlink>
    </w:p>
    <w:p w:rsidR="00AE3EAF" w:rsidRDefault="00CC3C12">
      <w:pPr>
        <w:pStyle w:val="Spistreci3"/>
        <w:rPr>
          <w:rFonts w:asciiTheme="minorHAnsi" w:eastAsiaTheme="minorEastAsia" w:hAnsiTheme="minorHAnsi" w:cstheme="minorBidi"/>
          <w:noProof/>
          <w:color w:val="auto"/>
          <w:sz w:val="22"/>
          <w:szCs w:val="22"/>
        </w:rPr>
      </w:pPr>
      <w:hyperlink w:anchor="_Toc262305007" w:history="1">
        <w:r w:rsidR="00AE3EAF" w:rsidRPr="003B7A95">
          <w:rPr>
            <w:rStyle w:val="Hipercze"/>
            <w:noProof/>
          </w:rPr>
          <w:t>2.3.2.</w:t>
        </w:r>
        <w:r w:rsidR="00AE3EAF">
          <w:rPr>
            <w:rFonts w:asciiTheme="minorHAnsi" w:eastAsiaTheme="minorEastAsia" w:hAnsiTheme="minorHAnsi" w:cstheme="minorBidi"/>
            <w:noProof/>
            <w:color w:val="auto"/>
            <w:sz w:val="22"/>
            <w:szCs w:val="22"/>
          </w:rPr>
          <w:tab/>
        </w:r>
        <w:r w:rsidR="00AE3EAF" w:rsidRPr="003B7A95">
          <w:rPr>
            <w:rStyle w:val="Hipercze"/>
            <w:noProof/>
          </w:rPr>
          <w:t>Wprowadzenie do technologii</w:t>
        </w:r>
        <w:r w:rsidR="00AE3EAF">
          <w:rPr>
            <w:noProof/>
            <w:webHidden/>
          </w:rPr>
          <w:tab/>
        </w:r>
        <w:r>
          <w:rPr>
            <w:noProof/>
            <w:webHidden/>
          </w:rPr>
          <w:fldChar w:fldCharType="begin"/>
        </w:r>
        <w:r w:rsidR="00AE3EAF">
          <w:rPr>
            <w:noProof/>
            <w:webHidden/>
          </w:rPr>
          <w:instrText xml:space="preserve"> PAGEREF _Toc262305007 \h </w:instrText>
        </w:r>
        <w:r>
          <w:rPr>
            <w:noProof/>
            <w:webHidden/>
          </w:rPr>
        </w:r>
        <w:r>
          <w:rPr>
            <w:noProof/>
            <w:webHidden/>
          </w:rPr>
          <w:fldChar w:fldCharType="separate"/>
        </w:r>
        <w:r w:rsidR="00ED5C84">
          <w:rPr>
            <w:noProof/>
            <w:webHidden/>
          </w:rPr>
          <w:t>17</w:t>
        </w:r>
        <w:r>
          <w:rPr>
            <w:noProof/>
            <w:webHidden/>
          </w:rPr>
          <w:fldChar w:fldCharType="end"/>
        </w:r>
      </w:hyperlink>
    </w:p>
    <w:p w:rsidR="00AE3EAF" w:rsidRDefault="00CC3C12">
      <w:pPr>
        <w:pStyle w:val="Spistreci3"/>
        <w:rPr>
          <w:rFonts w:asciiTheme="minorHAnsi" w:eastAsiaTheme="minorEastAsia" w:hAnsiTheme="minorHAnsi" w:cstheme="minorBidi"/>
          <w:noProof/>
          <w:color w:val="auto"/>
          <w:sz w:val="22"/>
          <w:szCs w:val="22"/>
        </w:rPr>
      </w:pPr>
      <w:hyperlink w:anchor="_Toc262305008" w:history="1">
        <w:r w:rsidR="00AE3EAF" w:rsidRPr="003B7A95">
          <w:rPr>
            <w:rStyle w:val="Hipercze"/>
            <w:noProof/>
          </w:rPr>
          <w:t>2.3.3.</w:t>
        </w:r>
        <w:r w:rsidR="00AE3EAF">
          <w:rPr>
            <w:rFonts w:asciiTheme="minorHAnsi" w:eastAsiaTheme="minorEastAsia" w:hAnsiTheme="minorHAnsi" w:cstheme="minorBidi"/>
            <w:noProof/>
            <w:color w:val="auto"/>
            <w:sz w:val="22"/>
            <w:szCs w:val="22"/>
          </w:rPr>
          <w:tab/>
        </w:r>
        <w:r w:rsidR="00AE3EAF" w:rsidRPr="003B7A95">
          <w:rPr>
            <w:rStyle w:val="Hipercze"/>
            <w:noProof/>
          </w:rPr>
          <w:t>Proces wykonania programu CUDA</w:t>
        </w:r>
        <w:r w:rsidR="00AE3EAF">
          <w:rPr>
            <w:noProof/>
            <w:webHidden/>
          </w:rPr>
          <w:tab/>
        </w:r>
        <w:r>
          <w:rPr>
            <w:noProof/>
            <w:webHidden/>
          </w:rPr>
          <w:fldChar w:fldCharType="begin"/>
        </w:r>
        <w:r w:rsidR="00AE3EAF">
          <w:rPr>
            <w:noProof/>
            <w:webHidden/>
          </w:rPr>
          <w:instrText xml:space="preserve"> PAGEREF _Toc262305008 \h </w:instrText>
        </w:r>
        <w:r>
          <w:rPr>
            <w:noProof/>
            <w:webHidden/>
          </w:rPr>
        </w:r>
        <w:r>
          <w:rPr>
            <w:noProof/>
            <w:webHidden/>
          </w:rPr>
          <w:fldChar w:fldCharType="separate"/>
        </w:r>
        <w:r w:rsidR="00ED5C84">
          <w:rPr>
            <w:noProof/>
            <w:webHidden/>
          </w:rPr>
          <w:t>18</w:t>
        </w:r>
        <w:r>
          <w:rPr>
            <w:noProof/>
            <w:webHidden/>
          </w:rPr>
          <w:fldChar w:fldCharType="end"/>
        </w:r>
      </w:hyperlink>
    </w:p>
    <w:p w:rsidR="00AE3EAF" w:rsidRDefault="00CC3C12">
      <w:pPr>
        <w:pStyle w:val="Spistreci3"/>
        <w:rPr>
          <w:rFonts w:asciiTheme="minorHAnsi" w:eastAsiaTheme="minorEastAsia" w:hAnsiTheme="minorHAnsi" w:cstheme="minorBidi"/>
          <w:noProof/>
          <w:color w:val="auto"/>
          <w:sz w:val="22"/>
          <w:szCs w:val="22"/>
        </w:rPr>
      </w:pPr>
      <w:hyperlink w:anchor="_Toc262305009" w:history="1">
        <w:r w:rsidR="00AE3EAF" w:rsidRPr="003B7A95">
          <w:rPr>
            <w:rStyle w:val="Hipercze"/>
            <w:noProof/>
          </w:rPr>
          <w:t>2.3.4.</w:t>
        </w:r>
        <w:r w:rsidR="00AE3EAF">
          <w:rPr>
            <w:rFonts w:asciiTheme="minorHAnsi" w:eastAsiaTheme="minorEastAsia" w:hAnsiTheme="minorHAnsi" w:cstheme="minorBidi"/>
            <w:noProof/>
            <w:color w:val="auto"/>
            <w:sz w:val="22"/>
            <w:szCs w:val="22"/>
          </w:rPr>
          <w:tab/>
        </w:r>
        <w:r w:rsidR="00AE3EAF" w:rsidRPr="003B7A95">
          <w:rPr>
            <w:rStyle w:val="Hipercze"/>
            <w:noProof/>
          </w:rPr>
          <w:t>Wersje CUDA</w:t>
        </w:r>
        <w:r w:rsidR="00AE3EAF">
          <w:rPr>
            <w:noProof/>
            <w:webHidden/>
          </w:rPr>
          <w:tab/>
        </w:r>
        <w:r>
          <w:rPr>
            <w:noProof/>
            <w:webHidden/>
          </w:rPr>
          <w:fldChar w:fldCharType="begin"/>
        </w:r>
        <w:r w:rsidR="00AE3EAF">
          <w:rPr>
            <w:noProof/>
            <w:webHidden/>
          </w:rPr>
          <w:instrText xml:space="preserve"> PAGEREF _Toc262305009 \h </w:instrText>
        </w:r>
        <w:r>
          <w:rPr>
            <w:noProof/>
            <w:webHidden/>
          </w:rPr>
        </w:r>
        <w:r>
          <w:rPr>
            <w:noProof/>
            <w:webHidden/>
          </w:rPr>
          <w:fldChar w:fldCharType="separate"/>
        </w:r>
        <w:r w:rsidR="00ED5C84">
          <w:rPr>
            <w:noProof/>
            <w:webHidden/>
          </w:rPr>
          <w:t>18</w:t>
        </w:r>
        <w:r>
          <w:rPr>
            <w:noProof/>
            <w:webHidden/>
          </w:rPr>
          <w:fldChar w:fldCharType="end"/>
        </w:r>
      </w:hyperlink>
    </w:p>
    <w:p w:rsidR="00AE3EAF" w:rsidRDefault="00CC3C1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10" w:history="1">
        <w:r w:rsidR="00AE3EAF" w:rsidRPr="003B7A95">
          <w:rPr>
            <w:rStyle w:val="Hipercze"/>
            <w:noProof/>
          </w:rPr>
          <w:t>2.3.4.1.</w:t>
        </w:r>
        <w:r w:rsidR="00AE3EAF">
          <w:rPr>
            <w:rFonts w:asciiTheme="minorHAnsi" w:eastAsiaTheme="minorEastAsia" w:hAnsiTheme="minorHAnsi" w:cstheme="minorBidi"/>
            <w:noProof/>
            <w:color w:val="auto"/>
            <w:sz w:val="22"/>
            <w:szCs w:val="22"/>
          </w:rPr>
          <w:tab/>
        </w:r>
        <w:r w:rsidR="00AE3EAF" w:rsidRPr="003B7A95">
          <w:rPr>
            <w:rStyle w:val="Hipercze"/>
            <w:noProof/>
          </w:rPr>
          <w:t>Ograniczenia</w:t>
        </w:r>
        <w:r w:rsidR="00AE3EAF">
          <w:rPr>
            <w:noProof/>
            <w:webHidden/>
          </w:rPr>
          <w:tab/>
        </w:r>
        <w:r>
          <w:rPr>
            <w:noProof/>
            <w:webHidden/>
          </w:rPr>
          <w:fldChar w:fldCharType="begin"/>
        </w:r>
        <w:r w:rsidR="00AE3EAF">
          <w:rPr>
            <w:noProof/>
            <w:webHidden/>
          </w:rPr>
          <w:instrText xml:space="preserve"> PAGEREF _Toc262305010 \h </w:instrText>
        </w:r>
        <w:r>
          <w:rPr>
            <w:noProof/>
            <w:webHidden/>
          </w:rPr>
        </w:r>
        <w:r>
          <w:rPr>
            <w:noProof/>
            <w:webHidden/>
          </w:rPr>
          <w:fldChar w:fldCharType="separate"/>
        </w:r>
        <w:r w:rsidR="00ED5C84">
          <w:rPr>
            <w:noProof/>
            <w:webHidden/>
          </w:rPr>
          <w:t>18</w:t>
        </w:r>
        <w:r>
          <w:rPr>
            <w:noProof/>
            <w:webHidden/>
          </w:rPr>
          <w:fldChar w:fldCharType="end"/>
        </w:r>
      </w:hyperlink>
    </w:p>
    <w:p w:rsidR="00AE3EAF" w:rsidRDefault="00CC3C1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11" w:history="1">
        <w:r w:rsidR="00AE3EAF" w:rsidRPr="003B7A95">
          <w:rPr>
            <w:rStyle w:val="Hipercze"/>
            <w:noProof/>
          </w:rPr>
          <w:t>2.3.4.2.</w:t>
        </w:r>
        <w:r w:rsidR="00AE3EAF">
          <w:rPr>
            <w:rFonts w:asciiTheme="minorHAnsi" w:eastAsiaTheme="minorEastAsia" w:hAnsiTheme="minorHAnsi" w:cstheme="minorBidi"/>
            <w:noProof/>
            <w:color w:val="auto"/>
            <w:sz w:val="22"/>
            <w:szCs w:val="22"/>
          </w:rPr>
          <w:tab/>
        </w:r>
        <w:r w:rsidR="00AE3EAF" w:rsidRPr="003B7A95">
          <w:rPr>
            <w:rStyle w:val="Hipercze"/>
            <w:noProof/>
          </w:rPr>
          <w:t>Zmiany w CUDA compute capabibility 2.0</w:t>
        </w:r>
        <w:r w:rsidR="00AE3EAF">
          <w:rPr>
            <w:noProof/>
            <w:webHidden/>
          </w:rPr>
          <w:tab/>
        </w:r>
        <w:r>
          <w:rPr>
            <w:noProof/>
            <w:webHidden/>
          </w:rPr>
          <w:fldChar w:fldCharType="begin"/>
        </w:r>
        <w:r w:rsidR="00AE3EAF">
          <w:rPr>
            <w:noProof/>
            <w:webHidden/>
          </w:rPr>
          <w:instrText xml:space="preserve"> PAGEREF _Toc262305011 \h </w:instrText>
        </w:r>
        <w:r>
          <w:rPr>
            <w:noProof/>
            <w:webHidden/>
          </w:rPr>
        </w:r>
        <w:r>
          <w:rPr>
            <w:noProof/>
            <w:webHidden/>
          </w:rPr>
          <w:fldChar w:fldCharType="separate"/>
        </w:r>
        <w:r w:rsidR="00ED5C84">
          <w:rPr>
            <w:noProof/>
            <w:webHidden/>
          </w:rPr>
          <w:t>19</w:t>
        </w:r>
        <w:r>
          <w:rPr>
            <w:noProof/>
            <w:webHidden/>
          </w:rPr>
          <w:fldChar w:fldCharType="end"/>
        </w:r>
      </w:hyperlink>
    </w:p>
    <w:p w:rsidR="00AE3EAF" w:rsidRDefault="00CC3C12">
      <w:pPr>
        <w:pStyle w:val="Spistreci3"/>
        <w:rPr>
          <w:rFonts w:asciiTheme="minorHAnsi" w:eastAsiaTheme="minorEastAsia" w:hAnsiTheme="minorHAnsi" w:cstheme="minorBidi"/>
          <w:noProof/>
          <w:color w:val="auto"/>
          <w:sz w:val="22"/>
          <w:szCs w:val="22"/>
        </w:rPr>
      </w:pPr>
      <w:hyperlink w:anchor="_Toc262305012" w:history="1">
        <w:r w:rsidR="00AE3EAF" w:rsidRPr="003B7A95">
          <w:rPr>
            <w:rStyle w:val="Hipercze"/>
            <w:noProof/>
          </w:rPr>
          <w:t>2.3.5.</w:t>
        </w:r>
        <w:r w:rsidR="00AE3EAF">
          <w:rPr>
            <w:rFonts w:asciiTheme="minorHAnsi" w:eastAsiaTheme="minorEastAsia" w:hAnsiTheme="minorHAnsi" w:cstheme="minorBidi"/>
            <w:noProof/>
            <w:color w:val="auto"/>
            <w:sz w:val="22"/>
            <w:szCs w:val="22"/>
          </w:rPr>
          <w:tab/>
        </w:r>
        <w:r w:rsidR="00AE3EAF" w:rsidRPr="003B7A95">
          <w:rPr>
            <w:rStyle w:val="Hipercze"/>
            <w:noProof/>
          </w:rPr>
          <w:t>Proces kompilacji plików CUDA</w:t>
        </w:r>
        <w:r w:rsidR="00AE3EAF">
          <w:rPr>
            <w:noProof/>
            <w:webHidden/>
          </w:rPr>
          <w:tab/>
        </w:r>
        <w:r>
          <w:rPr>
            <w:noProof/>
            <w:webHidden/>
          </w:rPr>
          <w:fldChar w:fldCharType="begin"/>
        </w:r>
        <w:r w:rsidR="00AE3EAF">
          <w:rPr>
            <w:noProof/>
            <w:webHidden/>
          </w:rPr>
          <w:instrText xml:space="preserve"> PAGEREF _Toc262305012 \h </w:instrText>
        </w:r>
        <w:r>
          <w:rPr>
            <w:noProof/>
            <w:webHidden/>
          </w:rPr>
        </w:r>
        <w:r>
          <w:rPr>
            <w:noProof/>
            <w:webHidden/>
          </w:rPr>
          <w:fldChar w:fldCharType="separate"/>
        </w:r>
        <w:r w:rsidR="00ED5C84">
          <w:rPr>
            <w:noProof/>
            <w:webHidden/>
          </w:rPr>
          <w:t>20</w:t>
        </w:r>
        <w:r>
          <w:rPr>
            <w:noProof/>
            <w:webHidden/>
          </w:rPr>
          <w:fldChar w:fldCharType="end"/>
        </w:r>
      </w:hyperlink>
    </w:p>
    <w:p w:rsidR="00AE3EAF" w:rsidRDefault="00CC3C12">
      <w:pPr>
        <w:pStyle w:val="Spistreci3"/>
        <w:rPr>
          <w:rFonts w:asciiTheme="minorHAnsi" w:eastAsiaTheme="minorEastAsia" w:hAnsiTheme="minorHAnsi" w:cstheme="minorBidi"/>
          <w:noProof/>
          <w:color w:val="auto"/>
          <w:sz w:val="22"/>
          <w:szCs w:val="22"/>
        </w:rPr>
      </w:pPr>
      <w:hyperlink w:anchor="_Toc262305013" w:history="1">
        <w:r w:rsidR="00AE3EAF" w:rsidRPr="003B7A95">
          <w:rPr>
            <w:rStyle w:val="Hipercze"/>
            <w:noProof/>
          </w:rPr>
          <w:t>2.3.6.</w:t>
        </w:r>
        <w:r w:rsidR="00AE3EAF">
          <w:rPr>
            <w:rFonts w:asciiTheme="minorHAnsi" w:eastAsiaTheme="minorEastAsia" w:hAnsiTheme="minorHAnsi" w:cstheme="minorBidi"/>
            <w:noProof/>
            <w:color w:val="auto"/>
            <w:sz w:val="22"/>
            <w:szCs w:val="22"/>
          </w:rPr>
          <w:tab/>
        </w:r>
        <w:r w:rsidR="00AE3EAF" w:rsidRPr="003B7A95">
          <w:rPr>
            <w:rStyle w:val="Hipercze"/>
            <w:noProof/>
          </w:rPr>
          <w:t>Tryb emulacji</w:t>
        </w:r>
        <w:r w:rsidR="00AE3EAF">
          <w:rPr>
            <w:noProof/>
            <w:webHidden/>
          </w:rPr>
          <w:tab/>
        </w:r>
        <w:r>
          <w:rPr>
            <w:noProof/>
            <w:webHidden/>
          </w:rPr>
          <w:fldChar w:fldCharType="begin"/>
        </w:r>
        <w:r w:rsidR="00AE3EAF">
          <w:rPr>
            <w:noProof/>
            <w:webHidden/>
          </w:rPr>
          <w:instrText xml:space="preserve"> PAGEREF _Toc262305013 \h </w:instrText>
        </w:r>
        <w:r>
          <w:rPr>
            <w:noProof/>
            <w:webHidden/>
          </w:rPr>
        </w:r>
        <w:r>
          <w:rPr>
            <w:noProof/>
            <w:webHidden/>
          </w:rPr>
          <w:fldChar w:fldCharType="separate"/>
        </w:r>
        <w:r w:rsidR="00ED5C84">
          <w:rPr>
            <w:noProof/>
            <w:webHidden/>
          </w:rPr>
          <w:t>21</w:t>
        </w:r>
        <w:r>
          <w:rPr>
            <w:noProof/>
            <w:webHidden/>
          </w:rPr>
          <w:fldChar w:fldCharType="end"/>
        </w:r>
      </w:hyperlink>
    </w:p>
    <w:p w:rsidR="00AE3EAF" w:rsidRDefault="00CC3C12">
      <w:pPr>
        <w:pStyle w:val="Spistreci3"/>
        <w:rPr>
          <w:rFonts w:asciiTheme="minorHAnsi" w:eastAsiaTheme="minorEastAsia" w:hAnsiTheme="minorHAnsi" w:cstheme="minorBidi"/>
          <w:noProof/>
          <w:color w:val="auto"/>
          <w:sz w:val="22"/>
          <w:szCs w:val="22"/>
        </w:rPr>
      </w:pPr>
      <w:hyperlink w:anchor="_Toc262305014" w:history="1">
        <w:r w:rsidR="00AE3EAF" w:rsidRPr="003B7A95">
          <w:rPr>
            <w:rStyle w:val="Hipercze"/>
            <w:noProof/>
          </w:rPr>
          <w:t>2.3.7.</w:t>
        </w:r>
        <w:r w:rsidR="00AE3EAF">
          <w:rPr>
            <w:rFonts w:asciiTheme="minorHAnsi" w:eastAsiaTheme="minorEastAsia" w:hAnsiTheme="minorHAnsi" w:cstheme="minorBidi"/>
            <w:noProof/>
            <w:color w:val="auto"/>
            <w:sz w:val="22"/>
            <w:szCs w:val="22"/>
          </w:rPr>
          <w:tab/>
        </w:r>
        <w:r w:rsidR="00AE3EAF" w:rsidRPr="003B7A95">
          <w:rPr>
            <w:rStyle w:val="Hipercze"/>
            <w:noProof/>
          </w:rPr>
          <w:t>Model architektury CUDA</w:t>
        </w:r>
        <w:r w:rsidR="00AE3EAF">
          <w:rPr>
            <w:noProof/>
            <w:webHidden/>
          </w:rPr>
          <w:tab/>
        </w:r>
        <w:r>
          <w:rPr>
            <w:noProof/>
            <w:webHidden/>
          </w:rPr>
          <w:fldChar w:fldCharType="begin"/>
        </w:r>
        <w:r w:rsidR="00AE3EAF">
          <w:rPr>
            <w:noProof/>
            <w:webHidden/>
          </w:rPr>
          <w:instrText xml:space="preserve"> PAGEREF _Toc262305014 \h </w:instrText>
        </w:r>
        <w:r>
          <w:rPr>
            <w:noProof/>
            <w:webHidden/>
          </w:rPr>
        </w:r>
        <w:r>
          <w:rPr>
            <w:noProof/>
            <w:webHidden/>
          </w:rPr>
          <w:fldChar w:fldCharType="separate"/>
        </w:r>
        <w:r w:rsidR="00ED5C84">
          <w:rPr>
            <w:noProof/>
            <w:webHidden/>
          </w:rPr>
          <w:t>21</w:t>
        </w:r>
        <w:r>
          <w:rPr>
            <w:noProof/>
            <w:webHidden/>
          </w:rPr>
          <w:fldChar w:fldCharType="end"/>
        </w:r>
      </w:hyperlink>
    </w:p>
    <w:p w:rsidR="00AE3EAF" w:rsidRDefault="00CC3C12">
      <w:pPr>
        <w:pStyle w:val="Spistreci3"/>
        <w:rPr>
          <w:rFonts w:asciiTheme="minorHAnsi" w:eastAsiaTheme="minorEastAsia" w:hAnsiTheme="minorHAnsi" w:cstheme="minorBidi"/>
          <w:noProof/>
          <w:color w:val="auto"/>
          <w:sz w:val="22"/>
          <w:szCs w:val="22"/>
        </w:rPr>
      </w:pPr>
      <w:hyperlink w:anchor="_Toc262305015" w:history="1">
        <w:r w:rsidR="00AE3EAF" w:rsidRPr="003B7A95">
          <w:rPr>
            <w:rStyle w:val="Hipercze"/>
            <w:noProof/>
          </w:rPr>
          <w:t>2.3.8.</w:t>
        </w:r>
        <w:r w:rsidR="00AE3EAF">
          <w:rPr>
            <w:rFonts w:asciiTheme="minorHAnsi" w:eastAsiaTheme="minorEastAsia" w:hAnsiTheme="minorHAnsi" w:cstheme="minorBidi"/>
            <w:noProof/>
            <w:color w:val="auto"/>
            <w:sz w:val="22"/>
            <w:szCs w:val="22"/>
          </w:rPr>
          <w:tab/>
        </w:r>
        <w:r w:rsidR="00AE3EAF" w:rsidRPr="003B7A95">
          <w:rPr>
            <w:rStyle w:val="Hipercze"/>
            <w:noProof/>
          </w:rPr>
          <w:t>Komunikacja między wątkami</w:t>
        </w:r>
        <w:r w:rsidR="00AE3EAF">
          <w:rPr>
            <w:noProof/>
            <w:webHidden/>
          </w:rPr>
          <w:tab/>
        </w:r>
        <w:r>
          <w:rPr>
            <w:noProof/>
            <w:webHidden/>
          </w:rPr>
          <w:fldChar w:fldCharType="begin"/>
        </w:r>
        <w:r w:rsidR="00AE3EAF">
          <w:rPr>
            <w:noProof/>
            <w:webHidden/>
          </w:rPr>
          <w:instrText xml:space="preserve"> PAGEREF _Toc262305015 \h </w:instrText>
        </w:r>
        <w:r>
          <w:rPr>
            <w:noProof/>
            <w:webHidden/>
          </w:rPr>
        </w:r>
        <w:r>
          <w:rPr>
            <w:noProof/>
            <w:webHidden/>
          </w:rPr>
          <w:fldChar w:fldCharType="separate"/>
        </w:r>
        <w:r w:rsidR="00ED5C84">
          <w:rPr>
            <w:noProof/>
            <w:webHidden/>
          </w:rPr>
          <w:t>22</w:t>
        </w:r>
        <w:r>
          <w:rPr>
            <w:noProof/>
            <w:webHidden/>
          </w:rPr>
          <w:fldChar w:fldCharType="end"/>
        </w:r>
      </w:hyperlink>
    </w:p>
    <w:p w:rsidR="00AE3EAF" w:rsidRDefault="00CC3C12">
      <w:pPr>
        <w:pStyle w:val="Spistreci1"/>
        <w:rPr>
          <w:rFonts w:asciiTheme="minorHAnsi" w:eastAsiaTheme="minorEastAsia" w:hAnsiTheme="minorHAnsi" w:cstheme="minorBidi"/>
          <w:b w:val="0"/>
          <w:noProof/>
          <w:color w:val="auto"/>
          <w:sz w:val="22"/>
          <w:szCs w:val="22"/>
        </w:rPr>
      </w:pPr>
      <w:hyperlink w:anchor="_Toc262305016" w:history="1">
        <w:r w:rsidR="00AE3EAF" w:rsidRPr="003B7A95">
          <w:rPr>
            <w:rStyle w:val="Hipercze"/>
            <w:noProof/>
          </w:rPr>
          <w:t>3.</w:t>
        </w:r>
        <w:r w:rsidR="00AE3EAF">
          <w:rPr>
            <w:rFonts w:asciiTheme="minorHAnsi" w:eastAsiaTheme="minorEastAsia" w:hAnsiTheme="minorHAnsi" w:cstheme="minorBidi"/>
            <w:b w:val="0"/>
            <w:noProof/>
            <w:color w:val="auto"/>
            <w:sz w:val="22"/>
            <w:szCs w:val="22"/>
          </w:rPr>
          <w:tab/>
        </w:r>
        <w:r w:rsidR="00AE3EAF" w:rsidRPr="003B7A95">
          <w:rPr>
            <w:rStyle w:val="Hipercze"/>
            <w:noProof/>
          </w:rPr>
          <w:t>Sztuczne sieci neuronowe</w:t>
        </w:r>
        <w:r w:rsidR="00AE3EAF">
          <w:rPr>
            <w:noProof/>
            <w:webHidden/>
          </w:rPr>
          <w:tab/>
        </w:r>
        <w:r>
          <w:rPr>
            <w:noProof/>
            <w:webHidden/>
          </w:rPr>
          <w:fldChar w:fldCharType="begin"/>
        </w:r>
        <w:r w:rsidR="00AE3EAF">
          <w:rPr>
            <w:noProof/>
            <w:webHidden/>
          </w:rPr>
          <w:instrText xml:space="preserve"> PAGEREF _Toc262305016 \h </w:instrText>
        </w:r>
        <w:r>
          <w:rPr>
            <w:noProof/>
            <w:webHidden/>
          </w:rPr>
        </w:r>
        <w:r>
          <w:rPr>
            <w:noProof/>
            <w:webHidden/>
          </w:rPr>
          <w:fldChar w:fldCharType="separate"/>
        </w:r>
        <w:r w:rsidR="00ED5C84">
          <w:rPr>
            <w:noProof/>
            <w:webHidden/>
          </w:rPr>
          <w:t>23</w:t>
        </w:r>
        <w:r>
          <w:rPr>
            <w:noProof/>
            <w:webHidden/>
          </w:rPr>
          <w:fldChar w:fldCharType="end"/>
        </w:r>
      </w:hyperlink>
    </w:p>
    <w:p w:rsidR="00AE3EAF" w:rsidRDefault="00CC3C12">
      <w:pPr>
        <w:pStyle w:val="Spistreci2"/>
        <w:rPr>
          <w:rFonts w:asciiTheme="minorHAnsi" w:eastAsiaTheme="minorEastAsia" w:hAnsiTheme="minorHAnsi" w:cstheme="minorBidi"/>
          <w:noProof/>
          <w:color w:val="auto"/>
          <w:sz w:val="22"/>
          <w:szCs w:val="22"/>
        </w:rPr>
      </w:pPr>
      <w:hyperlink w:anchor="_Toc262305017" w:history="1">
        <w:r w:rsidR="00AE3EAF" w:rsidRPr="003B7A95">
          <w:rPr>
            <w:rStyle w:val="Hipercze"/>
            <w:noProof/>
          </w:rPr>
          <w:t>3.1.</w:t>
        </w:r>
        <w:r w:rsidR="00AE3EAF">
          <w:rPr>
            <w:rFonts w:asciiTheme="minorHAnsi" w:eastAsiaTheme="minorEastAsia" w:hAnsiTheme="minorHAnsi" w:cstheme="minorBidi"/>
            <w:noProof/>
            <w:color w:val="auto"/>
            <w:sz w:val="22"/>
            <w:szCs w:val="22"/>
          </w:rPr>
          <w:tab/>
        </w:r>
        <w:r w:rsidR="00AE3EAF" w:rsidRPr="003B7A95">
          <w:rPr>
            <w:rStyle w:val="Hipercze"/>
            <w:noProof/>
          </w:rPr>
          <w:t>Model neuronu</w:t>
        </w:r>
        <w:r w:rsidR="00AE3EAF">
          <w:rPr>
            <w:noProof/>
            <w:webHidden/>
          </w:rPr>
          <w:tab/>
        </w:r>
        <w:r>
          <w:rPr>
            <w:noProof/>
            <w:webHidden/>
          </w:rPr>
          <w:fldChar w:fldCharType="begin"/>
        </w:r>
        <w:r w:rsidR="00AE3EAF">
          <w:rPr>
            <w:noProof/>
            <w:webHidden/>
          </w:rPr>
          <w:instrText xml:space="preserve"> PAGEREF _Toc262305017 \h </w:instrText>
        </w:r>
        <w:r>
          <w:rPr>
            <w:noProof/>
            <w:webHidden/>
          </w:rPr>
        </w:r>
        <w:r>
          <w:rPr>
            <w:noProof/>
            <w:webHidden/>
          </w:rPr>
          <w:fldChar w:fldCharType="separate"/>
        </w:r>
        <w:r w:rsidR="00ED5C84">
          <w:rPr>
            <w:noProof/>
            <w:webHidden/>
          </w:rPr>
          <w:t>23</w:t>
        </w:r>
        <w:r>
          <w:rPr>
            <w:noProof/>
            <w:webHidden/>
          </w:rPr>
          <w:fldChar w:fldCharType="end"/>
        </w:r>
      </w:hyperlink>
    </w:p>
    <w:p w:rsidR="00AE3EAF" w:rsidRDefault="00CC3C12">
      <w:pPr>
        <w:pStyle w:val="Spistreci3"/>
        <w:rPr>
          <w:rFonts w:asciiTheme="minorHAnsi" w:eastAsiaTheme="minorEastAsia" w:hAnsiTheme="minorHAnsi" w:cstheme="minorBidi"/>
          <w:noProof/>
          <w:color w:val="auto"/>
          <w:sz w:val="22"/>
          <w:szCs w:val="22"/>
        </w:rPr>
      </w:pPr>
      <w:hyperlink w:anchor="_Toc262305018" w:history="1">
        <w:r w:rsidR="00AE3EAF" w:rsidRPr="003B7A95">
          <w:rPr>
            <w:rStyle w:val="Hipercze"/>
            <w:noProof/>
          </w:rPr>
          <w:t>3.1.1.</w:t>
        </w:r>
        <w:r w:rsidR="00AE3EAF">
          <w:rPr>
            <w:rFonts w:asciiTheme="minorHAnsi" w:eastAsiaTheme="minorEastAsia" w:hAnsiTheme="minorHAnsi" w:cstheme="minorBidi"/>
            <w:noProof/>
            <w:color w:val="auto"/>
            <w:sz w:val="22"/>
            <w:szCs w:val="22"/>
          </w:rPr>
          <w:tab/>
        </w:r>
        <w:r w:rsidR="00AE3EAF" w:rsidRPr="003B7A95">
          <w:rPr>
            <w:rStyle w:val="Hipercze"/>
            <w:noProof/>
          </w:rPr>
          <w:t>Neuron biologiczny</w:t>
        </w:r>
        <w:r w:rsidR="00AE3EAF">
          <w:rPr>
            <w:noProof/>
            <w:webHidden/>
          </w:rPr>
          <w:tab/>
        </w:r>
        <w:r>
          <w:rPr>
            <w:noProof/>
            <w:webHidden/>
          </w:rPr>
          <w:fldChar w:fldCharType="begin"/>
        </w:r>
        <w:r w:rsidR="00AE3EAF">
          <w:rPr>
            <w:noProof/>
            <w:webHidden/>
          </w:rPr>
          <w:instrText xml:space="preserve"> PAGEREF _Toc262305018 \h </w:instrText>
        </w:r>
        <w:r>
          <w:rPr>
            <w:noProof/>
            <w:webHidden/>
          </w:rPr>
        </w:r>
        <w:r>
          <w:rPr>
            <w:noProof/>
            <w:webHidden/>
          </w:rPr>
          <w:fldChar w:fldCharType="separate"/>
        </w:r>
        <w:r w:rsidR="00ED5C84">
          <w:rPr>
            <w:noProof/>
            <w:webHidden/>
          </w:rPr>
          <w:t>23</w:t>
        </w:r>
        <w:r>
          <w:rPr>
            <w:noProof/>
            <w:webHidden/>
          </w:rPr>
          <w:fldChar w:fldCharType="end"/>
        </w:r>
      </w:hyperlink>
    </w:p>
    <w:p w:rsidR="00AE3EAF" w:rsidRDefault="00CC3C12">
      <w:pPr>
        <w:pStyle w:val="Spistreci3"/>
        <w:rPr>
          <w:rFonts w:asciiTheme="minorHAnsi" w:eastAsiaTheme="minorEastAsia" w:hAnsiTheme="minorHAnsi" w:cstheme="minorBidi"/>
          <w:noProof/>
          <w:color w:val="auto"/>
          <w:sz w:val="22"/>
          <w:szCs w:val="22"/>
        </w:rPr>
      </w:pPr>
      <w:hyperlink w:anchor="_Toc262305019" w:history="1">
        <w:r w:rsidR="00AE3EAF" w:rsidRPr="003B7A95">
          <w:rPr>
            <w:rStyle w:val="Hipercze"/>
            <w:noProof/>
          </w:rPr>
          <w:t>3.1.2.</w:t>
        </w:r>
        <w:r w:rsidR="00AE3EAF">
          <w:rPr>
            <w:rFonts w:asciiTheme="minorHAnsi" w:eastAsiaTheme="minorEastAsia" w:hAnsiTheme="minorHAnsi" w:cstheme="minorBidi"/>
            <w:noProof/>
            <w:color w:val="auto"/>
            <w:sz w:val="22"/>
            <w:szCs w:val="22"/>
          </w:rPr>
          <w:tab/>
        </w:r>
        <w:r w:rsidR="00AE3EAF" w:rsidRPr="003B7A95">
          <w:rPr>
            <w:rStyle w:val="Hipercze"/>
            <w:noProof/>
          </w:rPr>
          <w:t>Sztuczny neuron</w:t>
        </w:r>
        <w:r w:rsidR="00AE3EAF">
          <w:rPr>
            <w:noProof/>
            <w:webHidden/>
          </w:rPr>
          <w:tab/>
        </w:r>
        <w:r>
          <w:rPr>
            <w:noProof/>
            <w:webHidden/>
          </w:rPr>
          <w:fldChar w:fldCharType="begin"/>
        </w:r>
        <w:r w:rsidR="00AE3EAF">
          <w:rPr>
            <w:noProof/>
            <w:webHidden/>
          </w:rPr>
          <w:instrText xml:space="preserve"> PAGEREF _Toc262305019 \h </w:instrText>
        </w:r>
        <w:r>
          <w:rPr>
            <w:noProof/>
            <w:webHidden/>
          </w:rPr>
        </w:r>
        <w:r>
          <w:rPr>
            <w:noProof/>
            <w:webHidden/>
          </w:rPr>
          <w:fldChar w:fldCharType="separate"/>
        </w:r>
        <w:r w:rsidR="00ED5C84">
          <w:rPr>
            <w:noProof/>
            <w:webHidden/>
          </w:rPr>
          <w:t>24</w:t>
        </w:r>
        <w:r>
          <w:rPr>
            <w:noProof/>
            <w:webHidden/>
          </w:rPr>
          <w:fldChar w:fldCharType="end"/>
        </w:r>
      </w:hyperlink>
    </w:p>
    <w:p w:rsidR="00AE3EAF" w:rsidRDefault="00CC3C12">
      <w:pPr>
        <w:pStyle w:val="Spistreci3"/>
        <w:rPr>
          <w:rFonts w:asciiTheme="minorHAnsi" w:eastAsiaTheme="minorEastAsia" w:hAnsiTheme="minorHAnsi" w:cstheme="minorBidi"/>
          <w:noProof/>
          <w:color w:val="auto"/>
          <w:sz w:val="22"/>
          <w:szCs w:val="22"/>
        </w:rPr>
      </w:pPr>
      <w:hyperlink w:anchor="_Toc262305020" w:history="1">
        <w:r w:rsidR="00AE3EAF" w:rsidRPr="003B7A95">
          <w:rPr>
            <w:rStyle w:val="Hipercze"/>
            <w:noProof/>
          </w:rPr>
          <w:t>3.1.3.</w:t>
        </w:r>
        <w:r w:rsidR="00AE3EAF">
          <w:rPr>
            <w:rFonts w:asciiTheme="minorHAnsi" w:eastAsiaTheme="minorEastAsia" w:hAnsiTheme="minorHAnsi" w:cstheme="minorBidi"/>
            <w:noProof/>
            <w:color w:val="auto"/>
            <w:sz w:val="22"/>
            <w:szCs w:val="22"/>
          </w:rPr>
          <w:tab/>
        </w:r>
        <w:r w:rsidR="00AE3EAF" w:rsidRPr="003B7A95">
          <w:rPr>
            <w:rStyle w:val="Hipercze"/>
            <w:noProof/>
          </w:rPr>
          <w:t>Funkcja aktywacji</w:t>
        </w:r>
        <w:r w:rsidR="00AE3EAF">
          <w:rPr>
            <w:noProof/>
            <w:webHidden/>
          </w:rPr>
          <w:tab/>
        </w:r>
        <w:r>
          <w:rPr>
            <w:noProof/>
            <w:webHidden/>
          </w:rPr>
          <w:fldChar w:fldCharType="begin"/>
        </w:r>
        <w:r w:rsidR="00AE3EAF">
          <w:rPr>
            <w:noProof/>
            <w:webHidden/>
          </w:rPr>
          <w:instrText xml:space="preserve"> PAGEREF _Toc262305020 \h </w:instrText>
        </w:r>
        <w:r>
          <w:rPr>
            <w:noProof/>
            <w:webHidden/>
          </w:rPr>
        </w:r>
        <w:r>
          <w:rPr>
            <w:noProof/>
            <w:webHidden/>
          </w:rPr>
          <w:fldChar w:fldCharType="separate"/>
        </w:r>
        <w:r w:rsidR="00ED5C84">
          <w:rPr>
            <w:noProof/>
            <w:webHidden/>
          </w:rPr>
          <w:t>25</w:t>
        </w:r>
        <w:r>
          <w:rPr>
            <w:noProof/>
            <w:webHidden/>
          </w:rPr>
          <w:fldChar w:fldCharType="end"/>
        </w:r>
      </w:hyperlink>
    </w:p>
    <w:p w:rsidR="00AE3EAF" w:rsidRDefault="00CC3C12">
      <w:pPr>
        <w:pStyle w:val="Spistreci2"/>
        <w:rPr>
          <w:rFonts w:asciiTheme="minorHAnsi" w:eastAsiaTheme="minorEastAsia" w:hAnsiTheme="minorHAnsi" w:cstheme="minorBidi"/>
          <w:noProof/>
          <w:color w:val="auto"/>
          <w:sz w:val="22"/>
          <w:szCs w:val="22"/>
        </w:rPr>
      </w:pPr>
      <w:hyperlink w:anchor="_Toc262305021" w:history="1">
        <w:r w:rsidR="00AE3EAF" w:rsidRPr="003B7A95">
          <w:rPr>
            <w:rStyle w:val="Hipercze"/>
            <w:noProof/>
          </w:rPr>
          <w:t>3.2.</w:t>
        </w:r>
        <w:r w:rsidR="00AE3EAF">
          <w:rPr>
            <w:rFonts w:asciiTheme="minorHAnsi" w:eastAsiaTheme="minorEastAsia" w:hAnsiTheme="minorHAnsi" w:cstheme="minorBidi"/>
            <w:noProof/>
            <w:color w:val="auto"/>
            <w:sz w:val="22"/>
            <w:szCs w:val="22"/>
          </w:rPr>
          <w:tab/>
        </w:r>
        <w:r w:rsidR="00AE3EAF" w:rsidRPr="003B7A95">
          <w:rPr>
            <w:rStyle w:val="Hipercze"/>
            <w:noProof/>
          </w:rPr>
          <w:t>Architektury sieci neuronowych</w:t>
        </w:r>
        <w:r w:rsidR="00AE3EAF">
          <w:rPr>
            <w:noProof/>
            <w:webHidden/>
          </w:rPr>
          <w:tab/>
        </w:r>
        <w:r>
          <w:rPr>
            <w:noProof/>
            <w:webHidden/>
          </w:rPr>
          <w:fldChar w:fldCharType="begin"/>
        </w:r>
        <w:r w:rsidR="00AE3EAF">
          <w:rPr>
            <w:noProof/>
            <w:webHidden/>
          </w:rPr>
          <w:instrText xml:space="preserve"> PAGEREF _Toc262305021 \h </w:instrText>
        </w:r>
        <w:r>
          <w:rPr>
            <w:noProof/>
            <w:webHidden/>
          </w:rPr>
        </w:r>
        <w:r>
          <w:rPr>
            <w:noProof/>
            <w:webHidden/>
          </w:rPr>
          <w:fldChar w:fldCharType="separate"/>
        </w:r>
        <w:r w:rsidR="00ED5C84">
          <w:rPr>
            <w:noProof/>
            <w:webHidden/>
          </w:rPr>
          <w:t>26</w:t>
        </w:r>
        <w:r>
          <w:rPr>
            <w:noProof/>
            <w:webHidden/>
          </w:rPr>
          <w:fldChar w:fldCharType="end"/>
        </w:r>
      </w:hyperlink>
    </w:p>
    <w:p w:rsidR="00AE3EAF" w:rsidRDefault="00CC3C12">
      <w:pPr>
        <w:pStyle w:val="Spistreci3"/>
        <w:rPr>
          <w:rFonts w:asciiTheme="minorHAnsi" w:eastAsiaTheme="minorEastAsia" w:hAnsiTheme="minorHAnsi" w:cstheme="minorBidi"/>
          <w:noProof/>
          <w:color w:val="auto"/>
          <w:sz w:val="22"/>
          <w:szCs w:val="22"/>
        </w:rPr>
      </w:pPr>
      <w:hyperlink w:anchor="_Toc262305022" w:history="1">
        <w:r w:rsidR="00AE3EAF" w:rsidRPr="003B7A95">
          <w:rPr>
            <w:rStyle w:val="Hipercze"/>
            <w:noProof/>
          </w:rPr>
          <w:t>3.2.1.</w:t>
        </w:r>
        <w:r w:rsidR="00AE3EAF">
          <w:rPr>
            <w:rFonts w:asciiTheme="minorHAnsi" w:eastAsiaTheme="minorEastAsia" w:hAnsiTheme="minorHAnsi" w:cstheme="minorBidi"/>
            <w:noProof/>
            <w:color w:val="auto"/>
            <w:sz w:val="22"/>
            <w:szCs w:val="22"/>
          </w:rPr>
          <w:tab/>
        </w:r>
        <w:r w:rsidR="00AE3EAF" w:rsidRPr="003B7A95">
          <w:rPr>
            <w:rStyle w:val="Hipercze"/>
            <w:noProof/>
          </w:rPr>
          <w:t>Jednokierunkowe</w:t>
        </w:r>
        <w:r w:rsidR="00AE3EAF">
          <w:rPr>
            <w:noProof/>
            <w:webHidden/>
          </w:rPr>
          <w:tab/>
        </w:r>
        <w:r>
          <w:rPr>
            <w:noProof/>
            <w:webHidden/>
          </w:rPr>
          <w:fldChar w:fldCharType="begin"/>
        </w:r>
        <w:r w:rsidR="00AE3EAF">
          <w:rPr>
            <w:noProof/>
            <w:webHidden/>
          </w:rPr>
          <w:instrText xml:space="preserve"> PAGEREF _Toc262305022 \h </w:instrText>
        </w:r>
        <w:r>
          <w:rPr>
            <w:noProof/>
            <w:webHidden/>
          </w:rPr>
        </w:r>
        <w:r>
          <w:rPr>
            <w:noProof/>
            <w:webHidden/>
          </w:rPr>
          <w:fldChar w:fldCharType="separate"/>
        </w:r>
        <w:r w:rsidR="00ED5C84">
          <w:rPr>
            <w:noProof/>
            <w:webHidden/>
          </w:rPr>
          <w:t>26</w:t>
        </w:r>
        <w:r>
          <w:rPr>
            <w:noProof/>
            <w:webHidden/>
          </w:rPr>
          <w:fldChar w:fldCharType="end"/>
        </w:r>
      </w:hyperlink>
    </w:p>
    <w:p w:rsidR="00AE3EAF" w:rsidRDefault="00CC3C12">
      <w:pPr>
        <w:pStyle w:val="Spistreci3"/>
        <w:rPr>
          <w:rFonts w:asciiTheme="minorHAnsi" w:eastAsiaTheme="minorEastAsia" w:hAnsiTheme="minorHAnsi" w:cstheme="minorBidi"/>
          <w:noProof/>
          <w:color w:val="auto"/>
          <w:sz w:val="22"/>
          <w:szCs w:val="22"/>
        </w:rPr>
      </w:pPr>
      <w:hyperlink w:anchor="_Toc262305023" w:history="1">
        <w:r w:rsidR="00AE3EAF" w:rsidRPr="003B7A95">
          <w:rPr>
            <w:rStyle w:val="Hipercze"/>
            <w:noProof/>
          </w:rPr>
          <w:t>3.2.2.</w:t>
        </w:r>
        <w:r w:rsidR="00AE3EAF">
          <w:rPr>
            <w:rFonts w:asciiTheme="minorHAnsi" w:eastAsiaTheme="minorEastAsia" w:hAnsiTheme="minorHAnsi" w:cstheme="minorBidi"/>
            <w:noProof/>
            <w:color w:val="auto"/>
            <w:sz w:val="22"/>
            <w:szCs w:val="22"/>
          </w:rPr>
          <w:tab/>
        </w:r>
        <w:r w:rsidR="00AE3EAF" w:rsidRPr="003B7A95">
          <w:rPr>
            <w:rStyle w:val="Hipercze"/>
            <w:noProof/>
          </w:rPr>
          <w:t>Sieci radialne</w:t>
        </w:r>
        <w:r w:rsidR="00AE3EAF">
          <w:rPr>
            <w:noProof/>
            <w:webHidden/>
          </w:rPr>
          <w:tab/>
        </w:r>
        <w:r>
          <w:rPr>
            <w:noProof/>
            <w:webHidden/>
          </w:rPr>
          <w:fldChar w:fldCharType="begin"/>
        </w:r>
        <w:r w:rsidR="00AE3EAF">
          <w:rPr>
            <w:noProof/>
            <w:webHidden/>
          </w:rPr>
          <w:instrText xml:space="preserve"> PAGEREF _Toc262305023 \h </w:instrText>
        </w:r>
        <w:r>
          <w:rPr>
            <w:noProof/>
            <w:webHidden/>
          </w:rPr>
        </w:r>
        <w:r>
          <w:rPr>
            <w:noProof/>
            <w:webHidden/>
          </w:rPr>
          <w:fldChar w:fldCharType="separate"/>
        </w:r>
        <w:r w:rsidR="00ED5C84">
          <w:rPr>
            <w:noProof/>
            <w:webHidden/>
          </w:rPr>
          <w:t>28</w:t>
        </w:r>
        <w:r>
          <w:rPr>
            <w:noProof/>
            <w:webHidden/>
          </w:rPr>
          <w:fldChar w:fldCharType="end"/>
        </w:r>
      </w:hyperlink>
    </w:p>
    <w:p w:rsidR="00AE3EAF" w:rsidRDefault="00CC3C12">
      <w:pPr>
        <w:pStyle w:val="Spistreci3"/>
        <w:rPr>
          <w:rFonts w:asciiTheme="minorHAnsi" w:eastAsiaTheme="minorEastAsia" w:hAnsiTheme="minorHAnsi" w:cstheme="minorBidi"/>
          <w:noProof/>
          <w:color w:val="auto"/>
          <w:sz w:val="22"/>
          <w:szCs w:val="22"/>
        </w:rPr>
      </w:pPr>
      <w:hyperlink w:anchor="_Toc262305024" w:history="1">
        <w:r w:rsidR="00AE3EAF" w:rsidRPr="003B7A95">
          <w:rPr>
            <w:rStyle w:val="Hipercze"/>
            <w:noProof/>
          </w:rPr>
          <w:t>3.2.3.</w:t>
        </w:r>
        <w:r w:rsidR="00AE3EAF">
          <w:rPr>
            <w:rFonts w:asciiTheme="minorHAnsi" w:eastAsiaTheme="minorEastAsia" w:hAnsiTheme="minorHAnsi" w:cstheme="minorBidi"/>
            <w:noProof/>
            <w:color w:val="auto"/>
            <w:sz w:val="22"/>
            <w:szCs w:val="22"/>
          </w:rPr>
          <w:tab/>
        </w:r>
        <w:r w:rsidR="00AE3EAF" w:rsidRPr="003B7A95">
          <w:rPr>
            <w:rStyle w:val="Hipercze"/>
            <w:noProof/>
          </w:rPr>
          <w:t>Sieci Hopfielda</w:t>
        </w:r>
        <w:r w:rsidR="00AE3EAF">
          <w:rPr>
            <w:noProof/>
            <w:webHidden/>
          </w:rPr>
          <w:tab/>
        </w:r>
        <w:r>
          <w:rPr>
            <w:noProof/>
            <w:webHidden/>
          </w:rPr>
          <w:fldChar w:fldCharType="begin"/>
        </w:r>
        <w:r w:rsidR="00AE3EAF">
          <w:rPr>
            <w:noProof/>
            <w:webHidden/>
          </w:rPr>
          <w:instrText xml:space="preserve"> PAGEREF _Toc262305024 \h </w:instrText>
        </w:r>
        <w:r>
          <w:rPr>
            <w:noProof/>
            <w:webHidden/>
          </w:rPr>
        </w:r>
        <w:r>
          <w:rPr>
            <w:noProof/>
            <w:webHidden/>
          </w:rPr>
          <w:fldChar w:fldCharType="separate"/>
        </w:r>
        <w:r w:rsidR="00ED5C84">
          <w:rPr>
            <w:noProof/>
            <w:webHidden/>
          </w:rPr>
          <w:t>28</w:t>
        </w:r>
        <w:r>
          <w:rPr>
            <w:noProof/>
            <w:webHidden/>
          </w:rPr>
          <w:fldChar w:fldCharType="end"/>
        </w:r>
      </w:hyperlink>
    </w:p>
    <w:p w:rsidR="00AE3EAF" w:rsidRDefault="00CC3C12">
      <w:pPr>
        <w:pStyle w:val="Spistreci2"/>
        <w:rPr>
          <w:rFonts w:asciiTheme="minorHAnsi" w:eastAsiaTheme="minorEastAsia" w:hAnsiTheme="minorHAnsi" w:cstheme="minorBidi"/>
          <w:noProof/>
          <w:color w:val="auto"/>
          <w:sz w:val="22"/>
          <w:szCs w:val="22"/>
        </w:rPr>
      </w:pPr>
      <w:hyperlink w:anchor="_Toc262305025" w:history="1">
        <w:r w:rsidR="00AE3EAF" w:rsidRPr="003B7A95">
          <w:rPr>
            <w:rStyle w:val="Hipercze"/>
            <w:noProof/>
          </w:rPr>
          <w:t>3.3.</w:t>
        </w:r>
        <w:r w:rsidR="00AE3EAF">
          <w:rPr>
            <w:rFonts w:asciiTheme="minorHAnsi" w:eastAsiaTheme="minorEastAsia" w:hAnsiTheme="minorHAnsi" w:cstheme="minorBidi"/>
            <w:noProof/>
            <w:color w:val="auto"/>
            <w:sz w:val="22"/>
            <w:szCs w:val="22"/>
          </w:rPr>
          <w:tab/>
        </w:r>
        <w:r w:rsidR="00AE3EAF" w:rsidRPr="003B7A95">
          <w:rPr>
            <w:rStyle w:val="Hipercze"/>
            <w:noProof/>
          </w:rPr>
          <w:t>Zastosowania sztucznych sieci neuronowych</w:t>
        </w:r>
        <w:r w:rsidR="00AE3EAF">
          <w:rPr>
            <w:noProof/>
            <w:webHidden/>
          </w:rPr>
          <w:tab/>
        </w:r>
        <w:r>
          <w:rPr>
            <w:noProof/>
            <w:webHidden/>
          </w:rPr>
          <w:fldChar w:fldCharType="begin"/>
        </w:r>
        <w:r w:rsidR="00AE3EAF">
          <w:rPr>
            <w:noProof/>
            <w:webHidden/>
          </w:rPr>
          <w:instrText xml:space="preserve"> PAGEREF _Toc262305025 \h </w:instrText>
        </w:r>
        <w:r>
          <w:rPr>
            <w:noProof/>
            <w:webHidden/>
          </w:rPr>
        </w:r>
        <w:r>
          <w:rPr>
            <w:noProof/>
            <w:webHidden/>
          </w:rPr>
          <w:fldChar w:fldCharType="separate"/>
        </w:r>
        <w:r w:rsidR="00ED5C84">
          <w:rPr>
            <w:noProof/>
            <w:webHidden/>
          </w:rPr>
          <w:t>29</w:t>
        </w:r>
        <w:r>
          <w:rPr>
            <w:noProof/>
            <w:webHidden/>
          </w:rPr>
          <w:fldChar w:fldCharType="end"/>
        </w:r>
      </w:hyperlink>
    </w:p>
    <w:p w:rsidR="00AE3EAF" w:rsidRDefault="00CC3C12">
      <w:pPr>
        <w:pStyle w:val="Spistreci2"/>
        <w:rPr>
          <w:rFonts w:asciiTheme="minorHAnsi" w:eastAsiaTheme="minorEastAsia" w:hAnsiTheme="minorHAnsi" w:cstheme="minorBidi"/>
          <w:noProof/>
          <w:color w:val="auto"/>
          <w:sz w:val="22"/>
          <w:szCs w:val="22"/>
        </w:rPr>
      </w:pPr>
      <w:hyperlink w:anchor="_Toc262305026" w:history="1">
        <w:r w:rsidR="00AE3EAF" w:rsidRPr="003B7A95">
          <w:rPr>
            <w:rStyle w:val="Hipercze"/>
            <w:noProof/>
          </w:rPr>
          <w:t>3.4.</w:t>
        </w:r>
        <w:r w:rsidR="00AE3EAF">
          <w:rPr>
            <w:rFonts w:asciiTheme="minorHAnsi" w:eastAsiaTheme="minorEastAsia" w:hAnsiTheme="minorHAnsi" w:cstheme="minorBidi"/>
            <w:noProof/>
            <w:color w:val="auto"/>
            <w:sz w:val="22"/>
            <w:szCs w:val="22"/>
          </w:rPr>
          <w:tab/>
        </w:r>
        <w:r w:rsidR="00AE3EAF" w:rsidRPr="003B7A95">
          <w:rPr>
            <w:rStyle w:val="Hipercze"/>
            <w:noProof/>
          </w:rPr>
          <w:t>Implementacja sztucznych sieci neuronowych na GPU</w:t>
        </w:r>
        <w:r w:rsidR="00AE3EAF">
          <w:rPr>
            <w:noProof/>
            <w:webHidden/>
          </w:rPr>
          <w:tab/>
        </w:r>
        <w:r>
          <w:rPr>
            <w:noProof/>
            <w:webHidden/>
          </w:rPr>
          <w:fldChar w:fldCharType="begin"/>
        </w:r>
        <w:r w:rsidR="00AE3EAF">
          <w:rPr>
            <w:noProof/>
            <w:webHidden/>
          </w:rPr>
          <w:instrText xml:space="preserve"> PAGEREF _Toc262305026 \h </w:instrText>
        </w:r>
        <w:r>
          <w:rPr>
            <w:noProof/>
            <w:webHidden/>
          </w:rPr>
        </w:r>
        <w:r>
          <w:rPr>
            <w:noProof/>
            <w:webHidden/>
          </w:rPr>
          <w:fldChar w:fldCharType="separate"/>
        </w:r>
        <w:r w:rsidR="00ED5C84">
          <w:rPr>
            <w:noProof/>
            <w:webHidden/>
          </w:rPr>
          <w:t>30</w:t>
        </w:r>
        <w:r>
          <w:rPr>
            <w:noProof/>
            <w:webHidden/>
          </w:rPr>
          <w:fldChar w:fldCharType="end"/>
        </w:r>
      </w:hyperlink>
    </w:p>
    <w:p w:rsidR="00AE3EAF" w:rsidRDefault="00CC3C12">
      <w:pPr>
        <w:pStyle w:val="Spistreci3"/>
        <w:rPr>
          <w:rFonts w:asciiTheme="minorHAnsi" w:eastAsiaTheme="minorEastAsia" w:hAnsiTheme="minorHAnsi" w:cstheme="minorBidi"/>
          <w:noProof/>
          <w:color w:val="auto"/>
          <w:sz w:val="22"/>
          <w:szCs w:val="22"/>
        </w:rPr>
      </w:pPr>
      <w:hyperlink w:anchor="_Toc262305027" w:history="1">
        <w:r w:rsidR="00AE3EAF" w:rsidRPr="003B7A95">
          <w:rPr>
            <w:rStyle w:val="Hipercze"/>
            <w:noProof/>
          </w:rPr>
          <w:t>3.4.1.</w:t>
        </w:r>
        <w:r w:rsidR="00AE3EAF">
          <w:rPr>
            <w:rFonts w:asciiTheme="minorHAnsi" w:eastAsiaTheme="minorEastAsia" w:hAnsiTheme="minorHAnsi" w:cstheme="minorBidi"/>
            <w:noProof/>
            <w:color w:val="auto"/>
            <w:sz w:val="22"/>
            <w:szCs w:val="22"/>
          </w:rPr>
          <w:tab/>
        </w:r>
        <w:r w:rsidR="00AE3EAF" w:rsidRPr="003B7A95">
          <w:rPr>
            <w:rStyle w:val="Hipercze"/>
            <w:noProof/>
          </w:rPr>
          <w:t>Sieć neuronowa z punktu widzenia programisty</w:t>
        </w:r>
        <w:r w:rsidR="00AE3EAF">
          <w:rPr>
            <w:noProof/>
            <w:webHidden/>
          </w:rPr>
          <w:tab/>
        </w:r>
        <w:r>
          <w:rPr>
            <w:noProof/>
            <w:webHidden/>
          </w:rPr>
          <w:fldChar w:fldCharType="begin"/>
        </w:r>
        <w:r w:rsidR="00AE3EAF">
          <w:rPr>
            <w:noProof/>
            <w:webHidden/>
          </w:rPr>
          <w:instrText xml:space="preserve"> PAGEREF _Toc262305027 \h </w:instrText>
        </w:r>
        <w:r>
          <w:rPr>
            <w:noProof/>
            <w:webHidden/>
          </w:rPr>
        </w:r>
        <w:r>
          <w:rPr>
            <w:noProof/>
            <w:webHidden/>
          </w:rPr>
          <w:fldChar w:fldCharType="separate"/>
        </w:r>
        <w:r w:rsidR="00ED5C84">
          <w:rPr>
            <w:noProof/>
            <w:webHidden/>
          </w:rPr>
          <w:t>30</w:t>
        </w:r>
        <w:r>
          <w:rPr>
            <w:noProof/>
            <w:webHidden/>
          </w:rPr>
          <w:fldChar w:fldCharType="end"/>
        </w:r>
      </w:hyperlink>
    </w:p>
    <w:p w:rsidR="00AE3EAF" w:rsidRDefault="00CC3C12">
      <w:pPr>
        <w:pStyle w:val="Spistreci3"/>
        <w:rPr>
          <w:rFonts w:asciiTheme="minorHAnsi" w:eastAsiaTheme="minorEastAsia" w:hAnsiTheme="minorHAnsi" w:cstheme="minorBidi"/>
          <w:noProof/>
          <w:color w:val="auto"/>
          <w:sz w:val="22"/>
          <w:szCs w:val="22"/>
        </w:rPr>
      </w:pPr>
      <w:hyperlink w:anchor="_Toc262305028" w:history="1">
        <w:r w:rsidR="00AE3EAF" w:rsidRPr="003B7A95">
          <w:rPr>
            <w:rStyle w:val="Hipercze"/>
            <w:noProof/>
          </w:rPr>
          <w:t>3.4.2.</w:t>
        </w:r>
        <w:r w:rsidR="00AE3EAF">
          <w:rPr>
            <w:rFonts w:asciiTheme="minorHAnsi" w:eastAsiaTheme="minorEastAsia" w:hAnsiTheme="minorHAnsi" w:cstheme="minorBidi"/>
            <w:noProof/>
            <w:color w:val="auto"/>
            <w:sz w:val="22"/>
            <w:szCs w:val="22"/>
          </w:rPr>
          <w:tab/>
        </w:r>
        <w:r w:rsidR="00AE3EAF" w:rsidRPr="003B7A95">
          <w:rPr>
            <w:rStyle w:val="Hipercze"/>
            <w:noProof/>
          </w:rPr>
          <w:t>Algorytm uruchamiania MLP jako operacja macierzowa</w:t>
        </w:r>
        <w:r w:rsidR="00AE3EAF">
          <w:rPr>
            <w:noProof/>
            <w:webHidden/>
          </w:rPr>
          <w:tab/>
        </w:r>
        <w:r>
          <w:rPr>
            <w:noProof/>
            <w:webHidden/>
          </w:rPr>
          <w:fldChar w:fldCharType="begin"/>
        </w:r>
        <w:r w:rsidR="00AE3EAF">
          <w:rPr>
            <w:noProof/>
            <w:webHidden/>
          </w:rPr>
          <w:instrText xml:space="preserve"> PAGEREF _Toc262305028 \h </w:instrText>
        </w:r>
        <w:r>
          <w:rPr>
            <w:noProof/>
            <w:webHidden/>
          </w:rPr>
        </w:r>
        <w:r>
          <w:rPr>
            <w:noProof/>
            <w:webHidden/>
          </w:rPr>
          <w:fldChar w:fldCharType="separate"/>
        </w:r>
        <w:r w:rsidR="00ED5C84">
          <w:rPr>
            <w:noProof/>
            <w:webHidden/>
          </w:rPr>
          <w:t>30</w:t>
        </w:r>
        <w:r>
          <w:rPr>
            <w:noProof/>
            <w:webHidden/>
          </w:rPr>
          <w:fldChar w:fldCharType="end"/>
        </w:r>
      </w:hyperlink>
    </w:p>
    <w:p w:rsidR="00AE3EAF" w:rsidRDefault="00CC3C12">
      <w:pPr>
        <w:pStyle w:val="Spistreci3"/>
        <w:rPr>
          <w:rFonts w:asciiTheme="minorHAnsi" w:eastAsiaTheme="minorEastAsia" w:hAnsiTheme="minorHAnsi" w:cstheme="minorBidi"/>
          <w:noProof/>
          <w:color w:val="auto"/>
          <w:sz w:val="22"/>
          <w:szCs w:val="22"/>
        </w:rPr>
      </w:pPr>
      <w:hyperlink w:anchor="_Toc262305029" w:history="1">
        <w:r w:rsidR="00AE3EAF" w:rsidRPr="003B7A95">
          <w:rPr>
            <w:rStyle w:val="Hipercze"/>
            <w:noProof/>
          </w:rPr>
          <w:t>3.4.3.</w:t>
        </w:r>
        <w:r w:rsidR="00AE3EAF">
          <w:rPr>
            <w:rFonts w:asciiTheme="minorHAnsi" w:eastAsiaTheme="minorEastAsia" w:hAnsiTheme="minorHAnsi" w:cstheme="minorBidi"/>
            <w:noProof/>
            <w:color w:val="auto"/>
            <w:sz w:val="22"/>
            <w:szCs w:val="22"/>
          </w:rPr>
          <w:tab/>
        </w:r>
        <w:r w:rsidR="00AE3EAF" w:rsidRPr="003B7A95">
          <w:rPr>
            <w:rStyle w:val="Hipercze"/>
            <w:noProof/>
          </w:rPr>
          <w:t>Zastosowanie GPU w sztucznych sieciach neuronowych</w:t>
        </w:r>
        <w:r w:rsidR="00AE3EAF">
          <w:rPr>
            <w:noProof/>
            <w:webHidden/>
          </w:rPr>
          <w:tab/>
        </w:r>
        <w:r>
          <w:rPr>
            <w:noProof/>
            <w:webHidden/>
          </w:rPr>
          <w:fldChar w:fldCharType="begin"/>
        </w:r>
        <w:r w:rsidR="00AE3EAF">
          <w:rPr>
            <w:noProof/>
            <w:webHidden/>
          </w:rPr>
          <w:instrText xml:space="preserve"> PAGEREF _Toc262305029 \h </w:instrText>
        </w:r>
        <w:r>
          <w:rPr>
            <w:noProof/>
            <w:webHidden/>
          </w:rPr>
        </w:r>
        <w:r>
          <w:rPr>
            <w:noProof/>
            <w:webHidden/>
          </w:rPr>
          <w:fldChar w:fldCharType="separate"/>
        </w:r>
        <w:r w:rsidR="00ED5C84">
          <w:rPr>
            <w:noProof/>
            <w:webHidden/>
          </w:rPr>
          <w:t>32</w:t>
        </w:r>
        <w:r>
          <w:rPr>
            <w:noProof/>
            <w:webHidden/>
          </w:rPr>
          <w:fldChar w:fldCharType="end"/>
        </w:r>
      </w:hyperlink>
    </w:p>
    <w:p w:rsidR="00AE3EAF" w:rsidRDefault="00CC3C12">
      <w:pPr>
        <w:pStyle w:val="Spistreci3"/>
        <w:rPr>
          <w:rFonts w:asciiTheme="minorHAnsi" w:eastAsiaTheme="minorEastAsia" w:hAnsiTheme="minorHAnsi" w:cstheme="minorBidi"/>
          <w:noProof/>
          <w:color w:val="auto"/>
          <w:sz w:val="22"/>
          <w:szCs w:val="22"/>
        </w:rPr>
      </w:pPr>
      <w:hyperlink w:anchor="_Toc262305030" w:history="1">
        <w:r w:rsidR="00AE3EAF" w:rsidRPr="003B7A95">
          <w:rPr>
            <w:rStyle w:val="Hipercze"/>
            <w:noProof/>
          </w:rPr>
          <w:t>3.4.4.</w:t>
        </w:r>
        <w:r w:rsidR="00AE3EAF">
          <w:rPr>
            <w:rFonts w:asciiTheme="minorHAnsi" w:eastAsiaTheme="minorEastAsia" w:hAnsiTheme="minorHAnsi" w:cstheme="minorBidi"/>
            <w:noProof/>
            <w:color w:val="auto"/>
            <w:sz w:val="22"/>
            <w:szCs w:val="22"/>
          </w:rPr>
          <w:tab/>
        </w:r>
        <w:r w:rsidR="00AE3EAF" w:rsidRPr="003B7A95">
          <w:rPr>
            <w:rStyle w:val="Hipercze"/>
            <w:noProof/>
          </w:rPr>
          <w:t>Istniejące rozwiązania software’owe</w:t>
        </w:r>
        <w:r w:rsidR="00AE3EAF">
          <w:rPr>
            <w:noProof/>
            <w:webHidden/>
          </w:rPr>
          <w:tab/>
        </w:r>
        <w:r>
          <w:rPr>
            <w:noProof/>
            <w:webHidden/>
          </w:rPr>
          <w:fldChar w:fldCharType="begin"/>
        </w:r>
        <w:r w:rsidR="00AE3EAF">
          <w:rPr>
            <w:noProof/>
            <w:webHidden/>
          </w:rPr>
          <w:instrText xml:space="preserve"> PAGEREF _Toc262305030 \h </w:instrText>
        </w:r>
        <w:r>
          <w:rPr>
            <w:noProof/>
            <w:webHidden/>
          </w:rPr>
        </w:r>
        <w:r>
          <w:rPr>
            <w:noProof/>
            <w:webHidden/>
          </w:rPr>
          <w:fldChar w:fldCharType="separate"/>
        </w:r>
        <w:r w:rsidR="00ED5C84">
          <w:rPr>
            <w:noProof/>
            <w:webHidden/>
          </w:rPr>
          <w:t>32</w:t>
        </w:r>
        <w:r>
          <w:rPr>
            <w:noProof/>
            <w:webHidden/>
          </w:rPr>
          <w:fldChar w:fldCharType="end"/>
        </w:r>
      </w:hyperlink>
    </w:p>
    <w:p w:rsidR="00AE3EAF" w:rsidRDefault="00CC3C12">
      <w:pPr>
        <w:pStyle w:val="Spistreci1"/>
        <w:rPr>
          <w:rFonts w:asciiTheme="minorHAnsi" w:eastAsiaTheme="minorEastAsia" w:hAnsiTheme="minorHAnsi" w:cstheme="minorBidi"/>
          <w:b w:val="0"/>
          <w:noProof/>
          <w:color w:val="auto"/>
          <w:sz w:val="22"/>
          <w:szCs w:val="22"/>
        </w:rPr>
      </w:pPr>
      <w:hyperlink w:anchor="_Toc262305031" w:history="1">
        <w:r w:rsidR="00AE3EAF" w:rsidRPr="003B7A95">
          <w:rPr>
            <w:rStyle w:val="Hipercze"/>
            <w:noProof/>
          </w:rPr>
          <w:t>4.</w:t>
        </w:r>
        <w:r w:rsidR="00AE3EAF">
          <w:rPr>
            <w:rFonts w:asciiTheme="minorHAnsi" w:eastAsiaTheme="minorEastAsia" w:hAnsiTheme="minorHAnsi" w:cstheme="minorBidi"/>
            <w:b w:val="0"/>
            <w:noProof/>
            <w:color w:val="auto"/>
            <w:sz w:val="22"/>
            <w:szCs w:val="22"/>
          </w:rPr>
          <w:tab/>
        </w:r>
        <w:r w:rsidR="00AE3EAF" w:rsidRPr="003B7A95">
          <w:rPr>
            <w:rStyle w:val="Hipercze"/>
            <w:noProof/>
          </w:rPr>
          <w:t>Biblioteka CNL</w:t>
        </w:r>
        <w:r w:rsidR="00AE3EAF">
          <w:rPr>
            <w:noProof/>
            <w:webHidden/>
          </w:rPr>
          <w:tab/>
        </w:r>
        <w:r>
          <w:rPr>
            <w:noProof/>
            <w:webHidden/>
          </w:rPr>
          <w:fldChar w:fldCharType="begin"/>
        </w:r>
        <w:r w:rsidR="00AE3EAF">
          <w:rPr>
            <w:noProof/>
            <w:webHidden/>
          </w:rPr>
          <w:instrText xml:space="preserve"> PAGEREF _Toc262305031 \h </w:instrText>
        </w:r>
        <w:r>
          <w:rPr>
            <w:noProof/>
            <w:webHidden/>
          </w:rPr>
        </w:r>
        <w:r>
          <w:rPr>
            <w:noProof/>
            <w:webHidden/>
          </w:rPr>
          <w:fldChar w:fldCharType="separate"/>
        </w:r>
        <w:r w:rsidR="00ED5C84">
          <w:rPr>
            <w:noProof/>
            <w:webHidden/>
          </w:rPr>
          <w:t>34</w:t>
        </w:r>
        <w:r>
          <w:rPr>
            <w:noProof/>
            <w:webHidden/>
          </w:rPr>
          <w:fldChar w:fldCharType="end"/>
        </w:r>
      </w:hyperlink>
    </w:p>
    <w:p w:rsidR="00AE3EAF" w:rsidRDefault="00CC3C12">
      <w:pPr>
        <w:pStyle w:val="Spistreci2"/>
        <w:rPr>
          <w:rFonts w:asciiTheme="minorHAnsi" w:eastAsiaTheme="minorEastAsia" w:hAnsiTheme="minorHAnsi" w:cstheme="minorBidi"/>
          <w:noProof/>
          <w:color w:val="auto"/>
          <w:sz w:val="22"/>
          <w:szCs w:val="22"/>
        </w:rPr>
      </w:pPr>
      <w:hyperlink w:anchor="_Toc262305032" w:history="1">
        <w:r w:rsidR="00AE3EAF" w:rsidRPr="003B7A95">
          <w:rPr>
            <w:rStyle w:val="Hipercze"/>
            <w:noProof/>
          </w:rPr>
          <w:t>4.1.</w:t>
        </w:r>
        <w:r w:rsidR="00AE3EAF">
          <w:rPr>
            <w:rFonts w:asciiTheme="minorHAnsi" w:eastAsiaTheme="minorEastAsia" w:hAnsiTheme="minorHAnsi" w:cstheme="minorBidi"/>
            <w:noProof/>
            <w:color w:val="auto"/>
            <w:sz w:val="22"/>
            <w:szCs w:val="22"/>
          </w:rPr>
          <w:tab/>
        </w:r>
        <w:r w:rsidR="00AE3EAF" w:rsidRPr="003B7A95">
          <w:rPr>
            <w:rStyle w:val="Hipercze"/>
            <w:noProof/>
          </w:rPr>
          <w:t>Ogólny projekt aplikacji</w:t>
        </w:r>
        <w:r w:rsidR="00AE3EAF">
          <w:rPr>
            <w:noProof/>
            <w:webHidden/>
          </w:rPr>
          <w:tab/>
        </w:r>
        <w:r>
          <w:rPr>
            <w:noProof/>
            <w:webHidden/>
          </w:rPr>
          <w:fldChar w:fldCharType="begin"/>
        </w:r>
        <w:r w:rsidR="00AE3EAF">
          <w:rPr>
            <w:noProof/>
            <w:webHidden/>
          </w:rPr>
          <w:instrText xml:space="preserve"> PAGEREF _Toc262305032 \h </w:instrText>
        </w:r>
        <w:r>
          <w:rPr>
            <w:noProof/>
            <w:webHidden/>
          </w:rPr>
        </w:r>
        <w:r>
          <w:rPr>
            <w:noProof/>
            <w:webHidden/>
          </w:rPr>
          <w:fldChar w:fldCharType="separate"/>
        </w:r>
        <w:r w:rsidR="00ED5C84">
          <w:rPr>
            <w:noProof/>
            <w:webHidden/>
          </w:rPr>
          <w:t>34</w:t>
        </w:r>
        <w:r>
          <w:rPr>
            <w:noProof/>
            <w:webHidden/>
          </w:rPr>
          <w:fldChar w:fldCharType="end"/>
        </w:r>
      </w:hyperlink>
    </w:p>
    <w:p w:rsidR="00AE3EAF" w:rsidRDefault="00CC3C12">
      <w:pPr>
        <w:pStyle w:val="Spistreci3"/>
        <w:rPr>
          <w:rFonts w:asciiTheme="minorHAnsi" w:eastAsiaTheme="minorEastAsia" w:hAnsiTheme="minorHAnsi" w:cstheme="minorBidi"/>
          <w:noProof/>
          <w:color w:val="auto"/>
          <w:sz w:val="22"/>
          <w:szCs w:val="22"/>
        </w:rPr>
      </w:pPr>
      <w:hyperlink w:anchor="_Toc262305033" w:history="1">
        <w:r w:rsidR="00AE3EAF" w:rsidRPr="003B7A95">
          <w:rPr>
            <w:rStyle w:val="Hipercze"/>
            <w:noProof/>
          </w:rPr>
          <w:t>4.1.1.</w:t>
        </w:r>
        <w:r w:rsidR="00AE3EAF">
          <w:rPr>
            <w:rFonts w:asciiTheme="minorHAnsi" w:eastAsiaTheme="minorEastAsia" w:hAnsiTheme="minorHAnsi" w:cstheme="minorBidi"/>
            <w:noProof/>
            <w:color w:val="auto"/>
            <w:sz w:val="22"/>
            <w:szCs w:val="22"/>
          </w:rPr>
          <w:tab/>
        </w:r>
        <w:r w:rsidR="00AE3EAF" w:rsidRPr="003B7A95">
          <w:rPr>
            <w:rStyle w:val="Hipercze"/>
            <w:noProof/>
          </w:rPr>
          <w:t>Zastosowania programu</w:t>
        </w:r>
        <w:r w:rsidR="00AE3EAF">
          <w:rPr>
            <w:noProof/>
            <w:webHidden/>
          </w:rPr>
          <w:tab/>
        </w:r>
        <w:r>
          <w:rPr>
            <w:noProof/>
            <w:webHidden/>
          </w:rPr>
          <w:fldChar w:fldCharType="begin"/>
        </w:r>
        <w:r w:rsidR="00AE3EAF">
          <w:rPr>
            <w:noProof/>
            <w:webHidden/>
          </w:rPr>
          <w:instrText xml:space="preserve"> PAGEREF _Toc262305033 \h </w:instrText>
        </w:r>
        <w:r>
          <w:rPr>
            <w:noProof/>
            <w:webHidden/>
          </w:rPr>
        </w:r>
        <w:r>
          <w:rPr>
            <w:noProof/>
            <w:webHidden/>
          </w:rPr>
          <w:fldChar w:fldCharType="separate"/>
        </w:r>
        <w:r w:rsidR="00ED5C84">
          <w:rPr>
            <w:noProof/>
            <w:webHidden/>
          </w:rPr>
          <w:t>36</w:t>
        </w:r>
        <w:r>
          <w:rPr>
            <w:noProof/>
            <w:webHidden/>
          </w:rPr>
          <w:fldChar w:fldCharType="end"/>
        </w:r>
      </w:hyperlink>
    </w:p>
    <w:p w:rsidR="00AE3EAF" w:rsidRDefault="00CC3C12">
      <w:pPr>
        <w:pStyle w:val="Spistreci3"/>
        <w:rPr>
          <w:rFonts w:asciiTheme="minorHAnsi" w:eastAsiaTheme="minorEastAsia" w:hAnsiTheme="minorHAnsi" w:cstheme="minorBidi"/>
          <w:noProof/>
          <w:color w:val="auto"/>
          <w:sz w:val="22"/>
          <w:szCs w:val="22"/>
        </w:rPr>
      </w:pPr>
      <w:hyperlink w:anchor="_Toc262305034" w:history="1">
        <w:r w:rsidR="00AE3EAF" w:rsidRPr="003B7A95">
          <w:rPr>
            <w:rStyle w:val="Hipercze"/>
            <w:noProof/>
          </w:rPr>
          <w:t>4.1.2.</w:t>
        </w:r>
        <w:r w:rsidR="00AE3EAF">
          <w:rPr>
            <w:rFonts w:asciiTheme="minorHAnsi" w:eastAsiaTheme="minorEastAsia" w:hAnsiTheme="minorHAnsi" w:cstheme="minorBidi"/>
            <w:noProof/>
            <w:color w:val="auto"/>
            <w:sz w:val="22"/>
            <w:szCs w:val="22"/>
          </w:rPr>
          <w:tab/>
        </w:r>
        <w:r w:rsidR="00AE3EAF" w:rsidRPr="003B7A95">
          <w:rPr>
            <w:rStyle w:val="Hipercze"/>
            <w:noProof/>
          </w:rPr>
          <w:t>Diagramy</w:t>
        </w:r>
        <w:r w:rsidR="00AE3EAF">
          <w:rPr>
            <w:noProof/>
            <w:webHidden/>
          </w:rPr>
          <w:tab/>
        </w:r>
        <w:r>
          <w:rPr>
            <w:noProof/>
            <w:webHidden/>
          </w:rPr>
          <w:fldChar w:fldCharType="begin"/>
        </w:r>
        <w:r w:rsidR="00AE3EAF">
          <w:rPr>
            <w:noProof/>
            <w:webHidden/>
          </w:rPr>
          <w:instrText xml:space="preserve"> PAGEREF _Toc262305034 \h </w:instrText>
        </w:r>
        <w:r>
          <w:rPr>
            <w:noProof/>
            <w:webHidden/>
          </w:rPr>
        </w:r>
        <w:r>
          <w:rPr>
            <w:noProof/>
            <w:webHidden/>
          </w:rPr>
          <w:fldChar w:fldCharType="separate"/>
        </w:r>
        <w:r w:rsidR="00ED5C84">
          <w:rPr>
            <w:noProof/>
            <w:webHidden/>
          </w:rPr>
          <w:t>36</w:t>
        </w:r>
        <w:r>
          <w:rPr>
            <w:noProof/>
            <w:webHidden/>
          </w:rPr>
          <w:fldChar w:fldCharType="end"/>
        </w:r>
      </w:hyperlink>
    </w:p>
    <w:p w:rsidR="00AE3EAF" w:rsidRDefault="00CC3C1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35" w:history="1">
        <w:r w:rsidR="00AE3EAF" w:rsidRPr="003B7A95">
          <w:rPr>
            <w:rStyle w:val="Hipercze"/>
            <w:noProof/>
          </w:rPr>
          <w:t>4.1.2.1.</w:t>
        </w:r>
        <w:r w:rsidR="00AE3EAF">
          <w:rPr>
            <w:rFonts w:asciiTheme="minorHAnsi" w:eastAsiaTheme="minorEastAsia" w:hAnsiTheme="minorHAnsi" w:cstheme="minorBidi"/>
            <w:noProof/>
            <w:color w:val="auto"/>
            <w:sz w:val="22"/>
            <w:szCs w:val="22"/>
          </w:rPr>
          <w:tab/>
        </w:r>
        <w:r w:rsidR="00AE3EAF" w:rsidRPr="003B7A95">
          <w:rPr>
            <w:rStyle w:val="Hipercze"/>
            <w:noProof/>
          </w:rPr>
          <w:t>Diagram komponentów</w:t>
        </w:r>
        <w:r w:rsidR="00AE3EAF">
          <w:rPr>
            <w:noProof/>
            <w:webHidden/>
          </w:rPr>
          <w:tab/>
        </w:r>
        <w:r>
          <w:rPr>
            <w:noProof/>
            <w:webHidden/>
          </w:rPr>
          <w:fldChar w:fldCharType="begin"/>
        </w:r>
        <w:r w:rsidR="00AE3EAF">
          <w:rPr>
            <w:noProof/>
            <w:webHidden/>
          </w:rPr>
          <w:instrText xml:space="preserve"> PAGEREF _Toc262305035 \h </w:instrText>
        </w:r>
        <w:r>
          <w:rPr>
            <w:noProof/>
            <w:webHidden/>
          </w:rPr>
        </w:r>
        <w:r>
          <w:rPr>
            <w:noProof/>
            <w:webHidden/>
          </w:rPr>
          <w:fldChar w:fldCharType="separate"/>
        </w:r>
        <w:r w:rsidR="00ED5C84">
          <w:rPr>
            <w:noProof/>
            <w:webHidden/>
          </w:rPr>
          <w:t>37</w:t>
        </w:r>
        <w:r>
          <w:rPr>
            <w:noProof/>
            <w:webHidden/>
          </w:rPr>
          <w:fldChar w:fldCharType="end"/>
        </w:r>
      </w:hyperlink>
    </w:p>
    <w:p w:rsidR="00AE3EAF" w:rsidRDefault="00CC3C1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36" w:history="1">
        <w:r w:rsidR="00AE3EAF" w:rsidRPr="003B7A95">
          <w:rPr>
            <w:rStyle w:val="Hipercze"/>
            <w:noProof/>
          </w:rPr>
          <w:t>4.1.2.2.</w:t>
        </w:r>
        <w:r w:rsidR="00AE3EAF">
          <w:rPr>
            <w:rFonts w:asciiTheme="minorHAnsi" w:eastAsiaTheme="minorEastAsia" w:hAnsiTheme="minorHAnsi" w:cstheme="minorBidi"/>
            <w:noProof/>
            <w:color w:val="auto"/>
            <w:sz w:val="22"/>
            <w:szCs w:val="22"/>
          </w:rPr>
          <w:tab/>
        </w:r>
        <w:r w:rsidR="00AE3EAF" w:rsidRPr="003B7A95">
          <w:rPr>
            <w:rStyle w:val="Hipercze"/>
            <w:noProof/>
          </w:rPr>
          <w:t>Diagram klas</w:t>
        </w:r>
        <w:r w:rsidR="00AE3EAF">
          <w:rPr>
            <w:noProof/>
            <w:webHidden/>
          </w:rPr>
          <w:tab/>
        </w:r>
        <w:r>
          <w:rPr>
            <w:noProof/>
            <w:webHidden/>
          </w:rPr>
          <w:fldChar w:fldCharType="begin"/>
        </w:r>
        <w:r w:rsidR="00AE3EAF">
          <w:rPr>
            <w:noProof/>
            <w:webHidden/>
          </w:rPr>
          <w:instrText xml:space="preserve"> PAGEREF _Toc262305036 \h </w:instrText>
        </w:r>
        <w:r>
          <w:rPr>
            <w:noProof/>
            <w:webHidden/>
          </w:rPr>
        </w:r>
        <w:r>
          <w:rPr>
            <w:noProof/>
            <w:webHidden/>
          </w:rPr>
          <w:fldChar w:fldCharType="separate"/>
        </w:r>
        <w:r w:rsidR="00ED5C84">
          <w:rPr>
            <w:noProof/>
            <w:webHidden/>
          </w:rPr>
          <w:t>38</w:t>
        </w:r>
        <w:r>
          <w:rPr>
            <w:noProof/>
            <w:webHidden/>
          </w:rPr>
          <w:fldChar w:fldCharType="end"/>
        </w:r>
      </w:hyperlink>
    </w:p>
    <w:p w:rsidR="00AE3EAF" w:rsidRDefault="00CC3C1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37" w:history="1">
        <w:r w:rsidR="00AE3EAF" w:rsidRPr="003B7A95">
          <w:rPr>
            <w:rStyle w:val="Hipercze"/>
            <w:noProof/>
          </w:rPr>
          <w:t>4.1.2.3.</w:t>
        </w:r>
        <w:r w:rsidR="00AE3EAF">
          <w:rPr>
            <w:rFonts w:asciiTheme="minorHAnsi" w:eastAsiaTheme="minorEastAsia" w:hAnsiTheme="minorHAnsi" w:cstheme="minorBidi"/>
            <w:noProof/>
            <w:color w:val="auto"/>
            <w:sz w:val="22"/>
            <w:szCs w:val="22"/>
          </w:rPr>
          <w:tab/>
        </w:r>
        <w:r w:rsidR="00AE3EAF" w:rsidRPr="003B7A95">
          <w:rPr>
            <w:rStyle w:val="Hipercze"/>
            <w:noProof/>
          </w:rPr>
          <w:t>Diagram sekwencji uczenia sieci</w:t>
        </w:r>
        <w:r w:rsidR="00AE3EAF">
          <w:rPr>
            <w:noProof/>
            <w:webHidden/>
          </w:rPr>
          <w:tab/>
        </w:r>
        <w:r>
          <w:rPr>
            <w:noProof/>
            <w:webHidden/>
          </w:rPr>
          <w:fldChar w:fldCharType="begin"/>
        </w:r>
        <w:r w:rsidR="00AE3EAF">
          <w:rPr>
            <w:noProof/>
            <w:webHidden/>
          </w:rPr>
          <w:instrText xml:space="preserve"> PAGEREF _Toc262305037 \h </w:instrText>
        </w:r>
        <w:r>
          <w:rPr>
            <w:noProof/>
            <w:webHidden/>
          </w:rPr>
        </w:r>
        <w:r>
          <w:rPr>
            <w:noProof/>
            <w:webHidden/>
          </w:rPr>
          <w:fldChar w:fldCharType="separate"/>
        </w:r>
        <w:r w:rsidR="00ED5C84">
          <w:rPr>
            <w:noProof/>
            <w:webHidden/>
          </w:rPr>
          <w:t>41</w:t>
        </w:r>
        <w:r>
          <w:rPr>
            <w:noProof/>
            <w:webHidden/>
          </w:rPr>
          <w:fldChar w:fldCharType="end"/>
        </w:r>
      </w:hyperlink>
    </w:p>
    <w:p w:rsidR="00AE3EAF" w:rsidRDefault="00CC3C12">
      <w:pPr>
        <w:pStyle w:val="Spistreci3"/>
        <w:rPr>
          <w:rFonts w:asciiTheme="minorHAnsi" w:eastAsiaTheme="minorEastAsia" w:hAnsiTheme="minorHAnsi" w:cstheme="minorBidi"/>
          <w:noProof/>
          <w:color w:val="auto"/>
          <w:sz w:val="22"/>
          <w:szCs w:val="22"/>
        </w:rPr>
      </w:pPr>
      <w:hyperlink w:anchor="_Toc262305038" w:history="1">
        <w:r w:rsidR="00AE3EAF" w:rsidRPr="003B7A95">
          <w:rPr>
            <w:rStyle w:val="Hipercze"/>
            <w:noProof/>
          </w:rPr>
          <w:t>4.1.3.</w:t>
        </w:r>
        <w:r w:rsidR="00AE3EAF">
          <w:rPr>
            <w:rFonts w:asciiTheme="minorHAnsi" w:eastAsiaTheme="minorEastAsia" w:hAnsiTheme="minorHAnsi" w:cstheme="minorBidi"/>
            <w:noProof/>
            <w:color w:val="auto"/>
            <w:sz w:val="22"/>
            <w:szCs w:val="22"/>
          </w:rPr>
          <w:tab/>
        </w:r>
        <w:r w:rsidR="00AE3EAF" w:rsidRPr="003B7A95">
          <w:rPr>
            <w:rStyle w:val="Hipercze"/>
            <w:noProof/>
          </w:rPr>
          <w:t>Struktura plików danych</w:t>
        </w:r>
        <w:r w:rsidR="00AE3EAF">
          <w:rPr>
            <w:noProof/>
            <w:webHidden/>
          </w:rPr>
          <w:tab/>
        </w:r>
        <w:r>
          <w:rPr>
            <w:noProof/>
            <w:webHidden/>
          </w:rPr>
          <w:fldChar w:fldCharType="begin"/>
        </w:r>
        <w:r w:rsidR="00AE3EAF">
          <w:rPr>
            <w:noProof/>
            <w:webHidden/>
          </w:rPr>
          <w:instrText xml:space="preserve"> PAGEREF _Toc262305038 \h </w:instrText>
        </w:r>
        <w:r>
          <w:rPr>
            <w:noProof/>
            <w:webHidden/>
          </w:rPr>
        </w:r>
        <w:r>
          <w:rPr>
            <w:noProof/>
            <w:webHidden/>
          </w:rPr>
          <w:fldChar w:fldCharType="separate"/>
        </w:r>
        <w:r w:rsidR="00ED5C84">
          <w:rPr>
            <w:noProof/>
            <w:webHidden/>
          </w:rPr>
          <w:t>42</w:t>
        </w:r>
        <w:r>
          <w:rPr>
            <w:noProof/>
            <w:webHidden/>
          </w:rPr>
          <w:fldChar w:fldCharType="end"/>
        </w:r>
      </w:hyperlink>
    </w:p>
    <w:p w:rsidR="00AE3EAF" w:rsidRDefault="00CC3C12">
      <w:pPr>
        <w:pStyle w:val="Spistreci3"/>
        <w:rPr>
          <w:rFonts w:asciiTheme="minorHAnsi" w:eastAsiaTheme="minorEastAsia" w:hAnsiTheme="minorHAnsi" w:cstheme="minorBidi"/>
          <w:noProof/>
          <w:color w:val="auto"/>
          <w:sz w:val="22"/>
          <w:szCs w:val="22"/>
        </w:rPr>
      </w:pPr>
      <w:hyperlink w:anchor="_Toc262305039" w:history="1">
        <w:r w:rsidR="00AE3EAF" w:rsidRPr="003B7A95">
          <w:rPr>
            <w:rStyle w:val="Hipercze"/>
            <w:noProof/>
          </w:rPr>
          <w:t>4.1.4.</w:t>
        </w:r>
        <w:r w:rsidR="00AE3EAF">
          <w:rPr>
            <w:rFonts w:asciiTheme="minorHAnsi" w:eastAsiaTheme="minorEastAsia" w:hAnsiTheme="minorHAnsi" w:cstheme="minorBidi"/>
            <w:noProof/>
            <w:color w:val="auto"/>
            <w:sz w:val="22"/>
            <w:szCs w:val="22"/>
          </w:rPr>
          <w:tab/>
        </w:r>
        <w:r w:rsidR="00AE3EAF" w:rsidRPr="003B7A95">
          <w:rPr>
            <w:rStyle w:val="Hipercze"/>
            <w:noProof/>
          </w:rPr>
          <w:t>Katalogi i pliki w projekcie</w:t>
        </w:r>
        <w:r w:rsidR="00AE3EAF">
          <w:rPr>
            <w:noProof/>
            <w:webHidden/>
          </w:rPr>
          <w:tab/>
        </w:r>
        <w:r>
          <w:rPr>
            <w:noProof/>
            <w:webHidden/>
          </w:rPr>
          <w:fldChar w:fldCharType="begin"/>
        </w:r>
        <w:r w:rsidR="00AE3EAF">
          <w:rPr>
            <w:noProof/>
            <w:webHidden/>
          </w:rPr>
          <w:instrText xml:space="preserve"> PAGEREF _Toc262305039 \h </w:instrText>
        </w:r>
        <w:r>
          <w:rPr>
            <w:noProof/>
            <w:webHidden/>
          </w:rPr>
        </w:r>
        <w:r>
          <w:rPr>
            <w:noProof/>
            <w:webHidden/>
          </w:rPr>
          <w:fldChar w:fldCharType="separate"/>
        </w:r>
        <w:r w:rsidR="00ED5C84">
          <w:rPr>
            <w:noProof/>
            <w:webHidden/>
          </w:rPr>
          <w:t>43</w:t>
        </w:r>
        <w:r>
          <w:rPr>
            <w:noProof/>
            <w:webHidden/>
          </w:rPr>
          <w:fldChar w:fldCharType="end"/>
        </w:r>
      </w:hyperlink>
    </w:p>
    <w:p w:rsidR="00AE3EAF" w:rsidRDefault="00CC3C12">
      <w:pPr>
        <w:pStyle w:val="Spistreci3"/>
        <w:rPr>
          <w:rFonts w:asciiTheme="minorHAnsi" w:eastAsiaTheme="minorEastAsia" w:hAnsiTheme="minorHAnsi" w:cstheme="minorBidi"/>
          <w:noProof/>
          <w:color w:val="auto"/>
          <w:sz w:val="22"/>
          <w:szCs w:val="22"/>
        </w:rPr>
      </w:pPr>
      <w:hyperlink w:anchor="_Toc262305040" w:history="1">
        <w:r w:rsidR="00AE3EAF" w:rsidRPr="003B7A95">
          <w:rPr>
            <w:rStyle w:val="Hipercze"/>
            <w:noProof/>
          </w:rPr>
          <w:t>4.1.5.</w:t>
        </w:r>
        <w:r w:rsidR="00AE3EAF">
          <w:rPr>
            <w:rFonts w:asciiTheme="minorHAnsi" w:eastAsiaTheme="minorEastAsia" w:hAnsiTheme="minorHAnsi" w:cstheme="minorBidi"/>
            <w:noProof/>
            <w:color w:val="auto"/>
            <w:sz w:val="22"/>
            <w:szCs w:val="22"/>
          </w:rPr>
          <w:tab/>
        </w:r>
        <w:r w:rsidR="00AE3EAF" w:rsidRPr="003B7A95">
          <w:rPr>
            <w:rStyle w:val="Hipercze"/>
            <w:noProof/>
          </w:rPr>
          <w:t>Logowanie</w:t>
        </w:r>
        <w:r w:rsidR="00AE3EAF">
          <w:rPr>
            <w:noProof/>
            <w:webHidden/>
          </w:rPr>
          <w:tab/>
        </w:r>
        <w:r>
          <w:rPr>
            <w:noProof/>
            <w:webHidden/>
          </w:rPr>
          <w:fldChar w:fldCharType="begin"/>
        </w:r>
        <w:r w:rsidR="00AE3EAF">
          <w:rPr>
            <w:noProof/>
            <w:webHidden/>
          </w:rPr>
          <w:instrText xml:space="preserve"> PAGEREF _Toc262305040 \h </w:instrText>
        </w:r>
        <w:r>
          <w:rPr>
            <w:noProof/>
            <w:webHidden/>
          </w:rPr>
        </w:r>
        <w:r>
          <w:rPr>
            <w:noProof/>
            <w:webHidden/>
          </w:rPr>
          <w:fldChar w:fldCharType="separate"/>
        </w:r>
        <w:r w:rsidR="00ED5C84">
          <w:rPr>
            <w:noProof/>
            <w:webHidden/>
          </w:rPr>
          <w:t>45</w:t>
        </w:r>
        <w:r>
          <w:rPr>
            <w:noProof/>
            <w:webHidden/>
          </w:rPr>
          <w:fldChar w:fldCharType="end"/>
        </w:r>
      </w:hyperlink>
    </w:p>
    <w:p w:rsidR="00AE3EAF" w:rsidRDefault="00CC3C12">
      <w:pPr>
        <w:pStyle w:val="Spistreci2"/>
        <w:rPr>
          <w:rFonts w:asciiTheme="minorHAnsi" w:eastAsiaTheme="minorEastAsia" w:hAnsiTheme="minorHAnsi" w:cstheme="minorBidi"/>
          <w:noProof/>
          <w:color w:val="auto"/>
          <w:sz w:val="22"/>
          <w:szCs w:val="22"/>
        </w:rPr>
      </w:pPr>
      <w:hyperlink w:anchor="_Toc262305041" w:history="1">
        <w:r w:rsidR="00AE3EAF" w:rsidRPr="003B7A95">
          <w:rPr>
            <w:rStyle w:val="Hipercze"/>
            <w:noProof/>
          </w:rPr>
          <w:t>4.2.</w:t>
        </w:r>
        <w:r w:rsidR="00AE3EAF">
          <w:rPr>
            <w:rFonts w:asciiTheme="minorHAnsi" w:eastAsiaTheme="minorEastAsia" w:hAnsiTheme="minorHAnsi" w:cstheme="minorBidi"/>
            <w:noProof/>
            <w:color w:val="auto"/>
            <w:sz w:val="22"/>
            <w:szCs w:val="22"/>
          </w:rPr>
          <w:tab/>
        </w:r>
        <w:r w:rsidR="00AE3EAF" w:rsidRPr="003B7A95">
          <w:rPr>
            <w:rStyle w:val="Hipercze"/>
            <w:noProof/>
          </w:rPr>
          <w:t>Część CPU</w:t>
        </w:r>
        <w:r w:rsidR="00AE3EAF">
          <w:rPr>
            <w:noProof/>
            <w:webHidden/>
          </w:rPr>
          <w:tab/>
        </w:r>
        <w:r>
          <w:rPr>
            <w:noProof/>
            <w:webHidden/>
          </w:rPr>
          <w:fldChar w:fldCharType="begin"/>
        </w:r>
        <w:r w:rsidR="00AE3EAF">
          <w:rPr>
            <w:noProof/>
            <w:webHidden/>
          </w:rPr>
          <w:instrText xml:space="preserve"> PAGEREF _Toc262305041 \h </w:instrText>
        </w:r>
        <w:r>
          <w:rPr>
            <w:noProof/>
            <w:webHidden/>
          </w:rPr>
        </w:r>
        <w:r>
          <w:rPr>
            <w:noProof/>
            <w:webHidden/>
          </w:rPr>
          <w:fldChar w:fldCharType="separate"/>
        </w:r>
        <w:r w:rsidR="00ED5C84">
          <w:rPr>
            <w:noProof/>
            <w:webHidden/>
          </w:rPr>
          <w:t>45</w:t>
        </w:r>
        <w:r>
          <w:rPr>
            <w:noProof/>
            <w:webHidden/>
          </w:rPr>
          <w:fldChar w:fldCharType="end"/>
        </w:r>
      </w:hyperlink>
    </w:p>
    <w:p w:rsidR="00AE3EAF" w:rsidRDefault="00CC3C12">
      <w:pPr>
        <w:pStyle w:val="Spistreci3"/>
        <w:rPr>
          <w:rFonts w:asciiTheme="minorHAnsi" w:eastAsiaTheme="minorEastAsia" w:hAnsiTheme="minorHAnsi" w:cstheme="minorBidi"/>
          <w:noProof/>
          <w:color w:val="auto"/>
          <w:sz w:val="22"/>
          <w:szCs w:val="22"/>
        </w:rPr>
      </w:pPr>
      <w:hyperlink w:anchor="_Toc262305042" w:history="1">
        <w:r w:rsidR="00AE3EAF" w:rsidRPr="003B7A95">
          <w:rPr>
            <w:rStyle w:val="Hipercze"/>
            <w:noProof/>
          </w:rPr>
          <w:t>4.2.1.</w:t>
        </w:r>
        <w:r w:rsidR="00AE3EAF">
          <w:rPr>
            <w:rFonts w:asciiTheme="minorHAnsi" w:eastAsiaTheme="minorEastAsia" w:hAnsiTheme="minorHAnsi" w:cstheme="minorBidi"/>
            <w:noProof/>
            <w:color w:val="auto"/>
            <w:sz w:val="22"/>
            <w:szCs w:val="22"/>
          </w:rPr>
          <w:tab/>
        </w:r>
        <w:r w:rsidR="00AE3EAF" w:rsidRPr="003B7A95">
          <w:rPr>
            <w:rStyle w:val="Hipercze"/>
            <w:noProof/>
          </w:rPr>
          <w:t>Kolejność działań przy operacjach na MLP</w:t>
        </w:r>
        <w:r w:rsidR="00AE3EAF">
          <w:rPr>
            <w:noProof/>
            <w:webHidden/>
          </w:rPr>
          <w:tab/>
        </w:r>
        <w:r>
          <w:rPr>
            <w:noProof/>
            <w:webHidden/>
          </w:rPr>
          <w:fldChar w:fldCharType="begin"/>
        </w:r>
        <w:r w:rsidR="00AE3EAF">
          <w:rPr>
            <w:noProof/>
            <w:webHidden/>
          </w:rPr>
          <w:instrText xml:space="preserve"> PAGEREF _Toc262305042 \h </w:instrText>
        </w:r>
        <w:r>
          <w:rPr>
            <w:noProof/>
            <w:webHidden/>
          </w:rPr>
        </w:r>
        <w:r>
          <w:rPr>
            <w:noProof/>
            <w:webHidden/>
          </w:rPr>
          <w:fldChar w:fldCharType="separate"/>
        </w:r>
        <w:r w:rsidR="00ED5C84">
          <w:rPr>
            <w:noProof/>
            <w:webHidden/>
          </w:rPr>
          <w:t>46</w:t>
        </w:r>
        <w:r>
          <w:rPr>
            <w:noProof/>
            <w:webHidden/>
          </w:rPr>
          <w:fldChar w:fldCharType="end"/>
        </w:r>
      </w:hyperlink>
    </w:p>
    <w:p w:rsidR="00AE3EAF" w:rsidRDefault="00CC3C1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43" w:history="1">
        <w:r w:rsidR="00AE3EAF" w:rsidRPr="003B7A95">
          <w:rPr>
            <w:rStyle w:val="Hipercze"/>
            <w:noProof/>
          </w:rPr>
          <w:t>4.2.1.1.</w:t>
        </w:r>
        <w:r w:rsidR="00AE3EAF">
          <w:rPr>
            <w:rFonts w:asciiTheme="minorHAnsi" w:eastAsiaTheme="minorEastAsia" w:hAnsiTheme="minorHAnsi" w:cstheme="minorBidi"/>
            <w:noProof/>
            <w:color w:val="auto"/>
            <w:sz w:val="22"/>
            <w:szCs w:val="22"/>
          </w:rPr>
          <w:tab/>
        </w:r>
        <w:r w:rsidR="00AE3EAF" w:rsidRPr="003B7A95">
          <w:rPr>
            <w:rStyle w:val="Hipercze"/>
            <w:noProof/>
          </w:rPr>
          <w:t>Sekwencja uruchamiania sieci</w:t>
        </w:r>
        <w:r w:rsidR="00AE3EAF">
          <w:rPr>
            <w:noProof/>
            <w:webHidden/>
          </w:rPr>
          <w:tab/>
        </w:r>
        <w:r>
          <w:rPr>
            <w:noProof/>
            <w:webHidden/>
          </w:rPr>
          <w:fldChar w:fldCharType="begin"/>
        </w:r>
        <w:r w:rsidR="00AE3EAF">
          <w:rPr>
            <w:noProof/>
            <w:webHidden/>
          </w:rPr>
          <w:instrText xml:space="preserve"> PAGEREF _Toc262305043 \h </w:instrText>
        </w:r>
        <w:r>
          <w:rPr>
            <w:noProof/>
            <w:webHidden/>
          </w:rPr>
        </w:r>
        <w:r>
          <w:rPr>
            <w:noProof/>
            <w:webHidden/>
          </w:rPr>
          <w:fldChar w:fldCharType="separate"/>
        </w:r>
        <w:r w:rsidR="00ED5C84">
          <w:rPr>
            <w:noProof/>
            <w:webHidden/>
          </w:rPr>
          <w:t>46</w:t>
        </w:r>
        <w:r>
          <w:rPr>
            <w:noProof/>
            <w:webHidden/>
          </w:rPr>
          <w:fldChar w:fldCharType="end"/>
        </w:r>
      </w:hyperlink>
    </w:p>
    <w:p w:rsidR="00AE3EAF" w:rsidRDefault="00CC3C1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44" w:history="1">
        <w:r w:rsidR="00AE3EAF" w:rsidRPr="003B7A95">
          <w:rPr>
            <w:rStyle w:val="Hipercze"/>
            <w:noProof/>
          </w:rPr>
          <w:t>4.2.1.2.</w:t>
        </w:r>
        <w:r w:rsidR="00AE3EAF">
          <w:rPr>
            <w:rFonts w:asciiTheme="minorHAnsi" w:eastAsiaTheme="minorEastAsia" w:hAnsiTheme="minorHAnsi" w:cstheme="minorBidi"/>
            <w:noProof/>
            <w:color w:val="auto"/>
            <w:sz w:val="22"/>
            <w:szCs w:val="22"/>
          </w:rPr>
          <w:tab/>
        </w:r>
        <w:r w:rsidR="00AE3EAF" w:rsidRPr="003B7A95">
          <w:rPr>
            <w:rStyle w:val="Hipercze"/>
            <w:noProof/>
          </w:rPr>
          <w:t>Sekwencja trenowania sieci</w:t>
        </w:r>
        <w:r w:rsidR="00AE3EAF">
          <w:rPr>
            <w:noProof/>
            <w:webHidden/>
          </w:rPr>
          <w:tab/>
        </w:r>
        <w:r>
          <w:rPr>
            <w:noProof/>
            <w:webHidden/>
          </w:rPr>
          <w:fldChar w:fldCharType="begin"/>
        </w:r>
        <w:r w:rsidR="00AE3EAF">
          <w:rPr>
            <w:noProof/>
            <w:webHidden/>
          </w:rPr>
          <w:instrText xml:space="preserve"> PAGEREF _Toc262305044 \h </w:instrText>
        </w:r>
        <w:r>
          <w:rPr>
            <w:noProof/>
            <w:webHidden/>
          </w:rPr>
        </w:r>
        <w:r>
          <w:rPr>
            <w:noProof/>
            <w:webHidden/>
          </w:rPr>
          <w:fldChar w:fldCharType="separate"/>
        </w:r>
        <w:r w:rsidR="00ED5C84">
          <w:rPr>
            <w:noProof/>
            <w:webHidden/>
          </w:rPr>
          <w:t>47</w:t>
        </w:r>
        <w:r>
          <w:rPr>
            <w:noProof/>
            <w:webHidden/>
          </w:rPr>
          <w:fldChar w:fldCharType="end"/>
        </w:r>
      </w:hyperlink>
    </w:p>
    <w:p w:rsidR="00AE3EAF" w:rsidRDefault="00CC3C12">
      <w:pPr>
        <w:pStyle w:val="Spistreci2"/>
        <w:rPr>
          <w:rFonts w:asciiTheme="minorHAnsi" w:eastAsiaTheme="minorEastAsia" w:hAnsiTheme="minorHAnsi" w:cstheme="minorBidi"/>
          <w:noProof/>
          <w:color w:val="auto"/>
          <w:sz w:val="22"/>
          <w:szCs w:val="22"/>
        </w:rPr>
      </w:pPr>
      <w:hyperlink w:anchor="_Toc262305045" w:history="1">
        <w:r w:rsidR="00AE3EAF" w:rsidRPr="003B7A95">
          <w:rPr>
            <w:rStyle w:val="Hipercze"/>
            <w:noProof/>
          </w:rPr>
          <w:t>4.3.</w:t>
        </w:r>
        <w:r w:rsidR="00AE3EAF">
          <w:rPr>
            <w:rFonts w:asciiTheme="minorHAnsi" w:eastAsiaTheme="minorEastAsia" w:hAnsiTheme="minorHAnsi" w:cstheme="minorBidi"/>
            <w:noProof/>
            <w:color w:val="auto"/>
            <w:sz w:val="22"/>
            <w:szCs w:val="22"/>
          </w:rPr>
          <w:tab/>
        </w:r>
        <w:r w:rsidR="00AE3EAF" w:rsidRPr="003B7A95">
          <w:rPr>
            <w:rStyle w:val="Hipercze"/>
            <w:noProof/>
          </w:rPr>
          <w:t>Część GPU</w:t>
        </w:r>
        <w:r w:rsidR="00AE3EAF">
          <w:rPr>
            <w:noProof/>
            <w:webHidden/>
          </w:rPr>
          <w:tab/>
        </w:r>
        <w:r>
          <w:rPr>
            <w:noProof/>
            <w:webHidden/>
          </w:rPr>
          <w:fldChar w:fldCharType="begin"/>
        </w:r>
        <w:r w:rsidR="00AE3EAF">
          <w:rPr>
            <w:noProof/>
            <w:webHidden/>
          </w:rPr>
          <w:instrText xml:space="preserve"> PAGEREF _Toc262305045 \h </w:instrText>
        </w:r>
        <w:r>
          <w:rPr>
            <w:noProof/>
            <w:webHidden/>
          </w:rPr>
        </w:r>
        <w:r>
          <w:rPr>
            <w:noProof/>
            <w:webHidden/>
          </w:rPr>
          <w:fldChar w:fldCharType="separate"/>
        </w:r>
        <w:r w:rsidR="00ED5C84">
          <w:rPr>
            <w:noProof/>
            <w:webHidden/>
          </w:rPr>
          <w:t>47</w:t>
        </w:r>
        <w:r>
          <w:rPr>
            <w:noProof/>
            <w:webHidden/>
          </w:rPr>
          <w:fldChar w:fldCharType="end"/>
        </w:r>
      </w:hyperlink>
    </w:p>
    <w:p w:rsidR="00AE3EAF" w:rsidRDefault="00CC3C12">
      <w:pPr>
        <w:pStyle w:val="Spistreci3"/>
        <w:rPr>
          <w:rFonts w:asciiTheme="minorHAnsi" w:eastAsiaTheme="minorEastAsia" w:hAnsiTheme="minorHAnsi" w:cstheme="minorBidi"/>
          <w:noProof/>
          <w:color w:val="auto"/>
          <w:sz w:val="22"/>
          <w:szCs w:val="22"/>
        </w:rPr>
      </w:pPr>
      <w:hyperlink w:anchor="_Toc262305046" w:history="1">
        <w:r w:rsidR="00AE3EAF" w:rsidRPr="003B7A95">
          <w:rPr>
            <w:rStyle w:val="Hipercze"/>
            <w:noProof/>
          </w:rPr>
          <w:t>4.3.1.</w:t>
        </w:r>
        <w:r w:rsidR="00AE3EAF">
          <w:rPr>
            <w:rFonts w:asciiTheme="minorHAnsi" w:eastAsiaTheme="minorEastAsia" w:hAnsiTheme="minorHAnsi" w:cstheme="minorBidi"/>
            <w:noProof/>
            <w:color w:val="auto"/>
            <w:sz w:val="22"/>
            <w:szCs w:val="22"/>
          </w:rPr>
          <w:tab/>
        </w:r>
        <w:r w:rsidR="00AE3EAF" w:rsidRPr="003B7A95">
          <w:rPr>
            <w:rStyle w:val="Hipercze"/>
            <w:noProof/>
          </w:rPr>
          <w:t>Implementacja MLP na GPU</w:t>
        </w:r>
        <w:r w:rsidR="00AE3EAF">
          <w:rPr>
            <w:noProof/>
            <w:webHidden/>
          </w:rPr>
          <w:tab/>
        </w:r>
        <w:r>
          <w:rPr>
            <w:noProof/>
            <w:webHidden/>
          </w:rPr>
          <w:fldChar w:fldCharType="begin"/>
        </w:r>
        <w:r w:rsidR="00AE3EAF">
          <w:rPr>
            <w:noProof/>
            <w:webHidden/>
          </w:rPr>
          <w:instrText xml:space="preserve"> PAGEREF _Toc262305046 \h </w:instrText>
        </w:r>
        <w:r>
          <w:rPr>
            <w:noProof/>
            <w:webHidden/>
          </w:rPr>
        </w:r>
        <w:r>
          <w:rPr>
            <w:noProof/>
            <w:webHidden/>
          </w:rPr>
          <w:fldChar w:fldCharType="separate"/>
        </w:r>
        <w:r w:rsidR="00ED5C84">
          <w:rPr>
            <w:noProof/>
            <w:webHidden/>
          </w:rPr>
          <w:t>48</w:t>
        </w:r>
        <w:r>
          <w:rPr>
            <w:noProof/>
            <w:webHidden/>
          </w:rPr>
          <w:fldChar w:fldCharType="end"/>
        </w:r>
      </w:hyperlink>
    </w:p>
    <w:p w:rsidR="00AE3EAF" w:rsidRDefault="00CC3C1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47" w:history="1">
        <w:r w:rsidR="00AE3EAF" w:rsidRPr="003B7A95">
          <w:rPr>
            <w:rStyle w:val="Hipercze"/>
            <w:noProof/>
          </w:rPr>
          <w:t>4.3.1.1.</w:t>
        </w:r>
        <w:r w:rsidR="00AE3EAF">
          <w:rPr>
            <w:rFonts w:asciiTheme="minorHAnsi" w:eastAsiaTheme="minorEastAsia" w:hAnsiTheme="minorHAnsi" w:cstheme="minorBidi"/>
            <w:noProof/>
            <w:color w:val="auto"/>
            <w:sz w:val="22"/>
            <w:szCs w:val="22"/>
          </w:rPr>
          <w:tab/>
        </w:r>
        <w:r w:rsidR="00AE3EAF" w:rsidRPr="003B7A95">
          <w:rPr>
            <w:rStyle w:val="Hipercze"/>
            <w:noProof/>
          </w:rPr>
          <w:t>Ogólny algorytm</w:t>
        </w:r>
        <w:r w:rsidR="00AE3EAF">
          <w:rPr>
            <w:noProof/>
            <w:webHidden/>
          </w:rPr>
          <w:tab/>
        </w:r>
        <w:r>
          <w:rPr>
            <w:noProof/>
            <w:webHidden/>
          </w:rPr>
          <w:fldChar w:fldCharType="begin"/>
        </w:r>
        <w:r w:rsidR="00AE3EAF">
          <w:rPr>
            <w:noProof/>
            <w:webHidden/>
          </w:rPr>
          <w:instrText xml:space="preserve"> PAGEREF _Toc262305047 \h </w:instrText>
        </w:r>
        <w:r>
          <w:rPr>
            <w:noProof/>
            <w:webHidden/>
          </w:rPr>
        </w:r>
        <w:r>
          <w:rPr>
            <w:noProof/>
            <w:webHidden/>
          </w:rPr>
          <w:fldChar w:fldCharType="separate"/>
        </w:r>
        <w:r w:rsidR="00ED5C84">
          <w:rPr>
            <w:noProof/>
            <w:webHidden/>
          </w:rPr>
          <w:t>48</w:t>
        </w:r>
        <w:r>
          <w:rPr>
            <w:noProof/>
            <w:webHidden/>
          </w:rPr>
          <w:fldChar w:fldCharType="end"/>
        </w:r>
      </w:hyperlink>
    </w:p>
    <w:p w:rsidR="00AE3EAF" w:rsidRDefault="00CC3C1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48" w:history="1">
        <w:r w:rsidR="00AE3EAF" w:rsidRPr="003B7A95">
          <w:rPr>
            <w:rStyle w:val="Hipercze"/>
            <w:noProof/>
          </w:rPr>
          <w:t>4.3.1.2.</w:t>
        </w:r>
        <w:r w:rsidR="00AE3EAF">
          <w:rPr>
            <w:rFonts w:asciiTheme="minorHAnsi" w:eastAsiaTheme="minorEastAsia" w:hAnsiTheme="minorHAnsi" w:cstheme="minorBidi"/>
            <w:noProof/>
            <w:color w:val="auto"/>
            <w:sz w:val="22"/>
            <w:szCs w:val="22"/>
          </w:rPr>
          <w:tab/>
        </w:r>
        <w:r w:rsidR="00AE3EAF" w:rsidRPr="003B7A95">
          <w:rPr>
            <w:rStyle w:val="Hipercze"/>
            <w:noProof/>
          </w:rPr>
          <w:t>Sekwencja uruchamiania sieci</w:t>
        </w:r>
        <w:r w:rsidR="00AE3EAF">
          <w:rPr>
            <w:noProof/>
            <w:webHidden/>
          </w:rPr>
          <w:tab/>
        </w:r>
        <w:r>
          <w:rPr>
            <w:noProof/>
            <w:webHidden/>
          </w:rPr>
          <w:fldChar w:fldCharType="begin"/>
        </w:r>
        <w:r w:rsidR="00AE3EAF">
          <w:rPr>
            <w:noProof/>
            <w:webHidden/>
          </w:rPr>
          <w:instrText xml:space="preserve"> PAGEREF _Toc262305048 \h </w:instrText>
        </w:r>
        <w:r>
          <w:rPr>
            <w:noProof/>
            <w:webHidden/>
          </w:rPr>
        </w:r>
        <w:r>
          <w:rPr>
            <w:noProof/>
            <w:webHidden/>
          </w:rPr>
          <w:fldChar w:fldCharType="separate"/>
        </w:r>
        <w:r w:rsidR="00ED5C84">
          <w:rPr>
            <w:noProof/>
            <w:webHidden/>
          </w:rPr>
          <w:t>48</w:t>
        </w:r>
        <w:r>
          <w:rPr>
            <w:noProof/>
            <w:webHidden/>
          </w:rPr>
          <w:fldChar w:fldCharType="end"/>
        </w:r>
      </w:hyperlink>
    </w:p>
    <w:p w:rsidR="00AE3EAF" w:rsidRDefault="00CC3C1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49" w:history="1">
        <w:r w:rsidR="00AE3EAF" w:rsidRPr="003B7A95">
          <w:rPr>
            <w:rStyle w:val="Hipercze"/>
            <w:noProof/>
          </w:rPr>
          <w:t>4.3.1.3.</w:t>
        </w:r>
        <w:r w:rsidR="00AE3EAF">
          <w:rPr>
            <w:rFonts w:asciiTheme="minorHAnsi" w:eastAsiaTheme="minorEastAsia" w:hAnsiTheme="minorHAnsi" w:cstheme="minorBidi"/>
            <w:noProof/>
            <w:color w:val="auto"/>
            <w:sz w:val="22"/>
            <w:szCs w:val="22"/>
          </w:rPr>
          <w:tab/>
        </w:r>
        <w:r w:rsidR="00AE3EAF" w:rsidRPr="003B7A95">
          <w:rPr>
            <w:rStyle w:val="Hipercze"/>
            <w:noProof/>
          </w:rPr>
          <w:t>Sekwencji trenowania sieci</w:t>
        </w:r>
        <w:r w:rsidR="00AE3EAF">
          <w:rPr>
            <w:noProof/>
            <w:webHidden/>
          </w:rPr>
          <w:tab/>
        </w:r>
        <w:r>
          <w:rPr>
            <w:noProof/>
            <w:webHidden/>
          </w:rPr>
          <w:fldChar w:fldCharType="begin"/>
        </w:r>
        <w:r w:rsidR="00AE3EAF">
          <w:rPr>
            <w:noProof/>
            <w:webHidden/>
          </w:rPr>
          <w:instrText xml:space="preserve"> PAGEREF _Toc262305049 \h </w:instrText>
        </w:r>
        <w:r>
          <w:rPr>
            <w:noProof/>
            <w:webHidden/>
          </w:rPr>
        </w:r>
        <w:r>
          <w:rPr>
            <w:noProof/>
            <w:webHidden/>
          </w:rPr>
          <w:fldChar w:fldCharType="separate"/>
        </w:r>
        <w:r w:rsidR="00ED5C84">
          <w:rPr>
            <w:noProof/>
            <w:webHidden/>
          </w:rPr>
          <w:t>49</w:t>
        </w:r>
        <w:r>
          <w:rPr>
            <w:noProof/>
            <w:webHidden/>
          </w:rPr>
          <w:fldChar w:fldCharType="end"/>
        </w:r>
      </w:hyperlink>
    </w:p>
    <w:p w:rsidR="00AE3EAF" w:rsidRDefault="00CC3C1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0" w:history="1">
        <w:r w:rsidR="00AE3EAF" w:rsidRPr="003B7A95">
          <w:rPr>
            <w:rStyle w:val="Hipercze"/>
            <w:noProof/>
          </w:rPr>
          <w:t>4.3.1.4.</w:t>
        </w:r>
        <w:r w:rsidR="00AE3EAF">
          <w:rPr>
            <w:rFonts w:asciiTheme="minorHAnsi" w:eastAsiaTheme="minorEastAsia" w:hAnsiTheme="minorHAnsi" w:cstheme="minorBidi"/>
            <w:noProof/>
            <w:color w:val="auto"/>
            <w:sz w:val="22"/>
            <w:szCs w:val="22"/>
          </w:rPr>
          <w:tab/>
        </w:r>
        <w:r w:rsidR="00AE3EAF" w:rsidRPr="003B7A95">
          <w:rPr>
            <w:rStyle w:val="Hipercze"/>
            <w:noProof/>
          </w:rPr>
          <w:t>Struktury danych w pamięci GPU</w:t>
        </w:r>
        <w:r w:rsidR="00AE3EAF">
          <w:rPr>
            <w:noProof/>
            <w:webHidden/>
          </w:rPr>
          <w:tab/>
        </w:r>
        <w:r>
          <w:rPr>
            <w:noProof/>
            <w:webHidden/>
          </w:rPr>
          <w:fldChar w:fldCharType="begin"/>
        </w:r>
        <w:r w:rsidR="00AE3EAF">
          <w:rPr>
            <w:noProof/>
            <w:webHidden/>
          </w:rPr>
          <w:instrText xml:space="preserve"> PAGEREF _Toc262305050 \h </w:instrText>
        </w:r>
        <w:r>
          <w:rPr>
            <w:noProof/>
            <w:webHidden/>
          </w:rPr>
        </w:r>
        <w:r>
          <w:rPr>
            <w:noProof/>
            <w:webHidden/>
          </w:rPr>
          <w:fldChar w:fldCharType="separate"/>
        </w:r>
        <w:r w:rsidR="00ED5C84">
          <w:rPr>
            <w:noProof/>
            <w:webHidden/>
          </w:rPr>
          <w:t>51</w:t>
        </w:r>
        <w:r>
          <w:rPr>
            <w:noProof/>
            <w:webHidden/>
          </w:rPr>
          <w:fldChar w:fldCharType="end"/>
        </w:r>
      </w:hyperlink>
    </w:p>
    <w:p w:rsidR="00AE3EAF" w:rsidRDefault="00CC3C1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1" w:history="1">
        <w:r w:rsidR="00AE3EAF" w:rsidRPr="003B7A95">
          <w:rPr>
            <w:rStyle w:val="Hipercze"/>
            <w:noProof/>
          </w:rPr>
          <w:t>4.3.1.5.</w:t>
        </w:r>
        <w:r w:rsidR="00AE3EAF">
          <w:rPr>
            <w:rFonts w:asciiTheme="minorHAnsi" w:eastAsiaTheme="minorEastAsia" w:hAnsiTheme="minorHAnsi" w:cstheme="minorBidi"/>
            <w:noProof/>
            <w:color w:val="auto"/>
            <w:sz w:val="22"/>
            <w:szCs w:val="22"/>
          </w:rPr>
          <w:tab/>
        </w:r>
        <w:r w:rsidR="00AE3EAF" w:rsidRPr="003B7A95">
          <w:rPr>
            <w:rStyle w:val="Hipercze"/>
            <w:noProof/>
          </w:rPr>
          <w:t>Opis działania kerneli</w:t>
        </w:r>
        <w:r w:rsidR="00AE3EAF">
          <w:rPr>
            <w:noProof/>
            <w:webHidden/>
          </w:rPr>
          <w:tab/>
        </w:r>
        <w:r>
          <w:rPr>
            <w:noProof/>
            <w:webHidden/>
          </w:rPr>
          <w:fldChar w:fldCharType="begin"/>
        </w:r>
        <w:r w:rsidR="00AE3EAF">
          <w:rPr>
            <w:noProof/>
            <w:webHidden/>
          </w:rPr>
          <w:instrText xml:space="preserve"> PAGEREF _Toc262305051 \h </w:instrText>
        </w:r>
        <w:r>
          <w:rPr>
            <w:noProof/>
            <w:webHidden/>
          </w:rPr>
        </w:r>
        <w:r>
          <w:rPr>
            <w:noProof/>
            <w:webHidden/>
          </w:rPr>
          <w:fldChar w:fldCharType="separate"/>
        </w:r>
        <w:r w:rsidR="00ED5C84">
          <w:rPr>
            <w:noProof/>
            <w:webHidden/>
          </w:rPr>
          <w:t>52</w:t>
        </w:r>
        <w:r>
          <w:rPr>
            <w:noProof/>
            <w:webHidden/>
          </w:rPr>
          <w:fldChar w:fldCharType="end"/>
        </w:r>
      </w:hyperlink>
    </w:p>
    <w:p w:rsidR="00AE3EAF" w:rsidRDefault="00CC3C1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2" w:history="1">
        <w:r w:rsidR="00AE3EAF" w:rsidRPr="003B7A95">
          <w:rPr>
            <w:rStyle w:val="Hipercze"/>
            <w:noProof/>
          </w:rPr>
          <w:t>4.3.1.6.</w:t>
        </w:r>
        <w:r w:rsidR="00AE3EAF">
          <w:rPr>
            <w:rFonts w:asciiTheme="minorHAnsi" w:eastAsiaTheme="minorEastAsia" w:hAnsiTheme="minorHAnsi" w:cstheme="minorBidi"/>
            <w:noProof/>
            <w:color w:val="auto"/>
            <w:sz w:val="22"/>
            <w:szCs w:val="22"/>
          </w:rPr>
          <w:tab/>
        </w:r>
        <w:r w:rsidR="00AE3EAF" w:rsidRPr="003B7A95">
          <w:rPr>
            <w:rStyle w:val="Hipercze"/>
            <w:noProof/>
          </w:rPr>
          <w:t>Analiza zależności danych</w:t>
        </w:r>
        <w:r w:rsidR="00AE3EAF">
          <w:rPr>
            <w:noProof/>
            <w:webHidden/>
          </w:rPr>
          <w:tab/>
        </w:r>
        <w:r>
          <w:rPr>
            <w:noProof/>
            <w:webHidden/>
          </w:rPr>
          <w:fldChar w:fldCharType="begin"/>
        </w:r>
        <w:r w:rsidR="00AE3EAF">
          <w:rPr>
            <w:noProof/>
            <w:webHidden/>
          </w:rPr>
          <w:instrText xml:space="preserve"> PAGEREF _Toc262305052 \h </w:instrText>
        </w:r>
        <w:r>
          <w:rPr>
            <w:noProof/>
            <w:webHidden/>
          </w:rPr>
        </w:r>
        <w:r>
          <w:rPr>
            <w:noProof/>
            <w:webHidden/>
          </w:rPr>
          <w:fldChar w:fldCharType="separate"/>
        </w:r>
        <w:r w:rsidR="00ED5C84">
          <w:rPr>
            <w:noProof/>
            <w:webHidden/>
          </w:rPr>
          <w:t>53</w:t>
        </w:r>
        <w:r>
          <w:rPr>
            <w:noProof/>
            <w:webHidden/>
          </w:rPr>
          <w:fldChar w:fldCharType="end"/>
        </w:r>
      </w:hyperlink>
    </w:p>
    <w:p w:rsidR="00AE3EAF" w:rsidRDefault="00CC3C12">
      <w:pPr>
        <w:pStyle w:val="Spistreci3"/>
        <w:rPr>
          <w:rFonts w:asciiTheme="minorHAnsi" w:eastAsiaTheme="minorEastAsia" w:hAnsiTheme="minorHAnsi" w:cstheme="minorBidi"/>
          <w:noProof/>
          <w:color w:val="auto"/>
          <w:sz w:val="22"/>
          <w:szCs w:val="22"/>
        </w:rPr>
      </w:pPr>
      <w:hyperlink w:anchor="_Toc262305053" w:history="1">
        <w:r w:rsidR="00AE3EAF" w:rsidRPr="003B7A95">
          <w:rPr>
            <w:rStyle w:val="Hipercze"/>
            <w:noProof/>
          </w:rPr>
          <w:t>4.3.2.</w:t>
        </w:r>
        <w:r w:rsidR="00AE3EAF">
          <w:rPr>
            <w:rFonts w:asciiTheme="minorHAnsi" w:eastAsiaTheme="minorEastAsia" w:hAnsiTheme="minorHAnsi" w:cstheme="minorBidi"/>
            <w:noProof/>
            <w:color w:val="auto"/>
            <w:sz w:val="22"/>
            <w:szCs w:val="22"/>
          </w:rPr>
          <w:tab/>
        </w:r>
        <w:r w:rsidR="00AE3EAF" w:rsidRPr="003B7A95">
          <w:rPr>
            <w:rStyle w:val="Hipercze"/>
            <w:noProof/>
          </w:rPr>
          <w:t>Ograniczenia wykonanego algorytmu</w:t>
        </w:r>
        <w:r w:rsidR="00AE3EAF">
          <w:rPr>
            <w:noProof/>
            <w:webHidden/>
          </w:rPr>
          <w:tab/>
        </w:r>
        <w:r>
          <w:rPr>
            <w:noProof/>
            <w:webHidden/>
          </w:rPr>
          <w:fldChar w:fldCharType="begin"/>
        </w:r>
        <w:r w:rsidR="00AE3EAF">
          <w:rPr>
            <w:noProof/>
            <w:webHidden/>
          </w:rPr>
          <w:instrText xml:space="preserve"> PAGEREF _Toc262305053 \h </w:instrText>
        </w:r>
        <w:r>
          <w:rPr>
            <w:noProof/>
            <w:webHidden/>
          </w:rPr>
        </w:r>
        <w:r>
          <w:rPr>
            <w:noProof/>
            <w:webHidden/>
          </w:rPr>
          <w:fldChar w:fldCharType="separate"/>
        </w:r>
        <w:r w:rsidR="00ED5C84">
          <w:rPr>
            <w:noProof/>
            <w:webHidden/>
          </w:rPr>
          <w:t>53</w:t>
        </w:r>
        <w:r>
          <w:rPr>
            <w:noProof/>
            <w:webHidden/>
          </w:rPr>
          <w:fldChar w:fldCharType="end"/>
        </w:r>
      </w:hyperlink>
    </w:p>
    <w:p w:rsidR="00AE3EAF" w:rsidRDefault="00CC3C12">
      <w:pPr>
        <w:pStyle w:val="Spistreci3"/>
        <w:rPr>
          <w:rFonts w:asciiTheme="minorHAnsi" w:eastAsiaTheme="minorEastAsia" w:hAnsiTheme="minorHAnsi" w:cstheme="minorBidi"/>
          <w:noProof/>
          <w:color w:val="auto"/>
          <w:sz w:val="22"/>
          <w:szCs w:val="22"/>
        </w:rPr>
      </w:pPr>
      <w:hyperlink w:anchor="_Toc262305054" w:history="1">
        <w:r w:rsidR="00AE3EAF" w:rsidRPr="003B7A95">
          <w:rPr>
            <w:rStyle w:val="Hipercze"/>
            <w:noProof/>
          </w:rPr>
          <w:t>4.3.3.</w:t>
        </w:r>
        <w:r w:rsidR="00AE3EAF">
          <w:rPr>
            <w:rFonts w:asciiTheme="minorHAnsi" w:eastAsiaTheme="minorEastAsia" w:hAnsiTheme="minorHAnsi" w:cstheme="minorBidi"/>
            <w:noProof/>
            <w:color w:val="auto"/>
            <w:sz w:val="22"/>
            <w:szCs w:val="22"/>
          </w:rPr>
          <w:tab/>
        </w:r>
        <w:r w:rsidR="00AE3EAF" w:rsidRPr="003B7A95">
          <w:rPr>
            <w:rStyle w:val="Hipercze"/>
            <w:noProof/>
          </w:rPr>
          <w:t>Użyte optymalizacje kerneli</w:t>
        </w:r>
        <w:r w:rsidR="00AE3EAF">
          <w:rPr>
            <w:noProof/>
            <w:webHidden/>
          </w:rPr>
          <w:tab/>
        </w:r>
        <w:r>
          <w:rPr>
            <w:noProof/>
            <w:webHidden/>
          </w:rPr>
          <w:fldChar w:fldCharType="begin"/>
        </w:r>
        <w:r w:rsidR="00AE3EAF">
          <w:rPr>
            <w:noProof/>
            <w:webHidden/>
          </w:rPr>
          <w:instrText xml:space="preserve"> PAGEREF _Toc262305054 \h </w:instrText>
        </w:r>
        <w:r>
          <w:rPr>
            <w:noProof/>
            <w:webHidden/>
          </w:rPr>
        </w:r>
        <w:r>
          <w:rPr>
            <w:noProof/>
            <w:webHidden/>
          </w:rPr>
          <w:fldChar w:fldCharType="separate"/>
        </w:r>
        <w:r w:rsidR="00ED5C84">
          <w:rPr>
            <w:noProof/>
            <w:webHidden/>
          </w:rPr>
          <w:t>54</w:t>
        </w:r>
        <w:r>
          <w:rPr>
            <w:noProof/>
            <w:webHidden/>
          </w:rPr>
          <w:fldChar w:fldCharType="end"/>
        </w:r>
      </w:hyperlink>
    </w:p>
    <w:p w:rsidR="00AE3EAF" w:rsidRDefault="00CC3C1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5" w:history="1">
        <w:r w:rsidR="00AE3EAF" w:rsidRPr="003B7A95">
          <w:rPr>
            <w:rStyle w:val="Hipercze"/>
            <w:noProof/>
          </w:rPr>
          <w:t>4.3.3.1.</w:t>
        </w:r>
        <w:r w:rsidR="00AE3EAF">
          <w:rPr>
            <w:rFonts w:asciiTheme="minorHAnsi" w:eastAsiaTheme="minorEastAsia" w:hAnsiTheme="minorHAnsi" w:cstheme="minorBidi"/>
            <w:noProof/>
            <w:color w:val="auto"/>
            <w:sz w:val="22"/>
            <w:szCs w:val="22"/>
          </w:rPr>
          <w:tab/>
        </w:r>
        <w:r w:rsidR="00AE3EAF" w:rsidRPr="003B7A95">
          <w:rPr>
            <w:rStyle w:val="Hipercze"/>
            <w:noProof/>
          </w:rPr>
          <w:t>Dostępy do danych globalnych o wysokiej przepustowości</w:t>
        </w:r>
        <w:r w:rsidR="00AE3EAF">
          <w:rPr>
            <w:noProof/>
            <w:webHidden/>
          </w:rPr>
          <w:tab/>
        </w:r>
        <w:r>
          <w:rPr>
            <w:noProof/>
            <w:webHidden/>
          </w:rPr>
          <w:fldChar w:fldCharType="begin"/>
        </w:r>
        <w:r w:rsidR="00AE3EAF">
          <w:rPr>
            <w:noProof/>
            <w:webHidden/>
          </w:rPr>
          <w:instrText xml:space="preserve"> PAGEREF _Toc262305055 \h </w:instrText>
        </w:r>
        <w:r>
          <w:rPr>
            <w:noProof/>
            <w:webHidden/>
          </w:rPr>
        </w:r>
        <w:r>
          <w:rPr>
            <w:noProof/>
            <w:webHidden/>
          </w:rPr>
          <w:fldChar w:fldCharType="separate"/>
        </w:r>
        <w:r w:rsidR="00ED5C84">
          <w:rPr>
            <w:noProof/>
            <w:webHidden/>
          </w:rPr>
          <w:t>54</w:t>
        </w:r>
        <w:r>
          <w:rPr>
            <w:noProof/>
            <w:webHidden/>
          </w:rPr>
          <w:fldChar w:fldCharType="end"/>
        </w:r>
      </w:hyperlink>
    </w:p>
    <w:p w:rsidR="00AE3EAF" w:rsidRDefault="00CC3C1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6" w:history="1">
        <w:r w:rsidR="00AE3EAF" w:rsidRPr="003B7A95">
          <w:rPr>
            <w:rStyle w:val="Hipercze"/>
            <w:noProof/>
          </w:rPr>
          <w:t>4.3.3.2.</w:t>
        </w:r>
        <w:r w:rsidR="00AE3EAF">
          <w:rPr>
            <w:rFonts w:asciiTheme="minorHAnsi" w:eastAsiaTheme="minorEastAsia" w:hAnsiTheme="minorHAnsi" w:cstheme="minorBidi"/>
            <w:noProof/>
            <w:color w:val="auto"/>
            <w:sz w:val="22"/>
            <w:szCs w:val="22"/>
          </w:rPr>
          <w:tab/>
        </w:r>
        <w:r w:rsidR="00AE3EAF" w:rsidRPr="003B7A95">
          <w:rPr>
            <w:rStyle w:val="Hipercze"/>
            <w:noProof/>
          </w:rPr>
          <w:t>Obsługa 2 testów na raz</w:t>
        </w:r>
        <w:r w:rsidR="00AE3EAF">
          <w:rPr>
            <w:noProof/>
            <w:webHidden/>
          </w:rPr>
          <w:tab/>
        </w:r>
        <w:r>
          <w:rPr>
            <w:noProof/>
            <w:webHidden/>
          </w:rPr>
          <w:fldChar w:fldCharType="begin"/>
        </w:r>
        <w:r w:rsidR="00AE3EAF">
          <w:rPr>
            <w:noProof/>
            <w:webHidden/>
          </w:rPr>
          <w:instrText xml:space="preserve"> PAGEREF _Toc262305056 \h </w:instrText>
        </w:r>
        <w:r>
          <w:rPr>
            <w:noProof/>
            <w:webHidden/>
          </w:rPr>
        </w:r>
        <w:r>
          <w:rPr>
            <w:noProof/>
            <w:webHidden/>
          </w:rPr>
          <w:fldChar w:fldCharType="separate"/>
        </w:r>
        <w:r w:rsidR="00ED5C84">
          <w:rPr>
            <w:noProof/>
            <w:webHidden/>
          </w:rPr>
          <w:t>55</w:t>
        </w:r>
        <w:r>
          <w:rPr>
            <w:noProof/>
            <w:webHidden/>
          </w:rPr>
          <w:fldChar w:fldCharType="end"/>
        </w:r>
      </w:hyperlink>
    </w:p>
    <w:p w:rsidR="00AE3EAF" w:rsidRDefault="00CC3C1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7" w:history="1">
        <w:r w:rsidR="00AE3EAF" w:rsidRPr="003B7A95">
          <w:rPr>
            <w:rStyle w:val="Hipercze"/>
            <w:noProof/>
          </w:rPr>
          <w:t>4.3.3.3.</w:t>
        </w:r>
        <w:r w:rsidR="00AE3EAF">
          <w:rPr>
            <w:rFonts w:asciiTheme="minorHAnsi" w:eastAsiaTheme="minorEastAsia" w:hAnsiTheme="minorHAnsi" w:cstheme="minorBidi"/>
            <w:noProof/>
            <w:color w:val="auto"/>
            <w:sz w:val="22"/>
            <w:szCs w:val="22"/>
          </w:rPr>
          <w:tab/>
        </w:r>
        <w:r w:rsidR="00AE3EAF" w:rsidRPr="003B7A95">
          <w:rPr>
            <w:rStyle w:val="Hipercze"/>
            <w:noProof/>
          </w:rPr>
          <w:t>Zapisywanie danych do pamięci dzielonej</w:t>
        </w:r>
        <w:r w:rsidR="00AE3EAF">
          <w:rPr>
            <w:noProof/>
            <w:webHidden/>
          </w:rPr>
          <w:tab/>
        </w:r>
        <w:r>
          <w:rPr>
            <w:noProof/>
            <w:webHidden/>
          </w:rPr>
          <w:fldChar w:fldCharType="begin"/>
        </w:r>
        <w:r w:rsidR="00AE3EAF">
          <w:rPr>
            <w:noProof/>
            <w:webHidden/>
          </w:rPr>
          <w:instrText xml:space="preserve"> PAGEREF _Toc262305057 \h </w:instrText>
        </w:r>
        <w:r>
          <w:rPr>
            <w:noProof/>
            <w:webHidden/>
          </w:rPr>
        </w:r>
        <w:r>
          <w:rPr>
            <w:noProof/>
            <w:webHidden/>
          </w:rPr>
          <w:fldChar w:fldCharType="separate"/>
        </w:r>
        <w:r w:rsidR="00ED5C84">
          <w:rPr>
            <w:noProof/>
            <w:webHidden/>
          </w:rPr>
          <w:t>55</w:t>
        </w:r>
        <w:r>
          <w:rPr>
            <w:noProof/>
            <w:webHidden/>
          </w:rPr>
          <w:fldChar w:fldCharType="end"/>
        </w:r>
      </w:hyperlink>
    </w:p>
    <w:p w:rsidR="00AE3EAF" w:rsidRDefault="00CC3C1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8" w:history="1">
        <w:r w:rsidR="00AE3EAF" w:rsidRPr="003B7A95">
          <w:rPr>
            <w:rStyle w:val="Hipercze"/>
            <w:noProof/>
          </w:rPr>
          <w:t>4.3.3.4.</w:t>
        </w:r>
        <w:r w:rsidR="00AE3EAF">
          <w:rPr>
            <w:rFonts w:asciiTheme="minorHAnsi" w:eastAsiaTheme="minorEastAsia" w:hAnsiTheme="minorHAnsi" w:cstheme="minorBidi"/>
            <w:noProof/>
            <w:color w:val="auto"/>
            <w:sz w:val="22"/>
            <w:szCs w:val="22"/>
          </w:rPr>
          <w:tab/>
        </w:r>
        <w:r w:rsidR="00AE3EAF" w:rsidRPr="003B7A95">
          <w:rPr>
            <w:rStyle w:val="Hipercze"/>
            <w:noProof/>
          </w:rPr>
          <w:t>Przewidywanie ilości uruchomionych bloków</w:t>
        </w:r>
        <w:r w:rsidR="00AE3EAF">
          <w:rPr>
            <w:noProof/>
            <w:webHidden/>
          </w:rPr>
          <w:tab/>
        </w:r>
        <w:r>
          <w:rPr>
            <w:noProof/>
            <w:webHidden/>
          </w:rPr>
          <w:fldChar w:fldCharType="begin"/>
        </w:r>
        <w:r w:rsidR="00AE3EAF">
          <w:rPr>
            <w:noProof/>
            <w:webHidden/>
          </w:rPr>
          <w:instrText xml:space="preserve"> PAGEREF _Toc262305058 \h </w:instrText>
        </w:r>
        <w:r>
          <w:rPr>
            <w:noProof/>
            <w:webHidden/>
          </w:rPr>
        </w:r>
        <w:r>
          <w:rPr>
            <w:noProof/>
            <w:webHidden/>
          </w:rPr>
          <w:fldChar w:fldCharType="separate"/>
        </w:r>
        <w:r w:rsidR="00ED5C84">
          <w:rPr>
            <w:noProof/>
            <w:webHidden/>
          </w:rPr>
          <w:t>56</w:t>
        </w:r>
        <w:r>
          <w:rPr>
            <w:noProof/>
            <w:webHidden/>
          </w:rPr>
          <w:fldChar w:fldCharType="end"/>
        </w:r>
      </w:hyperlink>
    </w:p>
    <w:p w:rsidR="00AE3EAF" w:rsidRDefault="00CC3C1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9" w:history="1">
        <w:r w:rsidR="00AE3EAF" w:rsidRPr="003B7A95">
          <w:rPr>
            <w:rStyle w:val="Hipercze"/>
            <w:noProof/>
          </w:rPr>
          <w:t>4.3.3.5.</w:t>
        </w:r>
        <w:r w:rsidR="00AE3EAF">
          <w:rPr>
            <w:rFonts w:asciiTheme="minorHAnsi" w:eastAsiaTheme="minorEastAsia" w:hAnsiTheme="minorHAnsi" w:cstheme="minorBidi"/>
            <w:noProof/>
            <w:color w:val="auto"/>
            <w:sz w:val="22"/>
            <w:szCs w:val="22"/>
          </w:rPr>
          <w:tab/>
        </w:r>
        <w:r w:rsidR="00AE3EAF" w:rsidRPr="003B7A95">
          <w:rPr>
            <w:rStyle w:val="Hipercze"/>
            <w:noProof/>
          </w:rPr>
          <w:t>Użycie pamięci constant</w:t>
        </w:r>
        <w:r w:rsidR="00AE3EAF">
          <w:rPr>
            <w:noProof/>
            <w:webHidden/>
          </w:rPr>
          <w:tab/>
        </w:r>
        <w:r>
          <w:rPr>
            <w:noProof/>
            <w:webHidden/>
          </w:rPr>
          <w:fldChar w:fldCharType="begin"/>
        </w:r>
        <w:r w:rsidR="00AE3EAF">
          <w:rPr>
            <w:noProof/>
            <w:webHidden/>
          </w:rPr>
          <w:instrText xml:space="preserve"> PAGEREF _Toc262305059 \h </w:instrText>
        </w:r>
        <w:r>
          <w:rPr>
            <w:noProof/>
            <w:webHidden/>
          </w:rPr>
        </w:r>
        <w:r>
          <w:rPr>
            <w:noProof/>
            <w:webHidden/>
          </w:rPr>
          <w:fldChar w:fldCharType="separate"/>
        </w:r>
        <w:r w:rsidR="00ED5C84">
          <w:rPr>
            <w:noProof/>
            <w:webHidden/>
          </w:rPr>
          <w:t>56</w:t>
        </w:r>
        <w:r>
          <w:rPr>
            <w:noProof/>
            <w:webHidden/>
          </w:rPr>
          <w:fldChar w:fldCharType="end"/>
        </w:r>
      </w:hyperlink>
    </w:p>
    <w:p w:rsidR="00AE3EAF" w:rsidRDefault="00CC3C12">
      <w:pPr>
        <w:pStyle w:val="Spistreci2"/>
        <w:rPr>
          <w:rFonts w:asciiTheme="minorHAnsi" w:eastAsiaTheme="minorEastAsia" w:hAnsiTheme="minorHAnsi" w:cstheme="minorBidi"/>
          <w:noProof/>
          <w:color w:val="auto"/>
          <w:sz w:val="22"/>
          <w:szCs w:val="22"/>
        </w:rPr>
      </w:pPr>
      <w:hyperlink w:anchor="_Toc262305060" w:history="1">
        <w:r w:rsidR="00AE3EAF" w:rsidRPr="003B7A95">
          <w:rPr>
            <w:rStyle w:val="Hipercze"/>
            <w:noProof/>
          </w:rPr>
          <w:t>4.4.</w:t>
        </w:r>
        <w:r w:rsidR="00AE3EAF">
          <w:rPr>
            <w:rFonts w:asciiTheme="minorHAnsi" w:eastAsiaTheme="minorEastAsia" w:hAnsiTheme="minorHAnsi" w:cstheme="minorBidi"/>
            <w:noProof/>
            <w:color w:val="auto"/>
            <w:sz w:val="22"/>
            <w:szCs w:val="22"/>
          </w:rPr>
          <w:tab/>
        </w:r>
        <w:r w:rsidR="00AE3EAF" w:rsidRPr="003B7A95">
          <w:rPr>
            <w:rStyle w:val="Hipercze"/>
            <w:noProof/>
          </w:rPr>
          <w:t>Testy implementacji sieci MLP</w:t>
        </w:r>
        <w:r w:rsidR="00AE3EAF">
          <w:rPr>
            <w:noProof/>
            <w:webHidden/>
          </w:rPr>
          <w:tab/>
        </w:r>
        <w:r>
          <w:rPr>
            <w:noProof/>
            <w:webHidden/>
          </w:rPr>
          <w:fldChar w:fldCharType="begin"/>
        </w:r>
        <w:r w:rsidR="00AE3EAF">
          <w:rPr>
            <w:noProof/>
            <w:webHidden/>
          </w:rPr>
          <w:instrText xml:space="preserve"> PAGEREF _Toc262305060 \h </w:instrText>
        </w:r>
        <w:r>
          <w:rPr>
            <w:noProof/>
            <w:webHidden/>
          </w:rPr>
        </w:r>
        <w:r>
          <w:rPr>
            <w:noProof/>
            <w:webHidden/>
          </w:rPr>
          <w:fldChar w:fldCharType="separate"/>
        </w:r>
        <w:r w:rsidR="00ED5C84">
          <w:rPr>
            <w:noProof/>
            <w:webHidden/>
          </w:rPr>
          <w:t>57</w:t>
        </w:r>
        <w:r>
          <w:rPr>
            <w:noProof/>
            <w:webHidden/>
          </w:rPr>
          <w:fldChar w:fldCharType="end"/>
        </w:r>
      </w:hyperlink>
    </w:p>
    <w:p w:rsidR="00AE3EAF" w:rsidRDefault="00CC3C12">
      <w:pPr>
        <w:pStyle w:val="Spistreci3"/>
        <w:rPr>
          <w:rFonts w:asciiTheme="minorHAnsi" w:eastAsiaTheme="minorEastAsia" w:hAnsiTheme="minorHAnsi" w:cstheme="minorBidi"/>
          <w:noProof/>
          <w:color w:val="auto"/>
          <w:sz w:val="22"/>
          <w:szCs w:val="22"/>
        </w:rPr>
      </w:pPr>
      <w:hyperlink w:anchor="_Toc262305061" w:history="1">
        <w:r w:rsidR="00AE3EAF" w:rsidRPr="003B7A95">
          <w:rPr>
            <w:rStyle w:val="Hipercze"/>
            <w:noProof/>
          </w:rPr>
          <w:t>4.4.1.</w:t>
        </w:r>
        <w:r w:rsidR="00AE3EAF">
          <w:rPr>
            <w:rFonts w:asciiTheme="minorHAnsi" w:eastAsiaTheme="minorEastAsia" w:hAnsiTheme="minorHAnsi" w:cstheme="minorBidi"/>
            <w:noProof/>
            <w:color w:val="auto"/>
            <w:sz w:val="22"/>
            <w:szCs w:val="22"/>
          </w:rPr>
          <w:tab/>
        </w:r>
        <w:r w:rsidR="00AE3EAF" w:rsidRPr="003B7A95">
          <w:rPr>
            <w:rStyle w:val="Hipercze"/>
            <w:noProof/>
          </w:rPr>
          <w:t>Opis danych testowych</w:t>
        </w:r>
        <w:r w:rsidR="00AE3EAF">
          <w:rPr>
            <w:noProof/>
            <w:webHidden/>
          </w:rPr>
          <w:tab/>
        </w:r>
        <w:r>
          <w:rPr>
            <w:noProof/>
            <w:webHidden/>
          </w:rPr>
          <w:fldChar w:fldCharType="begin"/>
        </w:r>
        <w:r w:rsidR="00AE3EAF">
          <w:rPr>
            <w:noProof/>
            <w:webHidden/>
          </w:rPr>
          <w:instrText xml:space="preserve"> PAGEREF _Toc262305061 \h </w:instrText>
        </w:r>
        <w:r>
          <w:rPr>
            <w:noProof/>
            <w:webHidden/>
          </w:rPr>
        </w:r>
        <w:r>
          <w:rPr>
            <w:noProof/>
            <w:webHidden/>
          </w:rPr>
          <w:fldChar w:fldCharType="separate"/>
        </w:r>
        <w:r w:rsidR="00ED5C84">
          <w:rPr>
            <w:noProof/>
            <w:webHidden/>
          </w:rPr>
          <w:t>57</w:t>
        </w:r>
        <w:r>
          <w:rPr>
            <w:noProof/>
            <w:webHidden/>
          </w:rPr>
          <w:fldChar w:fldCharType="end"/>
        </w:r>
      </w:hyperlink>
    </w:p>
    <w:p w:rsidR="00AE3EAF" w:rsidRDefault="00CC3C12">
      <w:pPr>
        <w:pStyle w:val="Spistreci3"/>
        <w:rPr>
          <w:rFonts w:asciiTheme="minorHAnsi" w:eastAsiaTheme="minorEastAsia" w:hAnsiTheme="minorHAnsi" w:cstheme="minorBidi"/>
          <w:noProof/>
          <w:color w:val="auto"/>
          <w:sz w:val="22"/>
          <w:szCs w:val="22"/>
        </w:rPr>
      </w:pPr>
      <w:hyperlink w:anchor="_Toc262305062" w:history="1">
        <w:r w:rsidR="00AE3EAF" w:rsidRPr="003B7A95">
          <w:rPr>
            <w:rStyle w:val="Hipercze"/>
            <w:noProof/>
          </w:rPr>
          <w:t>4.4.2.</w:t>
        </w:r>
        <w:r w:rsidR="00AE3EAF">
          <w:rPr>
            <w:rFonts w:asciiTheme="minorHAnsi" w:eastAsiaTheme="minorEastAsia" w:hAnsiTheme="minorHAnsi" w:cstheme="minorBidi"/>
            <w:noProof/>
            <w:color w:val="auto"/>
            <w:sz w:val="22"/>
            <w:szCs w:val="22"/>
          </w:rPr>
          <w:tab/>
        </w:r>
        <w:r w:rsidR="00AE3EAF" w:rsidRPr="003B7A95">
          <w:rPr>
            <w:rStyle w:val="Hipercze"/>
            <w:noProof/>
          </w:rPr>
          <w:t>Środowisko testowe</w:t>
        </w:r>
        <w:r w:rsidR="00AE3EAF">
          <w:rPr>
            <w:noProof/>
            <w:webHidden/>
          </w:rPr>
          <w:tab/>
        </w:r>
        <w:r>
          <w:rPr>
            <w:noProof/>
            <w:webHidden/>
          </w:rPr>
          <w:fldChar w:fldCharType="begin"/>
        </w:r>
        <w:r w:rsidR="00AE3EAF">
          <w:rPr>
            <w:noProof/>
            <w:webHidden/>
          </w:rPr>
          <w:instrText xml:space="preserve"> PAGEREF _Toc262305062 \h </w:instrText>
        </w:r>
        <w:r>
          <w:rPr>
            <w:noProof/>
            <w:webHidden/>
          </w:rPr>
        </w:r>
        <w:r>
          <w:rPr>
            <w:noProof/>
            <w:webHidden/>
          </w:rPr>
          <w:fldChar w:fldCharType="separate"/>
        </w:r>
        <w:r w:rsidR="00ED5C84">
          <w:rPr>
            <w:noProof/>
            <w:webHidden/>
          </w:rPr>
          <w:t>58</w:t>
        </w:r>
        <w:r>
          <w:rPr>
            <w:noProof/>
            <w:webHidden/>
          </w:rPr>
          <w:fldChar w:fldCharType="end"/>
        </w:r>
      </w:hyperlink>
    </w:p>
    <w:p w:rsidR="00AE3EAF" w:rsidRDefault="00CC3C12">
      <w:pPr>
        <w:pStyle w:val="Spistreci3"/>
        <w:rPr>
          <w:rFonts w:asciiTheme="minorHAnsi" w:eastAsiaTheme="minorEastAsia" w:hAnsiTheme="minorHAnsi" w:cstheme="minorBidi"/>
          <w:noProof/>
          <w:color w:val="auto"/>
          <w:sz w:val="22"/>
          <w:szCs w:val="22"/>
        </w:rPr>
      </w:pPr>
      <w:hyperlink w:anchor="_Toc262305063" w:history="1">
        <w:r w:rsidR="00AE3EAF" w:rsidRPr="003B7A95">
          <w:rPr>
            <w:rStyle w:val="Hipercze"/>
            <w:noProof/>
          </w:rPr>
          <w:t>4.4.3.</w:t>
        </w:r>
        <w:r w:rsidR="00AE3EAF">
          <w:rPr>
            <w:rFonts w:asciiTheme="minorHAnsi" w:eastAsiaTheme="minorEastAsia" w:hAnsiTheme="minorHAnsi" w:cstheme="minorBidi"/>
            <w:noProof/>
            <w:color w:val="auto"/>
            <w:sz w:val="22"/>
            <w:szCs w:val="22"/>
          </w:rPr>
          <w:tab/>
        </w:r>
        <w:r w:rsidR="00AE3EAF" w:rsidRPr="003B7A95">
          <w:rPr>
            <w:rStyle w:val="Hipercze"/>
            <w:noProof/>
          </w:rPr>
          <w:t>Wpływ parametrów sieci na jakość uczenia</w:t>
        </w:r>
        <w:r w:rsidR="00AE3EAF">
          <w:rPr>
            <w:noProof/>
            <w:webHidden/>
          </w:rPr>
          <w:tab/>
        </w:r>
        <w:r>
          <w:rPr>
            <w:noProof/>
            <w:webHidden/>
          </w:rPr>
          <w:fldChar w:fldCharType="begin"/>
        </w:r>
        <w:r w:rsidR="00AE3EAF">
          <w:rPr>
            <w:noProof/>
            <w:webHidden/>
          </w:rPr>
          <w:instrText xml:space="preserve"> PAGEREF _Toc262305063 \h </w:instrText>
        </w:r>
        <w:r>
          <w:rPr>
            <w:noProof/>
            <w:webHidden/>
          </w:rPr>
        </w:r>
        <w:r>
          <w:rPr>
            <w:noProof/>
            <w:webHidden/>
          </w:rPr>
          <w:fldChar w:fldCharType="separate"/>
        </w:r>
        <w:r w:rsidR="00ED5C84">
          <w:rPr>
            <w:noProof/>
            <w:webHidden/>
          </w:rPr>
          <w:t>58</w:t>
        </w:r>
        <w:r>
          <w:rPr>
            <w:noProof/>
            <w:webHidden/>
          </w:rPr>
          <w:fldChar w:fldCharType="end"/>
        </w:r>
      </w:hyperlink>
    </w:p>
    <w:p w:rsidR="00AE3EAF" w:rsidRDefault="00CC3C12">
      <w:pPr>
        <w:pStyle w:val="Spistreci3"/>
        <w:rPr>
          <w:rFonts w:asciiTheme="minorHAnsi" w:eastAsiaTheme="minorEastAsia" w:hAnsiTheme="minorHAnsi" w:cstheme="minorBidi"/>
          <w:noProof/>
          <w:color w:val="auto"/>
          <w:sz w:val="22"/>
          <w:szCs w:val="22"/>
        </w:rPr>
      </w:pPr>
      <w:hyperlink w:anchor="_Toc262305064" w:history="1">
        <w:r w:rsidR="00AE3EAF" w:rsidRPr="003B7A95">
          <w:rPr>
            <w:rStyle w:val="Hipercze"/>
            <w:noProof/>
          </w:rPr>
          <w:t>4.4.4.</w:t>
        </w:r>
        <w:r w:rsidR="00AE3EAF">
          <w:rPr>
            <w:rFonts w:asciiTheme="minorHAnsi" w:eastAsiaTheme="minorEastAsia" w:hAnsiTheme="minorHAnsi" w:cstheme="minorBidi"/>
            <w:noProof/>
            <w:color w:val="auto"/>
            <w:sz w:val="22"/>
            <w:szCs w:val="22"/>
          </w:rPr>
          <w:tab/>
        </w:r>
        <w:r w:rsidR="00AE3EAF" w:rsidRPr="003B7A95">
          <w:rPr>
            <w:rStyle w:val="Hipercze"/>
            <w:noProof/>
          </w:rPr>
          <w:t>Wpływ optymalizacji na wydajność kerneli</w:t>
        </w:r>
        <w:r w:rsidR="00AE3EAF">
          <w:rPr>
            <w:noProof/>
            <w:webHidden/>
          </w:rPr>
          <w:tab/>
        </w:r>
        <w:r>
          <w:rPr>
            <w:noProof/>
            <w:webHidden/>
          </w:rPr>
          <w:fldChar w:fldCharType="begin"/>
        </w:r>
        <w:r w:rsidR="00AE3EAF">
          <w:rPr>
            <w:noProof/>
            <w:webHidden/>
          </w:rPr>
          <w:instrText xml:space="preserve"> PAGEREF _Toc262305064 \h </w:instrText>
        </w:r>
        <w:r>
          <w:rPr>
            <w:noProof/>
            <w:webHidden/>
          </w:rPr>
        </w:r>
        <w:r>
          <w:rPr>
            <w:noProof/>
            <w:webHidden/>
          </w:rPr>
          <w:fldChar w:fldCharType="separate"/>
        </w:r>
        <w:r w:rsidR="00ED5C84">
          <w:rPr>
            <w:noProof/>
            <w:webHidden/>
          </w:rPr>
          <w:t>60</w:t>
        </w:r>
        <w:r>
          <w:rPr>
            <w:noProof/>
            <w:webHidden/>
          </w:rPr>
          <w:fldChar w:fldCharType="end"/>
        </w:r>
      </w:hyperlink>
    </w:p>
    <w:p w:rsidR="00AE3EAF" w:rsidRDefault="00CC3C12">
      <w:pPr>
        <w:pStyle w:val="Spistreci3"/>
        <w:rPr>
          <w:rFonts w:asciiTheme="minorHAnsi" w:eastAsiaTheme="minorEastAsia" w:hAnsiTheme="minorHAnsi" w:cstheme="minorBidi"/>
          <w:noProof/>
          <w:color w:val="auto"/>
          <w:sz w:val="22"/>
          <w:szCs w:val="22"/>
        </w:rPr>
      </w:pPr>
      <w:hyperlink w:anchor="_Toc262305065" w:history="1">
        <w:r w:rsidR="00AE3EAF" w:rsidRPr="003B7A95">
          <w:rPr>
            <w:rStyle w:val="Hipercze"/>
            <w:noProof/>
          </w:rPr>
          <w:t>4.4.5.</w:t>
        </w:r>
        <w:r w:rsidR="00AE3EAF">
          <w:rPr>
            <w:rFonts w:asciiTheme="minorHAnsi" w:eastAsiaTheme="minorEastAsia" w:hAnsiTheme="minorHAnsi" w:cstheme="minorBidi"/>
            <w:noProof/>
            <w:color w:val="auto"/>
            <w:sz w:val="22"/>
            <w:szCs w:val="22"/>
          </w:rPr>
          <w:tab/>
        </w:r>
        <w:r w:rsidR="00AE3EAF" w:rsidRPr="003B7A95">
          <w:rPr>
            <w:rStyle w:val="Hipercze"/>
            <w:noProof/>
          </w:rPr>
          <w:t>Porównanie wydajności uczenia wersji CPU i GPU</w:t>
        </w:r>
        <w:r w:rsidR="00AE3EAF">
          <w:rPr>
            <w:noProof/>
            <w:webHidden/>
          </w:rPr>
          <w:tab/>
        </w:r>
        <w:r>
          <w:rPr>
            <w:noProof/>
            <w:webHidden/>
          </w:rPr>
          <w:fldChar w:fldCharType="begin"/>
        </w:r>
        <w:r w:rsidR="00AE3EAF">
          <w:rPr>
            <w:noProof/>
            <w:webHidden/>
          </w:rPr>
          <w:instrText xml:space="preserve"> PAGEREF _Toc262305065 \h </w:instrText>
        </w:r>
        <w:r>
          <w:rPr>
            <w:noProof/>
            <w:webHidden/>
          </w:rPr>
        </w:r>
        <w:r>
          <w:rPr>
            <w:noProof/>
            <w:webHidden/>
          </w:rPr>
          <w:fldChar w:fldCharType="separate"/>
        </w:r>
        <w:r w:rsidR="00ED5C84">
          <w:rPr>
            <w:noProof/>
            <w:webHidden/>
          </w:rPr>
          <w:t>61</w:t>
        </w:r>
        <w:r>
          <w:rPr>
            <w:noProof/>
            <w:webHidden/>
          </w:rPr>
          <w:fldChar w:fldCharType="end"/>
        </w:r>
      </w:hyperlink>
    </w:p>
    <w:p w:rsidR="00AE3EAF" w:rsidRDefault="00CC3C12">
      <w:pPr>
        <w:pStyle w:val="Spistreci3"/>
        <w:rPr>
          <w:rFonts w:asciiTheme="minorHAnsi" w:eastAsiaTheme="minorEastAsia" w:hAnsiTheme="minorHAnsi" w:cstheme="minorBidi"/>
          <w:noProof/>
          <w:color w:val="auto"/>
          <w:sz w:val="22"/>
          <w:szCs w:val="22"/>
        </w:rPr>
      </w:pPr>
      <w:hyperlink w:anchor="_Toc262305066" w:history="1">
        <w:r w:rsidR="00AE3EAF" w:rsidRPr="003B7A95">
          <w:rPr>
            <w:rStyle w:val="Hipercze"/>
            <w:noProof/>
          </w:rPr>
          <w:t>4.4.6.</w:t>
        </w:r>
        <w:r w:rsidR="00AE3EAF">
          <w:rPr>
            <w:rFonts w:asciiTheme="minorHAnsi" w:eastAsiaTheme="minorEastAsia" w:hAnsiTheme="minorHAnsi" w:cstheme="minorBidi"/>
            <w:noProof/>
            <w:color w:val="auto"/>
            <w:sz w:val="22"/>
            <w:szCs w:val="22"/>
          </w:rPr>
          <w:tab/>
        </w:r>
        <w:r w:rsidR="00AE3EAF" w:rsidRPr="003B7A95">
          <w:rPr>
            <w:rStyle w:val="Hipercze"/>
            <w:noProof/>
          </w:rPr>
          <w:t>Informacje końcowe</w:t>
        </w:r>
        <w:r w:rsidR="00AE3EAF">
          <w:rPr>
            <w:noProof/>
            <w:webHidden/>
          </w:rPr>
          <w:tab/>
        </w:r>
        <w:r>
          <w:rPr>
            <w:noProof/>
            <w:webHidden/>
          </w:rPr>
          <w:fldChar w:fldCharType="begin"/>
        </w:r>
        <w:r w:rsidR="00AE3EAF">
          <w:rPr>
            <w:noProof/>
            <w:webHidden/>
          </w:rPr>
          <w:instrText xml:space="preserve"> PAGEREF _Toc262305066 \h </w:instrText>
        </w:r>
        <w:r>
          <w:rPr>
            <w:noProof/>
            <w:webHidden/>
          </w:rPr>
        </w:r>
        <w:r>
          <w:rPr>
            <w:noProof/>
            <w:webHidden/>
          </w:rPr>
          <w:fldChar w:fldCharType="separate"/>
        </w:r>
        <w:r w:rsidR="00ED5C84">
          <w:rPr>
            <w:noProof/>
            <w:webHidden/>
          </w:rPr>
          <w:t>63</w:t>
        </w:r>
        <w:r>
          <w:rPr>
            <w:noProof/>
            <w:webHidden/>
          </w:rPr>
          <w:fldChar w:fldCharType="end"/>
        </w:r>
      </w:hyperlink>
    </w:p>
    <w:p w:rsidR="00AE3EAF" w:rsidRDefault="00CC3C12">
      <w:pPr>
        <w:pStyle w:val="Spistreci2"/>
        <w:rPr>
          <w:rFonts w:asciiTheme="minorHAnsi" w:eastAsiaTheme="minorEastAsia" w:hAnsiTheme="minorHAnsi" w:cstheme="minorBidi"/>
          <w:noProof/>
          <w:color w:val="auto"/>
          <w:sz w:val="22"/>
          <w:szCs w:val="22"/>
        </w:rPr>
      </w:pPr>
      <w:hyperlink w:anchor="_Toc262305067" w:history="1">
        <w:r w:rsidR="00AE3EAF" w:rsidRPr="003B7A95">
          <w:rPr>
            <w:rStyle w:val="Hipercze"/>
            <w:noProof/>
          </w:rPr>
          <w:t>4.5.</w:t>
        </w:r>
        <w:r w:rsidR="00AE3EAF">
          <w:rPr>
            <w:rFonts w:asciiTheme="minorHAnsi" w:eastAsiaTheme="minorEastAsia" w:hAnsiTheme="minorHAnsi" w:cstheme="minorBidi"/>
            <w:noProof/>
            <w:color w:val="auto"/>
            <w:sz w:val="22"/>
            <w:szCs w:val="22"/>
          </w:rPr>
          <w:tab/>
        </w:r>
        <w:r w:rsidR="00AE3EAF" w:rsidRPr="003B7A95">
          <w:rPr>
            <w:rStyle w:val="Hipercze"/>
            <w:noProof/>
          </w:rPr>
          <w:t>Zewnętrzne biblioteki</w:t>
        </w:r>
        <w:r w:rsidR="00AE3EAF">
          <w:rPr>
            <w:noProof/>
            <w:webHidden/>
          </w:rPr>
          <w:tab/>
        </w:r>
        <w:r>
          <w:rPr>
            <w:noProof/>
            <w:webHidden/>
          </w:rPr>
          <w:fldChar w:fldCharType="begin"/>
        </w:r>
        <w:r w:rsidR="00AE3EAF">
          <w:rPr>
            <w:noProof/>
            <w:webHidden/>
          </w:rPr>
          <w:instrText xml:space="preserve"> PAGEREF _Toc262305067 \h </w:instrText>
        </w:r>
        <w:r>
          <w:rPr>
            <w:noProof/>
            <w:webHidden/>
          </w:rPr>
        </w:r>
        <w:r>
          <w:rPr>
            <w:noProof/>
            <w:webHidden/>
          </w:rPr>
          <w:fldChar w:fldCharType="separate"/>
        </w:r>
        <w:r w:rsidR="00ED5C84">
          <w:rPr>
            <w:noProof/>
            <w:webHidden/>
          </w:rPr>
          <w:t>63</w:t>
        </w:r>
        <w:r>
          <w:rPr>
            <w:noProof/>
            <w:webHidden/>
          </w:rPr>
          <w:fldChar w:fldCharType="end"/>
        </w:r>
      </w:hyperlink>
    </w:p>
    <w:p w:rsidR="00AE3EAF" w:rsidRDefault="00CC3C12">
      <w:pPr>
        <w:pStyle w:val="Spistreci3"/>
        <w:rPr>
          <w:rFonts w:asciiTheme="minorHAnsi" w:eastAsiaTheme="minorEastAsia" w:hAnsiTheme="minorHAnsi" w:cstheme="minorBidi"/>
          <w:noProof/>
          <w:color w:val="auto"/>
          <w:sz w:val="22"/>
          <w:szCs w:val="22"/>
        </w:rPr>
      </w:pPr>
      <w:hyperlink w:anchor="_Toc262305068" w:history="1">
        <w:r w:rsidR="00AE3EAF" w:rsidRPr="003B7A95">
          <w:rPr>
            <w:rStyle w:val="Hipercze"/>
            <w:rFonts w:eastAsiaTheme="minorHAnsi"/>
            <w:noProof/>
            <w:lang w:eastAsia="en-US"/>
          </w:rPr>
          <w:t>4.5.1.</w:t>
        </w:r>
        <w:r w:rsidR="00AE3EAF">
          <w:rPr>
            <w:rFonts w:asciiTheme="minorHAnsi" w:eastAsiaTheme="minorEastAsia" w:hAnsiTheme="minorHAnsi" w:cstheme="minorBidi"/>
            <w:noProof/>
            <w:color w:val="auto"/>
            <w:sz w:val="22"/>
            <w:szCs w:val="22"/>
          </w:rPr>
          <w:tab/>
        </w:r>
        <w:r w:rsidR="00AE3EAF" w:rsidRPr="003B7A95">
          <w:rPr>
            <w:rStyle w:val="Hipercze"/>
            <w:rFonts w:eastAsiaTheme="minorHAnsi"/>
            <w:noProof/>
            <w:lang w:eastAsia="en-US"/>
          </w:rPr>
          <w:t>Mersenne Twister</w:t>
        </w:r>
        <w:r w:rsidR="00AE3EAF">
          <w:rPr>
            <w:noProof/>
            <w:webHidden/>
          </w:rPr>
          <w:tab/>
        </w:r>
        <w:r>
          <w:rPr>
            <w:noProof/>
            <w:webHidden/>
          </w:rPr>
          <w:fldChar w:fldCharType="begin"/>
        </w:r>
        <w:r w:rsidR="00AE3EAF">
          <w:rPr>
            <w:noProof/>
            <w:webHidden/>
          </w:rPr>
          <w:instrText xml:space="preserve"> PAGEREF _Toc262305068 \h </w:instrText>
        </w:r>
        <w:r>
          <w:rPr>
            <w:noProof/>
            <w:webHidden/>
          </w:rPr>
        </w:r>
        <w:r>
          <w:rPr>
            <w:noProof/>
            <w:webHidden/>
          </w:rPr>
          <w:fldChar w:fldCharType="separate"/>
        </w:r>
        <w:r w:rsidR="00ED5C84">
          <w:rPr>
            <w:noProof/>
            <w:webHidden/>
          </w:rPr>
          <w:t>63</w:t>
        </w:r>
        <w:r>
          <w:rPr>
            <w:noProof/>
            <w:webHidden/>
          </w:rPr>
          <w:fldChar w:fldCharType="end"/>
        </w:r>
      </w:hyperlink>
    </w:p>
    <w:p w:rsidR="00AE3EAF" w:rsidRDefault="00CC3C12">
      <w:pPr>
        <w:pStyle w:val="Spistreci3"/>
        <w:rPr>
          <w:rFonts w:asciiTheme="minorHAnsi" w:eastAsiaTheme="minorEastAsia" w:hAnsiTheme="minorHAnsi" w:cstheme="minorBidi"/>
          <w:noProof/>
          <w:color w:val="auto"/>
          <w:sz w:val="22"/>
          <w:szCs w:val="22"/>
        </w:rPr>
      </w:pPr>
      <w:hyperlink w:anchor="_Toc262305069" w:history="1">
        <w:r w:rsidR="00AE3EAF" w:rsidRPr="003B7A95">
          <w:rPr>
            <w:rStyle w:val="Hipercze"/>
            <w:rFonts w:eastAsiaTheme="minorHAnsi"/>
            <w:noProof/>
            <w:lang w:eastAsia="en-US"/>
          </w:rPr>
          <w:t>4.5.2.</w:t>
        </w:r>
        <w:r w:rsidR="00AE3EAF">
          <w:rPr>
            <w:rFonts w:asciiTheme="minorHAnsi" w:eastAsiaTheme="minorEastAsia" w:hAnsiTheme="minorHAnsi" w:cstheme="minorBidi"/>
            <w:noProof/>
            <w:color w:val="auto"/>
            <w:sz w:val="22"/>
            <w:szCs w:val="22"/>
          </w:rPr>
          <w:tab/>
        </w:r>
        <w:r w:rsidR="00AE3EAF" w:rsidRPr="003B7A95">
          <w:rPr>
            <w:rStyle w:val="Hipercze"/>
            <w:rFonts w:eastAsiaTheme="minorHAnsi"/>
            <w:noProof/>
            <w:lang w:eastAsia="en-US"/>
          </w:rPr>
          <w:t>TinyXML</w:t>
        </w:r>
        <w:r w:rsidR="00AE3EAF">
          <w:rPr>
            <w:noProof/>
            <w:webHidden/>
          </w:rPr>
          <w:tab/>
        </w:r>
        <w:r>
          <w:rPr>
            <w:noProof/>
            <w:webHidden/>
          </w:rPr>
          <w:fldChar w:fldCharType="begin"/>
        </w:r>
        <w:r w:rsidR="00AE3EAF">
          <w:rPr>
            <w:noProof/>
            <w:webHidden/>
          </w:rPr>
          <w:instrText xml:space="preserve"> PAGEREF _Toc262305069 \h </w:instrText>
        </w:r>
        <w:r>
          <w:rPr>
            <w:noProof/>
            <w:webHidden/>
          </w:rPr>
        </w:r>
        <w:r>
          <w:rPr>
            <w:noProof/>
            <w:webHidden/>
          </w:rPr>
          <w:fldChar w:fldCharType="separate"/>
        </w:r>
        <w:r w:rsidR="00ED5C84">
          <w:rPr>
            <w:noProof/>
            <w:webHidden/>
          </w:rPr>
          <w:t>64</w:t>
        </w:r>
        <w:r>
          <w:rPr>
            <w:noProof/>
            <w:webHidden/>
          </w:rPr>
          <w:fldChar w:fldCharType="end"/>
        </w:r>
      </w:hyperlink>
    </w:p>
    <w:p w:rsidR="00AE3EAF" w:rsidRDefault="00CC3C12">
      <w:pPr>
        <w:pStyle w:val="Spistreci2"/>
        <w:rPr>
          <w:rFonts w:asciiTheme="minorHAnsi" w:eastAsiaTheme="minorEastAsia" w:hAnsiTheme="minorHAnsi" w:cstheme="minorBidi"/>
          <w:noProof/>
          <w:color w:val="auto"/>
          <w:sz w:val="22"/>
          <w:szCs w:val="22"/>
        </w:rPr>
      </w:pPr>
      <w:hyperlink w:anchor="_Toc262305070" w:history="1">
        <w:r w:rsidR="00AE3EAF" w:rsidRPr="003B7A95">
          <w:rPr>
            <w:rStyle w:val="Hipercze"/>
            <w:noProof/>
          </w:rPr>
          <w:t>4.6.</w:t>
        </w:r>
        <w:r w:rsidR="00AE3EAF">
          <w:rPr>
            <w:rFonts w:asciiTheme="minorHAnsi" w:eastAsiaTheme="minorEastAsia" w:hAnsiTheme="minorHAnsi" w:cstheme="minorBidi"/>
            <w:noProof/>
            <w:color w:val="auto"/>
            <w:sz w:val="22"/>
            <w:szCs w:val="22"/>
          </w:rPr>
          <w:tab/>
        </w:r>
        <w:r w:rsidR="00AE3EAF" w:rsidRPr="003B7A95">
          <w:rPr>
            <w:rStyle w:val="Hipercze"/>
            <w:noProof/>
          </w:rPr>
          <w:t>Narzędzia pomocnicze</w:t>
        </w:r>
        <w:r w:rsidR="00AE3EAF">
          <w:rPr>
            <w:noProof/>
            <w:webHidden/>
          </w:rPr>
          <w:tab/>
        </w:r>
        <w:r>
          <w:rPr>
            <w:noProof/>
            <w:webHidden/>
          </w:rPr>
          <w:fldChar w:fldCharType="begin"/>
        </w:r>
        <w:r w:rsidR="00AE3EAF">
          <w:rPr>
            <w:noProof/>
            <w:webHidden/>
          </w:rPr>
          <w:instrText xml:space="preserve"> PAGEREF _Toc262305070 \h </w:instrText>
        </w:r>
        <w:r>
          <w:rPr>
            <w:noProof/>
            <w:webHidden/>
          </w:rPr>
        </w:r>
        <w:r>
          <w:rPr>
            <w:noProof/>
            <w:webHidden/>
          </w:rPr>
          <w:fldChar w:fldCharType="separate"/>
        </w:r>
        <w:r w:rsidR="00ED5C84">
          <w:rPr>
            <w:noProof/>
            <w:webHidden/>
          </w:rPr>
          <w:t>64</w:t>
        </w:r>
        <w:r>
          <w:rPr>
            <w:noProof/>
            <w:webHidden/>
          </w:rPr>
          <w:fldChar w:fldCharType="end"/>
        </w:r>
      </w:hyperlink>
    </w:p>
    <w:p w:rsidR="00AE3EAF" w:rsidRDefault="00CC3C12">
      <w:pPr>
        <w:pStyle w:val="Spistreci2"/>
        <w:rPr>
          <w:rFonts w:asciiTheme="minorHAnsi" w:eastAsiaTheme="minorEastAsia" w:hAnsiTheme="minorHAnsi" w:cstheme="minorBidi"/>
          <w:noProof/>
          <w:color w:val="auto"/>
          <w:sz w:val="22"/>
          <w:szCs w:val="22"/>
        </w:rPr>
      </w:pPr>
      <w:hyperlink w:anchor="_Toc262305071" w:history="1">
        <w:r w:rsidR="00AE3EAF" w:rsidRPr="003B7A95">
          <w:rPr>
            <w:rStyle w:val="Hipercze"/>
            <w:noProof/>
          </w:rPr>
          <w:t>4.7.</w:t>
        </w:r>
        <w:r w:rsidR="00AE3EAF">
          <w:rPr>
            <w:rFonts w:asciiTheme="minorHAnsi" w:eastAsiaTheme="minorEastAsia" w:hAnsiTheme="minorHAnsi" w:cstheme="minorBidi"/>
            <w:noProof/>
            <w:color w:val="auto"/>
            <w:sz w:val="22"/>
            <w:szCs w:val="22"/>
          </w:rPr>
          <w:tab/>
        </w:r>
        <w:r w:rsidR="00AE3EAF" w:rsidRPr="003B7A95">
          <w:rPr>
            <w:rStyle w:val="Hipercze"/>
            <w:noProof/>
          </w:rPr>
          <w:t>Możliwości rozwoju programu</w:t>
        </w:r>
        <w:r w:rsidR="00AE3EAF">
          <w:rPr>
            <w:noProof/>
            <w:webHidden/>
          </w:rPr>
          <w:tab/>
        </w:r>
        <w:r>
          <w:rPr>
            <w:noProof/>
            <w:webHidden/>
          </w:rPr>
          <w:fldChar w:fldCharType="begin"/>
        </w:r>
        <w:r w:rsidR="00AE3EAF">
          <w:rPr>
            <w:noProof/>
            <w:webHidden/>
          </w:rPr>
          <w:instrText xml:space="preserve"> PAGEREF _Toc262305071 \h </w:instrText>
        </w:r>
        <w:r>
          <w:rPr>
            <w:noProof/>
            <w:webHidden/>
          </w:rPr>
        </w:r>
        <w:r>
          <w:rPr>
            <w:noProof/>
            <w:webHidden/>
          </w:rPr>
          <w:fldChar w:fldCharType="separate"/>
        </w:r>
        <w:r w:rsidR="00ED5C84">
          <w:rPr>
            <w:noProof/>
            <w:webHidden/>
          </w:rPr>
          <w:t>65</w:t>
        </w:r>
        <w:r>
          <w:rPr>
            <w:noProof/>
            <w:webHidden/>
          </w:rPr>
          <w:fldChar w:fldCharType="end"/>
        </w:r>
      </w:hyperlink>
    </w:p>
    <w:p w:rsidR="00AE3EAF" w:rsidRDefault="00CC3C12">
      <w:pPr>
        <w:pStyle w:val="Spistreci1"/>
        <w:rPr>
          <w:rFonts w:asciiTheme="minorHAnsi" w:eastAsiaTheme="minorEastAsia" w:hAnsiTheme="minorHAnsi" w:cstheme="minorBidi"/>
          <w:b w:val="0"/>
          <w:noProof/>
          <w:color w:val="auto"/>
          <w:sz w:val="22"/>
          <w:szCs w:val="22"/>
        </w:rPr>
      </w:pPr>
      <w:hyperlink w:anchor="_Toc262305072" w:history="1">
        <w:r w:rsidR="00AE3EAF" w:rsidRPr="003B7A95">
          <w:rPr>
            <w:rStyle w:val="Hipercze"/>
            <w:noProof/>
          </w:rPr>
          <w:t>5.</w:t>
        </w:r>
        <w:r w:rsidR="00AE3EAF">
          <w:rPr>
            <w:rFonts w:asciiTheme="minorHAnsi" w:eastAsiaTheme="minorEastAsia" w:hAnsiTheme="minorHAnsi" w:cstheme="minorBidi"/>
            <w:b w:val="0"/>
            <w:noProof/>
            <w:color w:val="auto"/>
            <w:sz w:val="22"/>
            <w:szCs w:val="22"/>
          </w:rPr>
          <w:tab/>
        </w:r>
        <w:r w:rsidR="00AE3EAF" w:rsidRPr="003B7A95">
          <w:rPr>
            <w:rStyle w:val="Hipercze"/>
            <w:noProof/>
          </w:rPr>
          <w:t>Wnioski</w:t>
        </w:r>
        <w:r w:rsidR="00AE3EAF">
          <w:rPr>
            <w:noProof/>
            <w:webHidden/>
          </w:rPr>
          <w:tab/>
        </w:r>
        <w:r>
          <w:rPr>
            <w:noProof/>
            <w:webHidden/>
          </w:rPr>
          <w:fldChar w:fldCharType="begin"/>
        </w:r>
        <w:r w:rsidR="00AE3EAF">
          <w:rPr>
            <w:noProof/>
            <w:webHidden/>
          </w:rPr>
          <w:instrText xml:space="preserve"> PAGEREF _Toc262305072 \h </w:instrText>
        </w:r>
        <w:r>
          <w:rPr>
            <w:noProof/>
            <w:webHidden/>
          </w:rPr>
        </w:r>
        <w:r>
          <w:rPr>
            <w:noProof/>
            <w:webHidden/>
          </w:rPr>
          <w:fldChar w:fldCharType="separate"/>
        </w:r>
        <w:r w:rsidR="00ED5C84">
          <w:rPr>
            <w:noProof/>
            <w:webHidden/>
          </w:rPr>
          <w:t>67</w:t>
        </w:r>
        <w:r>
          <w:rPr>
            <w:noProof/>
            <w:webHidden/>
          </w:rPr>
          <w:fldChar w:fldCharType="end"/>
        </w:r>
      </w:hyperlink>
    </w:p>
    <w:p w:rsidR="00AE3EAF" w:rsidRDefault="00CC3C12">
      <w:pPr>
        <w:pStyle w:val="Spistreci1"/>
        <w:rPr>
          <w:rFonts w:asciiTheme="minorHAnsi" w:eastAsiaTheme="minorEastAsia" w:hAnsiTheme="minorHAnsi" w:cstheme="minorBidi"/>
          <w:b w:val="0"/>
          <w:noProof/>
          <w:color w:val="auto"/>
          <w:sz w:val="22"/>
          <w:szCs w:val="22"/>
        </w:rPr>
      </w:pPr>
      <w:hyperlink w:anchor="_Toc262305073" w:history="1">
        <w:r w:rsidR="00AE3EAF" w:rsidRPr="003B7A95">
          <w:rPr>
            <w:rStyle w:val="Hipercze"/>
            <w:noProof/>
          </w:rPr>
          <w:t>6.</w:t>
        </w:r>
        <w:r w:rsidR="00AE3EAF">
          <w:rPr>
            <w:rFonts w:asciiTheme="minorHAnsi" w:eastAsiaTheme="minorEastAsia" w:hAnsiTheme="minorHAnsi" w:cstheme="minorBidi"/>
            <w:b w:val="0"/>
            <w:noProof/>
            <w:color w:val="auto"/>
            <w:sz w:val="22"/>
            <w:szCs w:val="22"/>
          </w:rPr>
          <w:tab/>
        </w:r>
        <w:r w:rsidR="00AE3EAF" w:rsidRPr="003B7A95">
          <w:rPr>
            <w:rStyle w:val="Hipercze"/>
            <w:noProof/>
          </w:rPr>
          <w:t>Zakończenie</w:t>
        </w:r>
        <w:r w:rsidR="00AE3EAF">
          <w:rPr>
            <w:noProof/>
            <w:webHidden/>
          </w:rPr>
          <w:tab/>
        </w:r>
        <w:r>
          <w:rPr>
            <w:noProof/>
            <w:webHidden/>
          </w:rPr>
          <w:fldChar w:fldCharType="begin"/>
        </w:r>
        <w:r w:rsidR="00AE3EAF">
          <w:rPr>
            <w:noProof/>
            <w:webHidden/>
          </w:rPr>
          <w:instrText xml:space="preserve"> PAGEREF _Toc262305073 \h </w:instrText>
        </w:r>
        <w:r>
          <w:rPr>
            <w:noProof/>
            <w:webHidden/>
          </w:rPr>
        </w:r>
        <w:r>
          <w:rPr>
            <w:noProof/>
            <w:webHidden/>
          </w:rPr>
          <w:fldChar w:fldCharType="separate"/>
        </w:r>
        <w:r w:rsidR="00ED5C84">
          <w:rPr>
            <w:noProof/>
            <w:webHidden/>
          </w:rPr>
          <w:t>69</w:t>
        </w:r>
        <w:r>
          <w:rPr>
            <w:noProof/>
            <w:webHidden/>
          </w:rPr>
          <w:fldChar w:fldCharType="end"/>
        </w:r>
      </w:hyperlink>
    </w:p>
    <w:p w:rsidR="00AE3EAF" w:rsidRDefault="00CC3C12">
      <w:pPr>
        <w:pStyle w:val="Spistreci1"/>
        <w:rPr>
          <w:rFonts w:asciiTheme="minorHAnsi" w:eastAsiaTheme="minorEastAsia" w:hAnsiTheme="minorHAnsi" w:cstheme="minorBidi"/>
          <w:b w:val="0"/>
          <w:noProof/>
          <w:color w:val="auto"/>
          <w:sz w:val="22"/>
          <w:szCs w:val="22"/>
        </w:rPr>
      </w:pPr>
      <w:hyperlink w:anchor="_Toc262305074" w:history="1">
        <w:r w:rsidR="00AE3EAF" w:rsidRPr="003B7A95">
          <w:rPr>
            <w:rStyle w:val="Hipercze"/>
            <w:noProof/>
          </w:rPr>
          <w:t>7.</w:t>
        </w:r>
        <w:r w:rsidR="00AE3EAF">
          <w:rPr>
            <w:rFonts w:asciiTheme="minorHAnsi" w:eastAsiaTheme="minorEastAsia" w:hAnsiTheme="minorHAnsi" w:cstheme="minorBidi"/>
            <w:b w:val="0"/>
            <w:noProof/>
            <w:color w:val="auto"/>
            <w:sz w:val="22"/>
            <w:szCs w:val="22"/>
          </w:rPr>
          <w:tab/>
        </w:r>
        <w:r w:rsidR="00AE3EAF" w:rsidRPr="003B7A95">
          <w:rPr>
            <w:rStyle w:val="Hipercze"/>
            <w:noProof/>
          </w:rPr>
          <w:t>Bibliografia</w:t>
        </w:r>
        <w:r w:rsidR="00AE3EAF">
          <w:rPr>
            <w:noProof/>
            <w:webHidden/>
          </w:rPr>
          <w:tab/>
        </w:r>
        <w:r>
          <w:rPr>
            <w:noProof/>
            <w:webHidden/>
          </w:rPr>
          <w:fldChar w:fldCharType="begin"/>
        </w:r>
        <w:r w:rsidR="00AE3EAF">
          <w:rPr>
            <w:noProof/>
            <w:webHidden/>
          </w:rPr>
          <w:instrText xml:space="preserve"> PAGEREF _Toc262305074 \h </w:instrText>
        </w:r>
        <w:r>
          <w:rPr>
            <w:noProof/>
            <w:webHidden/>
          </w:rPr>
        </w:r>
        <w:r>
          <w:rPr>
            <w:noProof/>
            <w:webHidden/>
          </w:rPr>
          <w:fldChar w:fldCharType="separate"/>
        </w:r>
        <w:r w:rsidR="00ED5C84">
          <w:rPr>
            <w:noProof/>
            <w:webHidden/>
          </w:rPr>
          <w:t>70</w:t>
        </w:r>
        <w:r>
          <w:rPr>
            <w:noProof/>
            <w:webHidden/>
          </w:rPr>
          <w:fldChar w:fldCharType="end"/>
        </w:r>
      </w:hyperlink>
    </w:p>
    <w:p w:rsidR="00AE3EAF" w:rsidRDefault="00CC3C12">
      <w:pPr>
        <w:pStyle w:val="Spistreci1"/>
        <w:rPr>
          <w:rFonts w:asciiTheme="minorHAnsi" w:eastAsiaTheme="minorEastAsia" w:hAnsiTheme="minorHAnsi" w:cstheme="minorBidi"/>
          <w:b w:val="0"/>
          <w:noProof/>
          <w:color w:val="auto"/>
          <w:sz w:val="22"/>
          <w:szCs w:val="22"/>
        </w:rPr>
      </w:pPr>
      <w:hyperlink w:anchor="_Toc262305075" w:history="1">
        <w:r w:rsidR="00AE3EAF" w:rsidRPr="003B7A95">
          <w:rPr>
            <w:rStyle w:val="Hipercze"/>
            <w:noProof/>
          </w:rPr>
          <w:t>8.</w:t>
        </w:r>
        <w:r w:rsidR="00AE3EAF">
          <w:rPr>
            <w:rFonts w:asciiTheme="minorHAnsi" w:eastAsiaTheme="minorEastAsia" w:hAnsiTheme="minorHAnsi" w:cstheme="minorBidi"/>
            <w:b w:val="0"/>
            <w:noProof/>
            <w:color w:val="auto"/>
            <w:sz w:val="22"/>
            <w:szCs w:val="22"/>
          </w:rPr>
          <w:tab/>
        </w:r>
        <w:r w:rsidR="00AE3EAF" w:rsidRPr="003B7A95">
          <w:rPr>
            <w:rStyle w:val="Hipercze"/>
            <w:noProof/>
          </w:rPr>
          <w:t>Załączniki</w:t>
        </w:r>
        <w:r w:rsidR="00AE3EAF">
          <w:rPr>
            <w:noProof/>
            <w:webHidden/>
          </w:rPr>
          <w:tab/>
        </w:r>
        <w:r>
          <w:rPr>
            <w:noProof/>
            <w:webHidden/>
          </w:rPr>
          <w:fldChar w:fldCharType="begin"/>
        </w:r>
        <w:r w:rsidR="00AE3EAF">
          <w:rPr>
            <w:noProof/>
            <w:webHidden/>
          </w:rPr>
          <w:instrText xml:space="preserve"> PAGEREF _Toc262305075 \h </w:instrText>
        </w:r>
        <w:r>
          <w:rPr>
            <w:noProof/>
            <w:webHidden/>
          </w:rPr>
        </w:r>
        <w:r>
          <w:rPr>
            <w:noProof/>
            <w:webHidden/>
          </w:rPr>
          <w:fldChar w:fldCharType="separate"/>
        </w:r>
        <w:r w:rsidR="00ED5C84">
          <w:rPr>
            <w:noProof/>
            <w:webHidden/>
          </w:rPr>
          <w:t>75</w:t>
        </w:r>
        <w:r>
          <w:rPr>
            <w:noProof/>
            <w:webHidden/>
          </w:rPr>
          <w:fldChar w:fldCharType="end"/>
        </w:r>
      </w:hyperlink>
    </w:p>
    <w:p w:rsidR="00AE3EAF" w:rsidRDefault="00CC3C12">
      <w:pPr>
        <w:pStyle w:val="Spistreci2"/>
        <w:rPr>
          <w:rFonts w:asciiTheme="minorHAnsi" w:eastAsiaTheme="minorEastAsia" w:hAnsiTheme="minorHAnsi" w:cstheme="minorBidi"/>
          <w:noProof/>
          <w:color w:val="auto"/>
          <w:sz w:val="22"/>
          <w:szCs w:val="22"/>
        </w:rPr>
      </w:pPr>
      <w:hyperlink w:anchor="_Toc262305076" w:history="1">
        <w:r w:rsidR="00AE3EAF" w:rsidRPr="003B7A95">
          <w:rPr>
            <w:rStyle w:val="Hipercze"/>
            <w:noProof/>
          </w:rPr>
          <w:t>8.1.</w:t>
        </w:r>
        <w:r w:rsidR="00AE3EAF">
          <w:rPr>
            <w:rFonts w:asciiTheme="minorHAnsi" w:eastAsiaTheme="minorEastAsia" w:hAnsiTheme="minorHAnsi" w:cstheme="minorBidi"/>
            <w:noProof/>
            <w:color w:val="auto"/>
            <w:sz w:val="22"/>
            <w:szCs w:val="22"/>
          </w:rPr>
          <w:tab/>
        </w:r>
        <w:r w:rsidR="00AE3EAF" w:rsidRPr="003B7A95">
          <w:rPr>
            <w:rStyle w:val="Hipercze"/>
            <w:noProof/>
          </w:rPr>
          <w:t>Przykłady kodu CUDA</w:t>
        </w:r>
        <w:r w:rsidR="00AE3EAF">
          <w:rPr>
            <w:noProof/>
            <w:webHidden/>
          </w:rPr>
          <w:tab/>
        </w:r>
        <w:r>
          <w:rPr>
            <w:noProof/>
            <w:webHidden/>
          </w:rPr>
          <w:fldChar w:fldCharType="begin"/>
        </w:r>
        <w:r w:rsidR="00AE3EAF">
          <w:rPr>
            <w:noProof/>
            <w:webHidden/>
          </w:rPr>
          <w:instrText xml:space="preserve"> PAGEREF _Toc262305076 \h </w:instrText>
        </w:r>
        <w:r>
          <w:rPr>
            <w:noProof/>
            <w:webHidden/>
          </w:rPr>
        </w:r>
        <w:r>
          <w:rPr>
            <w:noProof/>
            <w:webHidden/>
          </w:rPr>
          <w:fldChar w:fldCharType="separate"/>
        </w:r>
        <w:r w:rsidR="00ED5C84">
          <w:rPr>
            <w:noProof/>
            <w:webHidden/>
          </w:rPr>
          <w:t>75</w:t>
        </w:r>
        <w:r>
          <w:rPr>
            <w:noProof/>
            <w:webHidden/>
          </w:rPr>
          <w:fldChar w:fldCharType="end"/>
        </w:r>
      </w:hyperlink>
    </w:p>
    <w:p w:rsidR="00AE3EAF" w:rsidRDefault="00CC3C12">
      <w:pPr>
        <w:pStyle w:val="Spistreci3"/>
        <w:rPr>
          <w:rFonts w:asciiTheme="minorHAnsi" w:eastAsiaTheme="minorEastAsia" w:hAnsiTheme="minorHAnsi" w:cstheme="minorBidi"/>
          <w:noProof/>
          <w:color w:val="auto"/>
          <w:sz w:val="22"/>
          <w:szCs w:val="22"/>
        </w:rPr>
      </w:pPr>
      <w:hyperlink w:anchor="_Toc262305077" w:history="1">
        <w:r w:rsidR="00AE3EAF" w:rsidRPr="003B7A95">
          <w:rPr>
            <w:rStyle w:val="Hipercze"/>
            <w:noProof/>
          </w:rPr>
          <w:t>8.1.1.</w:t>
        </w:r>
        <w:r w:rsidR="00AE3EAF">
          <w:rPr>
            <w:rFonts w:asciiTheme="minorHAnsi" w:eastAsiaTheme="minorEastAsia" w:hAnsiTheme="minorHAnsi" w:cstheme="minorBidi"/>
            <w:noProof/>
            <w:color w:val="auto"/>
            <w:sz w:val="22"/>
            <w:szCs w:val="22"/>
          </w:rPr>
          <w:tab/>
        </w:r>
        <w:r w:rsidR="00AE3EAF" w:rsidRPr="003B7A95">
          <w:rPr>
            <w:rStyle w:val="Hipercze"/>
            <w:noProof/>
          </w:rPr>
          <w:t>Kod C for CUDA</w:t>
        </w:r>
        <w:r w:rsidR="00AE3EAF">
          <w:rPr>
            <w:noProof/>
            <w:webHidden/>
          </w:rPr>
          <w:tab/>
        </w:r>
        <w:r>
          <w:rPr>
            <w:noProof/>
            <w:webHidden/>
          </w:rPr>
          <w:fldChar w:fldCharType="begin"/>
        </w:r>
        <w:r w:rsidR="00AE3EAF">
          <w:rPr>
            <w:noProof/>
            <w:webHidden/>
          </w:rPr>
          <w:instrText xml:space="preserve"> PAGEREF _Toc262305077 \h </w:instrText>
        </w:r>
        <w:r>
          <w:rPr>
            <w:noProof/>
            <w:webHidden/>
          </w:rPr>
        </w:r>
        <w:r>
          <w:rPr>
            <w:noProof/>
            <w:webHidden/>
          </w:rPr>
          <w:fldChar w:fldCharType="separate"/>
        </w:r>
        <w:r w:rsidR="00ED5C84">
          <w:rPr>
            <w:noProof/>
            <w:webHidden/>
          </w:rPr>
          <w:t>75</w:t>
        </w:r>
        <w:r>
          <w:rPr>
            <w:noProof/>
            <w:webHidden/>
          </w:rPr>
          <w:fldChar w:fldCharType="end"/>
        </w:r>
      </w:hyperlink>
    </w:p>
    <w:p w:rsidR="00AE3EAF" w:rsidRDefault="00CC3C12">
      <w:pPr>
        <w:pStyle w:val="Spistreci3"/>
        <w:rPr>
          <w:rFonts w:asciiTheme="minorHAnsi" w:eastAsiaTheme="minorEastAsia" w:hAnsiTheme="minorHAnsi" w:cstheme="minorBidi"/>
          <w:noProof/>
          <w:color w:val="auto"/>
          <w:sz w:val="22"/>
          <w:szCs w:val="22"/>
        </w:rPr>
      </w:pPr>
      <w:hyperlink w:anchor="_Toc262305078" w:history="1">
        <w:r w:rsidR="00AE3EAF" w:rsidRPr="003B7A95">
          <w:rPr>
            <w:rStyle w:val="Hipercze"/>
            <w:noProof/>
          </w:rPr>
          <w:t>8.1.2.</w:t>
        </w:r>
        <w:r w:rsidR="00AE3EAF">
          <w:rPr>
            <w:rFonts w:asciiTheme="minorHAnsi" w:eastAsiaTheme="minorEastAsia" w:hAnsiTheme="minorHAnsi" w:cstheme="minorBidi"/>
            <w:noProof/>
            <w:color w:val="auto"/>
            <w:sz w:val="22"/>
            <w:szCs w:val="22"/>
          </w:rPr>
          <w:tab/>
        </w:r>
        <w:r w:rsidR="00AE3EAF" w:rsidRPr="003B7A95">
          <w:rPr>
            <w:rStyle w:val="Hipercze"/>
            <w:noProof/>
          </w:rPr>
          <w:t>Kod CUDA driver API</w:t>
        </w:r>
        <w:r w:rsidR="00AE3EAF">
          <w:rPr>
            <w:noProof/>
            <w:webHidden/>
          </w:rPr>
          <w:tab/>
        </w:r>
        <w:r>
          <w:rPr>
            <w:noProof/>
            <w:webHidden/>
          </w:rPr>
          <w:fldChar w:fldCharType="begin"/>
        </w:r>
        <w:r w:rsidR="00AE3EAF">
          <w:rPr>
            <w:noProof/>
            <w:webHidden/>
          </w:rPr>
          <w:instrText xml:space="preserve"> PAGEREF _Toc262305078 \h </w:instrText>
        </w:r>
        <w:r>
          <w:rPr>
            <w:noProof/>
            <w:webHidden/>
          </w:rPr>
        </w:r>
        <w:r>
          <w:rPr>
            <w:noProof/>
            <w:webHidden/>
          </w:rPr>
          <w:fldChar w:fldCharType="separate"/>
        </w:r>
        <w:r w:rsidR="00ED5C84">
          <w:rPr>
            <w:noProof/>
            <w:webHidden/>
          </w:rPr>
          <w:t>76</w:t>
        </w:r>
        <w:r>
          <w:rPr>
            <w:noProof/>
            <w:webHidden/>
          </w:rPr>
          <w:fldChar w:fldCharType="end"/>
        </w:r>
      </w:hyperlink>
    </w:p>
    <w:p w:rsidR="00AE3EAF" w:rsidRDefault="00CC3C12">
      <w:pPr>
        <w:pStyle w:val="Spistreci2"/>
        <w:rPr>
          <w:rFonts w:asciiTheme="minorHAnsi" w:eastAsiaTheme="minorEastAsia" w:hAnsiTheme="minorHAnsi" w:cstheme="minorBidi"/>
          <w:noProof/>
          <w:color w:val="auto"/>
          <w:sz w:val="22"/>
          <w:szCs w:val="22"/>
        </w:rPr>
      </w:pPr>
      <w:hyperlink w:anchor="_Toc262305079" w:history="1">
        <w:r w:rsidR="00AE3EAF" w:rsidRPr="003B7A95">
          <w:rPr>
            <w:rStyle w:val="Hipercze"/>
            <w:noProof/>
          </w:rPr>
          <w:t>8.2.</w:t>
        </w:r>
        <w:r w:rsidR="00AE3EAF">
          <w:rPr>
            <w:rFonts w:asciiTheme="minorHAnsi" w:eastAsiaTheme="minorEastAsia" w:hAnsiTheme="minorHAnsi" w:cstheme="minorBidi"/>
            <w:noProof/>
            <w:color w:val="auto"/>
            <w:sz w:val="22"/>
            <w:szCs w:val="22"/>
          </w:rPr>
          <w:tab/>
        </w:r>
        <w:r w:rsidR="00AE3EAF" w:rsidRPr="003B7A95">
          <w:rPr>
            <w:rStyle w:val="Hipercze"/>
            <w:noProof/>
          </w:rPr>
          <w:t>Formaty plików</w:t>
        </w:r>
        <w:r w:rsidR="00AE3EAF">
          <w:rPr>
            <w:noProof/>
            <w:webHidden/>
          </w:rPr>
          <w:tab/>
        </w:r>
        <w:r>
          <w:rPr>
            <w:noProof/>
            <w:webHidden/>
          </w:rPr>
          <w:fldChar w:fldCharType="begin"/>
        </w:r>
        <w:r w:rsidR="00AE3EAF">
          <w:rPr>
            <w:noProof/>
            <w:webHidden/>
          </w:rPr>
          <w:instrText xml:space="preserve"> PAGEREF _Toc262305079 \h </w:instrText>
        </w:r>
        <w:r>
          <w:rPr>
            <w:noProof/>
            <w:webHidden/>
          </w:rPr>
        </w:r>
        <w:r>
          <w:rPr>
            <w:noProof/>
            <w:webHidden/>
          </w:rPr>
          <w:fldChar w:fldCharType="separate"/>
        </w:r>
        <w:r w:rsidR="00ED5C84">
          <w:rPr>
            <w:noProof/>
            <w:webHidden/>
          </w:rPr>
          <w:t>80</w:t>
        </w:r>
        <w:r>
          <w:rPr>
            <w:noProof/>
            <w:webHidden/>
          </w:rPr>
          <w:fldChar w:fldCharType="end"/>
        </w:r>
      </w:hyperlink>
    </w:p>
    <w:p w:rsidR="00AE3EAF" w:rsidRDefault="00CC3C12">
      <w:pPr>
        <w:pStyle w:val="Spistreci3"/>
        <w:rPr>
          <w:rFonts w:asciiTheme="minorHAnsi" w:eastAsiaTheme="minorEastAsia" w:hAnsiTheme="minorHAnsi" w:cstheme="minorBidi"/>
          <w:noProof/>
          <w:color w:val="auto"/>
          <w:sz w:val="22"/>
          <w:szCs w:val="22"/>
        </w:rPr>
      </w:pPr>
      <w:hyperlink w:anchor="_Toc262305080" w:history="1">
        <w:r w:rsidR="00AE3EAF" w:rsidRPr="003B7A95">
          <w:rPr>
            <w:rStyle w:val="Hipercze"/>
            <w:noProof/>
          </w:rPr>
          <w:t>8.2.1.</w:t>
        </w:r>
        <w:r w:rsidR="00AE3EAF">
          <w:rPr>
            <w:rFonts w:asciiTheme="minorHAnsi" w:eastAsiaTheme="minorEastAsia" w:hAnsiTheme="minorHAnsi" w:cstheme="minorBidi"/>
            <w:noProof/>
            <w:color w:val="auto"/>
            <w:sz w:val="22"/>
            <w:szCs w:val="22"/>
          </w:rPr>
          <w:tab/>
        </w:r>
        <w:r w:rsidR="00AE3EAF" w:rsidRPr="003B7A95">
          <w:rPr>
            <w:rStyle w:val="Hipercze"/>
            <w:noProof/>
          </w:rPr>
          <w:t>Plik zestawu testów CSV</w:t>
        </w:r>
        <w:r w:rsidR="00AE3EAF">
          <w:rPr>
            <w:noProof/>
            <w:webHidden/>
          </w:rPr>
          <w:tab/>
        </w:r>
        <w:r>
          <w:rPr>
            <w:noProof/>
            <w:webHidden/>
          </w:rPr>
          <w:fldChar w:fldCharType="begin"/>
        </w:r>
        <w:r w:rsidR="00AE3EAF">
          <w:rPr>
            <w:noProof/>
            <w:webHidden/>
          </w:rPr>
          <w:instrText xml:space="preserve"> PAGEREF _Toc262305080 \h </w:instrText>
        </w:r>
        <w:r>
          <w:rPr>
            <w:noProof/>
            <w:webHidden/>
          </w:rPr>
        </w:r>
        <w:r>
          <w:rPr>
            <w:noProof/>
            <w:webHidden/>
          </w:rPr>
          <w:fldChar w:fldCharType="separate"/>
        </w:r>
        <w:r w:rsidR="00ED5C84">
          <w:rPr>
            <w:noProof/>
            <w:webHidden/>
          </w:rPr>
          <w:t>80</w:t>
        </w:r>
        <w:r>
          <w:rPr>
            <w:noProof/>
            <w:webHidden/>
          </w:rPr>
          <w:fldChar w:fldCharType="end"/>
        </w:r>
      </w:hyperlink>
    </w:p>
    <w:p w:rsidR="00AE3EAF" w:rsidRDefault="00CC3C12">
      <w:pPr>
        <w:pStyle w:val="Spistreci3"/>
        <w:rPr>
          <w:rFonts w:asciiTheme="minorHAnsi" w:eastAsiaTheme="minorEastAsia" w:hAnsiTheme="minorHAnsi" w:cstheme="minorBidi"/>
          <w:noProof/>
          <w:color w:val="auto"/>
          <w:sz w:val="22"/>
          <w:szCs w:val="22"/>
        </w:rPr>
      </w:pPr>
      <w:hyperlink w:anchor="_Toc262305081" w:history="1">
        <w:r w:rsidR="00AE3EAF" w:rsidRPr="003B7A95">
          <w:rPr>
            <w:rStyle w:val="Hipercze"/>
            <w:noProof/>
          </w:rPr>
          <w:t>8.2.2.</w:t>
        </w:r>
        <w:r w:rsidR="00AE3EAF">
          <w:rPr>
            <w:rFonts w:asciiTheme="minorHAnsi" w:eastAsiaTheme="minorEastAsia" w:hAnsiTheme="minorHAnsi" w:cstheme="minorBidi"/>
            <w:noProof/>
            <w:color w:val="auto"/>
            <w:sz w:val="22"/>
            <w:szCs w:val="22"/>
          </w:rPr>
          <w:tab/>
        </w:r>
        <w:r w:rsidR="00AE3EAF" w:rsidRPr="003B7A95">
          <w:rPr>
            <w:rStyle w:val="Hipercze"/>
            <w:noProof/>
          </w:rPr>
          <w:t>Plik zestawu testów XML</w:t>
        </w:r>
        <w:r w:rsidR="00AE3EAF">
          <w:rPr>
            <w:noProof/>
            <w:webHidden/>
          </w:rPr>
          <w:tab/>
        </w:r>
        <w:r>
          <w:rPr>
            <w:noProof/>
            <w:webHidden/>
          </w:rPr>
          <w:fldChar w:fldCharType="begin"/>
        </w:r>
        <w:r w:rsidR="00AE3EAF">
          <w:rPr>
            <w:noProof/>
            <w:webHidden/>
          </w:rPr>
          <w:instrText xml:space="preserve"> PAGEREF _Toc262305081 \h </w:instrText>
        </w:r>
        <w:r>
          <w:rPr>
            <w:noProof/>
            <w:webHidden/>
          </w:rPr>
        </w:r>
        <w:r>
          <w:rPr>
            <w:noProof/>
            <w:webHidden/>
          </w:rPr>
          <w:fldChar w:fldCharType="separate"/>
        </w:r>
        <w:r w:rsidR="00ED5C84">
          <w:rPr>
            <w:noProof/>
            <w:webHidden/>
          </w:rPr>
          <w:t>80</w:t>
        </w:r>
        <w:r>
          <w:rPr>
            <w:noProof/>
            <w:webHidden/>
          </w:rPr>
          <w:fldChar w:fldCharType="end"/>
        </w:r>
      </w:hyperlink>
    </w:p>
    <w:p w:rsidR="00AE3EAF" w:rsidRDefault="00CC3C12">
      <w:pPr>
        <w:pStyle w:val="Spistreci3"/>
        <w:rPr>
          <w:rFonts w:asciiTheme="minorHAnsi" w:eastAsiaTheme="minorEastAsia" w:hAnsiTheme="minorHAnsi" w:cstheme="minorBidi"/>
          <w:noProof/>
          <w:color w:val="auto"/>
          <w:sz w:val="22"/>
          <w:szCs w:val="22"/>
        </w:rPr>
      </w:pPr>
      <w:hyperlink w:anchor="_Toc262305082" w:history="1">
        <w:r w:rsidR="00AE3EAF" w:rsidRPr="003B7A95">
          <w:rPr>
            <w:rStyle w:val="Hipercze"/>
            <w:noProof/>
          </w:rPr>
          <w:t>8.2.3.</w:t>
        </w:r>
        <w:r w:rsidR="00AE3EAF">
          <w:rPr>
            <w:rFonts w:asciiTheme="minorHAnsi" w:eastAsiaTheme="minorEastAsia" w:hAnsiTheme="minorHAnsi" w:cstheme="minorBidi"/>
            <w:noProof/>
            <w:color w:val="auto"/>
            <w:sz w:val="22"/>
            <w:szCs w:val="22"/>
          </w:rPr>
          <w:tab/>
        </w:r>
        <w:r w:rsidR="00AE3EAF" w:rsidRPr="003B7A95">
          <w:rPr>
            <w:rStyle w:val="Hipercze"/>
            <w:noProof/>
          </w:rPr>
          <w:t>Format Sieci MLP w XML</w:t>
        </w:r>
        <w:r w:rsidR="00AE3EAF">
          <w:rPr>
            <w:noProof/>
            <w:webHidden/>
          </w:rPr>
          <w:tab/>
        </w:r>
        <w:r>
          <w:rPr>
            <w:noProof/>
            <w:webHidden/>
          </w:rPr>
          <w:fldChar w:fldCharType="begin"/>
        </w:r>
        <w:r w:rsidR="00AE3EAF">
          <w:rPr>
            <w:noProof/>
            <w:webHidden/>
          </w:rPr>
          <w:instrText xml:space="preserve"> PAGEREF _Toc262305082 \h </w:instrText>
        </w:r>
        <w:r>
          <w:rPr>
            <w:noProof/>
            <w:webHidden/>
          </w:rPr>
        </w:r>
        <w:r>
          <w:rPr>
            <w:noProof/>
            <w:webHidden/>
          </w:rPr>
          <w:fldChar w:fldCharType="separate"/>
        </w:r>
        <w:r w:rsidR="00ED5C84">
          <w:rPr>
            <w:noProof/>
            <w:webHidden/>
          </w:rPr>
          <w:t>83</w:t>
        </w:r>
        <w:r>
          <w:rPr>
            <w:noProof/>
            <w:webHidden/>
          </w:rPr>
          <w:fldChar w:fldCharType="end"/>
        </w:r>
      </w:hyperlink>
    </w:p>
    <w:p w:rsidR="00FE168F" w:rsidRPr="00CB0061" w:rsidRDefault="00CC3C12" w:rsidP="00C04371">
      <w:pPr>
        <w:ind w:firstLine="0"/>
        <w:rPr>
          <w:color w:val="auto"/>
        </w:rPr>
      </w:pPr>
      <w:r w:rsidRPr="00CB0061">
        <w:rPr>
          <w:color w:val="auto"/>
        </w:rPr>
        <w:fldChar w:fldCharType="end"/>
      </w:r>
    </w:p>
    <w:p w:rsidR="001E6E78" w:rsidRPr="00CB0061" w:rsidRDefault="001E6E78" w:rsidP="001E6E78">
      <w:pPr>
        <w:spacing w:after="200" w:line="276" w:lineRule="auto"/>
        <w:ind w:firstLine="0"/>
        <w:rPr>
          <w:color w:val="auto"/>
        </w:rPr>
      </w:pPr>
      <w:r w:rsidRPr="00CB0061">
        <w:rPr>
          <w:color w:val="auto"/>
        </w:rPr>
        <w:t xml:space="preserve"> </w:t>
      </w:r>
    </w:p>
    <w:p w:rsidR="00836D01" w:rsidRPr="00CB0061" w:rsidRDefault="00836D01" w:rsidP="00836D01">
      <w:pPr>
        <w:ind w:firstLine="0"/>
        <w:rPr>
          <w:color w:val="auto"/>
        </w:rPr>
      </w:pPr>
    </w:p>
    <w:p w:rsidR="00836D01" w:rsidRPr="00CB0061" w:rsidRDefault="00836D01" w:rsidP="00836D01">
      <w:pPr>
        <w:rPr>
          <w:color w:val="auto"/>
        </w:rPr>
      </w:pPr>
      <w:r w:rsidRPr="00CB0061">
        <w:rPr>
          <w:color w:val="auto"/>
        </w:rPr>
        <w:br w:type="page"/>
      </w:r>
    </w:p>
    <w:p w:rsidR="00836D01" w:rsidRPr="00CB0061" w:rsidRDefault="00FE168F" w:rsidP="002F45CE">
      <w:pPr>
        <w:pStyle w:val="Nagwek1"/>
      </w:pPr>
      <w:bookmarkStart w:id="1" w:name="_Wstęp"/>
      <w:bookmarkStart w:id="2" w:name="_Toc262304997"/>
      <w:bookmarkEnd w:id="1"/>
      <w:r w:rsidRPr="00CB0061">
        <w:lastRenderedPageBreak/>
        <w:t>Wstęp</w:t>
      </w:r>
      <w:bookmarkEnd w:id="2"/>
    </w:p>
    <w:p w:rsidR="00F72999" w:rsidRPr="00CB0061" w:rsidRDefault="00075D1A" w:rsidP="0052657A">
      <w:pPr>
        <w:rPr>
          <w:color w:val="auto"/>
        </w:rPr>
      </w:pPr>
      <w:r w:rsidRPr="00CB0061">
        <w:rPr>
          <w:color w:val="auto"/>
        </w:rPr>
        <w:t>Przez ostatnie kilkadziesiąt lat, wydajność komputerów wzrastała bardzo szybko</w:t>
      </w:r>
      <w:r w:rsidR="004B6D17" w:rsidRPr="00CB0061">
        <w:rPr>
          <w:color w:val="auto"/>
        </w:rPr>
        <w:t>,</w:t>
      </w:r>
      <w:r w:rsidR="00DD25E4" w:rsidRPr="00CB0061">
        <w:rPr>
          <w:color w:val="auto"/>
        </w:rPr>
        <w:t xml:space="preserve"> w </w:t>
      </w:r>
      <w:r w:rsidRPr="00CB0061">
        <w:rPr>
          <w:color w:val="auto"/>
        </w:rPr>
        <w:t xml:space="preserve">sposób </w:t>
      </w:r>
      <w:r w:rsidR="00830496" w:rsidRPr="00CB0061">
        <w:rPr>
          <w:color w:val="auto"/>
        </w:rPr>
        <w:t xml:space="preserve">wykładniczy. </w:t>
      </w:r>
      <w:r w:rsidR="00CB6B49" w:rsidRPr="00CB0061">
        <w:t>Według</w:t>
      </w:r>
      <w:r w:rsidR="004B6D17" w:rsidRPr="00CB0061">
        <w:t xml:space="preserve"> tzw. </w:t>
      </w:r>
      <w:r w:rsidR="004B6D17" w:rsidRPr="00CB0061">
        <w:rPr>
          <w:rStyle w:val="PodkrelenieZnak"/>
        </w:rPr>
        <w:t>Prawa Moore’a</w:t>
      </w:r>
      <w:r w:rsidR="004B6D17" w:rsidRPr="00CB0061">
        <w:t xml:space="preserve"> ilość tranzystorów w procesorach podwaja się co 2 lata. Podobnie jest z mocą obliczeniową komputerów. </w:t>
      </w:r>
      <w:r w:rsidR="00830496" w:rsidRPr="00CB0061">
        <w:rPr>
          <w:color w:val="auto"/>
        </w:rPr>
        <w:t>Sam rozwój sprzętu jest powiązany</w:t>
      </w:r>
      <w:r w:rsidR="00DD25E4" w:rsidRPr="00CB0061">
        <w:rPr>
          <w:color w:val="auto"/>
        </w:rPr>
        <w:t xml:space="preserve"> z </w:t>
      </w:r>
      <w:r w:rsidR="00830496" w:rsidRPr="00CB0061">
        <w:rPr>
          <w:color w:val="auto"/>
        </w:rPr>
        <w:t xml:space="preserve">rozwojem oprogramowania, które </w:t>
      </w:r>
      <w:r w:rsidR="004B6D17" w:rsidRPr="00CB0061">
        <w:rPr>
          <w:color w:val="auto"/>
        </w:rPr>
        <w:t>to</w:t>
      </w:r>
      <w:r w:rsidR="00830496" w:rsidRPr="00CB0061">
        <w:rPr>
          <w:color w:val="auto"/>
        </w:rPr>
        <w:t xml:space="preserve"> </w:t>
      </w:r>
      <w:r w:rsidR="004B6D17" w:rsidRPr="00CB0061">
        <w:rPr>
          <w:color w:val="auto"/>
        </w:rPr>
        <w:t xml:space="preserve">zużywa </w:t>
      </w:r>
      <w:r w:rsidR="00830496" w:rsidRPr="00CB0061">
        <w:rPr>
          <w:color w:val="auto"/>
        </w:rPr>
        <w:t xml:space="preserve">coraz więcej </w:t>
      </w:r>
      <w:r w:rsidR="00900822" w:rsidRPr="00CB0061">
        <w:rPr>
          <w:color w:val="auto"/>
        </w:rPr>
        <w:t xml:space="preserve">zasobów komputera. </w:t>
      </w:r>
      <w:r w:rsidR="002059AF" w:rsidRPr="00CB0061">
        <w:rPr>
          <w:color w:val="auto"/>
        </w:rPr>
        <w:t>Aby sprostać tym wymaganiom, firmy produkujące procesory</w:t>
      </w:r>
      <w:r w:rsidR="000E017B" w:rsidRPr="00CB0061">
        <w:rPr>
          <w:color w:val="auto"/>
        </w:rPr>
        <w:t xml:space="preserve"> zaczęły coraz bardziej zwiększać ilość rdzeni</w:t>
      </w:r>
      <w:r w:rsidR="00DD25E4" w:rsidRPr="00CB0061">
        <w:rPr>
          <w:color w:val="auto"/>
        </w:rPr>
        <w:t xml:space="preserve"> w </w:t>
      </w:r>
      <w:r w:rsidR="000E017B" w:rsidRPr="00CB0061">
        <w:rPr>
          <w:color w:val="auto"/>
        </w:rPr>
        <w:t xml:space="preserve">CPU, co </w:t>
      </w:r>
      <w:r w:rsidR="001B0E8F" w:rsidRPr="00CB0061">
        <w:rPr>
          <w:color w:val="auto"/>
        </w:rPr>
        <w:t>stworzyło</w:t>
      </w:r>
      <w:r w:rsidR="000E017B" w:rsidRPr="00CB0061">
        <w:rPr>
          <w:color w:val="auto"/>
        </w:rPr>
        <w:t xml:space="preserve"> wyzwania przed twórcami oprogramowania</w:t>
      </w:r>
      <w:r w:rsidR="00610676" w:rsidRPr="00CB0061">
        <w:rPr>
          <w:color w:val="auto"/>
        </w:rPr>
        <w:t xml:space="preserve"> – </w:t>
      </w:r>
      <w:r w:rsidR="001B0E8F" w:rsidRPr="00CB0061">
        <w:rPr>
          <w:color w:val="auto"/>
        </w:rPr>
        <w:t xml:space="preserve">aby </w:t>
      </w:r>
      <w:r w:rsidR="000564CE" w:rsidRPr="00CB0061">
        <w:rPr>
          <w:color w:val="auto"/>
        </w:rPr>
        <w:t>całkowicie</w:t>
      </w:r>
      <w:r w:rsidR="001B0E8F" w:rsidRPr="00CB0061">
        <w:rPr>
          <w:color w:val="auto"/>
        </w:rPr>
        <w:t xml:space="preserve"> wykorzystać ich mo</w:t>
      </w:r>
      <w:r w:rsidR="00D64987" w:rsidRPr="00CB0061">
        <w:rPr>
          <w:color w:val="auto"/>
        </w:rPr>
        <w:t xml:space="preserve">c, </w:t>
      </w:r>
      <w:r w:rsidR="00610676" w:rsidRPr="00CB0061">
        <w:rPr>
          <w:color w:val="auto"/>
        </w:rPr>
        <w:t xml:space="preserve">programy </w:t>
      </w:r>
      <w:r w:rsidR="00D64987" w:rsidRPr="00CB0061">
        <w:rPr>
          <w:color w:val="auto"/>
        </w:rPr>
        <w:t>muszą dawać możliwość uruchamiania zadań na różnych procesorach lub rdzeniach</w:t>
      </w:r>
      <w:r w:rsidR="00607B38" w:rsidRPr="00CB0061">
        <w:rPr>
          <w:color w:val="auto"/>
        </w:rPr>
        <w:t>.</w:t>
      </w:r>
    </w:p>
    <w:p w:rsidR="002059AF" w:rsidRPr="00CB0061" w:rsidRDefault="00610676" w:rsidP="0052657A">
      <w:pPr>
        <w:rPr>
          <w:color w:val="auto"/>
        </w:rPr>
      </w:pPr>
      <w:r w:rsidRPr="00CB0061">
        <w:rPr>
          <w:color w:val="auto"/>
        </w:rPr>
        <w:t xml:space="preserve">Jednak zaledwie </w:t>
      </w:r>
      <w:r w:rsidR="00B159DE" w:rsidRPr="00CB0061">
        <w:rPr>
          <w:color w:val="auto"/>
        </w:rPr>
        <w:t>4</w:t>
      </w:r>
      <w:r w:rsidRPr="00CB0061">
        <w:rPr>
          <w:color w:val="auto"/>
        </w:rPr>
        <w:t xml:space="preserve"> lata temu pojawiła się możliwość </w:t>
      </w:r>
      <w:r w:rsidR="00F72999" w:rsidRPr="00CB0061">
        <w:rPr>
          <w:color w:val="auto"/>
        </w:rPr>
        <w:t>wykonywania obliczeń</w:t>
      </w:r>
      <w:r w:rsidR="00DD25E4" w:rsidRPr="00CB0061">
        <w:rPr>
          <w:color w:val="auto"/>
        </w:rPr>
        <w:t xml:space="preserve"> w </w:t>
      </w:r>
      <w:r w:rsidR="00F72999" w:rsidRPr="00CB0061">
        <w:rPr>
          <w:color w:val="auto"/>
        </w:rPr>
        <w:t>zupełnie inny sposób. Zamiast używania (tak jak</w:t>
      </w:r>
      <w:r w:rsidR="00D42D61" w:rsidRPr="00CB0061">
        <w:rPr>
          <w:color w:val="auto"/>
        </w:rPr>
        <w:t xml:space="preserve"> do </w:t>
      </w:r>
      <w:r w:rsidR="00F72999" w:rsidRPr="00CB0061">
        <w:rPr>
          <w:color w:val="auto"/>
        </w:rPr>
        <w:t xml:space="preserve">tej pory) CPU oraz pamięci RAM, </w:t>
      </w:r>
      <w:r w:rsidR="00E039C3" w:rsidRPr="00CB0061">
        <w:rPr>
          <w:color w:val="auto"/>
        </w:rPr>
        <w:t>pojawiły się biblioteki umożliwiające przetwarzanie danych</w:t>
      </w:r>
      <w:r w:rsidR="00D42D61" w:rsidRPr="00CB0061">
        <w:rPr>
          <w:color w:val="auto"/>
        </w:rPr>
        <w:t xml:space="preserve"> na </w:t>
      </w:r>
      <w:r w:rsidR="00D64987" w:rsidRPr="00CB0061">
        <w:rPr>
          <w:color w:val="auto"/>
        </w:rPr>
        <w:t>procesorach kart</w:t>
      </w:r>
      <w:r w:rsidR="00FF09B2" w:rsidRPr="00CB0061">
        <w:rPr>
          <w:color w:val="auto"/>
        </w:rPr>
        <w:t xml:space="preserve"> graficznych</w:t>
      </w:r>
      <w:r w:rsidR="00FF09B2" w:rsidRPr="00CB0061">
        <w:rPr>
          <w:rStyle w:val="Odwoanieprzypisudolnego"/>
          <w:color w:val="auto"/>
        </w:rPr>
        <w:footnoteReference w:id="1"/>
      </w:r>
      <w:r w:rsidR="00266FFA" w:rsidRPr="00CB0061">
        <w:rPr>
          <w:color w:val="auto"/>
        </w:rPr>
        <w:t>, opisane</w:t>
      </w:r>
      <w:r w:rsidR="00DD25E4" w:rsidRPr="00CB0061">
        <w:rPr>
          <w:color w:val="auto"/>
        </w:rPr>
        <w:t xml:space="preserve"> w </w:t>
      </w:r>
      <w:r w:rsidR="00266FFA" w:rsidRPr="00CB0061">
        <w:rPr>
          <w:color w:val="auto"/>
        </w:rPr>
        <w:t>rozdziale</w:t>
      </w:r>
      <w:r w:rsidR="00C16015" w:rsidRPr="00CB0061">
        <w:rPr>
          <w:color w:val="auto"/>
        </w:rPr>
        <w:t xml:space="preserve"> </w:t>
      </w:r>
      <w:r w:rsidR="00CC3C12" w:rsidRPr="00CB0061">
        <w:rPr>
          <w:color w:val="auto"/>
        </w:rPr>
        <w:fldChar w:fldCharType="begin"/>
      </w:r>
      <w:r w:rsidR="00F57708" w:rsidRPr="00CB0061">
        <w:rPr>
          <w:color w:val="auto"/>
        </w:rPr>
        <w:instrText xml:space="preserve"> REF _Ref261556659 \r \h </w:instrText>
      </w:r>
      <w:r w:rsidR="00CC3C12" w:rsidRPr="00CB0061">
        <w:rPr>
          <w:color w:val="auto"/>
        </w:rPr>
      </w:r>
      <w:r w:rsidR="00CC3C12" w:rsidRPr="00CB0061">
        <w:rPr>
          <w:color w:val="auto"/>
        </w:rPr>
        <w:fldChar w:fldCharType="separate"/>
      </w:r>
      <w:r w:rsidR="00ED5C84">
        <w:rPr>
          <w:color w:val="auto"/>
        </w:rPr>
        <w:t>2</w:t>
      </w:r>
      <w:r w:rsidR="00CC3C12" w:rsidRPr="00CB0061">
        <w:rPr>
          <w:color w:val="auto"/>
        </w:rPr>
        <w:fldChar w:fldCharType="end"/>
      </w:r>
      <w:r w:rsidR="00E039C3" w:rsidRPr="00CB0061">
        <w:rPr>
          <w:color w:val="auto"/>
        </w:rPr>
        <w:t>. Najnowsze karty graficzne, stworzone</w:t>
      </w:r>
      <w:r w:rsidR="00D42D61" w:rsidRPr="00CB0061">
        <w:rPr>
          <w:color w:val="auto"/>
        </w:rPr>
        <w:t xml:space="preserve"> do </w:t>
      </w:r>
      <w:r w:rsidR="00E039C3" w:rsidRPr="00CB0061">
        <w:rPr>
          <w:color w:val="auto"/>
        </w:rPr>
        <w:t xml:space="preserve">przetwarzania </w:t>
      </w:r>
      <w:r w:rsidR="00B23875" w:rsidRPr="00CB0061">
        <w:rPr>
          <w:color w:val="auto"/>
        </w:rPr>
        <w:t>danych graficznych</w:t>
      </w:r>
      <w:r w:rsidR="00DD25E4" w:rsidRPr="00CB0061">
        <w:rPr>
          <w:color w:val="auto"/>
        </w:rPr>
        <w:t xml:space="preserve"> z </w:t>
      </w:r>
      <w:r w:rsidR="00B23875" w:rsidRPr="00CB0061">
        <w:rPr>
          <w:color w:val="auto"/>
        </w:rPr>
        <w:t>bardzo dużą prędkością, mogą być aktualnie użyte</w:t>
      </w:r>
      <w:r w:rsidR="00D42D61" w:rsidRPr="00CB0061">
        <w:rPr>
          <w:color w:val="auto"/>
        </w:rPr>
        <w:t xml:space="preserve"> do </w:t>
      </w:r>
      <w:r w:rsidR="00B23875" w:rsidRPr="00CB0061">
        <w:rPr>
          <w:color w:val="auto"/>
        </w:rPr>
        <w:t xml:space="preserve">wykonywania obliczeń </w:t>
      </w:r>
      <w:r w:rsidR="00572199" w:rsidRPr="00CB0061">
        <w:rPr>
          <w:color w:val="auto"/>
        </w:rPr>
        <w:t>ogólnego przeznaczenia</w:t>
      </w:r>
      <w:r w:rsidR="00E81421" w:rsidRPr="00CB0061">
        <w:rPr>
          <w:color w:val="auto"/>
        </w:rPr>
        <w:t>.</w:t>
      </w:r>
      <w:r w:rsidR="00F549D5" w:rsidRPr="00CB0061">
        <w:rPr>
          <w:color w:val="auto"/>
        </w:rPr>
        <w:t xml:space="preserve"> Budowa GPU </w:t>
      </w:r>
      <w:r w:rsidR="00572199" w:rsidRPr="00CB0061">
        <w:rPr>
          <w:color w:val="auto"/>
        </w:rPr>
        <w:t xml:space="preserve">różni się </w:t>
      </w:r>
      <w:r w:rsidR="00BB502D" w:rsidRPr="00CB0061">
        <w:rPr>
          <w:color w:val="auto"/>
        </w:rPr>
        <w:t xml:space="preserve">zdecydowanie od budowy CPU, przez co </w:t>
      </w:r>
      <w:r w:rsidR="00F549D5" w:rsidRPr="00CB0061">
        <w:rPr>
          <w:color w:val="auto"/>
        </w:rPr>
        <w:t>spos</w:t>
      </w:r>
      <w:r w:rsidR="00BB502D" w:rsidRPr="00CB0061">
        <w:rPr>
          <w:color w:val="auto"/>
        </w:rPr>
        <w:t>oby</w:t>
      </w:r>
      <w:r w:rsidR="00F549D5" w:rsidRPr="00CB0061">
        <w:rPr>
          <w:color w:val="auto"/>
        </w:rPr>
        <w:t xml:space="preserve"> wykonywania</w:t>
      </w:r>
      <w:r w:rsidR="00D42D61" w:rsidRPr="00CB0061">
        <w:rPr>
          <w:color w:val="auto"/>
        </w:rPr>
        <w:t xml:space="preserve"> na </w:t>
      </w:r>
      <w:r w:rsidR="00BB502D" w:rsidRPr="00CB0061">
        <w:rPr>
          <w:color w:val="auto"/>
        </w:rPr>
        <w:t xml:space="preserve">nich </w:t>
      </w:r>
      <w:r w:rsidR="00F549D5" w:rsidRPr="00CB0061">
        <w:rPr>
          <w:color w:val="auto"/>
        </w:rPr>
        <w:t xml:space="preserve">obliczeń </w:t>
      </w:r>
      <w:r w:rsidR="00572199" w:rsidRPr="00CB0061">
        <w:rPr>
          <w:color w:val="auto"/>
        </w:rPr>
        <w:t xml:space="preserve">również </w:t>
      </w:r>
      <w:r w:rsidR="00F549D5" w:rsidRPr="00CB0061">
        <w:rPr>
          <w:color w:val="auto"/>
        </w:rPr>
        <w:t>bardzo się różnią</w:t>
      </w:r>
      <w:r w:rsidR="00BB502D" w:rsidRPr="00CB0061">
        <w:rPr>
          <w:color w:val="auto"/>
        </w:rPr>
        <w:t>.</w:t>
      </w:r>
      <w:r w:rsidR="00D42D61" w:rsidRPr="00CB0061">
        <w:rPr>
          <w:color w:val="auto"/>
        </w:rPr>
        <w:t xml:space="preserve"> </w:t>
      </w:r>
      <w:r w:rsidR="00572199" w:rsidRPr="00CB0061">
        <w:rPr>
          <w:color w:val="auto"/>
        </w:rPr>
        <w:t>N</w:t>
      </w:r>
      <w:r w:rsidR="00D42D61" w:rsidRPr="00CB0061">
        <w:rPr>
          <w:color w:val="auto"/>
        </w:rPr>
        <w:t>a </w:t>
      </w:r>
      <w:r w:rsidR="00D62F34" w:rsidRPr="00CB0061">
        <w:rPr>
          <w:color w:val="auto"/>
        </w:rPr>
        <w:t>współczesnych GPU</w:t>
      </w:r>
      <w:r w:rsidR="00ED4330" w:rsidRPr="00CB0061">
        <w:rPr>
          <w:color w:val="auto"/>
        </w:rPr>
        <w:t xml:space="preserve"> </w:t>
      </w:r>
      <w:r w:rsidR="00D62F34" w:rsidRPr="00CB0061">
        <w:rPr>
          <w:color w:val="auto"/>
        </w:rPr>
        <w:t xml:space="preserve">jest </w:t>
      </w:r>
      <w:r w:rsidR="00ED4330" w:rsidRPr="00CB0061">
        <w:rPr>
          <w:color w:val="auto"/>
        </w:rPr>
        <w:t>bardzo duż</w:t>
      </w:r>
      <w:r w:rsidR="00D62F34" w:rsidRPr="00CB0061">
        <w:rPr>
          <w:color w:val="auto"/>
        </w:rPr>
        <w:t>o</w:t>
      </w:r>
      <w:r w:rsidR="00ED4330" w:rsidRPr="00CB0061">
        <w:rPr>
          <w:color w:val="auto"/>
        </w:rPr>
        <w:t xml:space="preserve"> jednostek obliczających</w:t>
      </w:r>
      <w:r w:rsidR="00D62F34" w:rsidRPr="00CB0061">
        <w:rPr>
          <w:color w:val="auto"/>
        </w:rPr>
        <w:t>,</w:t>
      </w:r>
      <w:r w:rsidR="00572199" w:rsidRPr="00CB0061">
        <w:rPr>
          <w:color w:val="auto"/>
        </w:rPr>
        <w:t xml:space="preserve"> a</w:t>
      </w:r>
      <w:r w:rsidR="00D62F34" w:rsidRPr="00CB0061">
        <w:rPr>
          <w:color w:val="auto"/>
        </w:rPr>
        <w:t xml:space="preserve"> ilość wątków potrzebna</w:t>
      </w:r>
      <w:r w:rsidR="00D42D61" w:rsidRPr="00CB0061">
        <w:rPr>
          <w:color w:val="auto"/>
        </w:rPr>
        <w:t xml:space="preserve"> do </w:t>
      </w:r>
      <w:r w:rsidR="00D62F34" w:rsidRPr="00CB0061">
        <w:rPr>
          <w:color w:val="auto"/>
        </w:rPr>
        <w:t>osiągnięcia wysokiej wydajności jest często liczona</w:t>
      </w:r>
      <w:r w:rsidR="00DD25E4" w:rsidRPr="00CB0061">
        <w:rPr>
          <w:color w:val="auto"/>
        </w:rPr>
        <w:t xml:space="preserve"> w </w:t>
      </w:r>
      <w:r w:rsidR="00D62F34" w:rsidRPr="00CB0061">
        <w:rPr>
          <w:color w:val="auto"/>
        </w:rPr>
        <w:t>tysiącach.</w:t>
      </w:r>
      <w:r w:rsidR="00DD25E4" w:rsidRPr="00CB0061">
        <w:rPr>
          <w:color w:val="auto"/>
        </w:rPr>
        <w:t xml:space="preserve"> </w:t>
      </w:r>
      <w:r w:rsidR="00572199" w:rsidRPr="00CB0061">
        <w:rPr>
          <w:color w:val="auto"/>
        </w:rPr>
        <w:t>W</w:t>
      </w:r>
      <w:r w:rsidR="00DD25E4" w:rsidRPr="00CB0061">
        <w:rPr>
          <w:color w:val="auto"/>
        </w:rPr>
        <w:t> </w:t>
      </w:r>
      <w:r w:rsidR="00602B0F" w:rsidRPr="00CB0061">
        <w:rPr>
          <w:color w:val="auto"/>
        </w:rPr>
        <w:t>związku</w:t>
      </w:r>
      <w:r w:rsidR="00DD25E4" w:rsidRPr="00CB0061">
        <w:rPr>
          <w:color w:val="auto"/>
        </w:rPr>
        <w:t xml:space="preserve"> z </w:t>
      </w:r>
      <w:r w:rsidR="00602B0F" w:rsidRPr="00CB0061">
        <w:rPr>
          <w:color w:val="auto"/>
        </w:rPr>
        <w:t>tym, pełne wykorzystanie mocy współczesnych GPU jest możliwe tylko</w:t>
      </w:r>
      <w:r w:rsidR="00DD25E4" w:rsidRPr="00CB0061">
        <w:rPr>
          <w:color w:val="auto"/>
        </w:rPr>
        <w:t xml:space="preserve"> w </w:t>
      </w:r>
      <w:r w:rsidR="00602B0F" w:rsidRPr="00CB0061">
        <w:rPr>
          <w:color w:val="auto"/>
        </w:rPr>
        <w:t xml:space="preserve">przypadku </w:t>
      </w:r>
      <w:r w:rsidR="00BC52B8" w:rsidRPr="00CB0061">
        <w:rPr>
          <w:color w:val="auto"/>
        </w:rPr>
        <w:t>zadań, które można</w:t>
      </w:r>
      <w:r w:rsidR="00DD25E4" w:rsidRPr="00CB0061">
        <w:rPr>
          <w:color w:val="auto"/>
        </w:rPr>
        <w:t xml:space="preserve"> w </w:t>
      </w:r>
      <w:r w:rsidR="00BC52B8" w:rsidRPr="00CB0061">
        <w:rPr>
          <w:color w:val="auto"/>
        </w:rPr>
        <w:t>dużym stopniu zrównoleglić.</w:t>
      </w:r>
    </w:p>
    <w:p w:rsidR="0063320C" w:rsidRPr="00CB0061" w:rsidRDefault="00266FFA" w:rsidP="0052657A">
      <w:pPr>
        <w:rPr>
          <w:color w:val="auto"/>
        </w:rPr>
      </w:pPr>
      <w:r w:rsidRPr="00CB0061">
        <w:rPr>
          <w:color w:val="auto"/>
        </w:rPr>
        <w:t xml:space="preserve">Do tej pory </w:t>
      </w:r>
      <w:r w:rsidR="005F421D" w:rsidRPr="00CB0061">
        <w:rPr>
          <w:color w:val="auto"/>
        </w:rPr>
        <w:t>znaleziono już wiele praktycznych zastosowań GPU</w:t>
      </w:r>
      <w:r w:rsidR="00DD25E4" w:rsidRPr="00CB0061">
        <w:rPr>
          <w:color w:val="auto"/>
        </w:rPr>
        <w:t xml:space="preserve"> w </w:t>
      </w:r>
      <w:r w:rsidR="00441F24" w:rsidRPr="00CB0061">
        <w:rPr>
          <w:color w:val="auto"/>
        </w:rPr>
        <w:t xml:space="preserve">programach ogólnego użytku, jest też wiele prac </w:t>
      </w:r>
      <w:r w:rsidR="00BC1592" w:rsidRPr="00CB0061">
        <w:rPr>
          <w:color w:val="auto"/>
        </w:rPr>
        <w:t>badawczych porównujących</w:t>
      </w:r>
      <w:r w:rsidR="007C5C3A" w:rsidRPr="00CB0061">
        <w:rPr>
          <w:color w:val="auto"/>
        </w:rPr>
        <w:t xml:space="preserve"> </w:t>
      </w:r>
      <w:r w:rsidR="00360302" w:rsidRPr="00CB0061">
        <w:rPr>
          <w:color w:val="auto"/>
        </w:rPr>
        <w:t>prędkość programów wykonywanych</w:t>
      </w:r>
      <w:r w:rsidR="00D42D61" w:rsidRPr="00CB0061">
        <w:rPr>
          <w:color w:val="auto"/>
        </w:rPr>
        <w:t xml:space="preserve"> na </w:t>
      </w:r>
      <w:r w:rsidR="00360302" w:rsidRPr="00CB0061">
        <w:rPr>
          <w:color w:val="auto"/>
        </w:rPr>
        <w:t>CPU</w:t>
      </w:r>
      <w:r w:rsidR="00DB63D4" w:rsidRPr="00CB0061">
        <w:rPr>
          <w:rStyle w:val="Odwoanieprzypisudolnego"/>
          <w:color w:val="auto"/>
        </w:rPr>
        <w:footnoteReference w:id="2"/>
      </w:r>
      <w:r w:rsidR="00DD25E4" w:rsidRPr="00CB0061">
        <w:rPr>
          <w:color w:val="auto"/>
        </w:rPr>
        <w:t xml:space="preserve"> z </w:t>
      </w:r>
      <w:r w:rsidR="00360302" w:rsidRPr="00CB0061">
        <w:rPr>
          <w:color w:val="auto"/>
        </w:rPr>
        <w:t>programami napisanymi</w:t>
      </w:r>
      <w:r w:rsidR="00D42D61" w:rsidRPr="00CB0061">
        <w:rPr>
          <w:color w:val="auto"/>
        </w:rPr>
        <w:t xml:space="preserve"> na </w:t>
      </w:r>
      <w:r w:rsidR="00360302" w:rsidRPr="00CB0061">
        <w:rPr>
          <w:color w:val="auto"/>
        </w:rPr>
        <w:t>GPU. Jednym</w:t>
      </w:r>
      <w:r w:rsidR="00DD25E4" w:rsidRPr="00CB0061">
        <w:rPr>
          <w:color w:val="auto"/>
        </w:rPr>
        <w:t xml:space="preserve"> z </w:t>
      </w:r>
      <w:r w:rsidR="00360302" w:rsidRPr="00CB0061">
        <w:rPr>
          <w:color w:val="auto"/>
        </w:rPr>
        <w:t xml:space="preserve">najczęściej </w:t>
      </w:r>
      <w:r w:rsidR="00A06994" w:rsidRPr="00CB0061">
        <w:rPr>
          <w:color w:val="auto"/>
        </w:rPr>
        <w:t>wykonywanych porównań są operacje</w:t>
      </w:r>
      <w:r w:rsidR="00D42D61" w:rsidRPr="00CB0061">
        <w:rPr>
          <w:color w:val="auto"/>
        </w:rPr>
        <w:t xml:space="preserve"> na </w:t>
      </w:r>
      <w:r w:rsidR="00A06994" w:rsidRPr="00CB0061">
        <w:rPr>
          <w:color w:val="auto"/>
        </w:rPr>
        <w:t>sieciach neuronowych. Uruchamianie</w:t>
      </w:r>
      <w:r w:rsidR="00DD25E4" w:rsidRPr="00CB0061">
        <w:rPr>
          <w:color w:val="auto"/>
        </w:rPr>
        <w:t xml:space="preserve"> i </w:t>
      </w:r>
      <w:r w:rsidR="00A06994" w:rsidRPr="00CB0061">
        <w:rPr>
          <w:color w:val="auto"/>
        </w:rPr>
        <w:t>trenowanie sieci neuronowych są operacjami</w:t>
      </w:r>
      <w:r w:rsidR="00A62E92" w:rsidRPr="00CB0061">
        <w:rPr>
          <w:color w:val="auto"/>
        </w:rPr>
        <w:t xml:space="preserve">, </w:t>
      </w:r>
      <w:r w:rsidR="0037649D" w:rsidRPr="00CB0061">
        <w:rPr>
          <w:color w:val="auto"/>
        </w:rPr>
        <w:t>w których</w:t>
      </w:r>
      <w:r w:rsidR="00A62E92" w:rsidRPr="00CB0061">
        <w:rPr>
          <w:color w:val="auto"/>
        </w:rPr>
        <w:t xml:space="preserve"> wykonywanych jest wiele podobnych działań, przez co są idealne </w:t>
      </w:r>
      <w:r w:rsidR="00D42D61" w:rsidRPr="00CB0061">
        <w:rPr>
          <w:color w:val="auto"/>
        </w:rPr>
        <w:t>do </w:t>
      </w:r>
      <w:r w:rsidR="00A62E92" w:rsidRPr="00CB0061">
        <w:rPr>
          <w:color w:val="auto"/>
        </w:rPr>
        <w:t>wykonania</w:t>
      </w:r>
      <w:r w:rsidR="00D42D61" w:rsidRPr="00CB0061">
        <w:rPr>
          <w:color w:val="auto"/>
        </w:rPr>
        <w:t xml:space="preserve"> na </w:t>
      </w:r>
      <w:r w:rsidR="00A62E92" w:rsidRPr="00CB0061">
        <w:rPr>
          <w:color w:val="auto"/>
        </w:rPr>
        <w:t>GPU.</w:t>
      </w:r>
    </w:p>
    <w:p w:rsidR="0071631C" w:rsidRPr="00CB0061" w:rsidRDefault="0009333F" w:rsidP="00D6346F">
      <w:pPr>
        <w:rPr>
          <w:color w:val="auto"/>
        </w:rPr>
      </w:pPr>
      <w:r w:rsidRPr="00CB0061">
        <w:rPr>
          <w:color w:val="auto"/>
        </w:rPr>
        <w:t>W tej pracy</w:t>
      </w:r>
      <w:r w:rsidR="00A62E92" w:rsidRPr="00CB0061">
        <w:rPr>
          <w:color w:val="auto"/>
        </w:rPr>
        <w:t xml:space="preserve"> </w:t>
      </w:r>
      <w:r w:rsidR="00357711" w:rsidRPr="00CB0061">
        <w:rPr>
          <w:color w:val="auto"/>
        </w:rPr>
        <w:t xml:space="preserve">chciałem opisać </w:t>
      </w:r>
      <w:r w:rsidRPr="00CB0061">
        <w:rPr>
          <w:color w:val="auto"/>
        </w:rPr>
        <w:t xml:space="preserve">stworzoną przeze mnie </w:t>
      </w:r>
      <w:r w:rsidR="00357711" w:rsidRPr="00CB0061">
        <w:rPr>
          <w:color w:val="auto"/>
        </w:rPr>
        <w:t xml:space="preserve">bibliotekę </w:t>
      </w:r>
      <w:r w:rsidR="00357711" w:rsidRPr="00CB0061">
        <w:rPr>
          <w:i/>
          <w:color w:val="auto"/>
        </w:rPr>
        <w:t>CNL</w:t>
      </w:r>
      <w:r w:rsidR="00747552" w:rsidRPr="00CB0061">
        <w:rPr>
          <w:i/>
          <w:color w:val="auto"/>
        </w:rPr>
        <w:t xml:space="preserve"> </w:t>
      </w:r>
      <w:r w:rsidR="00D730E0" w:rsidRPr="00CB0061">
        <w:rPr>
          <w:i/>
          <w:color w:val="auto"/>
        </w:rPr>
        <w:t>–</w:t>
      </w:r>
      <w:r w:rsidR="00747552" w:rsidRPr="00CB0061">
        <w:rPr>
          <w:i/>
          <w:color w:val="auto"/>
        </w:rPr>
        <w:t xml:space="preserve"> C</w:t>
      </w:r>
      <w:r w:rsidR="00D730E0" w:rsidRPr="00CB0061">
        <w:rPr>
          <w:i/>
          <w:color w:val="auto"/>
        </w:rPr>
        <w:t>UDA Network Library</w:t>
      </w:r>
      <w:r w:rsidR="00D730E0" w:rsidRPr="00CB0061">
        <w:rPr>
          <w:color w:val="auto"/>
        </w:rPr>
        <w:t>. Jej</w:t>
      </w:r>
      <w:r w:rsidR="00357711" w:rsidRPr="00CB0061">
        <w:rPr>
          <w:color w:val="auto"/>
        </w:rPr>
        <w:t xml:space="preserve"> zadaniem jest </w:t>
      </w:r>
      <w:r w:rsidR="007633B4" w:rsidRPr="00CB0061">
        <w:rPr>
          <w:color w:val="auto"/>
        </w:rPr>
        <w:t>wykonywanie operacji</w:t>
      </w:r>
      <w:r w:rsidR="00D42D61" w:rsidRPr="00CB0061">
        <w:rPr>
          <w:color w:val="auto"/>
        </w:rPr>
        <w:t xml:space="preserve"> na </w:t>
      </w:r>
      <w:r w:rsidR="007633B4" w:rsidRPr="00CB0061">
        <w:rPr>
          <w:color w:val="auto"/>
        </w:rPr>
        <w:t xml:space="preserve">sieciach neuronowych </w:t>
      </w:r>
      <w:r w:rsidR="007633B4" w:rsidRPr="00CB0061">
        <w:rPr>
          <w:color w:val="auto"/>
        </w:rPr>
        <w:lastRenderedPageBreak/>
        <w:t>(</w:t>
      </w:r>
      <w:r w:rsidRPr="00CB0061">
        <w:rPr>
          <w:color w:val="auto"/>
        </w:rPr>
        <w:t xml:space="preserve">uruchamianych </w:t>
      </w:r>
      <w:r w:rsidR="007633B4" w:rsidRPr="00CB0061">
        <w:rPr>
          <w:color w:val="auto"/>
        </w:rPr>
        <w:t>na CPU oraz GPU</w:t>
      </w:r>
      <w:r w:rsidR="00A966B4" w:rsidRPr="00CB0061">
        <w:rPr>
          <w:color w:val="auto"/>
        </w:rPr>
        <w:t>), przy użyciu biblioteki NVIDIA CUDA</w:t>
      </w:r>
      <w:r w:rsidR="00D730E0" w:rsidRPr="00CB0061">
        <w:rPr>
          <w:rStyle w:val="Odwoanieprzypisudolnego"/>
          <w:color w:val="auto"/>
        </w:rPr>
        <w:footnoteReference w:id="3"/>
      </w:r>
      <w:r w:rsidR="00A966B4" w:rsidRPr="00CB0061">
        <w:rPr>
          <w:color w:val="auto"/>
        </w:rPr>
        <w:t>.</w:t>
      </w:r>
      <w:r w:rsidR="00DD25E4" w:rsidRPr="00CB0061">
        <w:rPr>
          <w:color w:val="auto"/>
        </w:rPr>
        <w:t xml:space="preserve"> </w:t>
      </w:r>
      <w:r w:rsidR="000E669C" w:rsidRPr="00CB0061">
        <w:rPr>
          <w:color w:val="auto"/>
        </w:rPr>
        <w:t>W</w:t>
      </w:r>
      <w:r w:rsidR="00DD25E4" w:rsidRPr="00CB0061">
        <w:rPr>
          <w:color w:val="auto"/>
        </w:rPr>
        <w:t> </w:t>
      </w:r>
      <w:r w:rsidR="001E6519" w:rsidRPr="00CB0061">
        <w:rPr>
          <w:color w:val="auto"/>
        </w:rPr>
        <w:t>b</w:t>
      </w:r>
      <w:r w:rsidR="003C7196" w:rsidRPr="00CB0061">
        <w:rPr>
          <w:color w:val="auto"/>
        </w:rPr>
        <w:t>ibliote</w:t>
      </w:r>
      <w:r w:rsidR="001E6519" w:rsidRPr="00CB0061">
        <w:rPr>
          <w:color w:val="auto"/>
        </w:rPr>
        <w:t>ce CNL została zaimplementowana obsługa sieci MLP</w:t>
      </w:r>
      <w:r w:rsidR="001E6519" w:rsidRPr="00CB0061">
        <w:rPr>
          <w:rStyle w:val="Odwoanieprzypisudolnego"/>
          <w:color w:val="auto"/>
        </w:rPr>
        <w:footnoteReference w:id="4"/>
      </w:r>
      <w:r w:rsidR="005A03DA" w:rsidRPr="00CB0061">
        <w:rPr>
          <w:color w:val="auto"/>
        </w:rPr>
        <w:t>; sama biblioteka została zaprojektowana tak, aby była łatwo rozszerzalna</w:t>
      </w:r>
      <w:r w:rsidR="00DD25E4" w:rsidRPr="00CB0061">
        <w:rPr>
          <w:color w:val="auto"/>
        </w:rPr>
        <w:t xml:space="preserve"> o </w:t>
      </w:r>
      <w:r w:rsidR="005A03DA" w:rsidRPr="00CB0061">
        <w:rPr>
          <w:color w:val="auto"/>
        </w:rPr>
        <w:t>obsługę innych typów sieci.</w:t>
      </w:r>
      <w:r w:rsidR="00DD25E4" w:rsidRPr="00CB0061">
        <w:rPr>
          <w:color w:val="auto"/>
        </w:rPr>
        <w:t xml:space="preserve"> </w:t>
      </w:r>
      <w:r w:rsidR="005C19A9" w:rsidRPr="00CB0061">
        <w:rPr>
          <w:color w:val="auto"/>
        </w:rPr>
        <w:t>W</w:t>
      </w:r>
      <w:r w:rsidR="00DD25E4" w:rsidRPr="00CB0061">
        <w:rPr>
          <w:color w:val="auto"/>
        </w:rPr>
        <w:t> </w:t>
      </w:r>
      <w:r w:rsidR="00D6346F" w:rsidRPr="00CB0061">
        <w:rPr>
          <w:color w:val="auto"/>
        </w:rPr>
        <w:t>czasie jej tworzenia, duży nacisk został też położony</w:t>
      </w:r>
      <w:r w:rsidR="00D42D61" w:rsidRPr="00CB0061">
        <w:rPr>
          <w:color w:val="auto"/>
        </w:rPr>
        <w:t xml:space="preserve"> na </w:t>
      </w:r>
      <w:r w:rsidR="00D6346F" w:rsidRPr="00CB0061">
        <w:rPr>
          <w:color w:val="auto"/>
        </w:rPr>
        <w:t xml:space="preserve">uzyskanie </w:t>
      </w:r>
      <w:r w:rsidR="005C19A9" w:rsidRPr="00CB0061">
        <w:rPr>
          <w:color w:val="auto"/>
        </w:rPr>
        <w:t xml:space="preserve">wysokiej </w:t>
      </w:r>
      <w:r w:rsidR="00D6346F" w:rsidRPr="00CB0061">
        <w:rPr>
          <w:color w:val="auto"/>
        </w:rPr>
        <w:t>wydajności operacji</w:t>
      </w:r>
      <w:r w:rsidR="00D42D61" w:rsidRPr="00CB0061">
        <w:rPr>
          <w:color w:val="auto"/>
        </w:rPr>
        <w:t xml:space="preserve"> na </w:t>
      </w:r>
      <w:r w:rsidR="00D6346F" w:rsidRPr="00CB0061">
        <w:rPr>
          <w:color w:val="auto"/>
        </w:rPr>
        <w:t>GPU.</w:t>
      </w:r>
    </w:p>
    <w:p w:rsidR="009419D4" w:rsidRPr="00CB0061" w:rsidRDefault="009419D4" w:rsidP="00D6346F">
      <w:pPr>
        <w:rPr>
          <w:color w:val="auto"/>
        </w:rPr>
      </w:pPr>
    </w:p>
    <w:p w:rsidR="006526E5" w:rsidRPr="00CB0061" w:rsidRDefault="00104C2F" w:rsidP="00D6346F">
      <w:pPr>
        <w:rPr>
          <w:color w:val="auto"/>
        </w:rPr>
      </w:pPr>
      <w:r w:rsidRPr="00CB0061">
        <w:rPr>
          <w:color w:val="auto"/>
        </w:rPr>
        <w:t xml:space="preserve">Powyższy </w:t>
      </w:r>
      <w:hyperlink w:anchor="_Wstęp" w:history="1">
        <w:r w:rsidRPr="00CB0061">
          <w:rPr>
            <w:rStyle w:val="Hipercze"/>
          </w:rPr>
          <w:t>r</w:t>
        </w:r>
        <w:r w:rsidR="006526E5" w:rsidRPr="00CB0061">
          <w:rPr>
            <w:rStyle w:val="Hipercze"/>
          </w:rPr>
          <w:t>ozdział 1</w:t>
        </w:r>
      </w:hyperlink>
      <w:r w:rsidR="006526E5" w:rsidRPr="00CB0061">
        <w:rPr>
          <w:color w:val="auto"/>
        </w:rPr>
        <w:t xml:space="preserve"> </w:t>
      </w:r>
      <w:r w:rsidRPr="00CB0061">
        <w:rPr>
          <w:color w:val="auto"/>
        </w:rPr>
        <w:t xml:space="preserve">zawiera ogólne </w:t>
      </w:r>
      <w:r w:rsidR="004E17C7" w:rsidRPr="00CB0061">
        <w:rPr>
          <w:color w:val="auto"/>
        </w:rPr>
        <w:t>wprowadzenie</w:t>
      </w:r>
      <w:r w:rsidR="00D42D61" w:rsidRPr="00CB0061">
        <w:rPr>
          <w:color w:val="auto"/>
        </w:rPr>
        <w:t xml:space="preserve"> do </w:t>
      </w:r>
      <w:r w:rsidR="004E17C7" w:rsidRPr="00CB0061">
        <w:rPr>
          <w:color w:val="auto"/>
        </w:rPr>
        <w:t xml:space="preserve">problematyki </w:t>
      </w:r>
      <w:r w:rsidR="00066F82" w:rsidRPr="00CB0061">
        <w:rPr>
          <w:rStyle w:val="PodkrelenieZnak"/>
        </w:rPr>
        <w:t>GPGPU</w:t>
      </w:r>
      <w:r w:rsidR="00066F82" w:rsidRPr="00CB0061">
        <w:rPr>
          <w:rStyle w:val="Odwoanieprzypisudolnego"/>
          <w:color w:val="auto"/>
        </w:rPr>
        <w:footnoteReference w:id="5"/>
      </w:r>
      <w:r w:rsidR="00066F82" w:rsidRPr="00CB0061">
        <w:rPr>
          <w:color w:val="auto"/>
        </w:rPr>
        <w:t xml:space="preserve">, sieci neuronowych oraz opisu stworzonej biblioteki. </w:t>
      </w:r>
      <w:r w:rsidR="00D1253A" w:rsidRPr="00CB0061">
        <w:rPr>
          <w:color w:val="auto"/>
        </w:rPr>
        <w:t xml:space="preserve">Opisuje </w:t>
      </w:r>
      <w:r w:rsidR="00066F82" w:rsidRPr="00CB0061">
        <w:rPr>
          <w:color w:val="auto"/>
        </w:rPr>
        <w:t xml:space="preserve">również cele </w:t>
      </w:r>
      <w:r w:rsidR="00D1253A" w:rsidRPr="00CB0061">
        <w:rPr>
          <w:color w:val="auto"/>
        </w:rPr>
        <w:t>dotyczące</w:t>
      </w:r>
      <w:r w:rsidR="00066F82" w:rsidRPr="00CB0061">
        <w:rPr>
          <w:color w:val="auto"/>
        </w:rPr>
        <w:t xml:space="preserve"> niniejszej pracy.</w:t>
      </w:r>
    </w:p>
    <w:p w:rsidR="00D1253A" w:rsidRPr="00CB0061" w:rsidRDefault="00CC3C12" w:rsidP="00D6346F">
      <w:pPr>
        <w:rPr>
          <w:color w:val="auto"/>
        </w:rPr>
      </w:pPr>
      <w:hyperlink w:anchor="_Równoległe_przetwarzanie_z" w:history="1">
        <w:r w:rsidR="00D1253A" w:rsidRPr="00CB0061">
          <w:rPr>
            <w:rStyle w:val="Hipercze"/>
          </w:rPr>
          <w:t>Rozdział 2</w:t>
        </w:r>
      </w:hyperlink>
      <w:r w:rsidR="00D1253A" w:rsidRPr="00CB0061">
        <w:rPr>
          <w:color w:val="auto"/>
        </w:rPr>
        <w:t xml:space="preserve"> przedstawia informacje</w:t>
      </w:r>
      <w:r w:rsidR="00DD25E4" w:rsidRPr="00CB0061">
        <w:rPr>
          <w:color w:val="auto"/>
        </w:rPr>
        <w:t xml:space="preserve"> o </w:t>
      </w:r>
      <w:r w:rsidR="00A20443" w:rsidRPr="00CB0061">
        <w:rPr>
          <w:color w:val="auto"/>
        </w:rPr>
        <w:t xml:space="preserve">kartach graficznych, ich </w:t>
      </w:r>
      <w:r w:rsidR="000E669C" w:rsidRPr="00CB0061">
        <w:rPr>
          <w:color w:val="auto"/>
        </w:rPr>
        <w:t xml:space="preserve">historię, </w:t>
      </w:r>
      <w:r w:rsidR="00A20443" w:rsidRPr="00CB0061">
        <w:rPr>
          <w:color w:val="auto"/>
        </w:rPr>
        <w:t>budowę</w:t>
      </w:r>
      <w:r w:rsidR="00DD25E4" w:rsidRPr="00CB0061">
        <w:rPr>
          <w:color w:val="auto"/>
        </w:rPr>
        <w:t xml:space="preserve"> i </w:t>
      </w:r>
      <w:r w:rsidR="00A20443" w:rsidRPr="00CB0061">
        <w:rPr>
          <w:color w:val="auto"/>
        </w:rPr>
        <w:t>technologie służące</w:t>
      </w:r>
      <w:r w:rsidR="00D42D61" w:rsidRPr="00CB0061">
        <w:rPr>
          <w:color w:val="auto"/>
        </w:rPr>
        <w:t xml:space="preserve"> do </w:t>
      </w:r>
      <w:r w:rsidR="00A20443" w:rsidRPr="00CB0061">
        <w:rPr>
          <w:color w:val="auto"/>
        </w:rPr>
        <w:t>użycia ich</w:t>
      </w:r>
      <w:r w:rsidR="00DD25E4" w:rsidRPr="00CB0061">
        <w:rPr>
          <w:color w:val="auto"/>
        </w:rPr>
        <w:t xml:space="preserve"> w </w:t>
      </w:r>
      <w:r w:rsidR="00A20443" w:rsidRPr="00CB0061">
        <w:rPr>
          <w:color w:val="auto"/>
        </w:rPr>
        <w:t>celu wykonywania obliczeń</w:t>
      </w:r>
      <w:r w:rsidR="000911F2" w:rsidRPr="00CB0061">
        <w:rPr>
          <w:color w:val="auto"/>
        </w:rPr>
        <w:t xml:space="preserve"> ogólnego przeznaczenia.</w:t>
      </w:r>
      <w:r w:rsidR="007001C5" w:rsidRPr="00CB0061">
        <w:rPr>
          <w:color w:val="auto"/>
        </w:rPr>
        <w:t xml:space="preserve"> Są tam też wymienione </w:t>
      </w:r>
      <w:r w:rsidR="00173BDB" w:rsidRPr="00CB0061">
        <w:rPr>
          <w:color w:val="auto"/>
        </w:rPr>
        <w:t xml:space="preserve">programy </w:t>
      </w:r>
      <w:r w:rsidR="000E669C" w:rsidRPr="00CB0061">
        <w:rPr>
          <w:color w:val="auto"/>
        </w:rPr>
        <w:t xml:space="preserve">i biblioteki </w:t>
      </w:r>
      <w:r w:rsidR="00173BDB" w:rsidRPr="00CB0061">
        <w:rPr>
          <w:color w:val="auto"/>
        </w:rPr>
        <w:t>wykorzystujące karty graficzne</w:t>
      </w:r>
      <w:r w:rsidR="00D42D61" w:rsidRPr="00CB0061">
        <w:rPr>
          <w:color w:val="auto"/>
        </w:rPr>
        <w:t xml:space="preserve"> do </w:t>
      </w:r>
      <w:r w:rsidR="00173BDB" w:rsidRPr="00CB0061">
        <w:rPr>
          <w:color w:val="auto"/>
        </w:rPr>
        <w:t>przyspieszania różnych obliczeń</w:t>
      </w:r>
      <w:r w:rsidR="00074685" w:rsidRPr="00CB0061">
        <w:rPr>
          <w:color w:val="auto"/>
        </w:rPr>
        <w:t>.</w:t>
      </w:r>
    </w:p>
    <w:p w:rsidR="00A33744" w:rsidRPr="00CB0061" w:rsidRDefault="00022634" w:rsidP="00D85911">
      <w:pPr>
        <w:rPr>
          <w:color w:val="auto"/>
        </w:rPr>
      </w:pPr>
      <w:r w:rsidRPr="00CB0061">
        <w:rPr>
          <w:color w:val="auto"/>
        </w:rPr>
        <w:t>Informacje</w:t>
      </w:r>
      <w:r w:rsidR="00DD25E4" w:rsidRPr="00CB0061">
        <w:rPr>
          <w:color w:val="auto"/>
        </w:rPr>
        <w:t xml:space="preserve"> o </w:t>
      </w:r>
      <w:r w:rsidRPr="00CB0061">
        <w:rPr>
          <w:color w:val="auto"/>
        </w:rPr>
        <w:t>s</w:t>
      </w:r>
      <w:r w:rsidR="00074685" w:rsidRPr="00CB0061">
        <w:rPr>
          <w:color w:val="auto"/>
        </w:rPr>
        <w:t>ieci</w:t>
      </w:r>
      <w:r w:rsidRPr="00CB0061">
        <w:rPr>
          <w:color w:val="auto"/>
        </w:rPr>
        <w:t>ach</w:t>
      </w:r>
      <w:r w:rsidR="00074685" w:rsidRPr="00CB0061">
        <w:rPr>
          <w:color w:val="auto"/>
        </w:rPr>
        <w:t xml:space="preserve"> neuronow</w:t>
      </w:r>
      <w:r w:rsidRPr="00CB0061">
        <w:rPr>
          <w:color w:val="auto"/>
        </w:rPr>
        <w:t>ych, ich budowie</w:t>
      </w:r>
      <w:r w:rsidR="00DD25E4" w:rsidRPr="00CB0061">
        <w:rPr>
          <w:color w:val="auto"/>
        </w:rPr>
        <w:t xml:space="preserve"> i </w:t>
      </w:r>
      <w:r w:rsidRPr="00CB0061">
        <w:rPr>
          <w:color w:val="auto"/>
        </w:rPr>
        <w:t>rodzajach, są opisane</w:t>
      </w:r>
      <w:r w:rsidR="00DD25E4" w:rsidRPr="00CB0061">
        <w:rPr>
          <w:color w:val="auto"/>
        </w:rPr>
        <w:t xml:space="preserve"> w </w:t>
      </w:r>
      <w:hyperlink w:anchor="_Sztuczne_sieci_neuronowe" w:history="1">
        <w:r w:rsidRPr="00CB0061">
          <w:rPr>
            <w:rStyle w:val="Hipercze"/>
          </w:rPr>
          <w:t>rozdziale 3</w:t>
        </w:r>
      </w:hyperlink>
      <w:r w:rsidRPr="00CB0061">
        <w:rPr>
          <w:color w:val="auto"/>
        </w:rPr>
        <w:t>.</w:t>
      </w:r>
      <w:r w:rsidR="00D85911" w:rsidRPr="00CB0061">
        <w:rPr>
          <w:color w:val="auto"/>
        </w:rPr>
        <w:t xml:space="preserve"> Znajduje się tu też opis, </w:t>
      </w:r>
      <w:r w:rsidR="00DD25E4" w:rsidRPr="00CB0061">
        <w:rPr>
          <w:color w:val="auto"/>
        </w:rPr>
        <w:t>w </w:t>
      </w:r>
      <w:r w:rsidR="00CC2BFD" w:rsidRPr="00CB0061">
        <w:rPr>
          <w:color w:val="auto"/>
        </w:rPr>
        <w:t>jaki sposób byłoby możliwe wykorzystanie możliwości wielopotokowego procesora GPU przy operacjach</w:t>
      </w:r>
      <w:r w:rsidR="00D42D61" w:rsidRPr="00CB0061">
        <w:rPr>
          <w:color w:val="auto"/>
        </w:rPr>
        <w:t xml:space="preserve"> na </w:t>
      </w:r>
      <w:r w:rsidR="00CC2BFD" w:rsidRPr="00CB0061">
        <w:rPr>
          <w:color w:val="auto"/>
        </w:rPr>
        <w:t>sieciach neuronowych.</w:t>
      </w:r>
    </w:p>
    <w:p w:rsidR="00837EC0" w:rsidRPr="00CB0061" w:rsidRDefault="00837EC0" w:rsidP="00D6346F">
      <w:pPr>
        <w:rPr>
          <w:color w:val="auto"/>
        </w:rPr>
      </w:pPr>
      <w:r w:rsidRPr="00CB0061">
        <w:rPr>
          <w:color w:val="auto"/>
        </w:rPr>
        <w:t xml:space="preserve">Najwięcej miejsca </w:t>
      </w:r>
      <w:r w:rsidR="00C80DFC" w:rsidRPr="00CB0061">
        <w:rPr>
          <w:color w:val="auto"/>
        </w:rPr>
        <w:t>poświęciłem</w:t>
      </w:r>
      <w:r w:rsidR="00287868" w:rsidRPr="00CB0061">
        <w:rPr>
          <w:color w:val="auto"/>
        </w:rPr>
        <w:t xml:space="preserve"> </w:t>
      </w:r>
      <w:hyperlink w:anchor="_Biblioteka_CNL" w:history="1">
        <w:r w:rsidR="00287868" w:rsidRPr="00CB0061">
          <w:rPr>
            <w:rStyle w:val="Hipercze"/>
          </w:rPr>
          <w:t xml:space="preserve">rozdziałowi </w:t>
        </w:r>
        <w:r w:rsidR="00007D19" w:rsidRPr="00CB0061">
          <w:rPr>
            <w:rStyle w:val="Hipercze"/>
          </w:rPr>
          <w:t>4</w:t>
        </w:r>
      </w:hyperlink>
      <w:r w:rsidR="00287868" w:rsidRPr="00CB0061">
        <w:rPr>
          <w:color w:val="auto"/>
        </w:rPr>
        <w:t>, gdzie została dokładnie opisana biblioteka CNL. Zawarte są tam informacje</w:t>
      </w:r>
      <w:r w:rsidR="00DD25E4" w:rsidRPr="00CB0061">
        <w:rPr>
          <w:color w:val="auto"/>
        </w:rPr>
        <w:t xml:space="preserve"> o </w:t>
      </w:r>
      <w:r w:rsidR="00287868" w:rsidRPr="00CB0061">
        <w:rPr>
          <w:color w:val="auto"/>
        </w:rPr>
        <w:t>sposobie implementacji całej biblioteki – części uruchamianej</w:t>
      </w:r>
      <w:r w:rsidR="00D42D61" w:rsidRPr="00CB0061">
        <w:rPr>
          <w:color w:val="auto"/>
        </w:rPr>
        <w:t xml:space="preserve"> na </w:t>
      </w:r>
      <w:r w:rsidR="00287868" w:rsidRPr="00CB0061">
        <w:rPr>
          <w:color w:val="auto"/>
        </w:rPr>
        <w:t>CPU, jak</w:t>
      </w:r>
      <w:r w:rsidR="00DD25E4" w:rsidRPr="00CB0061">
        <w:rPr>
          <w:color w:val="auto"/>
        </w:rPr>
        <w:t xml:space="preserve"> i</w:t>
      </w:r>
      <w:r w:rsidR="00D42D61" w:rsidRPr="00CB0061">
        <w:rPr>
          <w:color w:val="auto"/>
        </w:rPr>
        <w:t xml:space="preserve"> na </w:t>
      </w:r>
      <w:r w:rsidR="00287868" w:rsidRPr="00CB0061">
        <w:rPr>
          <w:color w:val="auto"/>
        </w:rPr>
        <w:t xml:space="preserve">GPU. </w:t>
      </w:r>
      <w:r w:rsidR="00D035DE" w:rsidRPr="00CB0061">
        <w:rPr>
          <w:color w:val="auto"/>
        </w:rPr>
        <w:t>Opisane zostały sposoby optymalizacji operacji GPU</w:t>
      </w:r>
      <w:r w:rsidR="00DD25E4" w:rsidRPr="00CB0061">
        <w:rPr>
          <w:color w:val="auto"/>
        </w:rPr>
        <w:t xml:space="preserve"> i </w:t>
      </w:r>
      <w:r w:rsidR="00D035DE" w:rsidRPr="00CB0061">
        <w:rPr>
          <w:color w:val="auto"/>
        </w:rPr>
        <w:t>testy badające prędkość oraz jakość działania biblioteki.</w:t>
      </w:r>
    </w:p>
    <w:p w:rsidR="008755F2" w:rsidRPr="00CB0061" w:rsidRDefault="00BE2421" w:rsidP="009B1F79">
      <w:pPr>
        <w:spacing w:after="200" w:line="276" w:lineRule="auto"/>
        <w:rPr>
          <w:color w:val="auto"/>
        </w:rPr>
      </w:pPr>
      <w:r w:rsidRPr="00CB0061">
        <w:rPr>
          <w:color w:val="auto"/>
        </w:rPr>
        <w:t xml:space="preserve">W </w:t>
      </w:r>
      <w:hyperlink w:anchor="_Wnioski" w:history="1">
        <w:r w:rsidRPr="00CB0061">
          <w:rPr>
            <w:rStyle w:val="Hipercze"/>
          </w:rPr>
          <w:t>rozdzia</w:t>
        </w:r>
        <w:r w:rsidR="00DB63D4" w:rsidRPr="00CB0061">
          <w:rPr>
            <w:rStyle w:val="Hipercze"/>
          </w:rPr>
          <w:t>le</w:t>
        </w:r>
        <w:r w:rsidRPr="00CB0061">
          <w:rPr>
            <w:rStyle w:val="Hipercze"/>
          </w:rPr>
          <w:t xml:space="preserve"> </w:t>
        </w:r>
        <w:r w:rsidR="00007D19" w:rsidRPr="00CB0061">
          <w:rPr>
            <w:rStyle w:val="Hipercze"/>
          </w:rPr>
          <w:t>5</w:t>
        </w:r>
      </w:hyperlink>
      <w:r w:rsidRPr="00CB0061">
        <w:rPr>
          <w:color w:val="auto"/>
        </w:rPr>
        <w:t xml:space="preserve"> zawarte są wnioski</w:t>
      </w:r>
      <w:r w:rsidR="00DD25E4" w:rsidRPr="00CB0061">
        <w:rPr>
          <w:color w:val="auto"/>
        </w:rPr>
        <w:t xml:space="preserve"> i </w:t>
      </w:r>
      <w:r w:rsidR="008E614E" w:rsidRPr="00CB0061">
        <w:rPr>
          <w:color w:val="auto"/>
        </w:rPr>
        <w:t>spostrzeżenia</w:t>
      </w:r>
      <w:r w:rsidRPr="00CB0061">
        <w:rPr>
          <w:color w:val="auto"/>
        </w:rPr>
        <w:t xml:space="preserve"> wyciągnięte po</w:t>
      </w:r>
      <w:r w:rsidR="008E614E" w:rsidRPr="00CB0061">
        <w:rPr>
          <w:color w:val="auto"/>
        </w:rPr>
        <w:t xml:space="preserve"> napisaniu</w:t>
      </w:r>
      <w:r w:rsidR="00DD25E4" w:rsidRPr="00CB0061">
        <w:rPr>
          <w:color w:val="auto"/>
        </w:rPr>
        <w:t xml:space="preserve"> i </w:t>
      </w:r>
      <w:r w:rsidR="008E614E" w:rsidRPr="00CB0061">
        <w:rPr>
          <w:color w:val="auto"/>
        </w:rPr>
        <w:t>przetestowaniu całej biblioteki</w:t>
      </w:r>
      <w:r w:rsidR="00B41834" w:rsidRPr="00CB0061">
        <w:rPr>
          <w:color w:val="auto"/>
        </w:rPr>
        <w:t xml:space="preserve"> oraz możliwe perspektywy rozwoju</w:t>
      </w:r>
      <w:r w:rsidR="00DD25E4" w:rsidRPr="00CB0061">
        <w:rPr>
          <w:color w:val="auto"/>
        </w:rPr>
        <w:t xml:space="preserve"> i </w:t>
      </w:r>
      <w:r w:rsidR="00B41834" w:rsidRPr="00CB0061">
        <w:rPr>
          <w:color w:val="auto"/>
        </w:rPr>
        <w:t>rozbudowy biblioteki, jak</w:t>
      </w:r>
      <w:r w:rsidR="00DD25E4" w:rsidRPr="00CB0061">
        <w:rPr>
          <w:color w:val="auto"/>
        </w:rPr>
        <w:t xml:space="preserve"> i </w:t>
      </w:r>
      <w:r w:rsidR="00B41834" w:rsidRPr="00CB0061">
        <w:rPr>
          <w:color w:val="auto"/>
        </w:rPr>
        <w:t>całego rozwoju technologii GPGPU.</w:t>
      </w:r>
    </w:p>
    <w:p w:rsidR="00B05F3E" w:rsidRPr="00CB0061" w:rsidRDefault="00CC3C12" w:rsidP="00252965">
      <w:pPr>
        <w:spacing w:after="200" w:line="276" w:lineRule="auto"/>
        <w:rPr>
          <w:color w:val="auto"/>
        </w:rPr>
      </w:pPr>
      <w:hyperlink w:anchor="_Zakończenie" w:history="1">
        <w:r w:rsidR="00B41834" w:rsidRPr="00CB0061">
          <w:rPr>
            <w:rStyle w:val="Hipercze"/>
          </w:rPr>
          <w:t xml:space="preserve">Rozdział </w:t>
        </w:r>
        <w:r w:rsidR="00007D19" w:rsidRPr="00CB0061">
          <w:rPr>
            <w:rStyle w:val="Hipercze"/>
          </w:rPr>
          <w:t>6</w:t>
        </w:r>
      </w:hyperlink>
      <w:r w:rsidR="00B41834" w:rsidRPr="00CB0061">
        <w:rPr>
          <w:color w:val="auto"/>
        </w:rPr>
        <w:t xml:space="preserve"> zawiera końcowe myśli</w:t>
      </w:r>
      <w:r w:rsidR="00D42D61" w:rsidRPr="00CB0061">
        <w:rPr>
          <w:color w:val="auto"/>
        </w:rPr>
        <w:t xml:space="preserve"> na </w:t>
      </w:r>
      <w:r w:rsidR="00B41834" w:rsidRPr="00CB0061">
        <w:rPr>
          <w:color w:val="auto"/>
        </w:rPr>
        <w:t>temat niniejszej pracy.</w:t>
      </w:r>
      <w:r w:rsidR="00B05F3E" w:rsidRPr="00CB0061">
        <w:rPr>
          <w:color w:val="auto"/>
        </w:rPr>
        <w:br w:type="page"/>
      </w:r>
    </w:p>
    <w:p w:rsidR="000B705B" w:rsidRPr="00CB0061" w:rsidRDefault="00836D01" w:rsidP="000B705B">
      <w:pPr>
        <w:pStyle w:val="Nagwek1"/>
      </w:pPr>
      <w:bookmarkStart w:id="3" w:name="_Równoległe_przetwarzanie_z"/>
      <w:bookmarkStart w:id="4" w:name="_Ref261556659"/>
      <w:bookmarkStart w:id="5" w:name="_Toc262304998"/>
      <w:bookmarkEnd w:id="3"/>
      <w:r w:rsidRPr="00CB0061">
        <w:lastRenderedPageBreak/>
        <w:t>Równoległe przetwarzanie</w:t>
      </w:r>
      <w:r w:rsidR="00DD25E4" w:rsidRPr="00CB0061">
        <w:t xml:space="preserve"> z </w:t>
      </w:r>
      <w:r w:rsidRPr="00CB0061">
        <w:t>zastosowaniem GPU</w:t>
      </w:r>
      <w:bookmarkEnd w:id="4"/>
      <w:bookmarkEnd w:id="5"/>
    </w:p>
    <w:p w:rsidR="00B05F3E" w:rsidRPr="00CB0061" w:rsidRDefault="007F5C3F" w:rsidP="00252965">
      <w:pPr>
        <w:rPr>
          <w:color w:val="auto"/>
        </w:rPr>
      </w:pPr>
      <w:r w:rsidRPr="00CB0061">
        <w:rPr>
          <w:color w:val="auto"/>
        </w:rPr>
        <w:t xml:space="preserve">W rozdziale tym </w:t>
      </w:r>
      <w:r w:rsidR="00F312D3" w:rsidRPr="00CB0061">
        <w:rPr>
          <w:color w:val="auto"/>
        </w:rPr>
        <w:t xml:space="preserve">chciałem przedstawić </w:t>
      </w:r>
      <w:r w:rsidR="00747552" w:rsidRPr="00CB0061">
        <w:rPr>
          <w:color w:val="auto"/>
        </w:rPr>
        <w:t xml:space="preserve">historię oraz </w:t>
      </w:r>
      <w:r w:rsidR="00933468" w:rsidRPr="00CB0061">
        <w:rPr>
          <w:color w:val="auto"/>
        </w:rPr>
        <w:t>kolejne udoskonalenia</w:t>
      </w:r>
      <w:r w:rsidR="00DD25E4" w:rsidRPr="00CB0061">
        <w:rPr>
          <w:color w:val="auto"/>
        </w:rPr>
        <w:t xml:space="preserve"> w </w:t>
      </w:r>
      <w:r w:rsidR="00933468" w:rsidRPr="00CB0061">
        <w:rPr>
          <w:color w:val="auto"/>
        </w:rPr>
        <w:t xml:space="preserve">dziedzinie kart graficznych, szczególnie pod kątem </w:t>
      </w:r>
      <w:r w:rsidR="00663866" w:rsidRPr="00CB0061">
        <w:rPr>
          <w:color w:val="auto"/>
        </w:rPr>
        <w:t>możliwości uruchamiania</w:t>
      </w:r>
      <w:r w:rsidR="00D42D61" w:rsidRPr="00CB0061">
        <w:rPr>
          <w:color w:val="auto"/>
        </w:rPr>
        <w:t xml:space="preserve"> na </w:t>
      </w:r>
      <w:r w:rsidR="00663866" w:rsidRPr="00CB0061">
        <w:rPr>
          <w:color w:val="auto"/>
        </w:rPr>
        <w:t xml:space="preserve">nich programów ogólnego zastosowania. Opisałem również budowę nowoczesnych kart graficznych oraz </w:t>
      </w:r>
      <w:r w:rsidR="002A4096" w:rsidRPr="00CB0061">
        <w:rPr>
          <w:color w:val="auto"/>
        </w:rPr>
        <w:t xml:space="preserve">przybliżyłem </w:t>
      </w:r>
      <w:r w:rsidR="00663866" w:rsidRPr="00CB0061">
        <w:rPr>
          <w:color w:val="auto"/>
        </w:rPr>
        <w:t>technologię CUDA.</w:t>
      </w:r>
    </w:p>
    <w:p w:rsidR="009B1F79" w:rsidRPr="00CB0061" w:rsidRDefault="009B1F79" w:rsidP="009B1F79">
      <w:pPr>
        <w:pStyle w:val="Nagwek2"/>
      </w:pPr>
      <w:bookmarkStart w:id="6" w:name="_Toc262304999"/>
      <w:r w:rsidRPr="00CB0061">
        <w:t>Jednostki obliczeniowe GPU</w:t>
      </w:r>
      <w:bookmarkEnd w:id="6"/>
      <w:r w:rsidRPr="00CB0061">
        <w:t xml:space="preserve"> </w:t>
      </w:r>
    </w:p>
    <w:p w:rsidR="00085BED" w:rsidRPr="00CB0061" w:rsidRDefault="00AB5FC0" w:rsidP="006467A4">
      <w:r w:rsidRPr="00CB0061">
        <w:t>Pierwsze karty graficzne</w:t>
      </w:r>
      <w:r w:rsidR="00D42D61" w:rsidRPr="00CB0061">
        <w:t xml:space="preserve"> do </w:t>
      </w:r>
      <w:r w:rsidRPr="00CB0061">
        <w:t>komputerów PC powstały ok. 30 lat temu</w:t>
      </w:r>
      <w:r w:rsidR="00DD25E4" w:rsidRPr="00CB0061">
        <w:t xml:space="preserve"> i </w:t>
      </w:r>
      <w:r w:rsidRPr="00CB0061">
        <w:t>pozwalały tylko</w:t>
      </w:r>
      <w:r w:rsidR="00D42D61" w:rsidRPr="00CB0061">
        <w:t xml:space="preserve"> na </w:t>
      </w:r>
      <w:r w:rsidRPr="00CB0061">
        <w:t>wyświetlanie jednokolorowego tekstu</w:t>
      </w:r>
      <w:sdt>
        <w:sdtPr>
          <w:id w:val="69722059"/>
          <w:citation/>
        </w:sdtPr>
        <w:sdtContent>
          <w:fldSimple w:instr=" CITATION Wik \l 1045  ">
            <w:r w:rsidR="00482DC8" w:rsidRPr="00CB0061">
              <w:rPr>
                <w:noProof/>
              </w:rPr>
              <w:t xml:space="preserve"> (Wikipedia)</w:t>
            </w:r>
          </w:fldSimple>
        </w:sdtContent>
      </w:sdt>
      <w:r w:rsidRPr="00CB0061">
        <w:t>. Niedługo po</w:t>
      </w:r>
      <w:r w:rsidR="00745AB0" w:rsidRPr="00CB0061">
        <w:t>tem pojawiły się ich udoskonalone warianty</w:t>
      </w:r>
      <w:r w:rsidR="004B1140" w:rsidRPr="00CB0061">
        <w:t>, które udostępniały możliwość wyświetlania dwuwymiarowego obrazu graficznego</w:t>
      </w:r>
      <w:r w:rsidR="0056009C" w:rsidRPr="00CB0061">
        <w:t>,</w:t>
      </w:r>
      <w:r w:rsidR="00DD25E4" w:rsidRPr="00CB0061">
        <w:t xml:space="preserve"> a </w:t>
      </w:r>
      <w:r w:rsidR="0056009C" w:rsidRPr="00CB0061">
        <w:t>kolejne wersje pozwalały</w:t>
      </w:r>
      <w:r w:rsidR="00D42D61" w:rsidRPr="00CB0061">
        <w:t xml:space="preserve"> na </w:t>
      </w:r>
      <w:r w:rsidR="0056009C" w:rsidRPr="00CB0061">
        <w:t>coraz wyższą rozdzielczość</w:t>
      </w:r>
      <w:r w:rsidR="00DD25E4" w:rsidRPr="00CB0061">
        <w:t xml:space="preserve"> i </w:t>
      </w:r>
      <w:r w:rsidR="0056009C" w:rsidRPr="00CB0061">
        <w:t>ilość kolorów.</w:t>
      </w:r>
      <w:r w:rsidR="00DD25E4" w:rsidRPr="00CB0061">
        <w:t xml:space="preserve"> </w:t>
      </w:r>
      <w:r w:rsidR="00745AB0" w:rsidRPr="00CB0061">
        <w:t>W</w:t>
      </w:r>
      <w:r w:rsidR="00DD25E4" w:rsidRPr="00CB0061">
        <w:t> </w:t>
      </w:r>
      <w:r w:rsidR="0056009C" w:rsidRPr="00CB0061">
        <w:t>1995 roku pojawiły się pierwsze karty graficzne przetwarzające również tryb 3D</w:t>
      </w:r>
      <w:r w:rsidR="00367958" w:rsidRPr="00CB0061">
        <w:rPr>
          <w:rStyle w:val="Odwoanieprzypisudolnego"/>
        </w:rPr>
        <w:footnoteReference w:id="6"/>
      </w:r>
      <w:r w:rsidR="0056009C" w:rsidRPr="00CB0061">
        <w:t>.</w:t>
      </w:r>
      <w:r w:rsidR="00DD25E4" w:rsidRPr="00CB0061">
        <w:t xml:space="preserve"> </w:t>
      </w:r>
      <w:r w:rsidR="00745AB0" w:rsidRPr="00CB0061">
        <w:t>W</w:t>
      </w:r>
      <w:r w:rsidR="00DD25E4" w:rsidRPr="00CB0061">
        <w:t> </w:t>
      </w:r>
      <w:r w:rsidR="00367958" w:rsidRPr="00CB0061">
        <w:t>kolejnych latach</w:t>
      </w:r>
      <w:r w:rsidR="004B16FA" w:rsidRPr="00CB0061">
        <w:t>, napędzane wymaganiami rynku, firmy produkujące chipsety graficzne tworzyły coraz szybsze karty GPU,</w:t>
      </w:r>
      <w:r w:rsidR="00DD25E4" w:rsidRPr="00CB0061">
        <w:t xml:space="preserve"> a </w:t>
      </w:r>
      <w:r w:rsidR="006D308C" w:rsidRPr="00CB0061">
        <w:t xml:space="preserve">wzrost </w:t>
      </w:r>
      <w:r w:rsidR="004B16FA" w:rsidRPr="00CB0061">
        <w:t xml:space="preserve">wydajności </w:t>
      </w:r>
      <w:r w:rsidR="00334251" w:rsidRPr="00CB0061">
        <w:t>kart graficznych</w:t>
      </w:r>
      <w:r w:rsidR="006D308C" w:rsidRPr="00CB0061">
        <w:t xml:space="preserve"> był zdecydowanie szybszy niż wzrost wydajności CPU</w:t>
      </w:r>
      <w:r w:rsidR="0013413C" w:rsidRPr="00CB0061">
        <w:rPr>
          <w:rStyle w:val="Odwoanieprzypisudolnego"/>
        </w:rPr>
        <w:footnoteReference w:id="7"/>
      </w:r>
      <w:r w:rsidR="004B16FA" w:rsidRPr="00CB0061">
        <w:t>. O</w:t>
      </w:r>
      <w:r w:rsidR="006D308C" w:rsidRPr="00CB0061">
        <w:t>becnie najszybsze</w:t>
      </w:r>
      <w:r w:rsidR="00ED676A" w:rsidRPr="00CB0061">
        <w:t xml:space="preserve"> procesory</w:t>
      </w:r>
      <w:r w:rsidR="006D308C" w:rsidRPr="00CB0061">
        <w:t xml:space="preserve"> </w:t>
      </w:r>
      <w:r w:rsidR="004B16FA" w:rsidRPr="00CB0061">
        <w:t xml:space="preserve">CPU </w:t>
      </w:r>
      <w:r w:rsidR="006D308C" w:rsidRPr="00CB0061">
        <w:t xml:space="preserve">mają wydajność ok. 100 </w:t>
      </w:r>
      <w:r w:rsidR="006D308C" w:rsidRPr="00CB0061">
        <w:rPr>
          <w:rStyle w:val="PodkrelenieZnak"/>
        </w:rPr>
        <w:t>GigaFlops</w:t>
      </w:r>
      <w:r w:rsidR="00ED676A" w:rsidRPr="00CB0061">
        <w:rPr>
          <w:rStyle w:val="Odwoanieprzypisudolnego"/>
        </w:rPr>
        <w:footnoteReference w:id="8"/>
      </w:r>
      <w:r w:rsidR="006D308C" w:rsidRPr="00CB0061">
        <w:t>,</w:t>
      </w:r>
      <w:r w:rsidR="00DD25E4" w:rsidRPr="00CB0061">
        <w:t xml:space="preserve"> a </w:t>
      </w:r>
      <w:r w:rsidR="006D308C" w:rsidRPr="00CB0061">
        <w:t xml:space="preserve">najszybsze </w:t>
      </w:r>
      <w:r w:rsidR="004B16FA" w:rsidRPr="00CB0061">
        <w:t>G</w:t>
      </w:r>
      <w:r w:rsidR="00ED676A" w:rsidRPr="00CB0061">
        <w:t xml:space="preserve">PU </w:t>
      </w:r>
      <w:r w:rsidR="004B16FA" w:rsidRPr="00CB0061">
        <w:t xml:space="preserve">osiągają </w:t>
      </w:r>
      <w:r w:rsidR="00152459" w:rsidRPr="00CB0061">
        <w:t>ponad</w:t>
      </w:r>
      <w:r w:rsidR="00ED676A" w:rsidRPr="00CB0061">
        <w:t xml:space="preserve"> 100</w:t>
      </w:r>
      <w:r w:rsidR="004B16FA" w:rsidRPr="00CB0061">
        <w:t>0</w:t>
      </w:r>
      <w:r w:rsidR="00ED676A" w:rsidRPr="00CB0061">
        <w:t xml:space="preserve"> </w:t>
      </w:r>
      <w:r w:rsidR="00ED676A" w:rsidRPr="00CB0061">
        <w:rPr>
          <w:rStyle w:val="PodkrelenieZnak"/>
        </w:rPr>
        <w:t>GigaFlops</w:t>
      </w:r>
      <w:r w:rsidR="00FC3756" w:rsidRPr="00CB0061">
        <w:t>, mają dziesiątki rdzeni</w:t>
      </w:r>
      <w:r w:rsidR="00DD25E4" w:rsidRPr="00CB0061">
        <w:t xml:space="preserve"> i </w:t>
      </w:r>
      <w:r w:rsidR="00FC3756" w:rsidRPr="00CB0061">
        <w:t>zapewniają dużą możliwość zrównoleglania operacji</w:t>
      </w:r>
      <w:r w:rsidR="00ED676A" w:rsidRPr="00CB0061">
        <w:t>.</w:t>
      </w:r>
      <w:r w:rsidR="00196FEF" w:rsidRPr="00CB0061">
        <w:t xml:space="preserve"> </w:t>
      </w:r>
    </w:p>
    <w:p w:rsidR="0072218F" w:rsidRPr="00CB0061" w:rsidRDefault="009B1F79" w:rsidP="009B1F79">
      <w:pPr>
        <w:pStyle w:val="Nagwek3"/>
      </w:pPr>
      <w:bookmarkStart w:id="7" w:name="_Ref260780021"/>
      <w:bookmarkStart w:id="8" w:name="_Toc262305000"/>
      <w:r w:rsidRPr="00CB0061">
        <w:t>Różnice między CPU</w:t>
      </w:r>
      <w:r w:rsidR="00DD25E4" w:rsidRPr="00CB0061">
        <w:t xml:space="preserve"> a </w:t>
      </w:r>
      <w:r w:rsidRPr="00CB0061">
        <w:t>GPU</w:t>
      </w:r>
      <w:bookmarkEnd w:id="7"/>
      <w:bookmarkEnd w:id="8"/>
    </w:p>
    <w:p w:rsidR="00FC3756" w:rsidRPr="00CB0061" w:rsidRDefault="0072218F" w:rsidP="0072218F">
      <w:pPr>
        <w:rPr>
          <w:color w:val="auto"/>
        </w:rPr>
      </w:pPr>
      <w:r w:rsidRPr="00CB0061">
        <w:rPr>
          <w:color w:val="auto"/>
        </w:rPr>
        <w:t xml:space="preserve"> </w:t>
      </w:r>
      <w:r w:rsidR="00FC3756" w:rsidRPr="00CB0061">
        <w:rPr>
          <w:color w:val="auto"/>
        </w:rPr>
        <w:t>Poniżej zamieszczona jest ilustracja przedstawiająca porównanie budowy obu rodzajów procesorów.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4A28C5" w:rsidRPr="00CB0061" w:rsidTr="002B2160">
        <w:tc>
          <w:tcPr>
            <w:tcW w:w="8665" w:type="dxa"/>
          </w:tcPr>
          <w:p w:rsidR="004A28C5" w:rsidRPr="00CB0061" w:rsidRDefault="004A28C5" w:rsidP="00A375D3">
            <w:pPr>
              <w:pStyle w:val="Podpisrysunku"/>
            </w:pPr>
            <w:r w:rsidRPr="00CB0061">
              <w:rPr>
                <w:noProof/>
              </w:rPr>
              <w:lastRenderedPageBreak/>
              <w:drawing>
                <wp:inline distT="0" distB="0" distL="0" distR="0">
                  <wp:extent cx="5413375" cy="1931889"/>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tc>
      </w:tr>
      <w:tr w:rsidR="004A28C5" w:rsidRPr="00CB0061" w:rsidTr="002B2160">
        <w:trPr>
          <w:trHeight w:val="213"/>
        </w:trPr>
        <w:tc>
          <w:tcPr>
            <w:tcW w:w="8665" w:type="dxa"/>
          </w:tcPr>
          <w:p w:rsidR="00AA4588" w:rsidRPr="00CB0061" w:rsidRDefault="00AA4588" w:rsidP="00A375D3">
            <w:pPr>
              <w:pStyle w:val="Podpisrysunku"/>
              <w:rPr>
                <w:rFonts w:ascii="Verdana" w:hAnsi="Verdana"/>
              </w:rPr>
            </w:pPr>
            <w:bookmarkStart w:id="9" w:name="_Toc261202824"/>
            <w:bookmarkStart w:id="10" w:name="_Toc261555445"/>
            <w:r w:rsidRPr="00CB0061">
              <w:rPr>
                <w:rFonts w:ascii="Verdana" w:hAnsi="Verdana"/>
              </w:rPr>
              <w:t>Rysunek</w:t>
            </w:r>
            <w:r w:rsidR="004A28C5" w:rsidRPr="00CB0061">
              <w:rPr>
                <w:rFonts w:ascii="Verdana" w:hAnsi="Verdana"/>
              </w:rPr>
              <w:t xml:space="preserve"> </w:t>
            </w:r>
            <w:r w:rsidR="00CC3C12" w:rsidRPr="00CB0061">
              <w:rPr>
                <w:rFonts w:ascii="Verdana" w:hAnsi="Verdana"/>
              </w:rPr>
              <w:fldChar w:fldCharType="begin"/>
            </w:r>
            <w:r w:rsidR="00642DAE" w:rsidRPr="00CB0061">
              <w:rPr>
                <w:rFonts w:ascii="Verdana" w:hAnsi="Verdana"/>
              </w:rPr>
              <w:instrText xml:space="preserve"> SEQ Rysunek \* ARABIC </w:instrText>
            </w:r>
            <w:r w:rsidR="00CC3C12" w:rsidRPr="00CB0061">
              <w:rPr>
                <w:rFonts w:ascii="Verdana" w:hAnsi="Verdana"/>
              </w:rPr>
              <w:fldChar w:fldCharType="separate"/>
            </w:r>
            <w:r w:rsidR="00ED5C84">
              <w:rPr>
                <w:rFonts w:ascii="Verdana" w:hAnsi="Verdana"/>
                <w:noProof/>
              </w:rPr>
              <w:t>1</w:t>
            </w:r>
            <w:r w:rsidR="00CC3C12" w:rsidRPr="00CB0061">
              <w:rPr>
                <w:rFonts w:ascii="Verdana" w:hAnsi="Verdana"/>
              </w:rPr>
              <w:fldChar w:fldCharType="end"/>
            </w:r>
            <w:r w:rsidRPr="00CB0061">
              <w:rPr>
                <w:rFonts w:ascii="Verdana" w:hAnsi="Verdana"/>
              </w:rPr>
              <w:t>. Model fizyczny CPU</w:t>
            </w:r>
            <w:r w:rsidR="00DD25E4" w:rsidRPr="00CB0061">
              <w:rPr>
                <w:rFonts w:ascii="Verdana" w:hAnsi="Verdana"/>
              </w:rPr>
              <w:t xml:space="preserve"> i </w:t>
            </w:r>
            <w:r w:rsidRPr="00CB0061">
              <w:rPr>
                <w:rFonts w:ascii="Verdana" w:hAnsi="Verdana"/>
              </w:rPr>
              <w:t>GPU</w:t>
            </w:r>
            <w:bookmarkEnd w:id="9"/>
            <w:bookmarkEnd w:id="10"/>
          </w:p>
          <w:p w:rsidR="004A28C5" w:rsidRPr="00CB0061" w:rsidRDefault="00AA4588" w:rsidP="00A375D3">
            <w:pPr>
              <w:pStyle w:val="Podpisrysunku"/>
              <w:rPr>
                <w:rFonts w:ascii="Verdana" w:hAnsi="Verdana"/>
              </w:rPr>
            </w:pPr>
            <w:r w:rsidRPr="00CB0061">
              <w:rPr>
                <w:rFonts w:ascii="Verdana" w:hAnsi="Verdana"/>
              </w:rPr>
              <w:t xml:space="preserve">Źródło: </w:t>
            </w:r>
            <w:sdt>
              <w:sdtPr>
                <w:rPr>
                  <w:rFonts w:ascii="Verdana" w:hAnsi="Verdana"/>
                </w:rPr>
                <w:id w:val="69722075"/>
                <w:citation/>
              </w:sdtPr>
              <w:sdtContent>
                <w:r w:rsidR="00CC3C12" w:rsidRPr="00CB0061">
                  <w:rPr>
                    <w:rFonts w:ascii="Verdana" w:hAnsi="Verdana"/>
                  </w:rPr>
                  <w:fldChar w:fldCharType="begin"/>
                </w:r>
                <w:r w:rsidR="00642DAE" w:rsidRPr="00CB0061">
                  <w:rPr>
                    <w:rFonts w:ascii="Verdana" w:hAnsi="Verdana"/>
                  </w:rPr>
                  <w:instrText xml:space="preserve"> CITATION NVI10 \p 3 \l 1045  </w:instrText>
                </w:r>
                <w:r w:rsidR="00CC3C12" w:rsidRPr="00CB0061">
                  <w:rPr>
                    <w:rFonts w:ascii="Verdana" w:hAnsi="Verdana"/>
                  </w:rPr>
                  <w:fldChar w:fldCharType="separate"/>
                </w:r>
                <w:r w:rsidR="004A28C5" w:rsidRPr="00CB0061">
                  <w:rPr>
                    <w:rFonts w:ascii="Verdana" w:hAnsi="Verdana"/>
                    <w:noProof/>
                  </w:rPr>
                  <w:t xml:space="preserve"> (NVIDIA, 2010, str. 3)</w:t>
                </w:r>
                <w:r w:rsidR="00CC3C12" w:rsidRPr="00CB0061">
                  <w:rPr>
                    <w:rFonts w:ascii="Verdana" w:hAnsi="Verdana"/>
                  </w:rPr>
                  <w:fldChar w:fldCharType="end"/>
                </w:r>
              </w:sdtContent>
            </w:sdt>
          </w:p>
        </w:tc>
      </w:tr>
    </w:tbl>
    <w:p w:rsidR="00377087" w:rsidRPr="00CB0061" w:rsidRDefault="00545DBE" w:rsidP="009419D4">
      <w:pPr>
        <w:rPr>
          <w:color w:val="auto"/>
        </w:rPr>
      </w:pPr>
      <w:r w:rsidRPr="00CB0061">
        <w:rPr>
          <w:color w:val="auto"/>
        </w:rPr>
        <w:t>Budowa procesorów graficznych różni się znacząco od budowy CPU. Jest to związane</w:t>
      </w:r>
      <w:r w:rsidR="00DD25E4" w:rsidRPr="00CB0061">
        <w:rPr>
          <w:color w:val="auto"/>
        </w:rPr>
        <w:t xml:space="preserve"> z </w:t>
      </w:r>
      <w:r w:rsidRPr="00CB0061">
        <w:rPr>
          <w:color w:val="auto"/>
        </w:rPr>
        <w:t>zadaniami,</w:t>
      </w:r>
      <w:r w:rsidR="00D42D61" w:rsidRPr="00CB0061">
        <w:rPr>
          <w:color w:val="auto"/>
        </w:rPr>
        <w:t xml:space="preserve"> do </w:t>
      </w:r>
      <w:r w:rsidRPr="00CB0061">
        <w:rPr>
          <w:color w:val="auto"/>
        </w:rPr>
        <w:t xml:space="preserve">których są wykorzystywane.  GPU zawiera wiele </w:t>
      </w:r>
      <w:r w:rsidR="00A539EB" w:rsidRPr="00CB0061">
        <w:rPr>
          <w:color w:val="auto"/>
        </w:rPr>
        <w:t xml:space="preserve">jednostek arytmetyczno-logicznych </w:t>
      </w:r>
      <w:r w:rsidRPr="00CB0061">
        <w:rPr>
          <w:color w:val="auto"/>
        </w:rPr>
        <w:t>ALU</w:t>
      </w:r>
      <w:r w:rsidRPr="00CB0061">
        <w:rPr>
          <w:rStyle w:val="Odwoanieprzypisudolnego"/>
          <w:color w:val="auto"/>
        </w:rPr>
        <w:footnoteReference w:id="9"/>
      </w:r>
      <w:r w:rsidRPr="00CB0061">
        <w:rPr>
          <w:color w:val="auto"/>
        </w:rPr>
        <w:t xml:space="preserve"> oraz </w:t>
      </w:r>
      <w:r w:rsidR="002926E7" w:rsidRPr="00CB0061">
        <w:rPr>
          <w:color w:val="auto"/>
        </w:rPr>
        <w:t xml:space="preserve">jednostek zmiennoprzecinkowych </w:t>
      </w:r>
      <w:r w:rsidRPr="00CB0061">
        <w:rPr>
          <w:color w:val="auto"/>
        </w:rPr>
        <w:t>FPU</w:t>
      </w:r>
      <w:r w:rsidRPr="00CB0061">
        <w:rPr>
          <w:rStyle w:val="Odwoanieprzypisudolnego"/>
          <w:color w:val="auto"/>
        </w:rPr>
        <w:footnoteReference w:id="10"/>
      </w:r>
      <w:r w:rsidR="000424DE" w:rsidRPr="00CB0061">
        <w:rPr>
          <w:color w:val="auto"/>
        </w:rPr>
        <w:t>. J</w:t>
      </w:r>
      <w:r w:rsidR="002C6A1F" w:rsidRPr="00CB0061">
        <w:rPr>
          <w:color w:val="auto"/>
        </w:rPr>
        <w:t xml:space="preserve">est </w:t>
      </w:r>
      <w:r w:rsidR="000424DE" w:rsidRPr="00CB0061">
        <w:rPr>
          <w:color w:val="auto"/>
        </w:rPr>
        <w:t xml:space="preserve">on </w:t>
      </w:r>
      <w:r w:rsidR="002C6A1F" w:rsidRPr="00CB0061">
        <w:rPr>
          <w:color w:val="auto"/>
        </w:rPr>
        <w:t>dostosowany</w:t>
      </w:r>
      <w:r w:rsidR="00D42D61" w:rsidRPr="00CB0061">
        <w:rPr>
          <w:color w:val="auto"/>
        </w:rPr>
        <w:t xml:space="preserve"> do </w:t>
      </w:r>
      <w:r w:rsidR="002C6A1F" w:rsidRPr="00CB0061">
        <w:rPr>
          <w:color w:val="auto"/>
        </w:rPr>
        <w:t>rozwiązywania zadań, które mogą być łatwo zrównoleglone</w:t>
      </w:r>
      <w:r w:rsidR="00454D5D" w:rsidRPr="00CB0061">
        <w:rPr>
          <w:color w:val="auto"/>
        </w:rPr>
        <w:t xml:space="preserve"> (identyczne </w:t>
      </w:r>
      <w:r w:rsidR="002C6A1F" w:rsidRPr="00CB0061">
        <w:rPr>
          <w:color w:val="auto"/>
        </w:rPr>
        <w:t xml:space="preserve">operacje są wykonywane </w:t>
      </w:r>
      <w:r w:rsidR="00454D5D" w:rsidRPr="00CB0061">
        <w:rPr>
          <w:color w:val="auto"/>
        </w:rPr>
        <w:t xml:space="preserve">na </w:t>
      </w:r>
      <w:r w:rsidR="002C6A1F" w:rsidRPr="00CB0061">
        <w:rPr>
          <w:color w:val="auto"/>
        </w:rPr>
        <w:t>dużej ilości danych</w:t>
      </w:r>
      <w:r w:rsidR="00454D5D" w:rsidRPr="00CB0061">
        <w:rPr>
          <w:color w:val="auto"/>
        </w:rPr>
        <w:t>)</w:t>
      </w:r>
      <w:r w:rsidR="000424DE" w:rsidRPr="00CB0061">
        <w:rPr>
          <w:color w:val="auto"/>
        </w:rPr>
        <w:t xml:space="preserve"> </w:t>
      </w:r>
      <w:r w:rsidR="002C6A1F" w:rsidRPr="00CB0061">
        <w:rPr>
          <w:color w:val="auto"/>
        </w:rPr>
        <w:t>– te same instrukcje są używane</w:t>
      </w:r>
      <w:r w:rsidR="00D42D61" w:rsidRPr="00CB0061">
        <w:rPr>
          <w:color w:val="auto"/>
        </w:rPr>
        <w:t xml:space="preserve"> do </w:t>
      </w:r>
      <w:r w:rsidR="002C6A1F" w:rsidRPr="00CB0061">
        <w:rPr>
          <w:color w:val="auto"/>
        </w:rPr>
        <w:t>przekształceń</w:t>
      </w:r>
      <w:r w:rsidR="00D42D61" w:rsidRPr="00CB0061">
        <w:rPr>
          <w:color w:val="auto"/>
        </w:rPr>
        <w:t xml:space="preserve"> na </w:t>
      </w:r>
      <w:r w:rsidR="002C6A1F" w:rsidRPr="00CB0061">
        <w:rPr>
          <w:color w:val="auto"/>
        </w:rPr>
        <w:t>wielu tysiącach lub milionach pikseli, tekseli lub wierzchołków.</w:t>
      </w:r>
      <w:r w:rsidR="00DD25E4" w:rsidRPr="00CB0061">
        <w:rPr>
          <w:color w:val="auto"/>
        </w:rPr>
        <w:t xml:space="preserve"> </w:t>
      </w:r>
      <w:r w:rsidR="000424DE" w:rsidRPr="00CB0061">
        <w:rPr>
          <w:color w:val="auto"/>
        </w:rPr>
        <w:t>Z</w:t>
      </w:r>
      <w:r w:rsidR="00DD25E4" w:rsidRPr="00CB0061">
        <w:rPr>
          <w:color w:val="auto"/>
        </w:rPr>
        <w:t> </w:t>
      </w:r>
      <w:r w:rsidR="002C6A1F" w:rsidRPr="00CB0061">
        <w:rPr>
          <w:color w:val="auto"/>
        </w:rPr>
        <w:t xml:space="preserve">drugiej strony, przy przekształceniach graficznych nie jest wymagana zaawansowana kontrola przepływu </w:t>
      </w:r>
      <w:r w:rsidR="0043571C" w:rsidRPr="00CB0061">
        <w:rPr>
          <w:color w:val="auto"/>
        </w:rPr>
        <w:t>sterowania</w:t>
      </w:r>
      <w:r w:rsidR="0043571C" w:rsidRPr="00CB0061">
        <w:rPr>
          <w:rStyle w:val="Odwoanieprzypisudolnego"/>
          <w:color w:val="auto"/>
        </w:rPr>
        <w:footnoteReference w:id="11"/>
      </w:r>
      <w:r w:rsidR="0043571C" w:rsidRPr="00CB0061">
        <w:rPr>
          <w:color w:val="auto"/>
        </w:rPr>
        <w:t>,</w:t>
      </w:r>
      <w:r w:rsidR="00DD25E4" w:rsidRPr="00CB0061">
        <w:rPr>
          <w:color w:val="auto"/>
        </w:rPr>
        <w:t xml:space="preserve"> a </w:t>
      </w:r>
      <w:r w:rsidR="0043571C" w:rsidRPr="00CB0061">
        <w:rPr>
          <w:color w:val="auto"/>
        </w:rPr>
        <w:t xml:space="preserve">ilość pamięci </w:t>
      </w:r>
      <w:r w:rsidR="0043571C" w:rsidRPr="00CB0061">
        <w:rPr>
          <w:rStyle w:val="PodkrelenieZnak"/>
        </w:rPr>
        <w:t>cache</w:t>
      </w:r>
      <w:r w:rsidR="0043571C" w:rsidRPr="00CB0061">
        <w:rPr>
          <w:color w:val="auto"/>
        </w:rPr>
        <w:t xml:space="preserve"> jest ograniczona</w:t>
      </w:r>
      <w:r w:rsidR="00D42D61" w:rsidRPr="00CB0061">
        <w:rPr>
          <w:color w:val="auto"/>
        </w:rPr>
        <w:t xml:space="preserve"> do </w:t>
      </w:r>
      <w:r w:rsidR="0043571C" w:rsidRPr="00CB0061">
        <w:rPr>
          <w:color w:val="auto"/>
        </w:rPr>
        <w:t>minimum. Ilość wątków uruchomionych</w:t>
      </w:r>
      <w:r w:rsidR="00DD25E4" w:rsidRPr="00CB0061">
        <w:rPr>
          <w:color w:val="auto"/>
        </w:rPr>
        <w:t xml:space="preserve"> w </w:t>
      </w:r>
      <w:r w:rsidR="005F5A6C" w:rsidRPr="00CB0061">
        <w:rPr>
          <w:color w:val="auto"/>
        </w:rPr>
        <w:t>danym momencie</w:t>
      </w:r>
      <w:r w:rsidR="00D42D61" w:rsidRPr="00CB0061">
        <w:rPr>
          <w:color w:val="auto"/>
        </w:rPr>
        <w:t xml:space="preserve"> na </w:t>
      </w:r>
      <w:r w:rsidR="005F5A6C" w:rsidRPr="00CB0061">
        <w:rPr>
          <w:color w:val="auto"/>
        </w:rPr>
        <w:t xml:space="preserve">GPU jest bardzo duża, jednak narzut </w:t>
      </w:r>
      <w:r w:rsidR="00C00EC7" w:rsidRPr="00CB0061">
        <w:rPr>
          <w:color w:val="auto"/>
        </w:rPr>
        <w:t xml:space="preserve">czasowy </w:t>
      </w:r>
      <w:r w:rsidR="005F5A6C" w:rsidRPr="00CB0061">
        <w:rPr>
          <w:color w:val="auto"/>
        </w:rPr>
        <w:t>przy ich tworzeniu</w:t>
      </w:r>
      <w:r w:rsidR="00DD25E4" w:rsidRPr="00CB0061">
        <w:rPr>
          <w:color w:val="auto"/>
        </w:rPr>
        <w:t xml:space="preserve"> i </w:t>
      </w:r>
      <w:r w:rsidR="005F5A6C" w:rsidRPr="00CB0061">
        <w:rPr>
          <w:color w:val="auto"/>
        </w:rPr>
        <w:t>kasowaniu jest bardzo mały,</w:t>
      </w:r>
      <w:r w:rsidR="00DD25E4" w:rsidRPr="00CB0061">
        <w:rPr>
          <w:color w:val="auto"/>
        </w:rPr>
        <w:t xml:space="preserve"> w </w:t>
      </w:r>
      <w:r w:rsidR="005F5A6C" w:rsidRPr="00CB0061">
        <w:rPr>
          <w:color w:val="auto"/>
        </w:rPr>
        <w:t>związku</w:t>
      </w:r>
      <w:r w:rsidR="00DD25E4" w:rsidRPr="00CB0061">
        <w:rPr>
          <w:color w:val="auto"/>
        </w:rPr>
        <w:t xml:space="preserve"> z </w:t>
      </w:r>
      <w:r w:rsidR="005F5A6C" w:rsidRPr="00CB0061">
        <w:rPr>
          <w:color w:val="auto"/>
        </w:rPr>
        <w:t xml:space="preserve">czym programy wykonywane przez </w:t>
      </w:r>
      <w:r w:rsidR="00C00EC7" w:rsidRPr="00CB0061">
        <w:rPr>
          <w:color w:val="auto"/>
        </w:rPr>
        <w:t xml:space="preserve">każdy z wątków </w:t>
      </w:r>
      <w:r w:rsidR="005F5A6C" w:rsidRPr="00CB0061">
        <w:rPr>
          <w:color w:val="auto"/>
        </w:rPr>
        <w:t>często są krótkie.</w:t>
      </w:r>
    </w:p>
    <w:p w:rsidR="009B1F79" w:rsidRPr="00CB0061" w:rsidRDefault="009B1F79" w:rsidP="009B1F79">
      <w:pPr>
        <w:pStyle w:val="Nagwek3"/>
      </w:pPr>
      <w:bookmarkStart w:id="11" w:name="_Ref260261152"/>
      <w:bookmarkStart w:id="12" w:name="_Toc262305001"/>
      <w:r w:rsidRPr="00CB0061">
        <w:lastRenderedPageBreak/>
        <w:t>Struktura pamięci GPU</w:t>
      </w:r>
      <w:bookmarkEnd w:id="11"/>
      <w:bookmarkEnd w:id="1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A4588" w:rsidRPr="00CB0061" w:rsidTr="002B2160">
        <w:tc>
          <w:tcPr>
            <w:tcW w:w="8665" w:type="dxa"/>
          </w:tcPr>
          <w:p w:rsidR="00AA4588" w:rsidRPr="00CB0061" w:rsidRDefault="00AA4588" w:rsidP="00A375D3">
            <w:pPr>
              <w:pStyle w:val="Podpisrysunku"/>
            </w:pPr>
            <w:r w:rsidRPr="00CB0061">
              <w:rPr>
                <w:noProof/>
              </w:rPr>
              <w:drawing>
                <wp:inline distT="0" distB="0" distL="0" distR="0">
                  <wp:extent cx="2858770" cy="3618865"/>
                  <wp:effectExtent l="19050" t="0" r="0" b="0"/>
                  <wp:docPr id="26"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tc>
      </w:tr>
      <w:tr w:rsidR="00AA4588" w:rsidRPr="00CB0061" w:rsidTr="002B2160">
        <w:trPr>
          <w:trHeight w:val="700"/>
        </w:trPr>
        <w:tc>
          <w:tcPr>
            <w:tcW w:w="8665" w:type="dxa"/>
          </w:tcPr>
          <w:p w:rsidR="00AA4588" w:rsidRPr="00CB0061" w:rsidRDefault="00AA4588" w:rsidP="00A375D3">
            <w:pPr>
              <w:pStyle w:val="Podpisrysunku"/>
              <w:rPr>
                <w:rFonts w:ascii="Verdana" w:hAnsi="Verdana"/>
              </w:rPr>
            </w:pPr>
            <w:bookmarkStart w:id="13" w:name="_Toc261555446"/>
            <w:r w:rsidRPr="00CB0061">
              <w:rPr>
                <w:rFonts w:ascii="Verdana" w:hAnsi="Verdana"/>
              </w:rPr>
              <w:t xml:space="preserve">Rysunek </w:t>
            </w:r>
            <w:r w:rsidR="00CC3C12" w:rsidRPr="00CB0061">
              <w:rPr>
                <w:rFonts w:ascii="Verdana" w:hAnsi="Verdana"/>
              </w:rPr>
              <w:fldChar w:fldCharType="begin"/>
            </w:r>
            <w:r w:rsidR="00642DAE" w:rsidRPr="00CB0061">
              <w:rPr>
                <w:rFonts w:ascii="Verdana" w:hAnsi="Verdana"/>
              </w:rPr>
              <w:instrText xml:space="preserve"> SEQ Rysunek \* ARABIC </w:instrText>
            </w:r>
            <w:r w:rsidR="00CC3C12" w:rsidRPr="00CB0061">
              <w:rPr>
                <w:rFonts w:ascii="Verdana" w:hAnsi="Verdana"/>
              </w:rPr>
              <w:fldChar w:fldCharType="separate"/>
            </w:r>
            <w:r w:rsidR="00ED5C84">
              <w:rPr>
                <w:rFonts w:ascii="Verdana" w:hAnsi="Verdana"/>
                <w:noProof/>
              </w:rPr>
              <w:t>2</w:t>
            </w:r>
            <w:r w:rsidR="00CC3C12" w:rsidRPr="00CB0061">
              <w:rPr>
                <w:rFonts w:ascii="Verdana" w:hAnsi="Verdana"/>
              </w:rPr>
              <w:fldChar w:fldCharType="end"/>
            </w:r>
            <w:r w:rsidRPr="00CB0061">
              <w:rPr>
                <w:rFonts w:ascii="Verdana" w:hAnsi="Verdana"/>
              </w:rPr>
              <w:t xml:space="preserve">. </w:t>
            </w:r>
            <w:r w:rsidR="00B3355C" w:rsidRPr="00CB0061">
              <w:rPr>
                <w:rFonts w:ascii="Verdana" w:hAnsi="Verdana"/>
              </w:rPr>
              <w:t>Hierarchia procesorów oraz typów pamięci</w:t>
            </w:r>
            <w:r w:rsidR="00DD25E4" w:rsidRPr="00CB0061">
              <w:rPr>
                <w:rFonts w:ascii="Verdana" w:hAnsi="Verdana"/>
              </w:rPr>
              <w:t xml:space="preserve"> w </w:t>
            </w:r>
            <w:r w:rsidR="00DE0A9C" w:rsidRPr="00CB0061">
              <w:rPr>
                <w:rFonts w:ascii="Verdana" w:hAnsi="Verdana"/>
              </w:rPr>
              <w:t>GPU</w:t>
            </w:r>
            <w:bookmarkEnd w:id="13"/>
          </w:p>
          <w:p w:rsidR="00AA4588" w:rsidRPr="00CB0061" w:rsidRDefault="00AA4588" w:rsidP="00A375D3">
            <w:pPr>
              <w:pStyle w:val="Podpisrysunku"/>
              <w:rPr>
                <w:rFonts w:ascii="Verdana" w:hAnsi="Verdana"/>
                <w:lang w:eastAsia="en-US"/>
              </w:rPr>
            </w:pPr>
            <w:r w:rsidRPr="00CB0061">
              <w:rPr>
                <w:rFonts w:ascii="Verdana" w:hAnsi="Verdana"/>
              </w:rPr>
              <w:t xml:space="preserve">Źródło: </w:t>
            </w:r>
            <w:sdt>
              <w:sdtPr>
                <w:rPr>
                  <w:rFonts w:ascii="Verdana" w:hAnsi="Verdana"/>
                </w:rPr>
                <w:id w:val="69722123"/>
                <w:citation/>
              </w:sdtPr>
              <w:sdtContent>
                <w:r w:rsidR="00CC3C12" w:rsidRPr="00CB0061">
                  <w:rPr>
                    <w:rFonts w:ascii="Verdana" w:hAnsi="Verdana"/>
                  </w:rPr>
                  <w:fldChar w:fldCharType="begin"/>
                </w:r>
                <w:r w:rsidR="00642DAE" w:rsidRPr="00CB0061">
                  <w:rPr>
                    <w:rFonts w:ascii="Verdana" w:hAnsi="Verdana"/>
                  </w:rPr>
                  <w:instrText xml:space="preserve"> CITATION Ale08 \p 5 \l 1045  </w:instrText>
                </w:r>
                <w:r w:rsidR="00CC3C12" w:rsidRPr="00CB0061">
                  <w:rPr>
                    <w:rFonts w:ascii="Verdana" w:hAnsi="Verdana"/>
                  </w:rPr>
                  <w:fldChar w:fldCharType="separate"/>
                </w:r>
                <w:r w:rsidRPr="00CB0061">
                  <w:rPr>
                    <w:rFonts w:ascii="Verdana" w:hAnsi="Verdana"/>
                    <w:noProof/>
                  </w:rPr>
                  <w:t>(Berillo, 2008, str. 5)</w:t>
                </w:r>
                <w:r w:rsidR="00CC3C12" w:rsidRPr="00CB0061">
                  <w:rPr>
                    <w:rFonts w:ascii="Verdana" w:hAnsi="Verdana"/>
                  </w:rPr>
                  <w:fldChar w:fldCharType="end"/>
                </w:r>
              </w:sdtContent>
            </w:sdt>
          </w:p>
        </w:tc>
      </w:tr>
    </w:tbl>
    <w:p w:rsidR="00377087" w:rsidRPr="00CB0061" w:rsidRDefault="00377087" w:rsidP="00322C7C">
      <w:pPr>
        <w:rPr>
          <w:color w:val="auto"/>
        </w:rPr>
      </w:pPr>
      <w:r w:rsidRPr="00CB0061">
        <w:rPr>
          <w:color w:val="auto"/>
        </w:rPr>
        <w:t xml:space="preserve">Na powyższej ilustracji pokazany jest model </w:t>
      </w:r>
      <w:r w:rsidR="00D81AA3" w:rsidRPr="00CB0061">
        <w:rPr>
          <w:color w:val="auto"/>
        </w:rPr>
        <w:t>fizycznej</w:t>
      </w:r>
      <w:r w:rsidRPr="00CB0061">
        <w:rPr>
          <w:color w:val="auto"/>
        </w:rPr>
        <w:t xml:space="preserve"> struktury </w:t>
      </w:r>
      <w:r w:rsidR="007451BD" w:rsidRPr="00CB0061">
        <w:rPr>
          <w:color w:val="auto"/>
        </w:rPr>
        <w:t xml:space="preserve">procesorów </w:t>
      </w:r>
      <w:r w:rsidRPr="00CB0061">
        <w:rPr>
          <w:color w:val="auto"/>
        </w:rPr>
        <w:t xml:space="preserve">oraz pamięci </w:t>
      </w:r>
      <w:r w:rsidR="00801814" w:rsidRPr="00CB0061">
        <w:rPr>
          <w:color w:val="auto"/>
        </w:rPr>
        <w:t>nowoczesnej</w:t>
      </w:r>
      <w:r w:rsidRPr="00CB0061">
        <w:rPr>
          <w:color w:val="auto"/>
        </w:rPr>
        <w:t xml:space="preserve"> </w:t>
      </w:r>
      <w:r w:rsidR="00801814" w:rsidRPr="00CB0061">
        <w:rPr>
          <w:color w:val="auto"/>
        </w:rPr>
        <w:t>karty graficznej</w:t>
      </w:r>
      <w:r w:rsidRPr="00CB0061">
        <w:rPr>
          <w:color w:val="auto"/>
        </w:rPr>
        <w:t xml:space="preserve"> firmy NVIDIA. Zawiera on</w:t>
      </w:r>
      <w:r w:rsidR="00801814" w:rsidRPr="00CB0061">
        <w:rPr>
          <w:color w:val="auto"/>
        </w:rPr>
        <w:t>a</w:t>
      </w:r>
      <w:r w:rsidRPr="00CB0061">
        <w:rPr>
          <w:color w:val="auto"/>
        </w:rPr>
        <w:t xml:space="preserve"> od kilku</w:t>
      </w:r>
      <w:r w:rsidR="00D42D61" w:rsidRPr="00CB0061">
        <w:rPr>
          <w:color w:val="auto"/>
        </w:rPr>
        <w:t xml:space="preserve"> do </w:t>
      </w:r>
      <w:r w:rsidRPr="00CB0061">
        <w:rPr>
          <w:color w:val="auto"/>
        </w:rPr>
        <w:t>kilkudziesięciu multiprocesorów</w:t>
      </w:r>
      <w:r w:rsidRPr="00CB0061">
        <w:rPr>
          <w:rStyle w:val="Odwoanieprzypisudolnego"/>
          <w:color w:val="auto"/>
        </w:rPr>
        <w:footnoteReference w:id="12"/>
      </w:r>
      <w:r w:rsidR="00FC0181" w:rsidRPr="00CB0061">
        <w:rPr>
          <w:color w:val="auto"/>
        </w:rPr>
        <w:t xml:space="preserve">, pamięć globalną oraz niewielką pamięć </w:t>
      </w:r>
      <w:r w:rsidR="00FC0181" w:rsidRPr="00CB0061">
        <w:rPr>
          <w:rStyle w:val="PodkrelenieZnak"/>
        </w:rPr>
        <w:t>constant</w:t>
      </w:r>
      <w:r w:rsidR="00FC0181" w:rsidRPr="00CB0061">
        <w:rPr>
          <w:color w:val="auto"/>
        </w:rPr>
        <w:t>.</w:t>
      </w:r>
      <w:r w:rsidR="00DD25E4" w:rsidRPr="00CB0061">
        <w:rPr>
          <w:color w:val="auto"/>
        </w:rPr>
        <w:t xml:space="preserve"> </w:t>
      </w:r>
      <w:r w:rsidR="007451BD" w:rsidRPr="00CB0061">
        <w:rPr>
          <w:color w:val="auto"/>
        </w:rPr>
        <w:t>W</w:t>
      </w:r>
      <w:r w:rsidR="00DD25E4" w:rsidRPr="00CB0061">
        <w:rPr>
          <w:color w:val="auto"/>
        </w:rPr>
        <w:t> </w:t>
      </w:r>
      <w:r w:rsidR="00FC0181" w:rsidRPr="00CB0061">
        <w:rPr>
          <w:color w:val="auto"/>
        </w:rPr>
        <w:t>każdym multiprocesorze znajduje się 8 procesorów skalarnych</w:t>
      </w:r>
      <w:r w:rsidR="00FC0181" w:rsidRPr="00CB0061">
        <w:rPr>
          <w:rStyle w:val="Odwoanieprzypisudolnego"/>
          <w:color w:val="auto"/>
        </w:rPr>
        <w:footnoteReference w:id="13"/>
      </w:r>
      <w:r w:rsidR="00FC0181" w:rsidRPr="00CB0061">
        <w:rPr>
          <w:color w:val="auto"/>
        </w:rPr>
        <w:t>, pamięć dzielon</w:t>
      </w:r>
      <w:r w:rsidR="007451BD" w:rsidRPr="00CB0061">
        <w:rPr>
          <w:color w:val="auto"/>
        </w:rPr>
        <w:t>a</w:t>
      </w:r>
      <w:r w:rsidR="00FC0181" w:rsidRPr="00CB0061">
        <w:rPr>
          <w:color w:val="auto"/>
        </w:rPr>
        <w:t xml:space="preserve">, </w:t>
      </w:r>
      <w:r w:rsidR="007451BD" w:rsidRPr="00CB0061">
        <w:rPr>
          <w:color w:val="auto"/>
        </w:rPr>
        <w:t xml:space="preserve">pamięć </w:t>
      </w:r>
      <w:r w:rsidR="00FC0181" w:rsidRPr="00CB0061">
        <w:rPr>
          <w:rStyle w:val="PodkrelenieZnak"/>
        </w:rPr>
        <w:t>cache</w:t>
      </w:r>
      <w:r w:rsidR="00FC0181" w:rsidRPr="00CB0061">
        <w:rPr>
          <w:color w:val="auto"/>
        </w:rPr>
        <w:t xml:space="preserve"> tekstur oraz </w:t>
      </w:r>
      <w:r w:rsidR="00FC0181" w:rsidRPr="00CB0061">
        <w:rPr>
          <w:rStyle w:val="PodkrelenieZnak"/>
        </w:rPr>
        <w:t>cache</w:t>
      </w:r>
      <w:r w:rsidR="00FC0181" w:rsidRPr="00CB0061">
        <w:rPr>
          <w:color w:val="auto"/>
        </w:rPr>
        <w:t xml:space="preserve"> pamięci </w:t>
      </w:r>
      <w:r w:rsidR="00FC0181" w:rsidRPr="00442EB4">
        <w:rPr>
          <w:rStyle w:val="PodkrelenieZnak"/>
        </w:rPr>
        <w:t>constant</w:t>
      </w:r>
      <w:r w:rsidR="00FC0181" w:rsidRPr="00CB0061">
        <w:rPr>
          <w:color w:val="auto"/>
        </w:rPr>
        <w:t>. Pojedynczy procesor skalarny zawiera pewną ilość rejestrów,</w:t>
      </w:r>
      <w:r w:rsidR="00DD25E4" w:rsidRPr="00CB0061">
        <w:rPr>
          <w:color w:val="auto"/>
        </w:rPr>
        <w:t xml:space="preserve"> a </w:t>
      </w:r>
      <w:r w:rsidR="00FC0181" w:rsidRPr="00CB0061">
        <w:rPr>
          <w:color w:val="auto"/>
        </w:rPr>
        <w:t>jego zadaniem jest wykonywanie operacji arytmetycznych. Każdy</w:t>
      </w:r>
      <w:r w:rsidR="00DD25E4" w:rsidRPr="00CB0061">
        <w:rPr>
          <w:color w:val="auto"/>
        </w:rPr>
        <w:t xml:space="preserve"> z </w:t>
      </w:r>
      <w:r w:rsidR="00FC0181" w:rsidRPr="00CB0061">
        <w:rPr>
          <w:color w:val="auto"/>
        </w:rPr>
        <w:t>rodzajów pa</w:t>
      </w:r>
      <w:r w:rsidR="00946811" w:rsidRPr="00CB0061">
        <w:rPr>
          <w:color w:val="auto"/>
        </w:rPr>
        <w:t>mięci ma specyficzne przeznaczenie:</w:t>
      </w:r>
    </w:p>
    <w:p w:rsidR="00494E01" w:rsidRPr="00CB0061" w:rsidRDefault="00946811">
      <w:pPr>
        <w:pStyle w:val="Akapitzlist"/>
      </w:pPr>
      <w:r w:rsidRPr="00CB0061">
        <w:rPr>
          <w:rStyle w:val="PodkrelenieZnak"/>
        </w:rPr>
        <w:t>Pamięć globalna</w:t>
      </w:r>
      <w:r w:rsidRPr="00CB0061">
        <w:t xml:space="preserve"> – ma ona wielkość od kilkuset MB</w:t>
      </w:r>
      <w:r w:rsidR="00D42D61" w:rsidRPr="00CB0061">
        <w:t xml:space="preserve"> do </w:t>
      </w:r>
      <w:r w:rsidRPr="00CB0061">
        <w:t>4 GB, jest dostępna dla wszystkich wątków</w:t>
      </w:r>
      <w:r w:rsidR="00687798" w:rsidRPr="00CB0061">
        <w:t>;</w:t>
      </w:r>
      <w:r w:rsidRPr="00CB0061">
        <w:t xml:space="preserve"> Jej przepustowość wynosi</w:t>
      </w:r>
      <w:r w:rsidR="00D42D61" w:rsidRPr="00CB0061">
        <w:t xml:space="preserve"> do </w:t>
      </w:r>
      <w:r w:rsidRPr="00CB0061">
        <w:t>100</w:t>
      </w:r>
      <w:r w:rsidR="00F736A7" w:rsidRPr="00CB0061">
        <w:t xml:space="preserve"> </w:t>
      </w:r>
      <w:r w:rsidRPr="00CB0061">
        <w:t>GB/s, ale opóźnienie przy dostępie wynosi kilkaset cykli zegara, więc zaleca się minimalizowanie używania tej pamięci</w:t>
      </w:r>
      <w:r w:rsidR="00DD25E4" w:rsidRPr="00CB0061">
        <w:t xml:space="preserve"> w </w:t>
      </w:r>
      <w:r w:rsidRPr="00CB0061">
        <w:t>programach</w:t>
      </w:r>
      <w:r w:rsidR="00F736A7" w:rsidRPr="00CB0061">
        <w:t>;</w:t>
      </w:r>
    </w:p>
    <w:p w:rsidR="00494E01" w:rsidRPr="00CB0061" w:rsidRDefault="006003FF">
      <w:pPr>
        <w:pStyle w:val="Akapitzlist"/>
      </w:pPr>
      <w:r w:rsidRPr="00CB0061">
        <w:rPr>
          <w:rStyle w:val="PodkrelenieZnak"/>
        </w:rPr>
        <w:t>Pamięć constant</w:t>
      </w:r>
      <w:r w:rsidRPr="00CB0061">
        <w:t xml:space="preserve"> – niewielka (64 KB) pamięć zapisywana przed uruchomieniem wszystkich operacji</w:t>
      </w:r>
      <w:r w:rsidR="00D42D61" w:rsidRPr="00CB0061">
        <w:t xml:space="preserve"> na </w:t>
      </w:r>
      <w:r w:rsidRPr="00CB0061">
        <w:t>GPU, zapis</w:t>
      </w:r>
      <w:r w:rsidR="00D42D61" w:rsidRPr="00CB0061">
        <w:t xml:space="preserve"> do </w:t>
      </w:r>
      <w:r w:rsidRPr="00CB0061">
        <w:t xml:space="preserve">niej nie jest </w:t>
      </w:r>
      <w:r w:rsidRPr="00CB0061">
        <w:lastRenderedPageBreak/>
        <w:t>później możliwy</w:t>
      </w:r>
      <w:r w:rsidR="00687798" w:rsidRPr="00CB0061">
        <w:t>;</w:t>
      </w:r>
      <w:r w:rsidRPr="00CB0061">
        <w:t xml:space="preserve"> Każdy multiprocesor zawiera 8KB </w:t>
      </w:r>
      <w:r w:rsidRPr="00CB0061">
        <w:rPr>
          <w:rStyle w:val="PodkrelenieZnak"/>
        </w:rPr>
        <w:t>cache</w:t>
      </w:r>
      <w:r w:rsidRPr="00CB0061">
        <w:t xml:space="preserve"> pamięci </w:t>
      </w:r>
      <w:r w:rsidRPr="00442EB4">
        <w:rPr>
          <w:rStyle w:val="PodkrelenieZnak"/>
        </w:rPr>
        <w:t>constant</w:t>
      </w:r>
      <w:r w:rsidR="00687798" w:rsidRPr="00CB0061">
        <w:t>;</w:t>
      </w:r>
      <w:r w:rsidRPr="00CB0061">
        <w:t xml:space="preserve"> Ten rodzaj pamięci jest używany, jeśli są pewne często używane dane, które nie są zmieniane</w:t>
      </w:r>
      <w:r w:rsidR="00DD25E4" w:rsidRPr="00CB0061">
        <w:t xml:space="preserve"> w </w:t>
      </w:r>
      <w:r w:rsidRPr="00CB0061">
        <w:t>trakcie działania operacji</w:t>
      </w:r>
      <w:r w:rsidR="00D42D61" w:rsidRPr="00CB0061">
        <w:t xml:space="preserve"> na </w:t>
      </w:r>
      <w:r w:rsidRPr="00CB0061">
        <w:t>GPU</w:t>
      </w:r>
      <w:r w:rsidR="00F736A7" w:rsidRPr="00CB0061">
        <w:t>;</w:t>
      </w:r>
    </w:p>
    <w:p w:rsidR="00494E01" w:rsidRPr="00CB0061" w:rsidRDefault="00DC7DCB">
      <w:pPr>
        <w:pStyle w:val="Akapitzlist"/>
      </w:pPr>
      <w:r w:rsidRPr="00CB0061">
        <w:rPr>
          <w:rStyle w:val="PodkrelenieZnak"/>
        </w:rPr>
        <w:t>Pamięć lokalna</w:t>
      </w:r>
      <w:r w:rsidRPr="00CB0061">
        <w:t xml:space="preserve"> –</w:t>
      </w:r>
      <w:r w:rsidR="00DD25E4" w:rsidRPr="00CB0061">
        <w:t xml:space="preserve"> w </w:t>
      </w:r>
      <w:r w:rsidRPr="00CB0061">
        <w:t>tej pamięci znajdują się parametry wywołania funkcji GPU</w:t>
      </w:r>
      <w:r w:rsidR="00801814" w:rsidRPr="00CB0061">
        <w:t>, lub zmienne lokalne (jeśli brakuje rejestrów)</w:t>
      </w:r>
      <w:r w:rsidR="007562DC" w:rsidRPr="00CB0061">
        <w:t>;</w:t>
      </w:r>
    </w:p>
    <w:p w:rsidR="00494E01" w:rsidRPr="00CB0061" w:rsidRDefault="00946811">
      <w:pPr>
        <w:pStyle w:val="Akapitzlist"/>
      </w:pPr>
      <w:r w:rsidRPr="00CB0061">
        <w:rPr>
          <w:rStyle w:val="PodkrelenieZnak"/>
        </w:rPr>
        <w:t>Pamięć dzielona</w:t>
      </w:r>
      <w:r w:rsidRPr="00CB0061">
        <w:t xml:space="preserve"> </w:t>
      </w:r>
      <w:r w:rsidR="006003FF" w:rsidRPr="00CB0061">
        <w:t>–</w:t>
      </w:r>
      <w:r w:rsidRPr="00CB0061">
        <w:t xml:space="preserve"> </w:t>
      </w:r>
      <w:r w:rsidR="006003FF" w:rsidRPr="00CB0061">
        <w:t>znajduje się</w:t>
      </w:r>
      <w:r w:rsidR="00D42D61" w:rsidRPr="00CB0061">
        <w:t xml:space="preserve"> na </w:t>
      </w:r>
      <w:r w:rsidR="006003FF" w:rsidRPr="00CB0061">
        <w:t xml:space="preserve">każdym multiprocesorze, ma wielkość 16-48 KB. Może być używana jako </w:t>
      </w:r>
      <w:r w:rsidR="006003FF" w:rsidRPr="00CB0061">
        <w:rPr>
          <w:rStyle w:val="PodkrelenieZnak"/>
        </w:rPr>
        <w:t>cache</w:t>
      </w:r>
      <w:r w:rsidR="006003FF" w:rsidRPr="00CB0061">
        <w:t xml:space="preserve"> pamięci globalnej, lub</w:t>
      </w:r>
      <w:r w:rsidR="007562DC" w:rsidRPr="00CB0061">
        <w:t xml:space="preserve"> do</w:t>
      </w:r>
      <w:r w:rsidR="006003FF" w:rsidRPr="00CB0061">
        <w:t xml:space="preserve"> komunikacji między wątkami</w:t>
      </w:r>
      <w:r w:rsidR="00DD25E4" w:rsidRPr="00CB0061">
        <w:t xml:space="preserve"> w </w:t>
      </w:r>
      <w:r w:rsidR="006003FF" w:rsidRPr="00CB0061">
        <w:t>danym multiprocesorze</w:t>
      </w:r>
      <w:r w:rsidR="00257844" w:rsidRPr="00CB0061">
        <w:t>;</w:t>
      </w:r>
    </w:p>
    <w:p w:rsidR="00494E01" w:rsidRPr="00CB0061" w:rsidRDefault="006003FF">
      <w:pPr>
        <w:pStyle w:val="Akapitzlist"/>
      </w:pPr>
      <w:r w:rsidRPr="00CB0061">
        <w:t xml:space="preserve"> </w:t>
      </w:r>
      <w:r w:rsidR="00DC7DCB" w:rsidRPr="00CB0061">
        <w:rPr>
          <w:rStyle w:val="PodkrelenieZnak"/>
        </w:rPr>
        <w:t>Pamięć teksturowa</w:t>
      </w:r>
      <w:r w:rsidR="00DC7DCB" w:rsidRPr="00CB0061">
        <w:t xml:space="preserve"> – jest to pamięć </w:t>
      </w:r>
      <w:r w:rsidR="00DC7DCB" w:rsidRPr="00CB0061">
        <w:rPr>
          <w:rStyle w:val="PodkrelenieZnak"/>
        </w:rPr>
        <w:t>cache</w:t>
      </w:r>
      <w:r w:rsidR="00DC7DCB" w:rsidRPr="00CB0061">
        <w:t xml:space="preserve"> </w:t>
      </w:r>
      <w:r w:rsidR="00257844" w:rsidRPr="00CB0061">
        <w:t xml:space="preserve">znajdująca się </w:t>
      </w:r>
      <w:r w:rsidR="00DC7DCB" w:rsidRPr="00CB0061">
        <w:t>w każdym multiprocesorze, specjalny rodzaj pamięci mapowany</w:t>
      </w:r>
      <w:r w:rsidR="00D42D61" w:rsidRPr="00CB0061">
        <w:t xml:space="preserve"> na </w:t>
      </w:r>
      <w:r w:rsidR="00DC7DCB" w:rsidRPr="00CB0061">
        <w:t>pamięć globalną</w:t>
      </w:r>
      <w:r w:rsidR="00257844" w:rsidRPr="00CB0061">
        <w:t>;</w:t>
      </w:r>
    </w:p>
    <w:p w:rsidR="00801814" w:rsidRPr="00CB0061" w:rsidRDefault="00DC7DCB" w:rsidP="00A77328">
      <w:pPr>
        <w:pStyle w:val="Akapitzlist"/>
      </w:pPr>
      <w:r w:rsidRPr="00CB0061">
        <w:rPr>
          <w:rStyle w:val="PodkrelenieZnak"/>
        </w:rPr>
        <w:t>Rejestry</w:t>
      </w:r>
      <w:r w:rsidRPr="00CB0061">
        <w:t xml:space="preserve"> –</w:t>
      </w:r>
      <w:r w:rsidR="00DD25E4" w:rsidRPr="00CB0061">
        <w:t xml:space="preserve"> </w:t>
      </w:r>
      <w:r w:rsidR="00257844" w:rsidRPr="00CB0061">
        <w:t>W</w:t>
      </w:r>
      <w:r w:rsidR="00DD25E4" w:rsidRPr="00CB0061">
        <w:t> </w:t>
      </w:r>
      <w:r w:rsidR="00801814" w:rsidRPr="00CB0061">
        <w:t xml:space="preserve">jednym multiprocesorze znajduje się </w:t>
      </w:r>
      <w:r w:rsidR="00257844" w:rsidRPr="00CB0061">
        <w:t xml:space="preserve">od </w:t>
      </w:r>
      <w:r w:rsidR="00801814" w:rsidRPr="00CB0061">
        <w:t>8</w:t>
      </w:r>
      <w:r w:rsidR="00257844" w:rsidRPr="00CB0061">
        <w:t xml:space="preserve"> do </w:t>
      </w:r>
      <w:r w:rsidR="00801814" w:rsidRPr="00CB0061">
        <w:t>32 tys. 4-bajtowych rejestrów</w:t>
      </w:r>
      <w:r w:rsidR="00DD25E4" w:rsidRPr="00CB0061">
        <w:t xml:space="preserve"> i </w:t>
      </w:r>
      <w:r w:rsidR="00801814" w:rsidRPr="00CB0061">
        <w:t xml:space="preserve">są one </w:t>
      </w:r>
      <w:r w:rsidR="00687798" w:rsidRPr="00CB0061">
        <w:t xml:space="preserve">przyporządkowywane do </w:t>
      </w:r>
      <w:r w:rsidR="00801814" w:rsidRPr="00CB0061">
        <w:t>uruchomion</w:t>
      </w:r>
      <w:r w:rsidR="00D13778" w:rsidRPr="00CB0061">
        <w:t>ych</w:t>
      </w:r>
      <w:r w:rsidR="00801814" w:rsidRPr="00CB0061">
        <w:t xml:space="preserve"> wątk</w:t>
      </w:r>
      <w:r w:rsidR="00D13778" w:rsidRPr="00CB0061">
        <w:t>ów; Są bardzo szybkim typem pamięci używanym do przechowywania zmiennych lokalnych.</w:t>
      </w:r>
    </w:p>
    <w:p w:rsidR="000667D4" w:rsidRPr="00CB0061" w:rsidRDefault="00801814" w:rsidP="009419D4">
      <w:pPr>
        <w:rPr>
          <w:color w:val="auto"/>
        </w:rPr>
      </w:pPr>
      <w:r w:rsidRPr="00CB0061">
        <w:rPr>
          <w:color w:val="auto"/>
        </w:rPr>
        <w:t>Jak widać,</w:t>
      </w:r>
      <w:r w:rsidR="00D42D61" w:rsidRPr="00CB0061">
        <w:rPr>
          <w:color w:val="auto"/>
        </w:rPr>
        <w:t xml:space="preserve"> na </w:t>
      </w:r>
      <w:r w:rsidR="00EE575B" w:rsidRPr="00CB0061">
        <w:rPr>
          <w:color w:val="auto"/>
        </w:rPr>
        <w:t xml:space="preserve">kartach graficznych jest </w:t>
      </w:r>
      <w:r w:rsidR="004A12CA" w:rsidRPr="00CB0061">
        <w:rPr>
          <w:color w:val="auto"/>
        </w:rPr>
        <w:t>możliwość</w:t>
      </w:r>
      <w:r w:rsidR="00EE575B" w:rsidRPr="00CB0061">
        <w:rPr>
          <w:color w:val="auto"/>
        </w:rPr>
        <w:t xml:space="preserve"> wyboru między kilkoma różnymi rodzajami pamięci. Jedną</w:t>
      </w:r>
      <w:r w:rsidR="00DD25E4" w:rsidRPr="00CB0061">
        <w:rPr>
          <w:color w:val="auto"/>
        </w:rPr>
        <w:t xml:space="preserve"> z </w:t>
      </w:r>
      <w:r w:rsidR="00EE575B" w:rsidRPr="00CB0061">
        <w:rPr>
          <w:color w:val="auto"/>
        </w:rPr>
        <w:t>najważniejszych zasad przy pisaniu programu</w:t>
      </w:r>
      <w:r w:rsidR="00D42D61" w:rsidRPr="00CB0061">
        <w:rPr>
          <w:color w:val="auto"/>
        </w:rPr>
        <w:t xml:space="preserve"> na </w:t>
      </w:r>
      <w:r w:rsidR="00EE575B" w:rsidRPr="00CB0061">
        <w:rPr>
          <w:color w:val="auto"/>
        </w:rPr>
        <w:t>GPU jest ograniczenie uży</w:t>
      </w:r>
      <w:r w:rsidR="00587BB0" w:rsidRPr="00CB0061">
        <w:rPr>
          <w:color w:val="auto"/>
        </w:rPr>
        <w:t>cia</w:t>
      </w:r>
      <w:r w:rsidR="00EE575B" w:rsidRPr="00CB0061">
        <w:rPr>
          <w:color w:val="auto"/>
        </w:rPr>
        <w:t xml:space="preserve"> wolnych typów pamięci</w:t>
      </w:r>
      <w:r w:rsidR="00D42D61" w:rsidRPr="00CB0061">
        <w:rPr>
          <w:color w:val="auto"/>
        </w:rPr>
        <w:t xml:space="preserve"> do </w:t>
      </w:r>
      <w:r w:rsidR="00EE575B" w:rsidRPr="00CB0061">
        <w:rPr>
          <w:color w:val="auto"/>
        </w:rPr>
        <w:t>minimum</w:t>
      </w:r>
      <w:r w:rsidR="00040CD8" w:rsidRPr="00CB0061">
        <w:rPr>
          <w:color w:val="auto"/>
        </w:rPr>
        <w:t>,</w:t>
      </w:r>
      <w:r w:rsidR="00DD25E4" w:rsidRPr="00CB0061">
        <w:rPr>
          <w:color w:val="auto"/>
        </w:rPr>
        <w:t xml:space="preserve"> a </w:t>
      </w:r>
      <w:r w:rsidR="00040CD8" w:rsidRPr="00CB0061">
        <w:rPr>
          <w:color w:val="auto"/>
        </w:rPr>
        <w:t xml:space="preserve">zamiast nich </w:t>
      </w:r>
      <w:r w:rsidR="00587BB0" w:rsidRPr="00CB0061">
        <w:rPr>
          <w:color w:val="auto"/>
        </w:rPr>
        <w:t xml:space="preserve">korzystanie z </w:t>
      </w:r>
      <w:r w:rsidR="00040CD8" w:rsidRPr="00CB0061">
        <w:rPr>
          <w:color w:val="auto"/>
        </w:rPr>
        <w:t xml:space="preserve">szybszych (pamięć dzielona, </w:t>
      </w:r>
      <w:r w:rsidR="00040CD8" w:rsidRPr="00CB0061">
        <w:rPr>
          <w:rStyle w:val="PodkrelenieZnak"/>
        </w:rPr>
        <w:t>cache</w:t>
      </w:r>
      <w:r w:rsidR="00040CD8" w:rsidRPr="00CB0061">
        <w:rPr>
          <w:color w:val="auto"/>
        </w:rPr>
        <w:t xml:space="preserve"> pamięci teksturowej, </w:t>
      </w:r>
      <w:r w:rsidR="00040CD8" w:rsidRPr="00CB0061">
        <w:rPr>
          <w:rStyle w:val="PodkrelenieZnak"/>
        </w:rPr>
        <w:t>cache</w:t>
      </w:r>
      <w:r w:rsidR="00040CD8" w:rsidRPr="00CB0061">
        <w:rPr>
          <w:color w:val="auto"/>
        </w:rPr>
        <w:t xml:space="preserve"> pamięci </w:t>
      </w:r>
      <w:r w:rsidR="00040CD8" w:rsidRPr="00CB0061">
        <w:rPr>
          <w:rStyle w:val="PodkrelenieZnak"/>
        </w:rPr>
        <w:t>constant</w:t>
      </w:r>
      <w:r w:rsidR="00040CD8" w:rsidRPr="00CB0061">
        <w:rPr>
          <w:color w:val="auto"/>
        </w:rPr>
        <w:t xml:space="preserve">). </w:t>
      </w:r>
    </w:p>
    <w:p w:rsidR="000667D4" w:rsidRPr="00CB0061" w:rsidRDefault="00040CD8" w:rsidP="000667D4">
      <w:pPr>
        <w:rPr>
          <w:color w:val="auto"/>
        </w:rPr>
      </w:pPr>
      <w:r w:rsidRPr="00CB0061">
        <w:rPr>
          <w:color w:val="auto"/>
        </w:rPr>
        <w:t>Oprócz tego, dla uzyskania wysokiej wydajności przy dostępie</w:t>
      </w:r>
      <w:r w:rsidR="00D42D61" w:rsidRPr="00CB0061">
        <w:rPr>
          <w:color w:val="auto"/>
        </w:rPr>
        <w:t xml:space="preserve"> do </w:t>
      </w:r>
      <w:r w:rsidRPr="00CB0061">
        <w:rPr>
          <w:color w:val="auto"/>
        </w:rPr>
        <w:t>pamięci globalnej</w:t>
      </w:r>
      <w:r w:rsidR="00DD25E4" w:rsidRPr="00CB0061">
        <w:rPr>
          <w:color w:val="auto"/>
        </w:rPr>
        <w:t xml:space="preserve"> i </w:t>
      </w:r>
      <w:r w:rsidRPr="00CB0061">
        <w:rPr>
          <w:color w:val="auto"/>
        </w:rPr>
        <w:t>dzielonej, odczyty lub zapisy muszą być wykonywane</w:t>
      </w:r>
      <w:r w:rsidR="00DD25E4" w:rsidRPr="00CB0061">
        <w:rPr>
          <w:color w:val="auto"/>
        </w:rPr>
        <w:t xml:space="preserve"> w </w:t>
      </w:r>
      <w:r w:rsidRPr="00CB0061">
        <w:rPr>
          <w:color w:val="auto"/>
        </w:rPr>
        <w:t>odpowiedni sposób</w:t>
      </w:r>
      <w:r w:rsidR="00AE2763" w:rsidRPr="00CB0061">
        <w:rPr>
          <w:color w:val="auto"/>
        </w:rPr>
        <w:t xml:space="preserve"> - </w:t>
      </w:r>
      <w:r w:rsidR="00195183">
        <w:rPr>
          <w:color w:val="auto"/>
        </w:rPr>
        <w:t>n</w:t>
      </w:r>
      <w:r w:rsidR="00D42D61" w:rsidRPr="00CB0061">
        <w:rPr>
          <w:color w:val="auto"/>
        </w:rPr>
        <w:t>a </w:t>
      </w:r>
      <w:r w:rsidR="006F35C2" w:rsidRPr="00CB0061">
        <w:rPr>
          <w:color w:val="auto"/>
        </w:rPr>
        <w:t>przykład,</w:t>
      </w:r>
      <w:r w:rsidR="00DD25E4" w:rsidRPr="00CB0061">
        <w:rPr>
          <w:color w:val="auto"/>
        </w:rPr>
        <w:t xml:space="preserve"> w </w:t>
      </w:r>
      <w:r w:rsidR="000667D4" w:rsidRPr="00CB0061">
        <w:rPr>
          <w:color w:val="auto"/>
        </w:rPr>
        <w:t xml:space="preserve">technologii CUDA, aby uzyskać </w:t>
      </w:r>
      <w:r w:rsidR="00AE2763" w:rsidRPr="00CB0061">
        <w:rPr>
          <w:color w:val="auto"/>
        </w:rPr>
        <w:t xml:space="preserve">wysoką </w:t>
      </w:r>
      <w:r w:rsidR="000667D4" w:rsidRPr="00CB0061">
        <w:rPr>
          <w:color w:val="auto"/>
        </w:rPr>
        <w:t>przepustowość pamięci globalnej, dostęp</w:t>
      </w:r>
      <w:r w:rsidR="00D42D61" w:rsidRPr="00CB0061">
        <w:rPr>
          <w:color w:val="auto"/>
        </w:rPr>
        <w:t xml:space="preserve"> do </w:t>
      </w:r>
      <w:r w:rsidR="000667D4" w:rsidRPr="00CB0061">
        <w:rPr>
          <w:color w:val="auto"/>
        </w:rPr>
        <w:t>niej musi być przeprowadzony</w:t>
      </w:r>
      <w:r w:rsidR="00DD25E4" w:rsidRPr="00CB0061">
        <w:rPr>
          <w:color w:val="auto"/>
        </w:rPr>
        <w:t xml:space="preserve"> w </w:t>
      </w:r>
      <w:r w:rsidR="000667D4" w:rsidRPr="00CB0061">
        <w:rPr>
          <w:color w:val="auto"/>
        </w:rPr>
        <w:t xml:space="preserve">odpowiedni sposób. </w:t>
      </w:r>
      <w:r w:rsidR="006F35C2" w:rsidRPr="00CB0061">
        <w:rPr>
          <w:color w:val="auto"/>
        </w:rPr>
        <w:t>W</w:t>
      </w:r>
      <w:r w:rsidR="000667D4" w:rsidRPr="00CB0061">
        <w:rPr>
          <w:color w:val="auto"/>
        </w:rPr>
        <w:t>ymagane jest, aby każdy wątek</w:t>
      </w:r>
      <w:r w:rsidR="00DD25E4" w:rsidRPr="00CB0061">
        <w:rPr>
          <w:color w:val="auto"/>
        </w:rPr>
        <w:t xml:space="preserve"> w </w:t>
      </w:r>
      <w:r w:rsidR="000667D4" w:rsidRPr="00CB0061">
        <w:rPr>
          <w:rStyle w:val="PodkrelenieZnak"/>
        </w:rPr>
        <w:t>half-warpie</w:t>
      </w:r>
      <w:r w:rsidR="000667D4" w:rsidRPr="00CB0061">
        <w:rPr>
          <w:color w:val="auto"/>
        </w:rPr>
        <w:t xml:space="preserve"> (1 </w:t>
      </w:r>
      <w:r w:rsidR="000667D4" w:rsidRPr="00CB0061">
        <w:rPr>
          <w:rStyle w:val="PodkrelenieZnak"/>
        </w:rPr>
        <w:t>warp</w:t>
      </w:r>
      <w:r w:rsidR="000667D4" w:rsidRPr="00CB0061">
        <w:rPr>
          <w:color w:val="auto"/>
        </w:rPr>
        <w:t xml:space="preserve"> zawiera 32 wątki, </w:t>
      </w:r>
      <w:r w:rsidR="000667D4" w:rsidRPr="00CB0061">
        <w:rPr>
          <w:rStyle w:val="PodkrelenieZnak"/>
        </w:rPr>
        <w:t>half-warp</w:t>
      </w:r>
      <w:r w:rsidR="000667D4" w:rsidRPr="00CB0061">
        <w:rPr>
          <w:color w:val="auto"/>
        </w:rPr>
        <w:t xml:space="preserve"> zawiera 16 wątków) dostępował odpowiedniej pozycji tabeli.</w:t>
      </w:r>
      <w:r w:rsidR="00D42D61" w:rsidRPr="00CB0061">
        <w:rPr>
          <w:color w:val="auto"/>
        </w:rPr>
        <w:t xml:space="preserve"> </w:t>
      </w:r>
      <w:r w:rsidR="00AE2763" w:rsidRPr="00CB0061">
        <w:rPr>
          <w:color w:val="auto"/>
        </w:rPr>
        <w:t>N</w:t>
      </w:r>
      <w:r w:rsidR="00D42D61" w:rsidRPr="00CB0061">
        <w:rPr>
          <w:color w:val="auto"/>
        </w:rPr>
        <w:t>a </w:t>
      </w:r>
      <w:r w:rsidR="000667D4" w:rsidRPr="00CB0061">
        <w:rPr>
          <w:color w:val="auto"/>
        </w:rPr>
        <w:t>GPU</w:t>
      </w:r>
      <w:r w:rsidR="00DD25E4" w:rsidRPr="00CB0061">
        <w:rPr>
          <w:color w:val="auto"/>
        </w:rPr>
        <w:t xml:space="preserve"> z </w:t>
      </w:r>
      <w:r w:rsidR="000667D4" w:rsidRPr="00CB0061">
        <w:rPr>
          <w:rStyle w:val="PodkrelenieZnak"/>
        </w:rPr>
        <w:t>compute capability</w:t>
      </w:r>
      <w:r w:rsidR="0034651D">
        <w:rPr>
          <w:rStyle w:val="Odwoanieprzypisudolnego"/>
          <w:i/>
          <w:noProof/>
        </w:rPr>
        <w:footnoteReference w:id="14"/>
      </w:r>
      <w:r w:rsidR="000667D4" w:rsidRPr="00CB0061">
        <w:rPr>
          <w:color w:val="auto"/>
        </w:rPr>
        <w:t xml:space="preserve"> 1.1, n-ty wątek powinien dostępować pozycji tabeli</w:t>
      </w:r>
      <w:r w:rsidR="00DD25E4" w:rsidRPr="00CB0061">
        <w:rPr>
          <w:color w:val="auto"/>
        </w:rPr>
        <w:t xml:space="preserve"> o </w:t>
      </w:r>
      <w:r w:rsidR="000667D4" w:rsidRPr="00CB0061">
        <w:rPr>
          <w:color w:val="auto"/>
        </w:rPr>
        <w:t xml:space="preserve">indeksie </w:t>
      </w:r>
      <w:r w:rsidR="000667D4" w:rsidRPr="00CB0061">
        <w:rPr>
          <w:rStyle w:val="PodkrelenieZnak"/>
        </w:rPr>
        <w:t>n mod 16</w:t>
      </w:r>
      <w:r w:rsidR="000667D4" w:rsidRPr="00CB0061">
        <w:rPr>
          <w:color w:val="auto"/>
        </w:rPr>
        <w:t>.</w:t>
      </w:r>
      <w:r w:rsidR="00C15690" w:rsidRPr="00CB0061">
        <w:rPr>
          <w:color w:val="auto"/>
        </w:rPr>
        <w:t xml:space="preserve"> Pozwala to</w:t>
      </w:r>
      <w:r w:rsidR="00D42D61" w:rsidRPr="00CB0061">
        <w:rPr>
          <w:color w:val="auto"/>
        </w:rPr>
        <w:t xml:space="preserve"> na </w:t>
      </w:r>
      <w:r w:rsidR="00C15690" w:rsidRPr="00CB0061">
        <w:rPr>
          <w:color w:val="auto"/>
        </w:rPr>
        <w:t xml:space="preserve">zapisanie lub odczytanie wszystkich 16 zmiennych za jednym razem (w przeciwnym wypadku te operacje </w:t>
      </w:r>
      <w:r w:rsidR="001D6405" w:rsidRPr="00CB0061">
        <w:rPr>
          <w:color w:val="auto"/>
        </w:rPr>
        <w:t xml:space="preserve">będą </w:t>
      </w:r>
      <w:r w:rsidR="00C15690" w:rsidRPr="00CB0061">
        <w:rPr>
          <w:color w:val="auto"/>
        </w:rPr>
        <w:t xml:space="preserve">wykonane sekwencyjnie). Odczyt </w:t>
      </w:r>
      <w:r w:rsidR="009C5802" w:rsidRPr="00CB0061">
        <w:rPr>
          <w:color w:val="auto"/>
        </w:rPr>
        <w:t>lub zapis,</w:t>
      </w:r>
      <w:r w:rsidR="00DD25E4" w:rsidRPr="00CB0061">
        <w:rPr>
          <w:color w:val="auto"/>
        </w:rPr>
        <w:t xml:space="preserve"> w </w:t>
      </w:r>
      <w:r w:rsidR="009C5802" w:rsidRPr="00CB0061">
        <w:rPr>
          <w:color w:val="auto"/>
        </w:rPr>
        <w:t xml:space="preserve">którym za </w:t>
      </w:r>
      <w:r w:rsidR="009C5802" w:rsidRPr="00CB0061">
        <w:rPr>
          <w:color w:val="auto"/>
        </w:rPr>
        <w:lastRenderedPageBreak/>
        <w:t xml:space="preserve">jednym razem </w:t>
      </w:r>
      <w:r w:rsidR="00AF06F8" w:rsidRPr="00CB0061">
        <w:rPr>
          <w:color w:val="auto"/>
        </w:rPr>
        <w:t>przetwarzane są zmienne</w:t>
      </w:r>
      <w:r w:rsidR="00DD25E4" w:rsidRPr="00CB0061">
        <w:rPr>
          <w:color w:val="auto"/>
        </w:rPr>
        <w:t xml:space="preserve"> z </w:t>
      </w:r>
      <w:r w:rsidR="00AF06F8" w:rsidRPr="00CB0061">
        <w:rPr>
          <w:color w:val="auto"/>
        </w:rPr>
        <w:t xml:space="preserve">ponad jednego wątku, </w:t>
      </w:r>
      <w:r w:rsidR="004515A5" w:rsidRPr="00CB0061">
        <w:rPr>
          <w:color w:val="auto"/>
        </w:rPr>
        <w:t xml:space="preserve">określany </w:t>
      </w:r>
      <w:r w:rsidR="00AF06F8" w:rsidRPr="00CB0061">
        <w:rPr>
          <w:color w:val="auto"/>
        </w:rPr>
        <w:t xml:space="preserve">jest </w:t>
      </w:r>
      <w:r w:rsidR="00623479" w:rsidRPr="00CB0061">
        <w:rPr>
          <w:color w:val="auto"/>
        </w:rPr>
        <w:t xml:space="preserve"> jako </w:t>
      </w:r>
      <w:r w:rsidR="00AF06F8" w:rsidRPr="00CB0061">
        <w:rPr>
          <w:rStyle w:val="PodkrelenieZnak"/>
        </w:rPr>
        <w:t>coalesced</w:t>
      </w:r>
      <w:r w:rsidR="00623479" w:rsidRPr="00CB0061">
        <w:t xml:space="preserve"> (złączony)</w:t>
      </w:r>
      <w:r w:rsidR="00623479" w:rsidRPr="00CB0061">
        <w:rPr>
          <w:color w:val="auto"/>
        </w:rPr>
        <w:t xml:space="preserve">. Poniżej jest przykład ilustrujący </w:t>
      </w:r>
      <w:r w:rsidR="00735279" w:rsidRPr="00CB0061">
        <w:rPr>
          <w:color w:val="auto"/>
        </w:rPr>
        <w:t>„złączony” dostęp</w:t>
      </w:r>
      <w:r w:rsidR="00D42D61" w:rsidRPr="00CB0061">
        <w:rPr>
          <w:color w:val="auto"/>
        </w:rPr>
        <w:t xml:space="preserve"> do </w:t>
      </w:r>
      <w:r w:rsidR="00735279" w:rsidRPr="00CB0061">
        <w:rPr>
          <w:color w:val="auto"/>
        </w:rPr>
        <w:t>pamięci.</w:t>
      </w:r>
    </w:p>
    <w:p w:rsidR="000667D4" w:rsidRPr="00CB0061" w:rsidRDefault="000667D4" w:rsidP="009419D4">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DE0A9C" w:rsidRPr="00CB0061" w:rsidTr="002B2160">
        <w:tc>
          <w:tcPr>
            <w:tcW w:w="8665" w:type="dxa"/>
          </w:tcPr>
          <w:p w:rsidR="00DE0A9C" w:rsidRPr="00CB0061" w:rsidRDefault="00DE0A9C" w:rsidP="00A375D3">
            <w:pPr>
              <w:pStyle w:val="Podpisrysunku"/>
            </w:pPr>
            <w:r w:rsidRPr="00CB0061">
              <w:rPr>
                <w:noProof/>
              </w:rPr>
              <w:drawing>
                <wp:inline distT="0" distB="0" distL="0" distR="0">
                  <wp:extent cx="3333685" cy="5573486"/>
                  <wp:effectExtent l="19050" t="0" r="65" b="0"/>
                  <wp:docPr id="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tc>
      </w:tr>
      <w:tr w:rsidR="00DE0A9C" w:rsidRPr="00CB0061" w:rsidTr="002B2160">
        <w:tc>
          <w:tcPr>
            <w:tcW w:w="8665" w:type="dxa"/>
          </w:tcPr>
          <w:p w:rsidR="00A26F95" w:rsidRPr="00CB0061" w:rsidRDefault="00DE0A9C" w:rsidP="00A375D3">
            <w:pPr>
              <w:pStyle w:val="Podpisrysunku"/>
              <w:rPr>
                <w:rFonts w:ascii="Verdana" w:hAnsi="Verdana"/>
              </w:rPr>
            </w:pPr>
            <w:bookmarkStart w:id="14" w:name="_Toc261555447"/>
            <w:r w:rsidRPr="00CB0061">
              <w:rPr>
                <w:rFonts w:ascii="Verdana" w:hAnsi="Verdana"/>
              </w:rPr>
              <w:t xml:space="preserve">Rysunek </w:t>
            </w:r>
            <w:r w:rsidR="00CC3C12" w:rsidRPr="00CB0061">
              <w:rPr>
                <w:rFonts w:ascii="Verdana" w:hAnsi="Verdana"/>
              </w:rPr>
              <w:fldChar w:fldCharType="begin"/>
            </w:r>
            <w:r w:rsidR="00642DAE" w:rsidRPr="00CB0061">
              <w:rPr>
                <w:rFonts w:ascii="Verdana" w:hAnsi="Verdana"/>
              </w:rPr>
              <w:instrText xml:space="preserve"> SEQ Rysunek \* ARABIC </w:instrText>
            </w:r>
            <w:r w:rsidR="00CC3C12" w:rsidRPr="00CB0061">
              <w:rPr>
                <w:rFonts w:ascii="Verdana" w:hAnsi="Verdana"/>
              </w:rPr>
              <w:fldChar w:fldCharType="separate"/>
            </w:r>
            <w:r w:rsidR="00ED5C84">
              <w:rPr>
                <w:rFonts w:ascii="Verdana" w:hAnsi="Verdana"/>
                <w:noProof/>
              </w:rPr>
              <w:t>3</w:t>
            </w:r>
            <w:r w:rsidR="00CC3C12" w:rsidRPr="00CB0061">
              <w:rPr>
                <w:rFonts w:ascii="Verdana" w:hAnsi="Verdana"/>
              </w:rPr>
              <w:fldChar w:fldCharType="end"/>
            </w:r>
            <w:r w:rsidRPr="00CB0061">
              <w:rPr>
                <w:rFonts w:ascii="Verdana" w:hAnsi="Verdana"/>
              </w:rPr>
              <w:t xml:space="preserve">. </w:t>
            </w:r>
            <w:r w:rsidR="008862E5" w:rsidRPr="00CB0061">
              <w:rPr>
                <w:rFonts w:ascii="Verdana" w:hAnsi="Verdana"/>
              </w:rPr>
              <w:t>Złączone dostępy</w:t>
            </w:r>
            <w:r w:rsidR="00D42D61" w:rsidRPr="00CB0061">
              <w:rPr>
                <w:rFonts w:ascii="Verdana" w:hAnsi="Verdana"/>
              </w:rPr>
              <w:t xml:space="preserve"> do </w:t>
            </w:r>
            <w:r w:rsidR="008862E5" w:rsidRPr="00CB0061">
              <w:rPr>
                <w:rFonts w:ascii="Verdana" w:hAnsi="Verdana"/>
              </w:rPr>
              <w:t>pamięci</w:t>
            </w:r>
            <w:r w:rsidR="00D42D61" w:rsidRPr="00CB0061">
              <w:rPr>
                <w:rFonts w:ascii="Verdana" w:hAnsi="Verdana"/>
              </w:rPr>
              <w:t xml:space="preserve"> na </w:t>
            </w:r>
            <w:r w:rsidR="008862E5" w:rsidRPr="00CB0061">
              <w:rPr>
                <w:rFonts w:ascii="Verdana" w:hAnsi="Verdana"/>
              </w:rPr>
              <w:t>urządzeniach CC</w:t>
            </w:r>
            <w:r w:rsidR="00A26F95" w:rsidRPr="00CB0061">
              <w:rPr>
                <w:rFonts w:ascii="Verdana" w:hAnsi="Verdana"/>
              </w:rPr>
              <w:t xml:space="preserve"> </w:t>
            </w:r>
            <w:r w:rsidR="008862E5" w:rsidRPr="00CB0061">
              <w:rPr>
                <w:rFonts w:ascii="Verdana" w:hAnsi="Verdana"/>
              </w:rPr>
              <w:t>1.</w:t>
            </w:r>
            <w:r w:rsidR="00A26F95" w:rsidRPr="00CB0061">
              <w:rPr>
                <w:rFonts w:ascii="Verdana" w:hAnsi="Verdana"/>
              </w:rPr>
              <w:t>0</w:t>
            </w:r>
            <w:r w:rsidR="00DD25E4" w:rsidRPr="00CB0061">
              <w:rPr>
                <w:rFonts w:ascii="Verdana" w:hAnsi="Verdana"/>
              </w:rPr>
              <w:t xml:space="preserve"> i </w:t>
            </w:r>
            <w:r w:rsidR="00A26F95" w:rsidRPr="00CB0061">
              <w:rPr>
                <w:rFonts w:ascii="Verdana" w:hAnsi="Verdana"/>
              </w:rPr>
              <w:t>1.1</w:t>
            </w:r>
            <w:bookmarkEnd w:id="14"/>
          </w:p>
          <w:p w:rsidR="00DE0A9C" w:rsidRPr="00CB0061" w:rsidRDefault="00A26F95" w:rsidP="00A375D3">
            <w:pPr>
              <w:pStyle w:val="Podpisrysunku"/>
              <w:rPr>
                <w:rFonts w:ascii="Verdana" w:hAnsi="Verdana"/>
              </w:rPr>
            </w:pPr>
            <w:r w:rsidRPr="00CB0061">
              <w:rPr>
                <w:rFonts w:ascii="Verdana" w:hAnsi="Verdana"/>
              </w:rPr>
              <w:t xml:space="preserve">Źródło: </w:t>
            </w:r>
            <w:sdt>
              <w:sdtPr>
                <w:rPr>
                  <w:rFonts w:ascii="Verdana" w:hAnsi="Verdana"/>
                </w:rPr>
                <w:id w:val="141325253"/>
                <w:citation/>
              </w:sdtPr>
              <w:sdtContent>
                <w:r w:rsidR="00CC3C12" w:rsidRPr="00CB0061">
                  <w:rPr>
                    <w:rFonts w:ascii="Verdana" w:hAnsi="Verdana"/>
                  </w:rPr>
                  <w:fldChar w:fldCharType="begin"/>
                </w:r>
                <w:r w:rsidR="00642DAE" w:rsidRPr="00CB0061">
                  <w:rPr>
                    <w:rFonts w:ascii="Verdana" w:hAnsi="Verdana"/>
                  </w:rPr>
                  <w:instrText xml:space="preserve"> CITATION NVI091 \p 84 \l 1045  </w:instrText>
                </w:r>
                <w:r w:rsidR="00CC3C12" w:rsidRPr="00CB0061">
                  <w:rPr>
                    <w:rFonts w:ascii="Verdana" w:hAnsi="Verdana"/>
                  </w:rPr>
                  <w:fldChar w:fldCharType="separate"/>
                </w:r>
                <w:r w:rsidR="00DE0A9C" w:rsidRPr="00CB0061">
                  <w:rPr>
                    <w:rFonts w:ascii="Verdana" w:hAnsi="Verdana"/>
                    <w:noProof/>
                  </w:rPr>
                  <w:t xml:space="preserve"> (NVIDIA, 2009, str. 84)</w:t>
                </w:r>
                <w:r w:rsidR="00CC3C12" w:rsidRPr="00CB0061">
                  <w:rPr>
                    <w:rFonts w:ascii="Verdana" w:hAnsi="Verdana"/>
                  </w:rPr>
                  <w:fldChar w:fldCharType="end"/>
                </w:r>
              </w:sdtContent>
            </w:sdt>
          </w:p>
        </w:tc>
      </w:tr>
    </w:tbl>
    <w:p w:rsidR="009B1F79" w:rsidRPr="00CB0061" w:rsidRDefault="009B1F79" w:rsidP="007D123B">
      <w:pPr>
        <w:pStyle w:val="Nagwek2"/>
      </w:pPr>
      <w:bookmarkStart w:id="15" w:name="_Technologie_GPGPU"/>
      <w:bookmarkStart w:id="16" w:name="_Toc262305002"/>
      <w:bookmarkEnd w:id="15"/>
      <w:r w:rsidRPr="00CB0061">
        <w:t>Technologie GPGPU</w:t>
      </w:r>
      <w:bookmarkEnd w:id="16"/>
    </w:p>
    <w:p w:rsidR="00C06124" w:rsidRPr="00CB0061" w:rsidRDefault="008922BC" w:rsidP="0062437E">
      <w:r w:rsidRPr="00CB0061">
        <w:t>GPGPU</w:t>
      </w:r>
      <w:r w:rsidR="00C71CF1" w:rsidRPr="00CB0061">
        <w:t xml:space="preserve"> </w:t>
      </w:r>
      <w:r w:rsidR="00150474" w:rsidRPr="00CB0061">
        <w:t>o</w:t>
      </w:r>
      <w:r w:rsidR="00C06124" w:rsidRPr="00CB0061">
        <w:t>znacza użycie GPU</w:t>
      </w:r>
      <w:r w:rsidR="00D42D61" w:rsidRPr="00CB0061">
        <w:t xml:space="preserve"> do </w:t>
      </w:r>
      <w:r w:rsidR="00C06124" w:rsidRPr="00CB0061">
        <w:t>obliczeń</w:t>
      </w:r>
      <w:r w:rsidR="00D42D61" w:rsidRPr="00CB0061">
        <w:t xml:space="preserve"> do </w:t>
      </w:r>
      <w:r w:rsidR="00C06124" w:rsidRPr="00CB0061">
        <w:t>tej pory uruchamianych</w:t>
      </w:r>
      <w:r w:rsidR="00D42D61" w:rsidRPr="00CB0061">
        <w:t xml:space="preserve"> na </w:t>
      </w:r>
      <w:r w:rsidR="00C06124" w:rsidRPr="00CB0061">
        <w:t>CPU</w:t>
      </w:r>
      <w:sdt>
        <w:sdtPr>
          <w:id w:val="69722150"/>
          <w:citation/>
        </w:sdtPr>
        <w:sdtContent>
          <w:r w:rsidR="00CC3C12" w:rsidRPr="00CB0061">
            <w:fldChar w:fldCharType="begin"/>
          </w:r>
          <w:r w:rsidR="00D30DD3" w:rsidRPr="00CB0061">
            <w:rPr>
              <w:rFonts w:eastAsiaTheme="majorEastAsia"/>
              <w:i/>
              <w:iCs/>
            </w:rPr>
            <w:instrText xml:space="preserve"> CITATION GPG \l 1045 </w:instrText>
          </w:r>
          <w:r w:rsidR="00CC3C12" w:rsidRPr="00CB0061">
            <w:fldChar w:fldCharType="separate"/>
          </w:r>
          <w:r w:rsidR="00527F76" w:rsidRPr="00CB0061">
            <w:rPr>
              <w:rFonts w:eastAsiaTheme="majorEastAsia"/>
              <w:i/>
              <w:iCs/>
              <w:noProof/>
            </w:rPr>
            <w:t xml:space="preserve"> </w:t>
          </w:r>
          <w:r w:rsidR="00527F76" w:rsidRPr="00CB0061">
            <w:rPr>
              <w:rFonts w:eastAsiaTheme="majorEastAsia"/>
              <w:noProof/>
            </w:rPr>
            <w:t>(GPGPU.org)</w:t>
          </w:r>
          <w:r w:rsidR="00CC3C12" w:rsidRPr="00CB0061">
            <w:fldChar w:fldCharType="end"/>
          </w:r>
        </w:sdtContent>
      </w:sdt>
      <w:r w:rsidR="00150474" w:rsidRPr="00CB0061">
        <w:t>. Technika ta jest możliwa</w:t>
      </w:r>
      <w:r w:rsidR="00D42D61" w:rsidRPr="00CB0061">
        <w:t xml:space="preserve"> do </w:t>
      </w:r>
      <w:r w:rsidR="00150474" w:rsidRPr="00CB0061">
        <w:t>zastosowania dzięki kolejnym osiągnięciom</w:t>
      </w:r>
      <w:r w:rsidR="00DD25E4" w:rsidRPr="00CB0061">
        <w:t xml:space="preserve"> w </w:t>
      </w:r>
      <w:r w:rsidR="00150474" w:rsidRPr="00CB0061">
        <w:t>dziedzinie kart graficznych, opi</w:t>
      </w:r>
      <w:r w:rsidR="00085E46" w:rsidRPr="00CB0061">
        <w:t>sanym poniżej.</w:t>
      </w:r>
    </w:p>
    <w:p w:rsidR="007D123B" w:rsidRPr="00CB0061" w:rsidRDefault="002B342E" w:rsidP="007D123B">
      <w:pPr>
        <w:pStyle w:val="Nagwek3"/>
      </w:pPr>
      <w:bookmarkStart w:id="17" w:name="_Ref260779973"/>
      <w:bookmarkStart w:id="18" w:name="_Ref260779982"/>
      <w:bookmarkStart w:id="19" w:name="_Ref260779986"/>
      <w:bookmarkStart w:id="20" w:name="_Toc262305003"/>
      <w:r w:rsidRPr="00CB0061">
        <w:lastRenderedPageBreak/>
        <w:t>Historia</w:t>
      </w:r>
      <w:r w:rsidR="007D123B" w:rsidRPr="00CB0061">
        <w:t xml:space="preserve"> GPGPU</w:t>
      </w:r>
      <w:bookmarkEnd w:id="17"/>
      <w:bookmarkEnd w:id="18"/>
      <w:bookmarkEnd w:id="19"/>
      <w:bookmarkEnd w:id="20"/>
    </w:p>
    <w:p w:rsidR="00A2300F" w:rsidRPr="00CB0061" w:rsidRDefault="00780AEF" w:rsidP="00085E46">
      <w:r w:rsidRPr="00CB0061">
        <w:t xml:space="preserve">Wzrost wydajności </w:t>
      </w:r>
      <w:r w:rsidR="003F2625" w:rsidRPr="00CB0061">
        <w:t>kart graficznych</w:t>
      </w:r>
      <w:r w:rsidR="00DD25E4" w:rsidRPr="00CB0061">
        <w:t xml:space="preserve"> w </w:t>
      </w:r>
      <w:r w:rsidR="003F2625" w:rsidRPr="00CB0061">
        <w:t>ostatnich latach był powiązany</w:t>
      </w:r>
      <w:r w:rsidR="00DD25E4" w:rsidRPr="00CB0061">
        <w:t xml:space="preserve"> z </w:t>
      </w:r>
      <w:r w:rsidR="00055EF7" w:rsidRPr="00CB0061">
        <w:t>obsługą coraz większej ilości etapów renderowania przez kartę graficzną.</w:t>
      </w:r>
      <w:r w:rsidR="00D42D61" w:rsidRPr="00CB0061">
        <w:t xml:space="preserve"> </w:t>
      </w:r>
      <w:r w:rsidR="004515A5" w:rsidRPr="00CB0061">
        <w:t>D</w:t>
      </w:r>
      <w:r w:rsidR="00D42D61" w:rsidRPr="00CB0061">
        <w:t>o </w:t>
      </w:r>
      <w:r w:rsidR="00F97C9C" w:rsidRPr="00CB0061">
        <w:t xml:space="preserve">czasu stworzenia karty graficznej NVIDIA </w:t>
      </w:r>
      <w:r w:rsidR="00761BB8" w:rsidRPr="00CB0061">
        <w:t>GeForce</w:t>
      </w:r>
      <w:r w:rsidR="00F97C9C" w:rsidRPr="00CB0061">
        <w:t xml:space="preserve"> 256</w:t>
      </w:r>
      <w:sdt>
        <w:sdtPr>
          <w:id w:val="156682756"/>
          <w:citation/>
        </w:sdtPr>
        <w:sdtContent>
          <w:fldSimple w:instr=" CITATION NVI1 \l 1045 ">
            <w:r w:rsidR="00527F76" w:rsidRPr="00CB0061">
              <w:rPr>
                <w:noProof/>
              </w:rPr>
              <w:t xml:space="preserve"> (NVIDIA)</w:t>
            </w:r>
          </w:fldSimple>
        </w:sdtContent>
      </w:sdt>
      <w:r w:rsidR="00F97C9C" w:rsidRPr="00CB0061">
        <w:t xml:space="preserve">, etapy </w:t>
      </w:r>
      <w:r w:rsidR="00761BB8" w:rsidRPr="00CB0061">
        <w:t>transformacji</w:t>
      </w:r>
      <w:r w:rsidR="00F97C9C" w:rsidRPr="00CB0061">
        <w:t xml:space="preserve"> geometrii</w:t>
      </w:r>
      <w:r w:rsidR="00DD25E4" w:rsidRPr="00CB0061">
        <w:t xml:space="preserve"> i </w:t>
      </w:r>
      <w:r w:rsidR="00F97C9C" w:rsidRPr="00CB0061">
        <w:t>obliczania oświetlenia były wykonywane</w:t>
      </w:r>
      <w:r w:rsidR="00D42D61" w:rsidRPr="00CB0061">
        <w:t xml:space="preserve"> na </w:t>
      </w:r>
      <w:r w:rsidR="00F97C9C" w:rsidRPr="00CB0061">
        <w:t>CPU. Karta ta jako pierwsza umożliwiała obsługę tych operacji</w:t>
      </w:r>
      <w:r w:rsidR="006D2CCF" w:rsidRPr="00CB0061">
        <w:rPr>
          <w:rStyle w:val="Odwoanieprzypisudolnego"/>
        </w:rPr>
        <w:footnoteReference w:id="15"/>
      </w:r>
      <w:r w:rsidR="00F97C9C" w:rsidRPr="00CB0061">
        <w:t xml:space="preserve">. </w:t>
      </w:r>
    </w:p>
    <w:p w:rsidR="00D75868" w:rsidRPr="00CB0061" w:rsidRDefault="00E07E7E" w:rsidP="00D75868">
      <w:r w:rsidRPr="00CB0061">
        <w:t xml:space="preserve">Kolejne </w:t>
      </w:r>
      <w:r w:rsidR="00601DCF" w:rsidRPr="00CB0061">
        <w:t xml:space="preserve">generacje </w:t>
      </w:r>
      <w:r w:rsidRPr="00CB0061">
        <w:t xml:space="preserve">kart umożliwiały </w:t>
      </w:r>
      <w:r w:rsidR="00601DCF" w:rsidRPr="00CB0061">
        <w:t xml:space="preserve">programowanie </w:t>
      </w:r>
      <w:r w:rsidRPr="00CB0061">
        <w:t>etap</w:t>
      </w:r>
      <w:r w:rsidR="00601DCF" w:rsidRPr="00CB0061">
        <w:t xml:space="preserve">ów </w:t>
      </w:r>
      <w:r w:rsidRPr="00CB0061">
        <w:t xml:space="preserve">T&amp;L – specjalne funkcje (tzw. </w:t>
      </w:r>
      <w:r w:rsidR="008922BC" w:rsidRPr="00CB0061">
        <w:rPr>
          <w:rStyle w:val="PodkrelenieZnak"/>
        </w:rPr>
        <w:t>shadery</w:t>
      </w:r>
      <w:r w:rsidRPr="00CB0061">
        <w:t xml:space="preserve">) </w:t>
      </w:r>
      <w:r w:rsidR="00790890" w:rsidRPr="00CB0061">
        <w:t>pozwalały</w:t>
      </w:r>
      <w:r w:rsidR="00D42D61" w:rsidRPr="00CB0061">
        <w:t xml:space="preserve"> na </w:t>
      </w:r>
      <w:r w:rsidR="00790890" w:rsidRPr="00CB0061">
        <w:t>dodanie np. odbić lustrzanych.</w:t>
      </w:r>
      <w:r w:rsidR="006D2CCF" w:rsidRPr="00CB0061">
        <w:t xml:space="preserve"> </w:t>
      </w:r>
      <w:r w:rsidR="001C0267" w:rsidRPr="00CB0061">
        <w:t xml:space="preserve">Te programowalne etapy </w:t>
      </w:r>
      <w:r w:rsidR="00940842" w:rsidRPr="00CB0061">
        <w:t xml:space="preserve">używane pozwalały już na </w:t>
      </w:r>
      <w:r w:rsidR="001C0267" w:rsidRPr="00CB0061">
        <w:t>przetwarzani</w:t>
      </w:r>
      <w:r w:rsidR="00940842" w:rsidRPr="00CB0061">
        <w:t>e</w:t>
      </w:r>
      <w:r w:rsidR="001C0267" w:rsidRPr="00CB0061">
        <w:t xml:space="preserve"> danych nie-graficznych, jednak </w:t>
      </w:r>
      <w:r w:rsidR="007F1221" w:rsidRPr="00CB0061">
        <w:t>nie było to łatwe</w:t>
      </w:r>
      <w:r w:rsidR="00DD25E4" w:rsidRPr="00CB0061">
        <w:t xml:space="preserve"> z </w:t>
      </w:r>
      <w:r w:rsidR="007F1221" w:rsidRPr="00CB0061">
        <w:t>kilku względów:</w:t>
      </w:r>
    </w:p>
    <w:p w:rsidR="00494E01" w:rsidRPr="00CB0061" w:rsidRDefault="00D75868">
      <w:pPr>
        <w:pStyle w:val="Akapitzlist"/>
      </w:pPr>
      <w:r w:rsidRPr="00CB0061">
        <w:t>J</w:t>
      </w:r>
      <w:r w:rsidR="007F1221" w:rsidRPr="00CB0061">
        <w:t>ęzyki programowania shaderów (Microsoft HLSL, OpenGL S</w:t>
      </w:r>
      <w:r w:rsidRPr="00CB0061">
        <w:t xml:space="preserve">hading Language) różnią się </w:t>
      </w:r>
      <w:r w:rsidR="00940842" w:rsidRPr="00CB0061">
        <w:t xml:space="preserve">składnią </w:t>
      </w:r>
      <w:r w:rsidRPr="00CB0061">
        <w:t>od popularnych języków programowania</w:t>
      </w:r>
      <w:r w:rsidR="00940842" w:rsidRPr="00CB0061">
        <w:t>;</w:t>
      </w:r>
    </w:p>
    <w:p w:rsidR="00494E01" w:rsidRPr="00CB0061" w:rsidRDefault="00A902FF">
      <w:pPr>
        <w:pStyle w:val="Akapitzlist"/>
      </w:pPr>
      <w:r w:rsidRPr="00CB0061">
        <w:t>Wiele kart nie wspierało obsługi liczb zmiennoprzecinkowych nawet pojedynczej precyzji (32 bity</w:t>
      </w:r>
      <w:r w:rsidR="00D777A9" w:rsidRPr="00CB0061">
        <w:t>)</w:t>
      </w:r>
      <w:sdt>
        <w:sdtPr>
          <w:id w:val="156682757"/>
          <w:citation/>
        </w:sdtPr>
        <w:sdtContent>
          <w:fldSimple w:instr=" CITATION Wik1 \l 1045 ">
            <w:r w:rsidR="00527F76" w:rsidRPr="00CB0061">
              <w:rPr>
                <w:noProof/>
              </w:rPr>
              <w:t xml:space="preserve"> (Wikipedia)</w:t>
            </w:r>
          </w:fldSimple>
        </w:sdtContent>
      </w:sdt>
      <w:r w:rsidR="00940842" w:rsidRPr="00CB0061">
        <w:t>;</w:t>
      </w:r>
    </w:p>
    <w:p w:rsidR="00494E01" w:rsidRPr="00CB0061" w:rsidRDefault="00A902FF">
      <w:pPr>
        <w:pStyle w:val="Akapitzlist"/>
      </w:pPr>
      <w:r w:rsidRPr="00CB0061">
        <w:t>Dopiero późniejsze karty graficzne pozwalały</w:t>
      </w:r>
      <w:r w:rsidR="00D42D61" w:rsidRPr="00CB0061">
        <w:t xml:space="preserve"> na </w:t>
      </w:r>
      <w:r w:rsidR="00EA6D03" w:rsidRPr="00CB0061">
        <w:t>użycie instrukcji warunkowych</w:t>
      </w:r>
      <w:r w:rsidR="00DD25E4" w:rsidRPr="00CB0061">
        <w:t xml:space="preserve"> i </w:t>
      </w:r>
      <w:r w:rsidR="00EA6D03" w:rsidRPr="00CB0061">
        <w:t>pętli</w:t>
      </w:r>
      <w:sdt>
        <w:sdtPr>
          <w:id w:val="156682758"/>
          <w:citation/>
        </w:sdtPr>
        <w:sdtContent>
          <w:fldSimple w:instr=" CITATION Mar05 \l 1045  ">
            <w:r w:rsidR="00B4712D" w:rsidRPr="00CB0061">
              <w:rPr>
                <w:noProof/>
              </w:rPr>
              <w:t xml:space="preserve"> (Harris &amp; Buck, 2005)</w:t>
            </w:r>
          </w:fldSimple>
        </w:sdtContent>
      </w:sdt>
      <w:r w:rsidR="00940842" w:rsidRPr="00CB0061">
        <w:t>.</w:t>
      </w:r>
    </w:p>
    <w:p w:rsidR="007F5C3F" w:rsidRPr="00CB0061" w:rsidRDefault="00780AEF" w:rsidP="00085E46">
      <w:r w:rsidRPr="00CB0061">
        <w:t xml:space="preserve">Wkrótce potem </w:t>
      </w:r>
      <w:r w:rsidR="00A827C5" w:rsidRPr="00CB0061">
        <w:t>NVIDIA zaprezentowała framework CUDA pozwalający</w:t>
      </w:r>
      <w:r w:rsidR="00D42D61" w:rsidRPr="00CB0061">
        <w:t xml:space="preserve"> na </w:t>
      </w:r>
      <w:r w:rsidR="00A827C5" w:rsidRPr="00CB0061">
        <w:t>wykonywanie dowolnych obliczeń</w:t>
      </w:r>
      <w:r w:rsidR="00D42D61" w:rsidRPr="00CB0061">
        <w:t xml:space="preserve"> na </w:t>
      </w:r>
      <w:r w:rsidR="00A827C5" w:rsidRPr="00CB0061">
        <w:t xml:space="preserve">najnowszych kartach graficznych tej firmy. </w:t>
      </w:r>
      <w:r w:rsidR="00FC55B3" w:rsidRPr="00CB0061">
        <w:t xml:space="preserve">Nie był on obarczony ograniczeniami </w:t>
      </w:r>
      <w:r w:rsidR="00BD2177" w:rsidRPr="00CB0061">
        <w:t xml:space="preserve">języków programowania </w:t>
      </w:r>
      <w:r w:rsidR="00FC55B3" w:rsidRPr="00CB0061">
        <w:t xml:space="preserve">shaderów, które opisałem powyżej. </w:t>
      </w:r>
      <w:r w:rsidR="001E7EE4" w:rsidRPr="00CB0061">
        <w:t xml:space="preserve">Firma ATI </w:t>
      </w:r>
      <w:r w:rsidR="00474591" w:rsidRPr="00CB0061">
        <w:t xml:space="preserve">stworzyła podobny </w:t>
      </w:r>
      <w:r w:rsidR="00C06124" w:rsidRPr="00CB0061">
        <w:t xml:space="preserve">produkt </w:t>
      </w:r>
      <w:r w:rsidR="00474591" w:rsidRPr="00CB0061">
        <w:t xml:space="preserve">Stream </w:t>
      </w:r>
      <w:r w:rsidR="00736811" w:rsidRPr="00CB0061">
        <w:t>SDK</w:t>
      </w:r>
      <w:r w:rsidR="00736811" w:rsidRPr="00CB0061">
        <w:rPr>
          <w:rStyle w:val="Odwoanieprzypisudolnego"/>
        </w:rPr>
        <w:footnoteReference w:id="16"/>
      </w:r>
      <w:r w:rsidR="00736811" w:rsidRPr="00CB0061">
        <w:t xml:space="preserve"> </w:t>
      </w:r>
      <w:r w:rsidR="00474591" w:rsidRPr="00CB0061">
        <w:t>działający</w:t>
      </w:r>
      <w:r w:rsidR="00D42D61" w:rsidRPr="00CB0061">
        <w:t xml:space="preserve"> na </w:t>
      </w:r>
      <w:r w:rsidR="00474591" w:rsidRPr="00CB0061">
        <w:t>kartach ATI, powstała też biblioteka OpenCL, która wspiera karty graficzne obu tych producentów oraz procesory innych typów.</w:t>
      </w:r>
      <w:r w:rsidR="00085E46" w:rsidRPr="00CB0061">
        <w:t xml:space="preserve"> </w:t>
      </w:r>
      <w:r w:rsidR="000D6F8E" w:rsidRPr="00CB0061">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66044A" w:rsidRPr="00CB0061" w:rsidTr="0066044A">
        <w:trPr>
          <w:trHeight w:val="219"/>
        </w:trPr>
        <w:tc>
          <w:tcPr>
            <w:tcW w:w="8741" w:type="dxa"/>
            <w:gridSpan w:val="4"/>
            <w:tcBorders>
              <w:top w:val="nil"/>
              <w:left w:val="nil"/>
              <w:bottom w:val="single" w:sz="12" w:space="0" w:color="auto"/>
              <w:right w:val="nil"/>
            </w:tcBorders>
          </w:tcPr>
          <w:p w:rsidR="0066044A" w:rsidRPr="00CB0061" w:rsidRDefault="004621DA" w:rsidP="00104AD1">
            <w:pPr>
              <w:ind w:firstLine="0"/>
            </w:pPr>
            <w:r w:rsidRPr="00CB0061">
              <w:t xml:space="preserve">Tabela </w:t>
            </w:r>
            <w:fldSimple w:instr=" SEQ Tabela \* ARABIC ">
              <w:r w:rsidR="00ED5C84">
                <w:rPr>
                  <w:noProof/>
                </w:rPr>
                <w:t>1</w:t>
              </w:r>
            </w:fldSimple>
            <w:r w:rsidRPr="00CB0061">
              <w:t xml:space="preserve">. </w:t>
            </w:r>
            <w:bookmarkStart w:id="21" w:name="_Toc262420642"/>
            <w:r w:rsidR="00104AD1" w:rsidRPr="00CB0061">
              <w:t>Porównanie technologii GPGPU</w:t>
            </w:r>
            <w:bookmarkEnd w:id="21"/>
          </w:p>
        </w:tc>
      </w:tr>
      <w:tr w:rsidR="001F3F2C" w:rsidRPr="00CB0061" w:rsidTr="00D33727">
        <w:tc>
          <w:tcPr>
            <w:tcW w:w="2185" w:type="dxa"/>
            <w:tcBorders>
              <w:top w:val="single" w:sz="12" w:space="0" w:color="auto"/>
              <w:left w:val="single" w:sz="12" w:space="0" w:color="auto"/>
              <w:bottom w:val="single" w:sz="8" w:space="0" w:color="auto"/>
              <w:right w:val="single" w:sz="8" w:space="0" w:color="auto"/>
            </w:tcBorders>
          </w:tcPr>
          <w:p w:rsidR="005B1C5D" w:rsidRPr="00CB0061" w:rsidRDefault="005B1C5D">
            <w:pPr>
              <w:pStyle w:val="Podkrelenie"/>
              <w:jc w:val="left"/>
              <w:rPr>
                <w:sz w:val="20"/>
                <w:szCs w:val="20"/>
              </w:rPr>
            </w:pPr>
          </w:p>
        </w:tc>
        <w:tc>
          <w:tcPr>
            <w:tcW w:w="2185" w:type="dxa"/>
            <w:tcBorders>
              <w:top w:val="single" w:sz="12" w:space="0" w:color="auto"/>
              <w:left w:val="single" w:sz="8" w:space="0" w:color="auto"/>
              <w:bottom w:val="single" w:sz="8" w:space="0" w:color="auto"/>
            </w:tcBorders>
          </w:tcPr>
          <w:p w:rsidR="005B1C5D" w:rsidRPr="00CB0061" w:rsidRDefault="00761BB8">
            <w:pPr>
              <w:pStyle w:val="Podkrelenie"/>
              <w:jc w:val="left"/>
              <w:rPr>
                <w:sz w:val="20"/>
                <w:szCs w:val="20"/>
              </w:rPr>
            </w:pPr>
            <w:r w:rsidRPr="00CB0061">
              <w:rPr>
                <w:sz w:val="20"/>
                <w:szCs w:val="20"/>
              </w:rPr>
              <w:t>NVIDIA</w:t>
            </w:r>
            <w:r w:rsidR="001F3F2C" w:rsidRPr="00CB0061">
              <w:rPr>
                <w:sz w:val="20"/>
                <w:szCs w:val="20"/>
              </w:rPr>
              <w:t xml:space="preserve"> CUDA</w:t>
            </w:r>
          </w:p>
        </w:tc>
        <w:tc>
          <w:tcPr>
            <w:tcW w:w="2185" w:type="dxa"/>
            <w:tcBorders>
              <w:top w:val="single" w:sz="12" w:space="0" w:color="auto"/>
              <w:bottom w:val="single" w:sz="8" w:space="0" w:color="auto"/>
            </w:tcBorders>
          </w:tcPr>
          <w:p w:rsidR="005B1C5D" w:rsidRPr="00CB0061" w:rsidRDefault="001F3F2C">
            <w:pPr>
              <w:pStyle w:val="Podkrelenie"/>
              <w:jc w:val="left"/>
              <w:rPr>
                <w:sz w:val="20"/>
                <w:szCs w:val="20"/>
              </w:rPr>
            </w:pPr>
            <w:r w:rsidRPr="00CB0061">
              <w:rPr>
                <w:sz w:val="20"/>
                <w:szCs w:val="20"/>
              </w:rPr>
              <w:t>OpenCL</w:t>
            </w:r>
          </w:p>
        </w:tc>
        <w:tc>
          <w:tcPr>
            <w:tcW w:w="2186" w:type="dxa"/>
            <w:tcBorders>
              <w:top w:val="single" w:sz="12" w:space="0" w:color="auto"/>
              <w:bottom w:val="single" w:sz="8" w:space="0" w:color="auto"/>
              <w:right w:val="single" w:sz="12" w:space="0" w:color="auto"/>
            </w:tcBorders>
          </w:tcPr>
          <w:p w:rsidR="005B1C5D" w:rsidRPr="00CB0061" w:rsidRDefault="001F3F2C">
            <w:pPr>
              <w:pStyle w:val="Podkrelenie"/>
              <w:jc w:val="left"/>
              <w:rPr>
                <w:sz w:val="20"/>
                <w:szCs w:val="20"/>
              </w:rPr>
            </w:pPr>
            <w:r w:rsidRPr="00CB0061">
              <w:rPr>
                <w:sz w:val="20"/>
                <w:szCs w:val="20"/>
              </w:rPr>
              <w:t>ATI Stream</w:t>
            </w:r>
          </w:p>
        </w:tc>
      </w:tr>
      <w:tr w:rsidR="001F3F2C" w:rsidRPr="00CB0061" w:rsidTr="00D33727">
        <w:tc>
          <w:tcPr>
            <w:tcW w:w="2185" w:type="dxa"/>
            <w:tcBorders>
              <w:top w:val="single" w:sz="8" w:space="0" w:color="auto"/>
              <w:left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t xml:space="preserve">Obsługiwane </w:t>
            </w:r>
            <w:r w:rsidR="00085E46" w:rsidRPr="00CB0061">
              <w:rPr>
                <w:sz w:val="20"/>
                <w:szCs w:val="20"/>
              </w:rPr>
              <w:t>procesory</w:t>
            </w:r>
          </w:p>
        </w:tc>
        <w:tc>
          <w:tcPr>
            <w:tcW w:w="2185" w:type="dxa"/>
            <w:tcBorders>
              <w:top w:val="single" w:sz="8" w:space="0" w:color="auto"/>
              <w:left w:val="single" w:sz="8" w:space="0" w:color="auto"/>
            </w:tcBorders>
          </w:tcPr>
          <w:p w:rsidR="005B1C5D" w:rsidRPr="00CB0061" w:rsidRDefault="00BD6F02">
            <w:pPr>
              <w:ind w:firstLine="0"/>
              <w:jc w:val="left"/>
              <w:rPr>
                <w:color w:val="auto"/>
                <w:sz w:val="20"/>
                <w:szCs w:val="20"/>
              </w:rPr>
            </w:pPr>
            <w:r w:rsidRPr="00CB0061">
              <w:rPr>
                <w:color w:val="auto"/>
                <w:sz w:val="20"/>
                <w:szCs w:val="20"/>
              </w:rPr>
              <w:t>Karty gra</w:t>
            </w:r>
            <w:r w:rsidR="00085E46" w:rsidRPr="00CB0061">
              <w:rPr>
                <w:color w:val="auto"/>
                <w:sz w:val="20"/>
                <w:szCs w:val="20"/>
              </w:rPr>
              <w:t>f</w:t>
            </w:r>
            <w:r w:rsidRPr="00CB0061">
              <w:rPr>
                <w:color w:val="auto"/>
                <w:sz w:val="20"/>
                <w:szCs w:val="20"/>
              </w:rPr>
              <w:t>iczne NVIDIA, NVIDIA Tesla</w:t>
            </w:r>
          </w:p>
        </w:tc>
        <w:tc>
          <w:tcPr>
            <w:tcW w:w="2185" w:type="dxa"/>
            <w:tcBorders>
              <w:top w:val="single" w:sz="8" w:space="0" w:color="auto"/>
            </w:tcBorders>
          </w:tcPr>
          <w:p w:rsidR="005B1C5D" w:rsidRPr="00CB0061" w:rsidRDefault="0003013E">
            <w:pPr>
              <w:ind w:firstLine="0"/>
              <w:jc w:val="left"/>
              <w:rPr>
                <w:color w:val="auto"/>
                <w:sz w:val="20"/>
                <w:szCs w:val="20"/>
              </w:rPr>
            </w:pPr>
            <w:r w:rsidRPr="00CB0061">
              <w:rPr>
                <w:color w:val="auto"/>
                <w:sz w:val="20"/>
                <w:szCs w:val="20"/>
              </w:rPr>
              <w:t>Procesory CPU, karty graficzne NVIDIA, ATI, NVIDIA Tesla</w:t>
            </w:r>
            <w:r w:rsidR="009F7739" w:rsidRPr="00CB0061">
              <w:rPr>
                <w:color w:val="auto"/>
                <w:sz w:val="20"/>
                <w:szCs w:val="20"/>
              </w:rPr>
              <w:t>, procesory DSP</w:t>
            </w:r>
            <w:r w:rsidR="00DD25E4" w:rsidRPr="00CB0061">
              <w:rPr>
                <w:color w:val="auto"/>
                <w:sz w:val="20"/>
                <w:szCs w:val="20"/>
              </w:rPr>
              <w:t xml:space="preserve"> i </w:t>
            </w:r>
            <w:r w:rsidR="009F7739" w:rsidRPr="00CB0061">
              <w:rPr>
                <w:color w:val="auto"/>
                <w:sz w:val="20"/>
                <w:szCs w:val="20"/>
              </w:rPr>
              <w:t>inne</w:t>
            </w:r>
            <w:sdt>
              <w:sdtPr>
                <w:rPr>
                  <w:color w:val="auto"/>
                  <w:sz w:val="20"/>
                  <w:szCs w:val="20"/>
                </w:rPr>
                <w:id w:val="156682759"/>
                <w:citation/>
              </w:sdtPr>
              <w:sdtContent>
                <w:r w:rsidR="00CC3C12" w:rsidRPr="00CB0061">
                  <w:rPr>
                    <w:color w:val="auto"/>
                    <w:sz w:val="20"/>
                    <w:szCs w:val="20"/>
                  </w:rPr>
                  <w:fldChar w:fldCharType="begin"/>
                </w:r>
                <w:r w:rsidR="00D777A9" w:rsidRPr="00CB0061">
                  <w:rPr>
                    <w:color w:val="auto"/>
                    <w:sz w:val="20"/>
                    <w:szCs w:val="20"/>
                  </w:rPr>
                  <w:instrText xml:space="preserve"> CITATION Ale09 \p 4 \l 1045  </w:instrText>
                </w:r>
                <w:r w:rsidR="00CC3C12" w:rsidRPr="00CB0061">
                  <w:rPr>
                    <w:color w:val="auto"/>
                    <w:sz w:val="20"/>
                    <w:szCs w:val="20"/>
                  </w:rPr>
                  <w:fldChar w:fldCharType="separate"/>
                </w:r>
                <w:r w:rsidR="00527F76" w:rsidRPr="00CB0061">
                  <w:rPr>
                    <w:noProof/>
                    <w:color w:val="auto"/>
                    <w:sz w:val="20"/>
                    <w:szCs w:val="20"/>
                  </w:rPr>
                  <w:t xml:space="preserve"> (Wilk, 2009, str. 4)</w:t>
                </w:r>
                <w:r w:rsidR="00CC3C12" w:rsidRPr="00CB0061">
                  <w:rPr>
                    <w:color w:val="auto"/>
                    <w:sz w:val="20"/>
                    <w:szCs w:val="20"/>
                  </w:rPr>
                  <w:fldChar w:fldCharType="end"/>
                </w:r>
              </w:sdtContent>
            </w:sdt>
          </w:p>
        </w:tc>
        <w:tc>
          <w:tcPr>
            <w:tcW w:w="2186" w:type="dxa"/>
            <w:tcBorders>
              <w:top w:val="single" w:sz="8" w:space="0" w:color="auto"/>
              <w:right w:val="single" w:sz="12" w:space="0" w:color="auto"/>
            </w:tcBorders>
          </w:tcPr>
          <w:p w:rsidR="005B1C5D" w:rsidRPr="00CB0061" w:rsidRDefault="00085E46">
            <w:pPr>
              <w:ind w:firstLine="0"/>
              <w:jc w:val="left"/>
              <w:rPr>
                <w:color w:val="auto"/>
                <w:sz w:val="20"/>
                <w:szCs w:val="20"/>
              </w:rPr>
            </w:pPr>
            <w:r w:rsidRPr="00CB0061">
              <w:rPr>
                <w:color w:val="auto"/>
                <w:sz w:val="20"/>
                <w:szCs w:val="20"/>
              </w:rPr>
              <w:t xml:space="preserve">Karty graficzne </w:t>
            </w:r>
            <w:r w:rsidR="001F3F2C" w:rsidRPr="00CB0061">
              <w:rPr>
                <w:color w:val="auto"/>
                <w:sz w:val="20"/>
                <w:szCs w:val="20"/>
              </w:rPr>
              <w:t>ATI</w:t>
            </w:r>
          </w:p>
        </w:tc>
      </w:tr>
      <w:tr w:rsidR="001F3F2C" w:rsidRPr="00CB0061" w:rsidTr="00D33727">
        <w:tc>
          <w:tcPr>
            <w:tcW w:w="2185" w:type="dxa"/>
            <w:tcBorders>
              <w:left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lastRenderedPageBreak/>
              <w:t>Popularność</w:t>
            </w:r>
            <w:r w:rsidR="0003013E" w:rsidRPr="00CB0061">
              <w:rPr>
                <w:sz w:val="20"/>
                <w:szCs w:val="20"/>
              </w:rPr>
              <w:t>, wsparcie produktu</w:t>
            </w:r>
          </w:p>
        </w:tc>
        <w:tc>
          <w:tcPr>
            <w:tcW w:w="2185" w:type="dxa"/>
            <w:tcBorders>
              <w:left w:val="single" w:sz="8" w:space="0" w:color="auto"/>
            </w:tcBorders>
          </w:tcPr>
          <w:p w:rsidR="005B1C5D" w:rsidRPr="00CB0061" w:rsidRDefault="001F3F2C">
            <w:pPr>
              <w:ind w:firstLine="0"/>
              <w:jc w:val="left"/>
              <w:rPr>
                <w:color w:val="auto"/>
                <w:sz w:val="20"/>
                <w:szCs w:val="20"/>
              </w:rPr>
            </w:pPr>
            <w:r w:rsidRPr="00CB0061">
              <w:rPr>
                <w:color w:val="auto"/>
                <w:sz w:val="20"/>
                <w:szCs w:val="20"/>
              </w:rPr>
              <w:t xml:space="preserve">Duża. Popularne forum </w:t>
            </w:r>
            <w:r w:rsidR="0003013E" w:rsidRPr="00CB0061">
              <w:rPr>
                <w:color w:val="auto"/>
                <w:sz w:val="20"/>
                <w:szCs w:val="20"/>
              </w:rPr>
              <w:t>NVIDIA</w:t>
            </w:r>
            <w:sdt>
              <w:sdtPr>
                <w:rPr>
                  <w:color w:val="auto"/>
                  <w:sz w:val="20"/>
                  <w:szCs w:val="20"/>
                </w:rPr>
                <w:id w:val="156682760"/>
                <w:citation/>
              </w:sdtPr>
              <w:sdtContent>
                <w:r w:rsidR="00CC3C12" w:rsidRPr="00CB0061">
                  <w:rPr>
                    <w:sz w:val="20"/>
                    <w:szCs w:val="20"/>
                  </w:rPr>
                  <w:fldChar w:fldCharType="begin"/>
                </w:r>
                <w:r w:rsidR="00FA2602" w:rsidRPr="00CB0061">
                  <w:rPr>
                    <w:sz w:val="20"/>
                    <w:szCs w:val="20"/>
                  </w:rPr>
                  <w:instrText xml:space="preserve"> CITATION NVI2 \l 1045 </w:instrText>
                </w:r>
                <w:r w:rsidR="00CC3C12" w:rsidRPr="00CB0061">
                  <w:rPr>
                    <w:sz w:val="20"/>
                    <w:szCs w:val="20"/>
                  </w:rPr>
                  <w:fldChar w:fldCharType="separate"/>
                </w:r>
                <w:r w:rsidR="00527F76" w:rsidRPr="00CB0061">
                  <w:rPr>
                    <w:noProof/>
                    <w:sz w:val="20"/>
                    <w:szCs w:val="20"/>
                  </w:rPr>
                  <w:t xml:space="preserve"> (NVIDIA)</w:t>
                </w:r>
                <w:r w:rsidR="00CC3C12" w:rsidRPr="00CB0061">
                  <w:rPr>
                    <w:sz w:val="20"/>
                    <w:szCs w:val="20"/>
                  </w:rPr>
                  <w:fldChar w:fldCharType="end"/>
                </w:r>
              </w:sdtContent>
            </w:sdt>
          </w:p>
        </w:tc>
        <w:tc>
          <w:tcPr>
            <w:tcW w:w="2185" w:type="dxa"/>
          </w:tcPr>
          <w:p w:rsidR="005B1C5D" w:rsidRPr="00CB0061" w:rsidRDefault="001F3F2C">
            <w:pPr>
              <w:ind w:firstLine="0"/>
              <w:jc w:val="left"/>
              <w:rPr>
                <w:color w:val="auto"/>
                <w:sz w:val="20"/>
                <w:szCs w:val="20"/>
              </w:rPr>
            </w:pPr>
            <w:r w:rsidRPr="00CB0061">
              <w:rPr>
                <w:color w:val="auto"/>
                <w:sz w:val="20"/>
                <w:szCs w:val="20"/>
              </w:rPr>
              <w:t>Średnia</w:t>
            </w:r>
          </w:p>
        </w:tc>
        <w:tc>
          <w:tcPr>
            <w:tcW w:w="2186" w:type="dxa"/>
            <w:tcBorders>
              <w:right w:val="single" w:sz="12" w:space="0" w:color="auto"/>
            </w:tcBorders>
          </w:tcPr>
          <w:p w:rsidR="005B1C5D" w:rsidRPr="00CB0061" w:rsidRDefault="001F3F2C">
            <w:pPr>
              <w:ind w:firstLine="0"/>
              <w:jc w:val="left"/>
              <w:rPr>
                <w:color w:val="auto"/>
                <w:sz w:val="20"/>
                <w:szCs w:val="20"/>
              </w:rPr>
            </w:pPr>
            <w:r w:rsidRPr="00CB0061">
              <w:rPr>
                <w:color w:val="auto"/>
                <w:sz w:val="20"/>
                <w:szCs w:val="20"/>
              </w:rPr>
              <w:t>Niewielka</w:t>
            </w:r>
          </w:p>
        </w:tc>
      </w:tr>
      <w:tr w:rsidR="001F3F2C" w:rsidRPr="00CB0061" w:rsidTr="00D33727">
        <w:tc>
          <w:tcPr>
            <w:tcW w:w="2185" w:type="dxa"/>
            <w:tcBorders>
              <w:left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t>Częstość uaktualniania biblioteki</w:t>
            </w:r>
          </w:p>
        </w:tc>
        <w:tc>
          <w:tcPr>
            <w:tcW w:w="2185" w:type="dxa"/>
            <w:tcBorders>
              <w:left w:val="single" w:sz="8" w:space="0" w:color="auto"/>
            </w:tcBorders>
          </w:tcPr>
          <w:p w:rsidR="005B1C5D" w:rsidRPr="00CB0061" w:rsidRDefault="001F3F2C">
            <w:pPr>
              <w:ind w:firstLine="0"/>
              <w:jc w:val="left"/>
              <w:rPr>
                <w:color w:val="auto"/>
                <w:sz w:val="20"/>
                <w:szCs w:val="20"/>
              </w:rPr>
            </w:pPr>
            <w:r w:rsidRPr="00CB0061">
              <w:rPr>
                <w:color w:val="auto"/>
                <w:sz w:val="20"/>
                <w:szCs w:val="20"/>
              </w:rPr>
              <w:t>Dosyć duża</w:t>
            </w:r>
          </w:p>
        </w:tc>
        <w:tc>
          <w:tcPr>
            <w:tcW w:w="2185" w:type="dxa"/>
          </w:tcPr>
          <w:p w:rsidR="005B1C5D" w:rsidRPr="00CB0061" w:rsidRDefault="001F3F2C">
            <w:pPr>
              <w:ind w:firstLine="0"/>
              <w:jc w:val="left"/>
              <w:rPr>
                <w:color w:val="auto"/>
                <w:sz w:val="20"/>
                <w:szCs w:val="20"/>
              </w:rPr>
            </w:pPr>
            <w:r w:rsidRPr="00CB0061">
              <w:rPr>
                <w:color w:val="auto"/>
                <w:sz w:val="20"/>
                <w:szCs w:val="20"/>
              </w:rPr>
              <w:t>Średnia</w:t>
            </w:r>
          </w:p>
        </w:tc>
        <w:tc>
          <w:tcPr>
            <w:tcW w:w="2186" w:type="dxa"/>
            <w:tcBorders>
              <w:right w:val="single" w:sz="12" w:space="0" w:color="auto"/>
            </w:tcBorders>
          </w:tcPr>
          <w:p w:rsidR="005B1C5D" w:rsidRPr="00CB0061" w:rsidRDefault="001F3F2C">
            <w:pPr>
              <w:ind w:firstLine="0"/>
              <w:jc w:val="left"/>
              <w:rPr>
                <w:color w:val="auto"/>
                <w:sz w:val="20"/>
                <w:szCs w:val="20"/>
              </w:rPr>
            </w:pPr>
            <w:r w:rsidRPr="00CB0061">
              <w:rPr>
                <w:color w:val="auto"/>
                <w:sz w:val="20"/>
                <w:szCs w:val="20"/>
              </w:rPr>
              <w:t>Średnia</w:t>
            </w:r>
          </w:p>
        </w:tc>
      </w:tr>
      <w:tr w:rsidR="00EA6D03" w:rsidRPr="00CB0061" w:rsidTr="00D33727">
        <w:tc>
          <w:tcPr>
            <w:tcW w:w="2185" w:type="dxa"/>
            <w:tcBorders>
              <w:left w:val="single" w:sz="12" w:space="0" w:color="auto"/>
              <w:right w:val="single" w:sz="8" w:space="0" w:color="auto"/>
            </w:tcBorders>
          </w:tcPr>
          <w:p w:rsidR="005B1C5D" w:rsidRPr="00CB0061" w:rsidRDefault="00EA6D03">
            <w:pPr>
              <w:pStyle w:val="Podkrelenie"/>
              <w:jc w:val="left"/>
              <w:rPr>
                <w:sz w:val="20"/>
                <w:szCs w:val="20"/>
              </w:rPr>
            </w:pPr>
            <w:r w:rsidRPr="00CB0061">
              <w:rPr>
                <w:sz w:val="20"/>
                <w:szCs w:val="20"/>
              </w:rPr>
              <w:t>Składnia</w:t>
            </w:r>
          </w:p>
        </w:tc>
        <w:tc>
          <w:tcPr>
            <w:tcW w:w="2185" w:type="dxa"/>
            <w:tcBorders>
              <w:left w:val="single" w:sz="8" w:space="0" w:color="auto"/>
            </w:tcBorders>
          </w:tcPr>
          <w:p w:rsidR="005B1C5D" w:rsidRPr="00CB0061" w:rsidRDefault="00EA6D03">
            <w:pPr>
              <w:ind w:firstLine="0"/>
              <w:jc w:val="left"/>
              <w:rPr>
                <w:color w:val="auto"/>
                <w:sz w:val="20"/>
                <w:szCs w:val="20"/>
              </w:rPr>
            </w:pPr>
            <w:r w:rsidRPr="00CB0061">
              <w:rPr>
                <w:color w:val="auto"/>
                <w:sz w:val="20"/>
                <w:szCs w:val="20"/>
              </w:rPr>
              <w:t>Podobna</w:t>
            </w:r>
            <w:r w:rsidR="00D42D61" w:rsidRPr="00CB0061">
              <w:rPr>
                <w:color w:val="auto"/>
                <w:sz w:val="20"/>
                <w:szCs w:val="20"/>
              </w:rPr>
              <w:t xml:space="preserve"> do </w:t>
            </w:r>
            <w:r w:rsidRPr="00CB0061">
              <w:rPr>
                <w:color w:val="auto"/>
                <w:sz w:val="20"/>
                <w:szCs w:val="20"/>
              </w:rPr>
              <w:t>C</w:t>
            </w:r>
          </w:p>
        </w:tc>
        <w:tc>
          <w:tcPr>
            <w:tcW w:w="2185" w:type="dxa"/>
          </w:tcPr>
          <w:p w:rsidR="005B1C5D" w:rsidRPr="00CB0061" w:rsidRDefault="00EA6D03">
            <w:pPr>
              <w:ind w:firstLine="0"/>
              <w:jc w:val="left"/>
              <w:rPr>
                <w:color w:val="auto"/>
                <w:sz w:val="20"/>
                <w:szCs w:val="20"/>
              </w:rPr>
            </w:pPr>
            <w:r w:rsidRPr="00CB0061">
              <w:rPr>
                <w:color w:val="auto"/>
                <w:sz w:val="20"/>
                <w:szCs w:val="20"/>
              </w:rPr>
              <w:t>Podobna</w:t>
            </w:r>
            <w:r w:rsidR="00D42D61" w:rsidRPr="00CB0061">
              <w:rPr>
                <w:color w:val="auto"/>
                <w:sz w:val="20"/>
                <w:szCs w:val="20"/>
              </w:rPr>
              <w:t xml:space="preserve"> do </w:t>
            </w:r>
            <w:r w:rsidRPr="00CB0061">
              <w:rPr>
                <w:color w:val="auto"/>
                <w:sz w:val="20"/>
                <w:szCs w:val="20"/>
              </w:rPr>
              <w:t>C</w:t>
            </w:r>
          </w:p>
        </w:tc>
        <w:tc>
          <w:tcPr>
            <w:tcW w:w="2186" w:type="dxa"/>
            <w:tcBorders>
              <w:right w:val="single" w:sz="12" w:space="0" w:color="auto"/>
            </w:tcBorders>
          </w:tcPr>
          <w:p w:rsidR="005B1C5D" w:rsidRPr="00CB0061" w:rsidRDefault="00EA6D03">
            <w:pPr>
              <w:ind w:firstLine="0"/>
              <w:jc w:val="left"/>
              <w:rPr>
                <w:color w:val="auto"/>
                <w:sz w:val="20"/>
                <w:szCs w:val="20"/>
              </w:rPr>
            </w:pPr>
            <w:r w:rsidRPr="00CB0061">
              <w:rPr>
                <w:color w:val="auto"/>
                <w:sz w:val="20"/>
                <w:szCs w:val="20"/>
              </w:rPr>
              <w:t>Podobna</w:t>
            </w:r>
            <w:r w:rsidR="00D42D61" w:rsidRPr="00CB0061">
              <w:rPr>
                <w:color w:val="auto"/>
                <w:sz w:val="20"/>
                <w:szCs w:val="20"/>
              </w:rPr>
              <w:t xml:space="preserve"> do </w:t>
            </w:r>
            <w:r w:rsidRPr="00CB0061">
              <w:rPr>
                <w:color w:val="auto"/>
                <w:sz w:val="20"/>
                <w:szCs w:val="20"/>
              </w:rPr>
              <w:t>C</w:t>
            </w:r>
          </w:p>
        </w:tc>
      </w:tr>
      <w:tr w:rsidR="001F3F2C" w:rsidRPr="00CB0061" w:rsidTr="00D33727">
        <w:tc>
          <w:tcPr>
            <w:tcW w:w="2185" w:type="dxa"/>
            <w:tcBorders>
              <w:left w:val="single" w:sz="12" w:space="0" w:color="auto"/>
              <w:bottom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t>Styl programowania</w:t>
            </w:r>
            <w:r w:rsidR="004F104F" w:rsidRPr="00CB0061">
              <w:rPr>
                <w:sz w:val="20"/>
                <w:szCs w:val="20"/>
              </w:rPr>
              <w:t>, składnia programów</w:t>
            </w:r>
          </w:p>
        </w:tc>
        <w:tc>
          <w:tcPr>
            <w:tcW w:w="2185" w:type="dxa"/>
            <w:tcBorders>
              <w:left w:val="single" w:sz="8" w:space="0" w:color="auto"/>
              <w:bottom w:val="single" w:sz="12" w:space="0" w:color="auto"/>
            </w:tcBorders>
          </w:tcPr>
          <w:p w:rsidR="005B1C5D" w:rsidRPr="00CB0061" w:rsidRDefault="001F3F2C">
            <w:pPr>
              <w:ind w:firstLine="0"/>
              <w:jc w:val="left"/>
              <w:rPr>
                <w:color w:val="auto"/>
                <w:sz w:val="20"/>
                <w:szCs w:val="20"/>
              </w:rPr>
            </w:pPr>
            <w:r w:rsidRPr="00CB0061">
              <w:rPr>
                <w:color w:val="auto"/>
                <w:sz w:val="20"/>
                <w:szCs w:val="20"/>
              </w:rPr>
              <w:t>Wysokopoziomowy</w:t>
            </w:r>
            <w:r w:rsidR="007D7C28" w:rsidRPr="00CB0061">
              <w:rPr>
                <w:color w:val="auto"/>
                <w:sz w:val="20"/>
                <w:szCs w:val="20"/>
              </w:rPr>
              <w:t xml:space="preserve"> lub niskopoziomowy</w:t>
            </w:r>
            <w:r w:rsidR="004F104F" w:rsidRPr="00CB0061">
              <w:rPr>
                <w:rStyle w:val="Odwoanieprzypisudolnego"/>
                <w:color w:val="auto"/>
                <w:sz w:val="20"/>
                <w:szCs w:val="20"/>
              </w:rPr>
              <w:footnoteReference w:id="17"/>
            </w:r>
          </w:p>
        </w:tc>
        <w:tc>
          <w:tcPr>
            <w:tcW w:w="2185" w:type="dxa"/>
            <w:tcBorders>
              <w:bottom w:val="single" w:sz="12" w:space="0" w:color="auto"/>
            </w:tcBorders>
          </w:tcPr>
          <w:p w:rsidR="005B1C5D" w:rsidRPr="00CB0061" w:rsidRDefault="00663287">
            <w:pPr>
              <w:ind w:firstLine="0"/>
              <w:jc w:val="left"/>
              <w:rPr>
                <w:color w:val="auto"/>
                <w:sz w:val="20"/>
                <w:szCs w:val="20"/>
              </w:rPr>
            </w:pPr>
            <w:r w:rsidRPr="00CB0061">
              <w:rPr>
                <w:color w:val="auto"/>
                <w:sz w:val="20"/>
                <w:szCs w:val="20"/>
              </w:rPr>
              <w:t>Wysokopoziomowy</w:t>
            </w:r>
          </w:p>
        </w:tc>
        <w:tc>
          <w:tcPr>
            <w:tcW w:w="2186" w:type="dxa"/>
            <w:tcBorders>
              <w:bottom w:val="single" w:sz="12" w:space="0" w:color="auto"/>
              <w:right w:val="single" w:sz="12" w:space="0" w:color="auto"/>
            </w:tcBorders>
          </w:tcPr>
          <w:p w:rsidR="005B1C5D" w:rsidRPr="00CB0061" w:rsidRDefault="00663287">
            <w:pPr>
              <w:ind w:firstLine="0"/>
              <w:jc w:val="left"/>
              <w:rPr>
                <w:color w:val="auto"/>
                <w:sz w:val="20"/>
                <w:szCs w:val="20"/>
              </w:rPr>
            </w:pPr>
            <w:r w:rsidRPr="00CB0061">
              <w:rPr>
                <w:color w:val="auto"/>
                <w:sz w:val="20"/>
                <w:szCs w:val="20"/>
              </w:rPr>
              <w:t>Wysokopoziomowy</w:t>
            </w:r>
          </w:p>
        </w:tc>
      </w:tr>
      <w:tr w:rsidR="0066044A" w:rsidRPr="00D77201" w:rsidTr="004621DA">
        <w:trPr>
          <w:trHeight w:val="90"/>
        </w:trPr>
        <w:tc>
          <w:tcPr>
            <w:tcW w:w="8741" w:type="dxa"/>
            <w:gridSpan w:val="4"/>
            <w:tcBorders>
              <w:top w:val="single" w:sz="12" w:space="0" w:color="auto"/>
              <w:left w:val="nil"/>
              <w:bottom w:val="nil"/>
              <w:right w:val="nil"/>
            </w:tcBorders>
          </w:tcPr>
          <w:p w:rsidR="0066044A" w:rsidRPr="001D6F89" w:rsidRDefault="00104AD1" w:rsidP="00F25AEA">
            <w:pPr>
              <w:pStyle w:val="Podkrelenie"/>
              <w:rPr>
                <w:lang w:val="en-US"/>
              </w:rPr>
            </w:pPr>
            <w:r w:rsidRPr="001D6F89">
              <w:rPr>
                <w:lang w:val="en-US"/>
              </w:rPr>
              <w:t>Źródł</w:t>
            </w:r>
            <w:r w:rsidR="00F25AEA" w:rsidRPr="001D6F89">
              <w:rPr>
                <w:lang w:val="en-US"/>
              </w:rPr>
              <w:t>a</w:t>
            </w:r>
            <w:r w:rsidR="0066044A" w:rsidRPr="001D6F89">
              <w:rPr>
                <w:lang w:val="en-US"/>
              </w:rPr>
              <w:t xml:space="preserve">: </w:t>
            </w:r>
            <w:sdt>
              <w:sdtPr>
                <w:id w:val="156682778"/>
                <w:citation/>
              </w:sdtPr>
              <w:sdtContent>
                <w:r w:rsidR="00CC3C12" w:rsidRPr="00CB0061">
                  <w:fldChar w:fldCharType="begin"/>
                </w:r>
                <w:r w:rsidR="0066044A" w:rsidRPr="001D6F89">
                  <w:rPr>
                    <w:color w:val="auto"/>
                    <w:lang w:val="en-US"/>
                  </w:rPr>
                  <w:instrText xml:space="preserve"> CITATION NVI3 \l 1045 </w:instrText>
                </w:r>
                <w:r w:rsidR="00CC3C12" w:rsidRPr="00CB0061">
                  <w:fldChar w:fldCharType="separate"/>
                </w:r>
                <w:r w:rsidR="0066044A" w:rsidRPr="001D6F89">
                  <w:rPr>
                    <w:color w:val="auto"/>
                    <w:lang w:val="en-US"/>
                  </w:rPr>
                  <w:t>(NVIDIA)</w:t>
                </w:r>
                <w:r w:rsidR="00CC3C12" w:rsidRPr="00CB0061">
                  <w:fldChar w:fldCharType="end"/>
                </w:r>
              </w:sdtContent>
            </w:sdt>
            <w:r w:rsidR="0066044A" w:rsidRPr="001D6F89">
              <w:rPr>
                <w:lang w:val="en-US"/>
              </w:rPr>
              <w:t xml:space="preserve">, </w:t>
            </w:r>
            <w:sdt>
              <w:sdtPr>
                <w:id w:val="156682781"/>
                <w:citation/>
              </w:sdtPr>
              <w:sdtContent>
                <w:r w:rsidR="00CC3C12">
                  <w:fldChar w:fldCharType="begin"/>
                </w:r>
                <w:r w:rsidR="000A56AD" w:rsidRPr="001D6F89">
                  <w:rPr>
                    <w:lang w:val="en-US"/>
                  </w:rPr>
                  <w:instrText xml:space="preserve"> CITATION The \l 1045  </w:instrText>
                </w:r>
                <w:r w:rsidR="00CC3C12">
                  <w:fldChar w:fldCharType="separate"/>
                </w:r>
                <w:r w:rsidR="0066044A" w:rsidRPr="001D6F89">
                  <w:rPr>
                    <w:lang w:val="en-US"/>
                  </w:rPr>
                  <w:t>(The Khronos Group)</w:t>
                </w:r>
                <w:r w:rsidR="00CC3C12">
                  <w:fldChar w:fldCharType="end"/>
                </w:r>
              </w:sdtContent>
            </w:sdt>
            <w:r w:rsidR="0066044A" w:rsidRPr="001D6F89">
              <w:rPr>
                <w:lang w:val="en-US"/>
              </w:rPr>
              <w:t xml:space="preserve">, </w:t>
            </w:r>
            <w:sdt>
              <w:sdtPr>
                <w:id w:val="156682782"/>
                <w:citation/>
              </w:sdtPr>
              <w:sdtContent>
                <w:r w:rsidR="00CC3C12" w:rsidRPr="00CB0061">
                  <w:fldChar w:fldCharType="begin"/>
                </w:r>
                <w:r w:rsidR="0066044A" w:rsidRPr="001D6F89">
                  <w:rPr>
                    <w:color w:val="auto"/>
                    <w:lang w:val="en-US"/>
                  </w:rPr>
                  <w:instrText xml:space="preserve"> CITATION AMD \l 1045 </w:instrText>
                </w:r>
                <w:r w:rsidR="00CC3C12" w:rsidRPr="00CB0061">
                  <w:fldChar w:fldCharType="separate"/>
                </w:r>
                <w:r w:rsidR="0066044A" w:rsidRPr="001D6F89">
                  <w:rPr>
                    <w:color w:val="auto"/>
                    <w:lang w:val="en-US"/>
                  </w:rPr>
                  <w:t>(AMD)</w:t>
                </w:r>
                <w:r w:rsidR="00CC3C12" w:rsidRPr="00CB0061">
                  <w:fldChar w:fldCharType="end"/>
                </w:r>
              </w:sdtContent>
            </w:sdt>
          </w:p>
        </w:tc>
      </w:tr>
    </w:tbl>
    <w:p w:rsidR="00AF7E0F" w:rsidRPr="00CB0061" w:rsidRDefault="007D123B" w:rsidP="007D123B">
      <w:pPr>
        <w:pStyle w:val="Nagwek3"/>
      </w:pPr>
      <w:bookmarkStart w:id="22" w:name="_Toc262305004"/>
      <w:r w:rsidRPr="00CB0061">
        <w:t>Użycie GPGPU</w:t>
      </w:r>
      <w:r w:rsidR="00DD25E4" w:rsidRPr="00CB0061">
        <w:t xml:space="preserve"> w </w:t>
      </w:r>
      <w:r w:rsidR="002B342E" w:rsidRPr="00CB0061">
        <w:t>różnych zastosowaniach</w:t>
      </w:r>
      <w:bookmarkEnd w:id="22"/>
    </w:p>
    <w:p w:rsidR="00114303" w:rsidRPr="00CB0061" w:rsidRDefault="00FE5C66" w:rsidP="00BA7DD9">
      <w:r w:rsidRPr="00CB0061">
        <w:t xml:space="preserve">Od czasu powstania frameworków </w:t>
      </w:r>
      <w:r w:rsidR="009D0DF0" w:rsidRPr="00CB0061">
        <w:t>GPGPU, zauważa się coraz większą ilość komercyjnych programów pozwalających</w:t>
      </w:r>
      <w:r w:rsidR="00D42D61" w:rsidRPr="00CB0061">
        <w:t xml:space="preserve"> na </w:t>
      </w:r>
      <w:r w:rsidR="009D0DF0" w:rsidRPr="00CB0061">
        <w:t xml:space="preserve">użycie mocy </w:t>
      </w:r>
      <w:r w:rsidR="00BA7DD9" w:rsidRPr="00CB0061">
        <w:t>obliczeniowej GPU</w:t>
      </w:r>
      <w:r w:rsidR="00D42D61" w:rsidRPr="00CB0061">
        <w:t xml:space="preserve"> do </w:t>
      </w:r>
      <w:r w:rsidR="00BA7DD9" w:rsidRPr="00CB0061">
        <w:t>wykonywanie niektórych długotrwałych zadań</w:t>
      </w:r>
      <w:r w:rsidR="00114303" w:rsidRPr="00CB0061">
        <w:t>:</w:t>
      </w:r>
    </w:p>
    <w:p w:rsidR="00494E01" w:rsidRPr="00CB0061" w:rsidRDefault="00CC4DE4">
      <w:pPr>
        <w:pStyle w:val="Akapitzlist"/>
      </w:pPr>
      <w:r w:rsidRPr="00CB0061">
        <w:t>Niektóre proje</w:t>
      </w:r>
      <w:r w:rsidR="001819D8" w:rsidRPr="00CB0061">
        <w:t>kty</w:t>
      </w:r>
      <w:r w:rsidR="00DD25E4" w:rsidRPr="00CB0061">
        <w:t xml:space="preserve"> w </w:t>
      </w:r>
      <w:r w:rsidR="001819D8" w:rsidRPr="00CB0061">
        <w:t xml:space="preserve">ramach </w:t>
      </w:r>
      <w:r w:rsidR="00FB068F" w:rsidRPr="00CB0061">
        <w:rPr>
          <w:rStyle w:val="PodkrelenieZnak"/>
        </w:rPr>
        <w:t>BOINC</w:t>
      </w:r>
      <w:r w:rsidR="001819D8" w:rsidRPr="00CB0061">
        <w:t xml:space="preserve"> (np. </w:t>
      </w:r>
      <w:r w:rsidR="00FB068F" w:rsidRPr="00CB0061">
        <w:rPr>
          <w:rStyle w:val="PodkrelenieZnak"/>
        </w:rPr>
        <w:t>SETI@home</w:t>
      </w:r>
      <w:r w:rsidR="001819D8" w:rsidRPr="00CB0061">
        <w:t xml:space="preserve">) </w:t>
      </w:r>
      <w:r w:rsidR="006E091C" w:rsidRPr="00CB0061">
        <w:t>pozwalają</w:t>
      </w:r>
      <w:r w:rsidR="00D42D61" w:rsidRPr="00CB0061">
        <w:t xml:space="preserve"> na </w:t>
      </w:r>
      <w:r w:rsidR="006E091C" w:rsidRPr="00CB0061">
        <w:t>użycie technologii CUD</w:t>
      </w:r>
      <w:r w:rsidR="00BC1592" w:rsidRPr="00CB0061">
        <w:t>A lub Stream</w:t>
      </w:r>
      <w:r w:rsidR="00DD25E4" w:rsidRPr="00CB0061">
        <w:t xml:space="preserve"> i </w:t>
      </w:r>
      <w:r w:rsidR="00BC1592" w:rsidRPr="00CB0061">
        <w:t>dzięki temu k</w:t>
      </w:r>
      <w:r w:rsidR="006E091C" w:rsidRPr="00CB0061">
        <w:t>ilkukrotnie zwiększają prędkość swojego działania</w:t>
      </w:r>
      <w:sdt>
        <w:sdtPr>
          <w:id w:val="156682783"/>
          <w:citation/>
        </w:sdtPr>
        <w:sdtContent>
          <w:fldSimple w:instr=" CITATION Jor10 \l 1045 ">
            <w:r w:rsidR="00527F76" w:rsidRPr="00CB0061">
              <w:rPr>
                <w:noProof/>
              </w:rPr>
              <w:t xml:space="preserve"> (Jorden, 2010)</w:t>
            </w:r>
          </w:fldSimple>
        </w:sdtContent>
      </w:sdt>
      <w:r w:rsidR="00C134D2" w:rsidRPr="00CB0061">
        <w:t>;</w:t>
      </w:r>
    </w:p>
    <w:p w:rsidR="00494E01" w:rsidRPr="00CB0061" w:rsidRDefault="006E091C">
      <w:pPr>
        <w:pStyle w:val="Akapitzlist"/>
      </w:pPr>
      <w:r w:rsidRPr="00CB0061">
        <w:t xml:space="preserve">Jest </w:t>
      </w:r>
      <w:r w:rsidR="007B3D84" w:rsidRPr="00CB0061">
        <w:t>możliwość tworzenia filtrów</w:t>
      </w:r>
      <w:r w:rsidR="00DD25E4" w:rsidRPr="00CB0061">
        <w:t xml:space="preserve"> w </w:t>
      </w:r>
      <w:r w:rsidR="007B3D84" w:rsidRPr="00CB0061">
        <w:t xml:space="preserve">programie </w:t>
      </w:r>
      <w:r w:rsidR="00FB068F" w:rsidRPr="00CB0061">
        <w:rPr>
          <w:rStyle w:val="PodkrelenieZnak"/>
        </w:rPr>
        <w:t>Adobe Photoshop</w:t>
      </w:r>
      <w:r w:rsidR="007B3D84" w:rsidRPr="00CB0061">
        <w:t xml:space="preserve"> przy użyciu CUDA</w:t>
      </w:r>
      <w:sdt>
        <w:sdtPr>
          <w:id w:val="156682784"/>
          <w:citation/>
        </w:sdtPr>
        <w:sdtContent>
          <w:fldSimple w:instr=" CITATION Jam09 \l 1045  ">
            <w:r w:rsidR="00B4712D" w:rsidRPr="00CB0061">
              <w:rPr>
                <w:noProof/>
              </w:rPr>
              <w:t xml:space="preserve"> (Fung &amp; Murray, 2008)</w:t>
            </w:r>
          </w:fldSimple>
        </w:sdtContent>
      </w:sdt>
      <w:r w:rsidR="00C134D2" w:rsidRPr="00CB0061">
        <w:t>;</w:t>
      </w:r>
    </w:p>
    <w:p w:rsidR="00494E01" w:rsidRPr="00CB0061" w:rsidRDefault="00114303">
      <w:pPr>
        <w:pStyle w:val="Akapitzlist"/>
      </w:pPr>
      <w:r w:rsidRPr="00CB0061">
        <w:t>Powstał plugin</w:t>
      </w:r>
      <w:r w:rsidR="00D42D61" w:rsidRPr="00CB0061">
        <w:t xml:space="preserve"> do </w:t>
      </w:r>
      <w:r w:rsidRPr="00CB0061">
        <w:t>MATLABa, który wykonuje transformację Fouriera</w:t>
      </w:r>
      <w:r w:rsidR="00D42D61" w:rsidRPr="00CB0061">
        <w:t xml:space="preserve"> na </w:t>
      </w:r>
      <w:r w:rsidRPr="00CB0061">
        <w:t xml:space="preserve">GPU – </w:t>
      </w:r>
      <w:r w:rsidR="005E3BBB" w:rsidRPr="00CB0061">
        <w:t xml:space="preserve">dając </w:t>
      </w:r>
      <w:r w:rsidRPr="00CB0061">
        <w:t>kilkunastokrotne przyspieszenie</w:t>
      </w:r>
      <w:sdt>
        <w:sdtPr>
          <w:id w:val="156682785"/>
          <w:citation/>
        </w:sdtPr>
        <w:sdtContent>
          <w:fldSimple w:instr=" CITATION NVI102 \l 1045 ">
            <w:r w:rsidR="00527F76" w:rsidRPr="00CB0061">
              <w:rPr>
                <w:noProof/>
              </w:rPr>
              <w:t xml:space="preserve"> (NVIDIA, 2010)</w:t>
            </w:r>
          </w:fldSimple>
        </w:sdtContent>
      </w:sdt>
      <w:r w:rsidR="005E3BBB" w:rsidRPr="00CB0061">
        <w:t>;</w:t>
      </w:r>
    </w:p>
    <w:p w:rsidR="00396FF3" w:rsidRPr="00CB0061" w:rsidRDefault="00396FF3">
      <w:pPr>
        <w:pStyle w:val="Akapitzlist"/>
      </w:pPr>
      <w:r w:rsidRPr="00CB0061">
        <w:rPr>
          <w:rStyle w:val="PodkrelenieZnak"/>
        </w:rPr>
        <w:t>PhysX</w:t>
      </w:r>
      <w:r w:rsidRPr="00CB0061">
        <w:t xml:space="preserve"> – zestaw narzędzi </w:t>
      </w:r>
      <w:r w:rsidR="00B8073B" w:rsidRPr="00CB0061">
        <w:t xml:space="preserve">umożliwiający wykonywanie </w:t>
      </w:r>
      <w:r w:rsidRPr="00CB0061">
        <w:t>oblicze</w:t>
      </w:r>
      <w:r w:rsidR="005E3BBB" w:rsidRPr="00CB0061">
        <w:t>ń</w:t>
      </w:r>
      <w:r w:rsidR="00B8073B" w:rsidRPr="00CB0061">
        <w:t xml:space="preserve"> fizycznych</w:t>
      </w:r>
      <w:r w:rsidR="00D42D61" w:rsidRPr="00CB0061">
        <w:t xml:space="preserve"> na </w:t>
      </w:r>
      <w:r w:rsidR="00B8073B" w:rsidRPr="00CB0061">
        <w:t>GPU, zaimplementowany</w:t>
      </w:r>
      <w:r w:rsidR="00DD25E4" w:rsidRPr="00CB0061">
        <w:t xml:space="preserve"> w </w:t>
      </w:r>
      <w:r w:rsidR="00B8073B" w:rsidRPr="00CB0061">
        <w:t>technologii CUDA</w:t>
      </w:r>
      <w:sdt>
        <w:sdtPr>
          <w:id w:val="156682786"/>
          <w:citation/>
        </w:sdtPr>
        <w:sdtContent>
          <w:fldSimple w:instr=" CITATION NVI4 \l 1045  ">
            <w:r w:rsidR="00527F76" w:rsidRPr="00CB0061">
              <w:rPr>
                <w:noProof/>
              </w:rPr>
              <w:t xml:space="preserve"> (NVIDIA)</w:t>
            </w:r>
          </w:fldSimple>
        </w:sdtContent>
      </w:sdt>
      <w:r w:rsidR="005E3BBB" w:rsidRPr="00CB0061">
        <w:t>.</w:t>
      </w:r>
    </w:p>
    <w:p w:rsidR="0071394A" w:rsidRPr="00CB0061" w:rsidRDefault="004044D8" w:rsidP="0071394A">
      <w:r w:rsidRPr="00CB0061">
        <w:t>Na stronie internetowej firmy NVIDIA</w:t>
      </w:r>
      <w:sdt>
        <w:sdtPr>
          <w:id w:val="156682792"/>
          <w:citation/>
        </w:sdtPr>
        <w:sdtContent>
          <w:fldSimple w:instr=" CITATION NVI5 \l 1045 ">
            <w:r w:rsidR="00527F76" w:rsidRPr="00CB0061">
              <w:rPr>
                <w:noProof/>
              </w:rPr>
              <w:t xml:space="preserve"> (NVIDIA)</w:t>
            </w:r>
          </w:fldSimple>
        </w:sdtContent>
      </w:sdt>
      <w:r w:rsidRPr="00CB0061">
        <w:t xml:space="preserve"> znajduje się pełniejsza lista aplikacji wykorzystujących CUDA.</w:t>
      </w:r>
      <w:r w:rsidR="0071394A" w:rsidRPr="00CB0061">
        <w:t xml:space="preserve"> </w:t>
      </w:r>
      <w:r w:rsidR="00F51A17" w:rsidRPr="00CB0061">
        <w:t>Powstało też wiele prac naukowych opis</w:t>
      </w:r>
      <w:r w:rsidR="002D5E41" w:rsidRPr="00CB0061">
        <w:t xml:space="preserve">ujących </w:t>
      </w:r>
      <w:r w:rsidR="00F51A17" w:rsidRPr="00CB0061">
        <w:t>stworzone programy wykonywane</w:t>
      </w:r>
      <w:r w:rsidR="00D42D61" w:rsidRPr="00CB0061">
        <w:t xml:space="preserve"> na </w:t>
      </w:r>
      <w:r w:rsidR="00F51A17" w:rsidRPr="00CB0061">
        <w:t>GPU</w:t>
      </w:r>
      <w:r w:rsidR="00B2606F" w:rsidRPr="00CB0061">
        <w:t xml:space="preserve"> o różnych zastosowaniach</w:t>
      </w:r>
      <w:r w:rsidR="008B5E0D" w:rsidRPr="00CB0061">
        <w:t>, np.</w:t>
      </w:r>
      <w:r w:rsidR="00D6735D" w:rsidRPr="00CB0061">
        <w:t>:</w:t>
      </w:r>
      <w:r w:rsidR="0071394A" w:rsidRPr="00CB0061">
        <w:t xml:space="preserve"> </w:t>
      </w:r>
    </w:p>
    <w:p w:rsidR="00DA6DBA" w:rsidRPr="00CB0061" w:rsidRDefault="00B2606F">
      <w:pPr>
        <w:pStyle w:val="Akapitzlist"/>
        <w:numPr>
          <w:ilvl w:val="0"/>
          <w:numId w:val="37"/>
        </w:numPr>
      </w:pPr>
      <w:r w:rsidRPr="00CB0061">
        <w:t>r</w:t>
      </w:r>
      <w:r w:rsidR="008B5E0D" w:rsidRPr="00CB0061">
        <w:t>ozpoznawanie</w:t>
      </w:r>
      <w:r w:rsidR="00DD25E4" w:rsidRPr="00CB0061">
        <w:t xml:space="preserve"> i </w:t>
      </w:r>
      <w:r w:rsidR="008B5E0D" w:rsidRPr="00CB0061">
        <w:t>klasyfikacja obiektów graficznych</w:t>
      </w:r>
      <w:sdt>
        <w:sdtPr>
          <w:id w:val="156682793"/>
          <w:citation/>
        </w:sdtPr>
        <w:sdtContent>
          <w:fldSimple w:instr=" CITATION Jes09 \l 1045 ">
            <w:r w:rsidR="00527F76" w:rsidRPr="00CB0061">
              <w:rPr>
                <w:noProof/>
              </w:rPr>
              <w:t xml:space="preserve"> (Harvey, 2009)</w:t>
            </w:r>
          </w:fldSimple>
        </w:sdtContent>
      </w:sdt>
      <w:r w:rsidRPr="00CB0061">
        <w:t>,</w:t>
      </w:r>
    </w:p>
    <w:p w:rsidR="00494E01" w:rsidRPr="00CB0061" w:rsidRDefault="00B2606F">
      <w:pPr>
        <w:pStyle w:val="Akapitzlist"/>
      </w:pPr>
      <w:r w:rsidRPr="00CB0061">
        <w:t>z</w:t>
      </w:r>
      <w:r w:rsidR="000E7D1A" w:rsidRPr="00CB0061">
        <w:t xml:space="preserve">integrowanie </w:t>
      </w:r>
      <w:r w:rsidRPr="00CB0061">
        <w:t xml:space="preserve">programów </w:t>
      </w:r>
      <w:r w:rsidRPr="00CB0061">
        <w:rPr>
          <w:rFonts w:ascii="CMR12" w:eastAsiaTheme="minorHAnsi" w:hAnsi="CMR12" w:cs="CMR12"/>
          <w:color w:val="auto"/>
          <w:lang w:eastAsia="en-US"/>
        </w:rPr>
        <w:t>Einstein@Home i OpenSteer</w:t>
      </w:r>
      <w:r w:rsidRPr="00CB0061">
        <w:t xml:space="preserve"> z </w:t>
      </w:r>
      <w:r w:rsidR="000E7D1A" w:rsidRPr="00CB0061">
        <w:t>NVIDIA CUDA</w:t>
      </w:r>
      <w:r w:rsidR="00D42D61" w:rsidRPr="00CB0061">
        <w:t xml:space="preserve"> </w:t>
      </w:r>
      <w:sdt>
        <w:sdtPr>
          <w:rPr>
            <w:rFonts w:ascii="CMR12" w:eastAsiaTheme="minorHAnsi" w:hAnsi="CMR12" w:cs="CMR12"/>
            <w:color w:val="auto"/>
            <w:lang w:eastAsia="en-US"/>
          </w:rPr>
          <w:id w:val="156682794"/>
          <w:citation/>
        </w:sdtPr>
        <w:sdtContent>
          <w:fldSimple w:instr=" CITATION Jen08 \l 1045 ">
            <w:r w:rsidR="00527F76" w:rsidRPr="00CB0061">
              <w:rPr>
                <w:noProof/>
              </w:rPr>
              <w:t xml:space="preserve"> (Breitbart, 2008)</w:t>
            </w:r>
          </w:fldSimple>
        </w:sdtContent>
      </w:sdt>
      <w:r w:rsidRPr="00CB0061">
        <w:rPr>
          <w:rFonts w:ascii="CMR12" w:eastAsiaTheme="minorHAnsi" w:hAnsi="CMR12" w:cs="CMR12"/>
          <w:color w:val="auto"/>
          <w:lang w:eastAsia="en-US"/>
        </w:rPr>
        <w:t>,</w:t>
      </w:r>
    </w:p>
    <w:p w:rsidR="00494E01" w:rsidRPr="00CB0061" w:rsidRDefault="00B2606F">
      <w:pPr>
        <w:pStyle w:val="Akapitzlist"/>
      </w:pPr>
      <w:r w:rsidRPr="00CB0061">
        <w:t>i</w:t>
      </w:r>
      <w:r w:rsidR="00D604AC" w:rsidRPr="00CB0061">
        <w:t>mplementacja algorytmu segmentacji livewire</w:t>
      </w:r>
      <w:sdt>
        <w:sdtPr>
          <w:id w:val="156682795"/>
          <w:citation/>
        </w:sdtPr>
        <w:sdtContent>
          <w:fldSimple w:instr=" CITATION Dan07 \l 1045 ">
            <w:r w:rsidR="00527F76" w:rsidRPr="00CB0061">
              <w:rPr>
                <w:noProof/>
              </w:rPr>
              <w:t xml:space="preserve"> (Baggio, 2007)</w:t>
            </w:r>
          </w:fldSimple>
        </w:sdtContent>
      </w:sdt>
      <w:r w:rsidRPr="00CB0061">
        <w:t>.</w:t>
      </w:r>
    </w:p>
    <w:p w:rsidR="005D31F0" w:rsidRPr="00CB0061" w:rsidRDefault="00D6735D" w:rsidP="00C07F01">
      <w:r w:rsidRPr="00CB0061">
        <w:lastRenderedPageBreak/>
        <w:t>W wielu</w:t>
      </w:r>
      <w:r w:rsidR="00DD25E4" w:rsidRPr="00CB0061">
        <w:t xml:space="preserve"> z </w:t>
      </w:r>
      <w:r w:rsidRPr="00CB0061">
        <w:t xml:space="preserve">tych prac </w:t>
      </w:r>
      <w:r w:rsidR="008B5E0D" w:rsidRPr="00CB0061">
        <w:t>osiągnięt</w:t>
      </w:r>
      <w:r w:rsidR="00234FE4" w:rsidRPr="00CB0061">
        <w:t>o</w:t>
      </w:r>
      <w:r w:rsidR="008B5E0D" w:rsidRPr="00CB0061">
        <w:t xml:space="preserve"> wielokrotne przyspieszenie działania</w:t>
      </w:r>
      <w:r w:rsidR="00DD25E4" w:rsidRPr="00CB0061">
        <w:t xml:space="preserve"> w </w:t>
      </w:r>
      <w:r w:rsidRPr="00CB0061">
        <w:t>porównaniu</w:t>
      </w:r>
      <w:r w:rsidR="00DD25E4" w:rsidRPr="00CB0061">
        <w:t xml:space="preserve"> z </w:t>
      </w:r>
      <w:r w:rsidR="008B5E0D" w:rsidRPr="00CB0061">
        <w:t>wersjami działającymi tylko</w:t>
      </w:r>
      <w:r w:rsidR="00D42D61" w:rsidRPr="00CB0061">
        <w:t xml:space="preserve"> na </w:t>
      </w:r>
      <w:r w:rsidR="008B5E0D" w:rsidRPr="00CB0061">
        <w:t>CPU.</w:t>
      </w:r>
    </w:p>
    <w:p w:rsidR="006D1236" w:rsidRPr="00CB0061" w:rsidRDefault="006D1236" w:rsidP="006D1236">
      <w:pPr>
        <w:pStyle w:val="Nagwek2"/>
      </w:pPr>
      <w:bookmarkStart w:id="23" w:name="_Toc262305005"/>
      <w:r w:rsidRPr="00CB0061">
        <w:t>CUDA</w:t>
      </w:r>
      <w:bookmarkEnd w:id="23"/>
    </w:p>
    <w:p w:rsidR="008411EE" w:rsidRPr="00CB0061" w:rsidRDefault="007766A1" w:rsidP="0019525E">
      <w:pPr>
        <w:rPr>
          <w:color w:val="auto"/>
        </w:rPr>
      </w:pPr>
      <w:r w:rsidRPr="00CB0061">
        <w:rPr>
          <w:color w:val="auto"/>
        </w:rPr>
        <w:t>Do stworzenia biblioteki obsługującej sieci neuronowe</w:t>
      </w:r>
      <w:r w:rsidR="00D42D61" w:rsidRPr="00CB0061">
        <w:rPr>
          <w:color w:val="auto"/>
        </w:rPr>
        <w:t xml:space="preserve"> na </w:t>
      </w:r>
      <w:r w:rsidRPr="00CB0061">
        <w:rPr>
          <w:color w:val="auto"/>
        </w:rPr>
        <w:t xml:space="preserve">GPU </w:t>
      </w:r>
      <w:r w:rsidR="002C2BA4" w:rsidRPr="00CB0061">
        <w:rPr>
          <w:color w:val="auto"/>
        </w:rPr>
        <w:t>mogłem użyć jednego</w:t>
      </w:r>
      <w:r w:rsidR="00DD25E4" w:rsidRPr="00CB0061">
        <w:rPr>
          <w:color w:val="auto"/>
        </w:rPr>
        <w:t xml:space="preserve"> z </w:t>
      </w:r>
      <w:r w:rsidR="002C2BA4" w:rsidRPr="00CB0061">
        <w:rPr>
          <w:color w:val="auto"/>
        </w:rPr>
        <w:t>trzech podanych wyżej frameworków (</w:t>
      </w:r>
      <w:r w:rsidR="004240F1" w:rsidRPr="00CB0061">
        <w:t xml:space="preserve">NVIDIA </w:t>
      </w:r>
      <w:r w:rsidR="002C2BA4" w:rsidRPr="00CB0061">
        <w:t xml:space="preserve">CUDA, OpenCL, ATI Stream). </w:t>
      </w:r>
      <w:r w:rsidR="0019525E" w:rsidRPr="00CB0061">
        <w:rPr>
          <w:color w:val="auto"/>
        </w:rPr>
        <w:t xml:space="preserve">Najważniejszymi aspektami przy wyborze </w:t>
      </w:r>
      <w:r w:rsidR="002C2BA4" w:rsidRPr="00CB0061">
        <w:rPr>
          <w:color w:val="auto"/>
        </w:rPr>
        <w:t>jednego</w:t>
      </w:r>
      <w:r w:rsidR="00DD25E4" w:rsidRPr="00CB0061">
        <w:rPr>
          <w:color w:val="auto"/>
        </w:rPr>
        <w:t xml:space="preserve"> z </w:t>
      </w:r>
      <w:r w:rsidR="002C2BA4" w:rsidRPr="00CB0061">
        <w:rPr>
          <w:color w:val="auto"/>
        </w:rPr>
        <w:t>nich</w:t>
      </w:r>
      <w:r w:rsidR="00494E01" w:rsidRPr="00CB0061">
        <w:rPr>
          <w:color w:val="auto"/>
        </w:rPr>
        <w:t xml:space="preserve"> </w:t>
      </w:r>
      <w:r w:rsidR="0019525E" w:rsidRPr="00CB0061">
        <w:rPr>
          <w:color w:val="auto"/>
        </w:rPr>
        <w:t>była łatwość tworzenia kodu, przenośność</w:t>
      </w:r>
      <w:r w:rsidR="002C2BA4" w:rsidRPr="00CB0061">
        <w:rPr>
          <w:color w:val="auto"/>
        </w:rPr>
        <w:t xml:space="preserve"> międzyplatformowa</w:t>
      </w:r>
      <w:r w:rsidR="0019525E" w:rsidRPr="00CB0061">
        <w:rPr>
          <w:color w:val="auto"/>
        </w:rPr>
        <w:t xml:space="preserve"> oraz wsparcie ze strony twórców</w:t>
      </w:r>
      <w:r w:rsidR="00DD25E4" w:rsidRPr="00CB0061">
        <w:rPr>
          <w:color w:val="auto"/>
        </w:rPr>
        <w:t xml:space="preserve"> i </w:t>
      </w:r>
      <w:r w:rsidR="0019525E" w:rsidRPr="00CB0061">
        <w:rPr>
          <w:color w:val="auto"/>
        </w:rPr>
        <w:t>osób korzystających</w:t>
      </w:r>
      <w:r w:rsidR="00DD25E4" w:rsidRPr="00CB0061">
        <w:rPr>
          <w:color w:val="auto"/>
        </w:rPr>
        <w:t xml:space="preserve"> z </w:t>
      </w:r>
      <w:r w:rsidR="0019525E" w:rsidRPr="00CB0061">
        <w:rPr>
          <w:color w:val="auto"/>
        </w:rPr>
        <w:t>danej biblioteki.</w:t>
      </w:r>
      <w:r w:rsidR="00DD25E4" w:rsidRPr="00CB0061">
        <w:rPr>
          <w:color w:val="auto"/>
        </w:rPr>
        <w:t xml:space="preserve"> </w:t>
      </w:r>
      <w:r w:rsidR="005C0B19" w:rsidRPr="00CB0061">
        <w:rPr>
          <w:color w:val="auto"/>
        </w:rPr>
        <w:t>W</w:t>
      </w:r>
      <w:r w:rsidR="00DD25E4" w:rsidRPr="00CB0061">
        <w:rPr>
          <w:color w:val="auto"/>
        </w:rPr>
        <w:t> </w:t>
      </w:r>
      <w:r w:rsidR="0019525E" w:rsidRPr="00CB0061">
        <w:rPr>
          <w:color w:val="auto"/>
        </w:rPr>
        <w:t>związku</w:t>
      </w:r>
      <w:r w:rsidR="00DD25E4" w:rsidRPr="00CB0061">
        <w:rPr>
          <w:color w:val="auto"/>
        </w:rPr>
        <w:t xml:space="preserve"> z </w:t>
      </w:r>
      <w:r w:rsidR="0019525E" w:rsidRPr="00CB0061">
        <w:rPr>
          <w:color w:val="auto"/>
        </w:rPr>
        <w:t xml:space="preserve">tym wybrałem technologię </w:t>
      </w:r>
      <w:r w:rsidR="00D9703A" w:rsidRPr="00CB0061">
        <w:rPr>
          <w:color w:val="auto"/>
        </w:rPr>
        <w:t xml:space="preserve">firmy </w:t>
      </w:r>
      <w:r w:rsidR="0084064E" w:rsidRPr="00CB0061">
        <w:rPr>
          <w:color w:val="auto"/>
        </w:rPr>
        <w:t>NVIDIA, która najlepiej spełnia moje kryteria</w:t>
      </w:r>
      <w:r w:rsidR="0019525E" w:rsidRPr="00CB0061">
        <w:rPr>
          <w:color w:val="auto"/>
        </w:rPr>
        <w:t>.</w:t>
      </w:r>
    </w:p>
    <w:p w:rsidR="008411EE" w:rsidRPr="00CB0061" w:rsidRDefault="008411EE" w:rsidP="008411EE">
      <w:pPr>
        <w:pStyle w:val="Nagwek3"/>
      </w:pPr>
      <w:bookmarkStart w:id="24" w:name="_Toc262305006"/>
      <w:r w:rsidRPr="00CB0061">
        <w:t>Architektura</w:t>
      </w:r>
      <w:r w:rsidR="00DD25E4" w:rsidRPr="00CB0061">
        <w:t xml:space="preserve"> i </w:t>
      </w:r>
      <w:r w:rsidRPr="00CB0061">
        <w:t>podstawy CUDA</w:t>
      </w:r>
      <w:bookmarkEnd w:id="24"/>
    </w:p>
    <w:p w:rsidR="00420FF8" w:rsidRPr="00CB0061" w:rsidRDefault="008411EE" w:rsidP="00040CD8">
      <w:r w:rsidRPr="00CB0061">
        <w:t xml:space="preserve">Aby </w:t>
      </w:r>
      <w:r w:rsidR="00C47740" w:rsidRPr="00CB0061">
        <w:t xml:space="preserve">wykorzystać </w:t>
      </w:r>
      <w:r w:rsidR="00D75972" w:rsidRPr="00CB0061">
        <w:t>CUDA, należy posiadać kartę graficzną zgodną</w:t>
      </w:r>
      <w:r w:rsidR="00DD25E4" w:rsidRPr="00CB0061">
        <w:t xml:space="preserve"> z </w:t>
      </w:r>
      <w:r w:rsidR="00D75972" w:rsidRPr="00CB0061">
        <w:t xml:space="preserve">tą technologią, </w:t>
      </w:r>
      <w:r w:rsidR="00BC1592" w:rsidRPr="00CB0061">
        <w:t>Potrzebny</w:t>
      </w:r>
      <w:r w:rsidR="00D75972" w:rsidRPr="00CB0061">
        <w:t xml:space="preserve"> jest również specjalny sterownik graficzny oraz </w:t>
      </w:r>
      <w:r w:rsidR="001E17F9" w:rsidRPr="00CB0061">
        <w:t xml:space="preserve">pakiet </w:t>
      </w:r>
      <w:r w:rsidR="00FB068F" w:rsidRPr="00CB0061">
        <w:rPr>
          <w:rStyle w:val="PodkrelenieZnak"/>
        </w:rPr>
        <w:t>CUDA Runtime.</w:t>
      </w:r>
      <w:r w:rsidR="001E17F9" w:rsidRPr="00CB0061">
        <w:t xml:space="preserve"> Istnieją też oficjalne biblioteki</w:t>
      </w:r>
      <w:r w:rsidR="00D42D61" w:rsidRPr="00CB0061">
        <w:t xml:space="preserve"> na </w:t>
      </w:r>
      <w:r w:rsidR="001E17F9" w:rsidRPr="00CB0061">
        <w:t xml:space="preserve">tę platformę – </w:t>
      </w:r>
      <w:r w:rsidR="00FB068F" w:rsidRPr="00CB0061">
        <w:rPr>
          <w:rStyle w:val="PodkrelenieZnak"/>
        </w:rPr>
        <w:t>CUBLAS</w:t>
      </w:r>
      <w:r w:rsidR="001E17F9" w:rsidRPr="00CB0061">
        <w:t xml:space="preserve"> (do wykonywania operacji macierzowych)</w:t>
      </w:r>
      <w:r w:rsidR="00DD25E4" w:rsidRPr="00CB0061">
        <w:t xml:space="preserve"> i </w:t>
      </w:r>
      <w:r w:rsidR="00FB068F" w:rsidRPr="00CB0061">
        <w:rPr>
          <w:rStyle w:val="PodkrelenieZnak"/>
        </w:rPr>
        <w:t>CUFFT</w:t>
      </w:r>
      <w:r w:rsidR="001E17F9" w:rsidRPr="00CB0061">
        <w:t xml:space="preserve"> (do wykonywania transformacji Fouriera). Poniżej jest podany schemat </w:t>
      </w:r>
      <w:r w:rsidR="008B1AA5" w:rsidRPr="00CB0061">
        <w:t>elementów składowych:</w:t>
      </w:r>
      <w:r w:rsidR="00D75972" w:rsidRPr="00CB0061">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92FBD" w:rsidRPr="00CB0061" w:rsidTr="002B2160">
        <w:tc>
          <w:tcPr>
            <w:tcW w:w="8665" w:type="dxa"/>
          </w:tcPr>
          <w:p w:rsidR="00A92FBD" w:rsidRPr="00CB0061" w:rsidRDefault="00A92FBD" w:rsidP="00A375D3">
            <w:pPr>
              <w:pStyle w:val="Podpisrysunku"/>
            </w:pPr>
            <w:r w:rsidRPr="00CB0061">
              <w:rPr>
                <w:noProof/>
              </w:rPr>
              <w:drawing>
                <wp:inline distT="0" distB="0" distL="0" distR="0">
                  <wp:extent cx="4075430" cy="3579495"/>
                  <wp:effectExtent l="0" t="0" r="0" b="0"/>
                  <wp:docPr id="28"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tc>
      </w:tr>
      <w:tr w:rsidR="00A92FBD" w:rsidRPr="00CB0061" w:rsidTr="002B2160">
        <w:trPr>
          <w:trHeight w:val="631"/>
        </w:trPr>
        <w:tc>
          <w:tcPr>
            <w:tcW w:w="8665" w:type="dxa"/>
          </w:tcPr>
          <w:p w:rsidR="00A92FBD" w:rsidRPr="00CB0061" w:rsidRDefault="00A92FBD" w:rsidP="00A375D3">
            <w:pPr>
              <w:pStyle w:val="Podpisrysunku"/>
              <w:rPr>
                <w:rFonts w:ascii="Verdana" w:hAnsi="Verdana"/>
              </w:rPr>
            </w:pPr>
            <w:bookmarkStart w:id="25" w:name="_Toc261555448"/>
            <w:r w:rsidRPr="00CB0061">
              <w:rPr>
                <w:rFonts w:ascii="Verdana" w:hAnsi="Verdana"/>
              </w:rPr>
              <w:lastRenderedPageBreak/>
              <w:t xml:space="preserve">Rysunek </w:t>
            </w:r>
            <w:r w:rsidR="00CC3C12" w:rsidRPr="00CB0061">
              <w:rPr>
                <w:rFonts w:ascii="Verdana" w:hAnsi="Verdana"/>
              </w:rPr>
              <w:fldChar w:fldCharType="begin"/>
            </w:r>
            <w:r w:rsidR="00642DAE" w:rsidRPr="00CB0061">
              <w:rPr>
                <w:rFonts w:ascii="Verdana" w:hAnsi="Verdana"/>
              </w:rPr>
              <w:instrText xml:space="preserve"> SEQ Rysunek \* ARABIC </w:instrText>
            </w:r>
            <w:r w:rsidR="00CC3C12" w:rsidRPr="00CB0061">
              <w:rPr>
                <w:rFonts w:ascii="Verdana" w:hAnsi="Verdana"/>
              </w:rPr>
              <w:fldChar w:fldCharType="separate"/>
            </w:r>
            <w:r w:rsidR="00ED5C84">
              <w:rPr>
                <w:rFonts w:ascii="Verdana" w:hAnsi="Verdana"/>
                <w:noProof/>
              </w:rPr>
              <w:t>4</w:t>
            </w:r>
            <w:r w:rsidR="00CC3C12" w:rsidRPr="00CB0061">
              <w:rPr>
                <w:rFonts w:ascii="Verdana" w:hAnsi="Verdana"/>
              </w:rPr>
              <w:fldChar w:fldCharType="end"/>
            </w:r>
            <w:r w:rsidRPr="00CB0061">
              <w:rPr>
                <w:rFonts w:ascii="Verdana" w:hAnsi="Verdana"/>
              </w:rPr>
              <w:t xml:space="preserve">. </w:t>
            </w:r>
            <w:r w:rsidR="00997F22" w:rsidRPr="00CB0061">
              <w:rPr>
                <w:rFonts w:ascii="Verdana" w:hAnsi="Verdana"/>
              </w:rPr>
              <w:t>Architektura CUDA</w:t>
            </w:r>
            <w:bookmarkEnd w:id="25"/>
          </w:p>
          <w:p w:rsidR="00A92FBD" w:rsidRPr="00CB0061" w:rsidRDefault="00997F22" w:rsidP="00A375D3">
            <w:pPr>
              <w:pStyle w:val="Podpisrysunku"/>
              <w:rPr>
                <w:rFonts w:ascii="Verdana" w:hAnsi="Verdana"/>
              </w:rPr>
            </w:pPr>
            <w:r w:rsidRPr="00CB0061">
              <w:rPr>
                <w:rFonts w:ascii="Verdana" w:hAnsi="Verdana"/>
              </w:rPr>
              <w:t xml:space="preserve">Źródło: </w:t>
            </w:r>
            <w:sdt>
              <w:sdtPr>
                <w:rPr>
                  <w:rFonts w:ascii="Verdana" w:hAnsi="Verdana"/>
                </w:rPr>
                <w:id w:val="156682796"/>
                <w:citation/>
              </w:sdtPr>
              <w:sdtContent>
                <w:r w:rsidR="00CC3C12" w:rsidRPr="00CB0061">
                  <w:rPr>
                    <w:rFonts w:ascii="Verdana" w:hAnsi="Verdana"/>
                  </w:rPr>
                  <w:fldChar w:fldCharType="begin"/>
                </w:r>
                <w:r w:rsidR="00642DAE" w:rsidRPr="00CB0061">
                  <w:rPr>
                    <w:rFonts w:ascii="Verdana" w:hAnsi="Verdana"/>
                  </w:rPr>
                  <w:instrText xml:space="preserve"> CITATION Dam07 \p 4 \l 1045  </w:instrText>
                </w:r>
                <w:r w:rsidR="00CC3C12" w:rsidRPr="00CB0061">
                  <w:rPr>
                    <w:rFonts w:ascii="Verdana" w:hAnsi="Verdana"/>
                  </w:rPr>
                  <w:fldChar w:fldCharType="separate"/>
                </w:r>
                <w:r w:rsidR="00A92FBD" w:rsidRPr="00CB0061">
                  <w:rPr>
                    <w:rFonts w:ascii="Verdana" w:hAnsi="Verdana"/>
                    <w:noProof/>
                  </w:rPr>
                  <w:t xml:space="preserve"> (Triolet, 2007, str. 4)</w:t>
                </w:r>
                <w:r w:rsidR="00CC3C12" w:rsidRPr="00CB0061">
                  <w:rPr>
                    <w:rFonts w:ascii="Verdana" w:hAnsi="Verdana"/>
                  </w:rPr>
                  <w:fldChar w:fldCharType="end"/>
                </w:r>
              </w:sdtContent>
            </w:sdt>
          </w:p>
        </w:tc>
      </w:tr>
    </w:tbl>
    <w:p w:rsidR="004A145B" w:rsidRPr="00CB0061" w:rsidRDefault="004A145B">
      <w:pPr>
        <w:ind w:firstLine="0"/>
      </w:pPr>
    </w:p>
    <w:p w:rsidR="006768F6" w:rsidRPr="00CB0061" w:rsidRDefault="006768F6" w:rsidP="006768F6">
      <w:pPr>
        <w:pStyle w:val="Nagwek3"/>
      </w:pPr>
      <w:bookmarkStart w:id="26" w:name="_Ref262235706"/>
      <w:bookmarkStart w:id="27" w:name="_Toc262305007"/>
      <w:r w:rsidRPr="00CB0061">
        <w:t>Wprowadzenie</w:t>
      </w:r>
      <w:r w:rsidR="00D42D61" w:rsidRPr="00CB0061">
        <w:t xml:space="preserve"> do </w:t>
      </w:r>
      <w:r w:rsidRPr="00CB0061">
        <w:t>technologii</w:t>
      </w:r>
      <w:bookmarkEnd w:id="26"/>
      <w:bookmarkEnd w:id="27"/>
    </w:p>
    <w:p w:rsidR="006768F6" w:rsidRPr="00CB0061" w:rsidRDefault="00D32589" w:rsidP="006768F6">
      <w:pPr>
        <w:rPr>
          <w:rFonts w:eastAsiaTheme="majorEastAsia"/>
          <w:color w:val="auto"/>
        </w:rPr>
      </w:pPr>
      <w:r w:rsidRPr="00CB0061">
        <w:rPr>
          <w:rFonts w:eastAsiaTheme="majorEastAsia"/>
          <w:color w:val="auto"/>
        </w:rPr>
        <w:t>Technologia CUDA ma skalowalny model programowania równoległego</w:t>
      </w:r>
      <w:r w:rsidR="00CF1DD8" w:rsidRPr="00CB0061">
        <w:rPr>
          <w:rFonts w:eastAsiaTheme="majorEastAsia"/>
          <w:color w:val="auto"/>
        </w:rPr>
        <w:t xml:space="preserve"> – program można uruchomić</w:t>
      </w:r>
      <w:r w:rsidR="00D42D61" w:rsidRPr="00CB0061">
        <w:rPr>
          <w:rFonts w:eastAsiaTheme="majorEastAsia"/>
          <w:color w:val="auto"/>
        </w:rPr>
        <w:t xml:space="preserve"> na </w:t>
      </w:r>
      <w:r w:rsidR="00CF1DD8" w:rsidRPr="00CB0061">
        <w:rPr>
          <w:rFonts w:eastAsiaTheme="majorEastAsia"/>
          <w:color w:val="auto"/>
        </w:rPr>
        <w:t>każdej ilości mikroprocesorów</w:t>
      </w:r>
      <w:r w:rsidR="00234FE4" w:rsidRPr="00CB0061">
        <w:rPr>
          <w:rFonts w:eastAsiaTheme="majorEastAsia"/>
          <w:color w:val="auto"/>
        </w:rPr>
        <w:t xml:space="preserve"> GPU</w:t>
      </w:r>
      <w:r w:rsidR="00CF1DD8" w:rsidRPr="00CB0061">
        <w:rPr>
          <w:rFonts w:eastAsiaTheme="majorEastAsia"/>
          <w:color w:val="auto"/>
        </w:rPr>
        <w:t>. Jedna funkcja wykonywana</w:t>
      </w:r>
      <w:r w:rsidR="00D42D61" w:rsidRPr="00CB0061">
        <w:rPr>
          <w:rFonts w:eastAsiaTheme="majorEastAsia"/>
          <w:color w:val="auto"/>
        </w:rPr>
        <w:t xml:space="preserve"> na </w:t>
      </w:r>
      <w:r w:rsidR="00CF1DD8" w:rsidRPr="00CB0061">
        <w:rPr>
          <w:rFonts w:eastAsiaTheme="majorEastAsia"/>
          <w:color w:val="auto"/>
        </w:rPr>
        <w:t xml:space="preserve">GPU – </w:t>
      </w:r>
      <w:r w:rsidR="00690DAB" w:rsidRPr="00CB0061">
        <w:rPr>
          <w:rStyle w:val="PodkrelenieZnak"/>
          <w:rFonts w:eastAsiaTheme="majorEastAsia"/>
        </w:rPr>
        <w:t>kernel</w:t>
      </w:r>
      <w:r w:rsidR="00CF1DD8" w:rsidRPr="00CB0061">
        <w:rPr>
          <w:rFonts w:eastAsiaTheme="majorEastAsia"/>
          <w:color w:val="auto"/>
        </w:rPr>
        <w:t xml:space="preserve"> – opisuje działania wykonywane</w:t>
      </w:r>
      <w:r w:rsidR="00DD25E4" w:rsidRPr="00CB0061">
        <w:rPr>
          <w:rFonts w:eastAsiaTheme="majorEastAsia"/>
          <w:color w:val="auto"/>
        </w:rPr>
        <w:t xml:space="preserve"> w </w:t>
      </w:r>
      <w:r w:rsidR="00CF1DD8" w:rsidRPr="00CB0061">
        <w:rPr>
          <w:rFonts w:eastAsiaTheme="majorEastAsia"/>
          <w:color w:val="auto"/>
        </w:rPr>
        <w:t>jednym wątku</w:t>
      </w:r>
      <w:r w:rsidR="000529A6" w:rsidRPr="00CB0061">
        <w:rPr>
          <w:rFonts w:eastAsiaTheme="majorEastAsia"/>
          <w:color w:val="auto"/>
        </w:rPr>
        <w:t>. Przy wywołaniu kernela wymagane jest podanie ilości tzw. bloków</w:t>
      </w:r>
      <w:r w:rsidR="00DD25E4" w:rsidRPr="00CB0061">
        <w:rPr>
          <w:rFonts w:eastAsiaTheme="majorEastAsia"/>
          <w:color w:val="auto"/>
        </w:rPr>
        <w:t xml:space="preserve"> w </w:t>
      </w:r>
      <w:r w:rsidR="000529A6" w:rsidRPr="00CB0061">
        <w:rPr>
          <w:rFonts w:eastAsiaTheme="majorEastAsia"/>
          <w:color w:val="auto"/>
        </w:rPr>
        <w:t>gridzie, oraz ilości wątków</w:t>
      </w:r>
      <w:r w:rsidR="00DD25E4" w:rsidRPr="00CB0061">
        <w:rPr>
          <w:rFonts w:eastAsiaTheme="majorEastAsia"/>
          <w:color w:val="auto"/>
        </w:rPr>
        <w:t xml:space="preserve"> w </w:t>
      </w:r>
      <w:r w:rsidR="000529A6" w:rsidRPr="00CB0061">
        <w:rPr>
          <w:rFonts w:eastAsiaTheme="majorEastAsia"/>
          <w:color w:val="auto"/>
        </w:rPr>
        <w:t xml:space="preserve">bloku. </w:t>
      </w:r>
      <w:r w:rsidR="0086643D" w:rsidRPr="00CB0061">
        <w:rPr>
          <w:rFonts w:eastAsiaTheme="majorEastAsia"/>
          <w:color w:val="auto"/>
        </w:rPr>
        <w:t>Liczby te określają, ile wątków zostanie uruchomionych równolegle. Zostało to zilustrowane poniżej:</w:t>
      </w:r>
      <w:r w:rsidR="000529A6" w:rsidRPr="00CB0061">
        <w:rPr>
          <w:rFonts w:eastAsiaTheme="majorEastAsia"/>
          <w:color w:val="auto"/>
        </w:rPr>
        <w:t xml:space="preserve"> </w:t>
      </w:r>
    </w:p>
    <w:p w:rsidR="00CA3740" w:rsidRPr="00CB0061" w:rsidRDefault="00CA3740">
      <w:pPr>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997F22" w:rsidRPr="00CB0061" w:rsidTr="002B2160">
        <w:tc>
          <w:tcPr>
            <w:tcW w:w="8665" w:type="dxa"/>
          </w:tcPr>
          <w:p w:rsidR="00997F22" w:rsidRPr="00CB0061" w:rsidRDefault="00997F22" w:rsidP="00A375D3">
            <w:pPr>
              <w:pStyle w:val="Podpisrysunku"/>
            </w:pPr>
            <w:r w:rsidRPr="00CB0061">
              <w:rPr>
                <w:noProof/>
              </w:rPr>
              <w:lastRenderedPageBreak/>
              <w:drawing>
                <wp:inline distT="0" distB="0" distL="0" distR="0">
                  <wp:extent cx="4476115" cy="5878195"/>
                  <wp:effectExtent l="0" t="0" r="635" b="0"/>
                  <wp:docPr id="29"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tc>
      </w:tr>
      <w:tr w:rsidR="00997F22" w:rsidRPr="00CB0061" w:rsidTr="002B2160">
        <w:tc>
          <w:tcPr>
            <w:tcW w:w="8665" w:type="dxa"/>
          </w:tcPr>
          <w:p w:rsidR="0061198B" w:rsidRPr="00CB0061" w:rsidRDefault="00997F22" w:rsidP="00A375D3">
            <w:pPr>
              <w:pStyle w:val="Podpisrysunku"/>
              <w:rPr>
                <w:rFonts w:ascii="Verdana" w:hAnsi="Verdana"/>
              </w:rPr>
            </w:pPr>
            <w:bookmarkStart w:id="28" w:name="_Toc261555449"/>
            <w:r w:rsidRPr="00CB0061">
              <w:rPr>
                <w:rFonts w:ascii="Verdana" w:hAnsi="Verdana"/>
              </w:rPr>
              <w:t xml:space="preserve">Rysunek </w:t>
            </w:r>
            <w:r w:rsidR="00CC3C12" w:rsidRPr="00CB0061">
              <w:rPr>
                <w:rFonts w:ascii="Verdana" w:hAnsi="Verdana"/>
              </w:rPr>
              <w:fldChar w:fldCharType="begin"/>
            </w:r>
            <w:r w:rsidR="00642DAE" w:rsidRPr="00CB0061">
              <w:rPr>
                <w:rFonts w:ascii="Verdana" w:hAnsi="Verdana"/>
              </w:rPr>
              <w:instrText xml:space="preserve"> SEQ Rysunek \* ARABIC </w:instrText>
            </w:r>
            <w:r w:rsidR="00CC3C12" w:rsidRPr="00CB0061">
              <w:rPr>
                <w:rFonts w:ascii="Verdana" w:hAnsi="Verdana"/>
              </w:rPr>
              <w:fldChar w:fldCharType="separate"/>
            </w:r>
            <w:r w:rsidR="00ED5C84">
              <w:rPr>
                <w:rFonts w:ascii="Verdana" w:hAnsi="Verdana"/>
                <w:noProof/>
              </w:rPr>
              <w:t>5</w:t>
            </w:r>
            <w:r w:rsidR="00CC3C12" w:rsidRPr="00CB0061">
              <w:rPr>
                <w:rFonts w:ascii="Verdana" w:hAnsi="Verdana"/>
              </w:rPr>
              <w:fldChar w:fldCharType="end"/>
            </w:r>
            <w:r w:rsidRPr="00CB0061">
              <w:rPr>
                <w:rFonts w:ascii="Verdana" w:hAnsi="Verdana"/>
              </w:rPr>
              <w:t xml:space="preserve">. </w:t>
            </w:r>
            <w:r w:rsidR="004C7F1A" w:rsidRPr="00CB0061">
              <w:rPr>
                <w:rFonts w:ascii="Verdana" w:hAnsi="Verdana"/>
              </w:rPr>
              <w:t>Podział pracy</w:t>
            </w:r>
            <w:r w:rsidR="00D42D61" w:rsidRPr="00CB0061">
              <w:rPr>
                <w:rFonts w:ascii="Verdana" w:hAnsi="Verdana"/>
              </w:rPr>
              <w:t xml:space="preserve"> na </w:t>
            </w:r>
            <w:r w:rsidR="0061198B" w:rsidRPr="00CB0061">
              <w:rPr>
                <w:rFonts w:ascii="Verdana" w:hAnsi="Verdana"/>
              </w:rPr>
              <w:t>bloki</w:t>
            </w:r>
            <w:r w:rsidR="00DD25E4" w:rsidRPr="00CB0061">
              <w:rPr>
                <w:rFonts w:ascii="Verdana" w:hAnsi="Verdana"/>
              </w:rPr>
              <w:t xml:space="preserve"> i </w:t>
            </w:r>
            <w:r w:rsidR="0061198B" w:rsidRPr="00CB0061">
              <w:rPr>
                <w:rFonts w:ascii="Verdana" w:hAnsi="Verdana"/>
              </w:rPr>
              <w:t>watki</w:t>
            </w:r>
            <w:bookmarkEnd w:id="28"/>
          </w:p>
          <w:p w:rsidR="00997F22" w:rsidRPr="00CB0061" w:rsidRDefault="00997F22" w:rsidP="00A375D3">
            <w:pPr>
              <w:pStyle w:val="Podpisrysunku"/>
              <w:rPr>
                <w:rFonts w:ascii="Verdana" w:hAnsi="Verdana"/>
              </w:rPr>
            </w:pPr>
            <w:r w:rsidRPr="00CB0061">
              <w:rPr>
                <w:rFonts w:ascii="Verdana" w:hAnsi="Verdana"/>
              </w:rPr>
              <w:t>Źródło</w:t>
            </w:r>
            <w:r w:rsidR="0061198B" w:rsidRPr="00CB0061">
              <w:rPr>
                <w:rFonts w:ascii="Verdana" w:hAnsi="Verdana"/>
              </w:rPr>
              <w:t xml:space="preserve">: </w:t>
            </w:r>
            <w:sdt>
              <w:sdtPr>
                <w:rPr>
                  <w:rFonts w:ascii="Verdana" w:hAnsi="Verdana"/>
                </w:rPr>
                <w:id w:val="155811723"/>
                <w:citation/>
              </w:sdtPr>
              <w:sdtContent>
                <w:r w:rsidR="00CC3C12" w:rsidRPr="00CB0061">
                  <w:rPr>
                    <w:rFonts w:ascii="Verdana" w:hAnsi="Verdana"/>
                  </w:rPr>
                  <w:fldChar w:fldCharType="begin"/>
                </w:r>
                <w:r w:rsidR="00642DAE" w:rsidRPr="00CB0061">
                  <w:rPr>
                    <w:rFonts w:ascii="Verdana" w:hAnsi="Verdana"/>
                  </w:rPr>
                  <w:instrText xml:space="preserve"> CITATION Dam07 \p 4 \l 1045  </w:instrText>
                </w:r>
                <w:r w:rsidR="00CC3C12" w:rsidRPr="00CB0061">
                  <w:rPr>
                    <w:rFonts w:ascii="Verdana" w:hAnsi="Verdana"/>
                  </w:rPr>
                  <w:fldChar w:fldCharType="separate"/>
                </w:r>
                <w:r w:rsidRPr="00CB0061">
                  <w:rPr>
                    <w:rFonts w:ascii="Verdana" w:hAnsi="Verdana"/>
                    <w:noProof/>
                  </w:rPr>
                  <w:t xml:space="preserve"> (Triolet, 2007, str. 4)</w:t>
                </w:r>
                <w:r w:rsidR="00CC3C12" w:rsidRPr="00CB0061">
                  <w:rPr>
                    <w:rFonts w:ascii="Verdana" w:hAnsi="Verdana"/>
                  </w:rPr>
                  <w:fldChar w:fldCharType="end"/>
                </w:r>
              </w:sdtContent>
            </w:sdt>
          </w:p>
        </w:tc>
      </w:tr>
    </w:tbl>
    <w:p w:rsidR="002A1FB8" w:rsidRPr="00CB0061" w:rsidRDefault="002B570B" w:rsidP="007268D5">
      <w:pPr>
        <w:rPr>
          <w:rFonts w:eastAsiaTheme="minorHAnsi"/>
          <w:color w:val="auto"/>
          <w:lang w:eastAsia="en-US"/>
        </w:rPr>
      </w:pPr>
      <w:r w:rsidRPr="00CB0061">
        <w:t>Każdy blok</w:t>
      </w:r>
      <w:r w:rsidR="00DD25E4" w:rsidRPr="00CB0061">
        <w:t xml:space="preserve"> w </w:t>
      </w:r>
      <w:r w:rsidRPr="00CB0061">
        <w:t>gridzie oraz każdy wątek</w:t>
      </w:r>
      <w:r w:rsidR="00DD25E4" w:rsidRPr="00CB0061">
        <w:t xml:space="preserve"> w </w:t>
      </w:r>
      <w:r w:rsidRPr="00CB0061">
        <w:t xml:space="preserve">bloku ma indeks określony </w:t>
      </w:r>
      <w:r w:rsidR="008263BA" w:rsidRPr="00CB0061">
        <w:t xml:space="preserve">maksymalnie </w:t>
      </w:r>
      <w:r w:rsidRPr="00CB0061">
        <w:t>trzema wymiarami (na powyższej ilustracji dwoma).</w:t>
      </w:r>
      <w:r w:rsidR="00D42D61" w:rsidRPr="00CB0061">
        <w:t xml:space="preserve"> </w:t>
      </w:r>
      <w:r w:rsidR="00106EA9" w:rsidRPr="00CB0061">
        <w:t>D</w:t>
      </w:r>
      <w:r w:rsidR="00D42D61" w:rsidRPr="00CB0061">
        <w:t>o </w:t>
      </w:r>
      <w:r w:rsidRPr="00CB0061">
        <w:t>każdego uruchomionego kernela można użyć innej ilości bloków lub wątków.</w:t>
      </w:r>
      <w:r w:rsidR="00C14B79" w:rsidRPr="00CB0061">
        <w:t xml:space="preserve"> </w:t>
      </w:r>
      <w:r w:rsidR="00A6466B" w:rsidRPr="00CB0061">
        <w:t xml:space="preserve">Po rozpoczęciu kernela, GPU ma za zadanie </w:t>
      </w:r>
      <w:r w:rsidR="00452F98" w:rsidRPr="00CB0061">
        <w:t>przypisa</w:t>
      </w:r>
      <w:r w:rsidR="007268D5" w:rsidRPr="00CB0061">
        <w:t xml:space="preserve">ć </w:t>
      </w:r>
      <w:r w:rsidR="008A4D67" w:rsidRPr="00CB0061">
        <w:t>każdy blok</w:t>
      </w:r>
      <w:r w:rsidR="00D42D61" w:rsidRPr="00CB0061">
        <w:t xml:space="preserve"> do </w:t>
      </w:r>
      <w:r w:rsidR="008A4D67" w:rsidRPr="00CB0061">
        <w:t>wykonania</w:t>
      </w:r>
      <w:r w:rsidR="00D42D61" w:rsidRPr="00CB0061">
        <w:t xml:space="preserve"> </w:t>
      </w:r>
      <w:r w:rsidR="008A4D67" w:rsidRPr="00CB0061">
        <w:t>któr</w:t>
      </w:r>
      <w:r w:rsidR="00106EA9" w:rsidRPr="00CB0061">
        <w:t>emuś</w:t>
      </w:r>
      <w:r w:rsidR="00DD25E4" w:rsidRPr="00CB0061">
        <w:t xml:space="preserve"> z </w:t>
      </w:r>
      <w:r w:rsidR="008A4D67" w:rsidRPr="00CB0061">
        <w:t>dostępnych mikroprocesorów strumieniowych.</w:t>
      </w:r>
      <w:r w:rsidR="00DD25E4" w:rsidRPr="00CB0061">
        <w:t xml:space="preserve"> </w:t>
      </w:r>
      <w:r w:rsidR="00106EA9" w:rsidRPr="00CB0061">
        <w:t>Z</w:t>
      </w:r>
      <w:r w:rsidR="00DD25E4" w:rsidRPr="00CB0061">
        <w:t> </w:t>
      </w:r>
      <w:r w:rsidR="007268D5" w:rsidRPr="00CB0061">
        <w:t xml:space="preserve">tego względu, aby wykorzystać pełną moc GPU, ilość bloków powinna być przynajmniej równa ilości </w:t>
      </w:r>
      <w:r w:rsidR="007268D5" w:rsidRPr="00CB0061">
        <w:rPr>
          <w:rFonts w:eastAsiaTheme="minorHAnsi"/>
          <w:color w:val="auto"/>
          <w:lang w:eastAsia="en-US"/>
        </w:rPr>
        <w:t>multiprocesorów</w:t>
      </w:r>
      <w:r w:rsidR="00DD25E4" w:rsidRPr="00CB0061">
        <w:rPr>
          <w:rFonts w:eastAsiaTheme="minorHAnsi"/>
          <w:color w:val="auto"/>
          <w:lang w:eastAsia="en-US"/>
        </w:rPr>
        <w:t xml:space="preserve"> w </w:t>
      </w:r>
      <w:r w:rsidR="007268D5" w:rsidRPr="00CB0061">
        <w:rPr>
          <w:rFonts w:eastAsiaTheme="minorHAnsi"/>
          <w:color w:val="auto"/>
          <w:lang w:eastAsia="en-US"/>
        </w:rPr>
        <w:t>GPU</w:t>
      </w:r>
      <w:r w:rsidR="004F05DC" w:rsidRPr="00CB0061">
        <w:rPr>
          <w:rStyle w:val="Odwoanieprzypisudolnego"/>
          <w:rFonts w:eastAsiaTheme="minorHAnsi"/>
          <w:color w:val="auto"/>
          <w:lang w:eastAsia="en-US"/>
        </w:rPr>
        <w:footnoteReference w:id="18"/>
      </w:r>
      <w:r w:rsidR="007268D5" w:rsidRPr="00CB0061">
        <w:rPr>
          <w:rFonts w:eastAsiaTheme="minorHAnsi"/>
          <w:color w:val="auto"/>
          <w:lang w:eastAsia="en-US"/>
        </w:rPr>
        <w:t>.</w:t>
      </w:r>
    </w:p>
    <w:p w:rsidR="00C77F0C" w:rsidRDefault="00C77F0C" w:rsidP="00C77F0C">
      <w:pPr>
        <w:pStyle w:val="Nagwek3"/>
      </w:pPr>
      <w:bookmarkStart w:id="29" w:name="_Toc262305008"/>
      <w:bookmarkStart w:id="30" w:name="_Ref262338635"/>
      <w:bookmarkStart w:id="31" w:name="_Ref260260304"/>
      <w:r w:rsidRPr="00CB0061">
        <w:lastRenderedPageBreak/>
        <w:t>Proces wykonania programu CUDA</w:t>
      </w:r>
      <w:bookmarkEnd w:id="29"/>
      <w:bookmarkEnd w:id="30"/>
    </w:p>
    <w:p w:rsidR="00C77F0C" w:rsidRPr="00CB0061" w:rsidRDefault="00C77F0C" w:rsidP="00C77F0C">
      <w:pPr>
        <w:rPr>
          <w:color w:val="auto"/>
        </w:rPr>
      </w:pPr>
      <w:r w:rsidRPr="00CB0061">
        <w:rPr>
          <w:color w:val="auto"/>
        </w:rPr>
        <w:t>Większość operacji wykonywanych na GPU ma następującą sekwencję:</w:t>
      </w:r>
    </w:p>
    <w:p w:rsidR="00C77F0C" w:rsidRPr="00CB0061" w:rsidRDefault="00C77F0C" w:rsidP="00C77F0C">
      <w:pPr>
        <w:pStyle w:val="Akapitzlist"/>
      </w:pPr>
      <w:r w:rsidRPr="00CB0061">
        <w:t>Alokowanie wejściowej i wyjściowej pamięci na karcie graficznej</w:t>
      </w:r>
    </w:p>
    <w:p w:rsidR="00C77F0C" w:rsidRPr="00CB0061" w:rsidRDefault="00C77F0C" w:rsidP="00C77F0C">
      <w:pPr>
        <w:pStyle w:val="Akapitzlist"/>
      </w:pPr>
      <w:r w:rsidRPr="00CB0061">
        <w:t>Kopiowanie danych wejściowych do pamięci graficznej</w:t>
      </w:r>
    </w:p>
    <w:p w:rsidR="00C77F0C" w:rsidRPr="00CB0061" w:rsidRDefault="00C77F0C" w:rsidP="00C77F0C">
      <w:pPr>
        <w:pStyle w:val="Akapitzlist"/>
      </w:pPr>
      <w:r w:rsidRPr="00CB0061">
        <w:t>Wykonywanie właściwych operacji (kerneli) na GPU</w:t>
      </w:r>
    </w:p>
    <w:p w:rsidR="00C77F0C" w:rsidRPr="00CB0061" w:rsidRDefault="00C77F0C" w:rsidP="00C77F0C">
      <w:pPr>
        <w:pStyle w:val="Akapitzlist"/>
      </w:pPr>
      <w:r w:rsidRPr="00CB0061">
        <w:t>Kopiowanie danych wyjściowych z pamięci graficznej do RAM</w:t>
      </w:r>
    </w:p>
    <w:p w:rsidR="00C77F0C" w:rsidRPr="00CB0061" w:rsidRDefault="00C77F0C" w:rsidP="00C77F0C">
      <w:pPr>
        <w:pStyle w:val="Akapitzlist"/>
      </w:pPr>
      <w:r w:rsidRPr="00CB0061">
        <w:t>Dealokacja wejściowej i wyjściowej pamięci na karcie graficznej.</w:t>
      </w:r>
    </w:p>
    <w:p w:rsidR="00C77F0C" w:rsidRPr="00CB0061" w:rsidRDefault="00C77F0C" w:rsidP="00C77F0C">
      <w:pPr>
        <w:rPr>
          <w:color w:val="auto"/>
        </w:rPr>
      </w:pPr>
      <w:r w:rsidRPr="00CB0061">
        <w:rPr>
          <w:color w:val="auto"/>
        </w:rPr>
        <w:t>Można zauważyć, że jest więcej operacji niż w przypadku wykonywania obliczeń na CPU – jest to związane z kopiowaniem danych między RAM a pamięcią graficzną.</w:t>
      </w:r>
    </w:p>
    <w:p w:rsidR="00B9521C" w:rsidRPr="00CB0061" w:rsidRDefault="00B9521C" w:rsidP="00B9521C">
      <w:pPr>
        <w:pStyle w:val="Nagwek3"/>
      </w:pPr>
      <w:bookmarkStart w:id="32" w:name="_Toc262305009"/>
      <w:r w:rsidRPr="00CB0061">
        <w:t>Wersje CUDA</w:t>
      </w:r>
      <w:bookmarkEnd w:id="31"/>
      <w:bookmarkEnd w:id="32"/>
    </w:p>
    <w:p w:rsidR="00F332C3" w:rsidRPr="00CB0061" w:rsidRDefault="00A90679" w:rsidP="00F332C3">
      <w:r w:rsidRPr="00CB0061">
        <w:t xml:space="preserve">CUDA może być </w:t>
      </w:r>
      <w:r w:rsidR="004A145B" w:rsidRPr="00CB0061">
        <w:t xml:space="preserve">użyta z </w:t>
      </w:r>
      <w:r w:rsidRPr="00CB0061">
        <w:t>karta</w:t>
      </w:r>
      <w:r w:rsidR="004A145B" w:rsidRPr="00CB0061">
        <w:t>mi</w:t>
      </w:r>
      <w:r w:rsidRPr="00CB0061">
        <w:t xml:space="preserve"> GeForce, Quadro lub urządzenia</w:t>
      </w:r>
      <w:r w:rsidR="004A145B" w:rsidRPr="00CB0061">
        <w:t>mi</w:t>
      </w:r>
      <w:r w:rsidRPr="00CB0061">
        <w:t xml:space="preserve"> Tesla</w:t>
      </w:r>
      <w:r w:rsidR="00C2055A" w:rsidRPr="00CB0061">
        <w:t xml:space="preserve"> (specjalny</w:t>
      </w:r>
      <w:r w:rsidR="004A145B" w:rsidRPr="00CB0061">
        <w:t>mi</w:t>
      </w:r>
      <w:r w:rsidR="00C2055A" w:rsidRPr="00CB0061">
        <w:t xml:space="preserve"> karta</w:t>
      </w:r>
      <w:r w:rsidR="004A145B" w:rsidRPr="00CB0061">
        <w:t>mi</w:t>
      </w:r>
      <w:r w:rsidR="00C2055A" w:rsidRPr="00CB0061">
        <w:t xml:space="preserve"> GPU używany</w:t>
      </w:r>
      <w:r w:rsidR="004A145B" w:rsidRPr="00CB0061">
        <w:t>mi</w:t>
      </w:r>
      <w:r w:rsidR="00C2055A" w:rsidRPr="00CB0061">
        <w:t xml:space="preserve"> jako procesory</w:t>
      </w:r>
      <w:r w:rsidR="00DD25E4" w:rsidRPr="00CB0061">
        <w:t xml:space="preserve"> w </w:t>
      </w:r>
      <w:r w:rsidR="00C2055A" w:rsidRPr="00CB0061">
        <w:t>superkomputerach</w:t>
      </w:r>
      <w:sdt>
        <w:sdtPr>
          <w:id w:val="69722143"/>
          <w:citation/>
        </w:sdtPr>
        <w:sdtContent>
          <w:fldSimple w:instr=" CITATION NVI \l 1045 ">
            <w:r w:rsidR="00527F76" w:rsidRPr="00CB0061">
              <w:rPr>
                <w:noProof/>
              </w:rPr>
              <w:t xml:space="preserve"> (NVIDIA)</w:t>
            </w:r>
          </w:fldSimple>
        </w:sdtContent>
      </w:sdt>
      <w:r w:rsidR="00C2055A" w:rsidRPr="00CB0061">
        <w:t xml:space="preserve">). </w:t>
      </w:r>
      <w:r w:rsidR="00C04EDD" w:rsidRPr="00CB0061">
        <w:t>Każda</w:t>
      </w:r>
      <w:r w:rsidR="00DD25E4" w:rsidRPr="00CB0061">
        <w:t xml:space="preserve"> z </w:t>
      </w:r>
      <w:r w:rsidR="00C04EDD" w:rsidRPr="00CB0061">
        <w:t xml:space="preserve">nich posiada określoną </w:t>
      </w:r>
      <w:r w:rsidR="00D8234F" w:rsidRPr="00CB0061">
        <w:t>architektur</w:t>
      </w:r>
      <w:r w:rsidR="00C04EDD" w:rsidRPr="00CB0061">
        <w:t>ę</w:t>
      </w:r>
      <w:r w:rsidR="00D8234F" w:rsidRPr="00CB0061">
        <w:t xml:space="preserve"> rdzenia (</w:t>
      </w:r>
      <w:r w:rsidR="00C04EDD" w:rsidRPr="00CB0061">
        <w:t xml:space="preserve">oznaczoną przez tzw. </w:t>
      </w:r>
      <w:r w:rsidR="00EC3BB9" w:rsidRPr="00CB0061">
        <w:rPr>
          <w:rStyle w:val="PodkrelenieZnak"/>
        </w:rPr>
        <w:t>compute capability</w:t>
      </w:r>
      <w:r w:rsidR="002C09B6" w:rsidRPr="00CB0061">
        <w:t xml:space="preserve"> - CC</w:t>
      </w:r>
      <w:r w:rsidR="00C04EDD" w:rsidRPr="00CB0061">
        <w:t>)</w:t>
      </w:r>
      <w:r w:rsidR="00073DF3" w:rsidRPr="00CB0061">
        <w:t xml:space="preserve">. </w:t>
      </w:r>
      <w:r w:rsidR="00EB5BB3" w:rsidRPr="00CB0061">
        <w:t>Numer wersji</w:t>
      </w:r>
      <w:r w:rsidR="0020691B" w:rsidRPr="00CB0061">
        <w:t xml:space="preserve"> </w:t>
      </w:r>
      <w:r w:rsidR="00EC3BB9" w:rsidRPr="00CB0061">
        <w:rPr>
          <w:rStyle w:val="PodkrelenieZnak"/>
        </w:rPr>
        <w:t>compute capability</w:t>
      </w:r>
      <w:r w:rsidR="0020691B" w:rsidRPr="00CB0061">
        <w:t xml:space="preserve"> pozwala określić możliwości danej karty graficznej (</w:t>
      </w:r>
      <w:r w:rsidR="006E7C7D" w:rsidRPr="00CB0061">
        <w:t xml:space="preserve">takich jak ilość pamięci dzielonej lub to, czy dana karta wspiera liczby podwójnej precyzji). </w:t>
      </w:r>
      <w:r w:rsidR="00D243A1" w:rsidRPr="00CB0061">
        <w:t xml:space="preserve">Obecne produkty mają </w:t>
      </w:r>
      <w:r w:rsidR="002C09B6" w:rsidRPr="00CB0061">
        <w:t>CC</w:t>
      </w:r>
      <w:r w:rsidR="00D243A1" w:rsidRPr="00CB0061">
        <w:t xml:space="preserve"> 1.0, 1.1, 1.2, 1.3 </w:t>
      </w:r>
      <w:r w:rsidR="007C4879" w:rsidRPr="00CB0061">
        <w:t xml:space="preserve">lub </w:t>
      </w:r>
      <w:r w:rsidR="00D243A1" w:rsidRPr="00CB0061">
        <w:t xml:space="preserve">2.0. </w:t>
      </w:r>
    </w:p>
    <w:p w:rsidR="00BC2198" w:rsidRPr="00CB0061" w:rsidRDefault="006D1236" w:rsidP="00BC2198">
      <w:pPr>
        <w:pStyle w:val="Nagwek4"/>
      </w:pPr>
      <w:bookmarkStart w:id="33" w:name="_Ref260087502"/>
      <w:bookmarkStart w:id="34" w:name="_Ref260087522"/>
      <w:bookmarkStart w:id="35" w:name="_Toc262305010"/>
      <w:r w:rsidRPr="00CB0061">
        <w:t>Ograniczenia</w:t>
      </w:r>
      <w:bookmarkEnd w:id="33"/>
      <w:bookmarkEnd w:id="34"/>
      <w:bookmarkEnd w:id="35"/>
      <w:r w:rsidRPr="00CB0061">
        <w:t xml:space="preserve"> </w:t>
      </w:r>
    </w:p>
    <w:p w:rsidR="000752F9" w:rsidRPr="00CB0061" w:rsidRDefault="00942314" w:rsidP="00942314">
      <w:pPr>
        <w:rPr>
          <w:rFonts w:eastAsiaTheme="majorEastAsia"/>
          <w:color w:val="auto"/>
        </w:rPr>
      </w:pPr>
      <w:r w:rsidRPr="00CB0061">
        <w:rPr>
          <w:rFonts w:eastAsiaTheme="majorEastAsia"/>
          <w:color w:val="auto"/>
        </w:rPr>
        <w:t xml:space="preserve">Programy </w:t>
      </w:r>
      <w:r w:rsidR="006D4E45" w:rsidRPr="00CB0061">
        <w:rPr>
          <w:rFonts w:eastAsiaTheme="majorEastAsia"/>
          <w:color w:val="auto"/>
        </w:rPr>
        <w:t>CUDA</w:t>
      </w:r>
      <w:r w:rsidRPr="00CB0061">
        <w:rPr>
          <w:rFonts w:eastAsiaTheme="majorEastAsia"/>
          <w:color w:val="auto"/>
        </w:rPr>
        <w:t xml:space="preserve"> </w:t>
      </w:r>
      <w:r w:rsidR="000752F9" w:rsidRPr="00CB0061">
        <w:rPr>
          <w:rFonts w:eastAsiaTheme="majorEastAsia"/>
          <w:color w:val="auto"/>
        </w:rPr>
        <w:t>–</w:t>
      </w:r>
      <w:r w:rsidRPr="00CB0061">
        <w:rPr>
          <w:rFonts w:eastAsiaTheme="majorEastAsia"/>
          <w:color w:val="auto"/>
        </w:rPr>
        <w:t xml:space="preserve"> </w:t>
      </w:r>
      <w:r w:rsidR="000752F9" w:rsidRPr="00CB0061">
        <w:rPr>
          <w:rFonts w:eastAsiaTheme="majorEastAsia"/>
          <w:color w:val="auto"/>
        </w:rPr>
        <w:t>ja</w:t>
      </w:r>
      <w:r w:rsidR="006D4E45" w:rsidRPr="00CB0061">
        <w:rPr>
          <w:rFonts w:eastAsiaTheme="majorEastAsia"/>
          <w:color w:val="auto"/>
        </w:rPr>
        <w:t>ko</w:t>
      </w:r>
      <w:r w:rsidR="00D42D61" w:rsidRPr="00CB0061">
        <w:rPr>
          <w:rFonts w:eastAsiaTheme="majorEastAsia"/>
          <w:color w:val="auto"/>
        </w:rPr>
        <w:t xml:space="preserve"> że </w:t>
      </w:r>
      <w:r w:rsidR="006D4E45" w:rsidRPr="00CB0061">
        <w:rPr>
          <w:rFonts w:eastAsiaTheme="majorEastAsia"/>
          <w:color w:val="auto"/>
        </w:rPr>
        <w:t>wykonywan</w:t>
      </w:r>
      <w:r w:rsidRPr="00CB0061">
        <w:rPr>
          <w:rFonts w:eastAsiaTheme="majorEastAsia"/>
          <w:color w:val="auto"/>
        </w:rPr>
        <w:t>e są</w:t>
      </w:r>
      <w:r w:rsidR="00D42D61" w:rsidRPr="00CB0061">
        <w:rPr>
          <w:rFonts w:eastAsiaTheme="majorEastAsia"/>
          <w:color w:val="auto"/>
        </w:rPr>
        <w:t xml:space="preserve"> na </w:t>
      </w:r>
      <w:r w:rsidR="006D4E45" w:rsidRPr="00CB0061">
        <w:rPr>
          <w:rFonts w:eastAsiaTheme="majorEastAsia"/>
          <w:color w:val="auto"/>
        </w:rPr>
        <w:t>GPU, układach które zostały stworzone głównie</w:t>
      </w:r>
      <w:r w:rsidR="00D42D61" w:rsidRPr="00CB0061">
        <w:rPr>
          <w:rFonts w:eastAsiaTheme="majorEastAsia"/>
          <w:color w:val="auto"/>
        </w:rPr>
        <w:t xml:space="preserve"> do </w:t>
      </w:r>
      <w:r w:rsidR="006D4E45" w:rsidRPr="00CB0061">
        <w:rPr>
          <w:rFonts w:eastAsiaTheme="majorEastAsia"/>
          <w:color w:val="auto"/>
        </w:rPr>
        <w:t>wykonywania obliczeń graficznych</w:t>
      </w:r>
      <w:r w:rsidR="000752F9" w:rsidRPr="00CB0061">
        <w:rPr>
          <w:rFonts w:eastAsiaTheme="majorEastAsia"/>
          <w:color w:val="auto"/>
        </w:rPr>
        <w:t xml:space="preserve"> –</w:t>
      </w:r>
      <w:r w:rsidR="006D4E45" w:rsidRPr="00CB0061">
        <w:rPr>
          <w:rFonts w:eastAsiaTheme="majorEastAsia"/>
          <w:color w:val="auto"/>
        </w:rPr>
        <w:t xml:space="preserve"> mają </w:t>
      </w:r>
      <w:r w:rsidRPr="00CB0061">
        <w:rPr>
          <w:rFonts w:eastAsiaTheme="majorEastAsia"/>
          <w:color w:val="auto"/>
        </w:rPr>
        <w:t>pewne ograniczenia oraz utrudnienia</w:t>
      </w:r>
      <w:r w:rsidR="00DD25E4" w:rsidRPr="00CB0061">
        <w:rPr>
          <w:rFonts w:eastAsiaTheme="majorEastAsia"/>
          <w:color w:val="auto"/>
        </w:rPr>
        <w:t xml:space="preserve"> w </w:t>
      </w:r>
      <w:r w:rsidRPr="00CB0061">
        <w:rPr>
          <w:rFonts w:eastAsiaTheme="majorEastAsia"/>
          <w:color w:val="auto"/>
        </w:rPr>
        <w:t>porównaniu ze zwykłymi programami zrównoleglonymi</w:t>
      </w:r>
      <w:r w:rsidR="00D42D61" w:rsidRPr="00CB0061">
        <w:rPr>
          <w:rFonts w:eastAsiaTheme="majorEastAsia"/>
          <w:color w:val="auto"/>
        </w:rPr>
        <w:t xml:space="preserve"> na </w:t>
      </w:r>
      <w:r w:rsidRPr="00CB0061">
        <w:rPr>
          <w:rFonts w:eastAsiaTheme="majorEastAsia"/>
          <w:color w:val="auto"/>
        </w:rPr>
        <w:t>CPU</w:t>
      </w:r>
      <w:r w:rsidR="000752F9" w:rsidRPr="00CB0061">
        <w:rPr>
          <w:rFonts w:eastAsiaTheme="majorEastAsia"/>
          <w:color w:val="auto"/>
        </w:rPr>
        <w:t>:</w:t>
      </w:r>
    </w:p>
    <w:p w:rsidR="0086643D" w:rsidRPr="00CB0061" w:rsidRDefault="00993364" w:rsidP="000752F9">
      <w:pPr>
        <w:pStyle w:val="Akapitzlist"/>
        <w:numPr>
          <w:ilvl w:val="0"/>
          <w:numId w:val="37"/>
        </w:numPr>
        <w:rPr>
          <w:rFonts w:eastAsiaTheme="majorEastAsia"/>
          <w:color w:val="auto"/>
        </w:rPr>
      </w:pPr>
      <w:r w:rsidRPr="00CB0061">
        <w:rPr>
          <w:rFonts w:eastAsiaTheme="majorEastAsia"/>
          <w:color w:val="auto"/>
        </w:rPr>
        <w:t>Mnożenie</w:t>
      </w:r>
      <w:r w:rsidR="00DD25E4" w:rsidRPr="00CB0061">
        <w:rPr>
          <w:rFonts w:eastAsiaTheme="majorEastAsia"/>
          <w:color w:val="auto"/>
        </w:rPr>
        <w:t xml:space="preserve"> i </w:t>
      </w:r>
      <w:r w:rsidRPr="00CB0061">
        <w:rPr>
          <w:rFonts w:eastAsiaTheme="majorEastAsia"/>
          <w:color w:val="auto"/>
        </w:rPr>
        <w:t xml:space="preserve">dzielenie liczb całkowitych </w:t>
      </w:r>
      <w:r w:rsidR="00A60A89" w:rsidRPr="00CB0061">
        <w:rPr>
          <w:rFonts w:eastAsiaTheme="majorEastAsia"/>
          <w:color w:val="auto"/>
        </w:rPr>
        <w:t xml:space="preserve">jest </w:t>
      </w:r>
      <w:r w:rsidRPr="00CB0061">
        <w:rPr>
          <w:rFonts w:eastAsiaTheme="majorEastAsia"/>
          <w:color w:val="auto"/>
        </w:rPr>
        <w:t>kilka razy wolniejsze od podobnych operacji</w:t>
      </w:r>
      <w:r w:rsidR="00D42D61" w:rsidRPr="00CB0061">
        <w:rPr>
          <w:rFonts w:eastAsiaTheme="majorEastAsia"/>
          <w:color w:val="auto"/>
        </w:rPr>
        <w:t xml:space="preserve"> na </w:t>
      </w:r>
      <w:r w:rsidRPr="00CB0061">
        <w:rPr>
          <w:rFonts w:eastAsiaTheme="majorEastAsia"/>
          <w:color w:val="auto"/>
        </w:rPr>
        <w:t>liczbach zmiennoprzecinkowych</w:t>
      </w:r>
      <w:r w:rsidRPr="00CB0061">
        <w:rPr>
          <w:rStyle w:val="Odwoanieprzypisudolnego"/>
          <w:rFonts w:eastAsiaTheme="majorEastAsia"/>
          <w:color w:val="auto"/>
        </w:rPr>
        <w:footnoteReference w:id="19"/>
      </w:r>
      <w:r w:rsidR="00A60A89" w:rsidRPr="00CB0061">
        <w:rPr>
          <w:rFonts w:eastAsiaTheme="majorEastAsia"/>
          <w:color w:val="auto"/>
        </w:rPr>
        <w:t>;</w:t>
      </w:r>
    </w:p>
    <w:p w:rsidR="000E415B" w:rsidRPr="00CB0061" w:rsidRDefault="000E415B" w:rsidP="000752F9">
      <w:pPr>
        <w:pStyle w:val="Akapitzlist"/>
        <w:numPr>
          <w:ilvl w:val="0"/>
          <w:numId w:val="37"/>
        </w:numPr>
        <w:rPr>
          <w:rFonts w:eastAsiaTheme="majorEastAsia"/>
          <w:color w:val="auto"/>
        </w:rPr>
      </w:pPr>
      <w:r w:rsidRPr="00CB0061">
        <w:rPr>
          <w:rFonts w:eastAsiaTheme="majorEastAsia"/>
          <w:color w:val="auto"/>
        </w:rPr>
        <w:t>W GPU</w:t>
      </w:r>
      <w:r w:rsidR="00DD25E4" w:rsidRPr="00CB0061">
        <w:rPr>
          <w:rFonts w:eastAsiaTheme="majorEastAsia"/>
          <w:color w:val="auto"/>
        </w:rPr>
        <w:t xml:space="preserve"> z </w:t>
      </w:r>
      <w:r w:rsidRPr="00A512EF">
        <w:rPr>
          <w:rStyle w:val="PodkrelenieZnak"/>
          <w:rFonts w:eastAsiaTheme="majorEastAsia"/>
        </w:rPr>
        <w:t>compute capability</w:t>
      </w:r>
      <w:r w:rsidRPr="00CB0061">
        <w:rPr>
          <w:rFonts w:eastAsiaTheme="majorEastAsia"/>
          <w:color w:val="auto"/>
        </w:rPr>
        <w:t xml:space="preserve"> 1.2 lub mniejszym, nie ma obsługi liczb zmiennoprzecinkowych podwójnej precyzji</w:t>
      </w:r>
      <w:r w:rsidR="00A60A89" w:rsidRPr="00CB0061">
        <w:rPr>
          <w:rFonts w:eastAsiaTheme="majorEastAsia"/>
          <w:color w:val="auto"/>
        </w:rPr>
        <w:t>;</w:t>
      </w:r>
      <w:r w:rsidR="00DD25E4" w:rsidRPr="00CB0061">
        <w:rPr>
          <w:rFonts w:eastAsiaTheme="majorEastAsia"/>
          <w:color w:val="auto"/>
        </w:rPr>
        <w:t xml:space="preserve"> </w:t>
      </w:r>
      <w:r w:rsidR="00A60A89" w:rsidRPr="00CB0061">
        <w:rPr>
          <w:rFonts w:eastAsiaTheme="majorEastAsia"/>
          <w:color w:val="auto"/>
        </w:rPr>
        <w:t>W</w:t>
      </w:r>
      <w:r w:rsidR="00DD25E4" w:rsidRPr="00CB0061">
        <w:rPr>
          <w:rFonts w:eastAsiaTheme="majorEastAsia"/>
          <w:color w:val="auto"/>
        </w:rPr>
        <w:t> </w:t>
      </w:r>
      <w:r w:rsidRPr="00CB0061">
        <w:rPr>
          <w:rFonts w:eastAsiaTheme="majorEastAsia"/>
          <w:color w:val="auto"/>
        </w:rPr>
        <w:t>procesorach</w:t>
      </w:r>
      <w:r w:rsidR="00DD25E4" w:rsidRPr="00CB0061">
        <w:rPr>
          <w:rFonts w:eastAsiaTheme="majorEastAsia"/>
          <w:color w:val="auto"/>
        </w:rPr>
        <w:t xml:space="preserve"> z </w:t>
      </w:r>
      <w:r w:rsidRPr="00CB0061">
        <w:rPr>
          <w:rFonts w:eastAsiaTheme="majorEastAsia"/>
          <w:color w:val="auto"/>
        </w:rPr>
        <w:t>CC 1.3 są</w:t>
      </w:r>
      <w:r w:rsidR="00EB5BB3" w:rsidRPr="00CB0061">
        <w:rPr>
          <w:rFonts w:eastAsiaTheme="majorEastAsia"/>
          <w:color w:val="auto"/>
        </w:rPr>
        <w:t xml:space="preserve"> one</w:t>
      </w:r>
      <w:r w:rsidRPr="00CB0061">
        <w:rPr>
          <w:rFonts w:eastAsiaTheme="majorEastAsia"/>
          <w:color w:val="auto"/>
        </w:rPr>
        <w:t xml:space="preserve"> obsługiwane, ale </w:t>
      </w:r>
      <w:r w:rsidR="00F541F8" w:rsidRPr="00CB0061">
        <w:rPr>
          <w:rFonts w:eastAsiaTheme="majorEastAsia"/>
          <w:color w:val="auto"/>
        </w:rPr>
        <w:t>operacje</w:t>
      </w:r>
      <w:r w:rsidR="00D42D61" w:rsidRPr="00CB0061">
        <w:rPr>
          <w:rFonts w:eastAsiaTheme="majorEastAsia"/>
          <w:color w:val="auto"/>
        </w:rPr>
        <w:t xml:space="preserve"> na </w:t>
      </w:r>
      <w:r w:rsidR="00F541F8" w:rsidRPr="00CB0061">
        <w:rPr>
          <w:rFonts w:eastAsiaTheme="majorEastAsia"/>
          <w:color w:val="auto"/>
        </w:rPr>
        <w:t>nich są kilka razy wolniejsze niż</w:t>
      </w:r>
      <w:r w:rsidR="00D42D61" w:rsidRPr="00CB0061">
        <w:rPr>
          <w:rFonts w:eastAsiaTheme="majorEastAsia"/>
          <w:color w:val="auto"/>
        </w:rPr>
        <w:t xml:space="preserve"> na </w:t>
      </w:r>
      <w:r w:rsidR="00F541F8" w:rsidRPr="00CB0061">
        <w:rPr>
          <w:rFonts w:eastAsiaTheme="majorEastAsia"/>
          <w:color w:val="auto"/>
        </w:rPr>
        <w:t>liczbach pojedynczej precyzji</w:t>
      </w:r>
      <w:r w:rsidR="00A60A89" w:rsidRPr="00CB0061">
        <w:rPr>
          <w:rFonts w:eastAsiaTheme="majorEastAsia"/>
          <w:color w:val="auto"/>
        </w:rPr>
        <w:t>;</w:t>
      </w:r>
    </w:p>
    <w:p w:rsidR="00E277F1" w:rsidRPr="00CB0061" w:rsidRDefault="00E6601A" w:rsidP="000752F9">
      <w:pPr>
        <w:pStyle w:val="Akapitzlist"/>
        <w:numPr>
          <w:ilvl w:val="0"/>
          <w:numId w:val="37"/>
        </w:numPr>
        <w:rPr>
          <w:rFonts w:eastAsiaTheme="majorEastAsia"/>
          <w:color w:val="auto"/>
        </w:rPr>
      </w:pPr>
      <w:r w:rsidRPr="00CB0061">
        <w:rPr>
          <w:rFonts w:eastAsiaTheme="majorEastAsia"/>
          <w:color w:val="auto"/>
        </w:rPr>
        <w:lastRenderedPageBreak/>
        <w:t>Uruchomienie</w:t>
      </w:r>
      <w:r w:rsidR="00E277F1" w:rsidRPr="00CB0061">
        <w:rPr>
          <w:rFonts w:eastAsiaTheme="majorEastAsia"/>
          <w:color w:val="auto"/>
        </w:rPr>
        <w:t xml:space="preserve"> kernela ma pewien narzut czasowy – przygotowanie kernela może zająć dłużej niż samo jego działanie</w:t>
      </w:r>
      <w:r w:rsidR="00A60A89" w:rsidRPr="00CB0061">
        <w:rPr>
          <w:rFonts w:eastAsiaTheme="majorEastAsia"/>
          <w:color w:val="auto"/>
        </w:rPr>
        <w:t>;</w:t>
      </w:r>
    </w:p>
    <w:p w:rsidR="00A77328" w:rsidRPr="00CB0061" w:rsidRDefault="0009409A" w:rsidP="00C07F01">
      <w:pPr>
        <w:pStyle w:val="Akapitzlist"/>
        <w:numPr>
          <w:ilvl w:val="0"/>
          <w:numId w:val="37"/>
        </w:numPr>
        <w:rPr>
          <w:rFonts w:eastAsiaTheme="majorEastAsia"/>
          <w:color w:val="auto"/>
        </w:rPr>
      </w:pPr>
      <w:r w:rsidRPr="00CB0061">
        <w:rPr>
          <w:rFonts w:eastAsiaTheme="majorEastAsia"/>
          <w:color w:val="auto"/>
        </w:rPr>
        <w:t xml:space="preserve">Jestem wiele zasad (zależnych od wersji </w:t>
      </w:r>
      <w:r w:rsidR="00EC3BB9" w:rsidRPr="00CB0061">
        <w:rPr>
          <w:rStyle w:val="PodkrelenieZnak"/>
          <w:rFonts w:eastAsiaTheme="majorEastAsia"/>
        </w:rPr>
        <w:t>compute capability</w:t>
      </w:r>
      <w:r w:rsidRPr="00CB0061">
        <w:rPr>
          <w:rFonts w:eastAsiaTheme="majorEastAsia"/>
          <w:color w:val="auto"/>
        </w:rPr>
        <w:t xml:space="preserve"> GPU) dostępu</w:t>
      </w:r>
      <w:r w:rsidR="00D42D61" w:rsidRPr="00CB0061">
        <w:rPr>
          <w:rFonts w:eastAsiaTheme="majorEastAsia"/>
          <w:color w:val="auto"/>
        </w:rPr>
        <w:t xml:space="preserve"> do </w:t>
      </w:r>
      <w:r w:rsidRPr="00CB0061">
        <w:rPr>
          <w:rFonts w:eastAsiaTheme="majorEastAsia"/>
          <w:color w:val="auto"/>
        </w:rPr>
        <w:t>pamięci globalnej</w:t>
      </w:r>
      <w:r w:rsidR="00DD25E4" w:rsidRPr="00CB0061">
        <w:rPr>
          <w:rFonts w:eastAsiaTheme="majorEastAsia"/>
          <w:color w:val="auto"/>
        </w:rPr>
        <w:t xml:space="preserve"> i </w:t>
      </w:r>
      <w:r w:rsidRPr="00CB0061">
        <w:rPr>
          <w:rFonts w:eastAsiaTheme="majorEastAsia"/>
          <w:color w:val="auto"/>
        </w:rPr>
        <w:t>dzielonej, które muszą być spełnione, by prędkość działania była optymalna</w:t>
      </w:r>
      <w:r w:rsidR="00035784" w:rsidRPr="00CB0061">
        <w:rPr>
          <w:rFonts w:eastAsiaTheme="majorEastAsia"/>
          <w:color w:val="auto"/>
        </w:rPr>
        <w:t>;</w:t>
      </w:r>
      <w:r w:rsidRPr="00CB0061">
        <w:rPr>
          <w:rFonts w:eastAsiaTheme="majorEastAsia"/>
          <w:color w:val="auto"/>
        </w:rPr>
        <w:t xml:space="preserve"> Zostały one opisane</w:t>
      </w:r>
      <w:r w:rsidR="00DD25E4" w:rsidRPr="00CB0061">
        <w:rPr>
          <w:rFonts w:eastAsiaTheme="majorEastAsia"/>
          <w:color w:val="auto"/>
        </w:rPr>
        <w:t xml:space="preserve"> w </w:t>
      </w:r>
      <w:sdt>
        <w:sdtPr>
          <w:rPr>
            <w:rFonts w:eastAsiaTheme="majorEastAsia"/>
            <w:color w:val="auto"/>
          </w:rPr>
          <w:id w:val="234984127"/>
          <w:citation/>
        </w:sdtPr>
        <w:sdtContent>
          <w:r w:rsidR="00CC3C12" w:rsidRPr="00CB0061">
            <w:rPr>
              <w:rFonts w:eastAsiaTheme="majorEastAsia"/>
              <w:color w:val="auto"/>
            </w:rPr>
            <w:fldChar w:fldCharType="begin"/>
          </w:r>
          <w:r w:rsidR="00DE2DBD" w:rsidRPr="00CB0061">
            <w:rPr>
              <w:rFonts w:eastAsiaTheme="majorEastAsia"/>
              <w:color w:val="auto"/>
            </w:rPr>
            <w:instrText xml:space="preserve"> CITATION NVI10 \p 142-153 \l 1045  </w:instrText>
          </w:r>
          <w:r w:rsidR="00CC3C12" w:rsidRPr="00CB0061">
            <w:rPr>
              <w:rFonts w:eastAsiaTheme="majorEastAsia"/>
              <w:color w:val="auto"/>
            </w:rPr>
            <w:fldChar w:fldCharType="separate"/>
          </w:r>
          <w:r w:rsidR="00527F76" w:rsidRPr="00CB0061">
            <w:rPr>
              <w:rFonts w:eastAsiaTheme="majorEastAsia"/>
              <w:noProof/>
              <w:color w:val="auto"/>
            </w:rPr>
            <w:t>(NVIDIA, 2010, strony 142-153)</w:t>
          </w:r>
          <w:r w:rsidR="00CC3C12" w:rsidRPr="00CB0061">
            <w:rPr>
              <w:rFonts w:eastAsiaTheme="majorEastAsia"/>
              <w:color w:val="auto"/>
            </w:rPr>
            <w:fldChar w:fldCharType="end"/>
          </w:r>
        </w:sdtContent>
      </w:sdt>
      <w:r w:rsidR="00035784" w:rsidRPr="00CB0061">
        <w:rPr>
          <w:rFonts w:eastAsiaTheme="majorEastAsia"/>
          <w:color w:val="auto"/>
        </w:rPr>
        <w:t>.</w:t>
      </w:r>
    </w:p>
    <w:p w:rsidR="00F332C3" w:rsidRPr="00CB0061" w:rsidRDefault="00B975E3">
      <w:pPr>
        <w:pStyle w:val="Nagwek4"/>
      </w:pPr>
      <w:bookmarkStart w:id="36" w:name="_Toc262305011"/>
      <w:r w:rsidRPr="00CB0061">
        <w:t xml:space="preserve">Zmiany w </w:t>
      </w:r>
      <w:r w:rsidR="00035784" w:rsidRPr="00CB0061">
        <w:t>CUDA compute capabibility 2.0</w:t>
      </w:r>
      <w:bookmarkEnd w:id="36"/>
    </w:p>
    <w:p w:rsidR="00035784" w:rsidRPr="00CB0061" w:rsidRDefault="00035784" w:rsidP="00035784">
      <w:r w:rsidRPr="00CB0061">
        <w:t xml:space="preserve">Pierwsze karty wspierające </w:t>
      </w:r>
      <w:r w:rsidRPr="00CB0061">
        <w:rPr>
          <w:rStyle w:val="PodkrelenieZnak"/>
        </w:rPr>
        <w:t>compute capability</w:t>
      </w:r>
      <w:r w:rsidRPr="00CB0061">
        <w:t xml:space="preserve"> 2.0 (GeForce GTX 470, GTX 480) zostały wypuszczone na rynek pod koniec marca 2010 roku</w:t>
      </w:r>
      <w:sdt>
        <w:sdtPr>
          <w:id w:val="8502181"/>
          <w:citation/>
        </w:sdtPr>
        <w:sdtContent>
          <w:r w:rsidR="00CC3C12" w:rsidRPr="00CB0061">
            <w:fldChar w:fldCharType="begin"/>
          </w:r>
          <w:r w:rsidRPr="00CB0061">
            <w:instrText xml:space="preserve"> CITATION Tar10 \l 1045 </w:instrText>
          </w:r>
          <w:r w:rsidR="00CC3C12" w:rsidRPr="00CB0061">
            <w:fldChar w:fldCharType="separate"/>
          </w:r>
          <w:r w:rsidRPr="00CB0061">
            <w:rPr>
              <w:noProof/>
            </w:rPr>
            <w:t xml:space="preserve"> (Sandhu, 2010)</w:t>
          </w:r>
          <w:r w:rsidR="00CC3C12" w:rsidRPr="00CB0061">
            <w:fldChar w:fldCharType="end"/>
          </w:r>
        </w:sdtContent>
      </w:sdt>
      <w:r w:rsidRPr="00CB0061">
        <w:t xml:space="preserve"> mimo tego że ich premiera była planowana rok wcześniej. Były one bardzo oczekiwane przez środowisko developerów GPGPU, ponieważ produkty CC 2.0 (tzw. platforma Fermi) miały dawać możliwości niedostępne na poprzednich kartach:</w:t>
      </w:r>
    </w:p>
    <w:p w:rsidR="00035784" w:rsidRPr="00CB0061" w:rsidRDefault="00035784" w:rsidP="00035784">
      <w:pPr>
        <w:pStyle w:val="Akapitzlist"/>
      </w:pPr>
      <w:r w:rsidRPr="00CB0061">
        <w:t>wykonywanie kilku różnych kerneli na raz</w:t>
      </w:r>
      <w:sdt>
        <w:sdtPr>
          <w:id w:val="8502182"/>
          <w:citation/>
        </w:sdtPr>
        <w:sdtContent>
          <w:r w:rsidR="00CC3C12" w:rsidRPr="00CB0061">
            <w:fldChar w:fldCharType="begin"/>
          </w:r>
          <w:r w:rsidRPr="00CB0061">
            <w:instrText xml:space="preserve"> CITATION NVI101 \l 1045 </w:instrText>
          </w:r>
          <w:r w:rsidR="00CC3C12" w:rsidRPr="00CB0061">
            <w:fldChar w:fldCharType="separate"/>
          </w:r>
          <w:r w:rsidRPr="00CB0061">
            <w:rPr>
              <w:noProof/>
            </w:rPr>
            <w:t xml:space="preserve"> (NVIDIA, 2010)</w:t>
          </w:r>
          <w:r w:rsidR="00CC3C12" w:rsidRPr="00CB0061">
            <w:fldChar w:fldCharType="end"/>
          </w:r>
        </w:sdtContent>
      </w:sdt>
      <w:r w:rsidRPr="00CB0061">
        <w:t>,</w:t>
      </w:r>
    </w:p>
    <w:p w:rsidR="00035784" w:rsidRPr="00CB0061" w:rsidRDefault="00035784" w:rsidP="00035784">
      <w:pPr>
        <w:pStyle w:val="Akapitzlist"/>
      </w:pPr>
      <w:r w:rsidRPr="00CB0061">
        <w:t>obsługa pamięci ECC</w:t>
      </w:r>
      <w:r w:rsidRPr="00CB0061">
        <w:rPr>
          <w:rStyle w:val="Odwoanieprzypisudolnego"/>
        </w:rPr>
        <w:footnoteReference w:id="20"/>
      </w:r>
      <w:r w:rsidRPr="00CB0061">
        <w:rPr>
          <w:rStyle w:val="Odwoanieprzypisudolnego"/>
        </w:rPr>
        <w:t xml:space="preserve"> </w:t>
      </w:r>
      <w:sdt>
        <w:sdtPr>
          <w:id w:val="8502183"/>
          <w:citation/>
        </w:sdtPr>
        <w:sdtContent>
          <w:r w:rsidR="00CC3C12" w:rsidRPr="00CB0061">
            <w:fldChar w:fldCharType="begin"/>
          </w:r>
          <w:r w:rsidRPr="00CB0061">
            <w:instrText xml:space="preserve"> CITATION NVI101 \l 1045 </w:instrText>
          </w:r>
          <w:r w:rsidR="00CC3C12" w:rsidRPr="00CB0061">
            <w:fldChar w:fldCharType="separate"/>
          </w:r>
          <w:r w:rsidRPr="00CB0061">
            <w:rPr>
              <w:noProof/>
            </w:rPr>
            <w:t>(NVIDIA, 2010)</w:t>
          </w:r>
          <w:r w:rsidR="00CC3C12" w:rsidRPr="00CB0061">
            <w:fldChar w:fldCharType="end"/>
          </w:r>
        </w:sdtContent>
      </w:sdt>
      <w:r w:rsidRPr="00CB0061">
        <w:t>,</w:t>
      </w:r>
    </w:p>
    <w:p w:rsidR="00035784" w:rsidRPr="00CB0061" w:rsidRDefault="00035784" w:rsidP="00035784">
      <w:pPr>
        <w:pStyle w:val="Akapitzlist"/>
      </w:pPr>
      <w:r w:rsidRPr="00CB0061">
        <w:t xml:space="preserve">możliwość debugowania wykonania kerneli </w:t>
      </w:r>
      <w:sdt>
        <w:sdtPr>
          <w:id w:val="8502184"/>
          <w:citation/>
        </w:sdtPr>
        <w:sdtContent>
          <w:r w:rsidR="00CC3C12" w:rsidRPr="00CB0061">
            <w:fldChar w:fldCharType="begin"/>
          </w:r>
          <w:r w:rsidRPr="00CB0061">
            <w:instrText xml:space="preserve"> CITATION NVI101 \l 1045 </w:instrText>
          </w:r>
          <w:r w:rsidR="00CC3C12" w:rsidRPr="00CB0061">
            <w:fldChar w:fldCharType="separate"/>
          </w:r>
          <w:r w:rsidRPr="00CB0061">
            <w:rPr>
              <w:noProof/>
            </w:rPr>
            <w:t>(NVIDIA, 2010)</w:t>
          </w:r>
          <w:r w:rsidR="00CC3C12" w:rsidRPr="00CB0061">
            <w:fldChar w:fldCharType="end"/>
          </w:r>
        </w:sdtContent>
      </w:sdt>
      <w:r w:rsidRPr="00CB0061">
        <w:t>,</w:t>
      </w:r>
    </w:p>
    <w:p w:rsidR="00035784" w:rsidRPr="00CB0061" w:rsidRDefault="00035784" w:rsidP="00035784">
      <w:pPr>
        <w:pStyle w:val="Akapitzlist"/>
      </w:pPr>
      <w:r w:rsidRPr="00CB0061">
        <w:t>jednolita przestrzeń adresowa wszystkich rodzajów pamięci</w:t>
      </w:r>
      <w:sdt>
        <w:sdtPr>
          <w:id w:val="8502185"/>
          <w:citation/>
        </w:sdtPr>
        <w:sdtContent>
          <w:r w:rsidR="00CC3C12" w:rsidRPr="00CB0061">
            <w:fldChar w:fldCharType="begin"/>
          </w:r>
          <w:r w:rsidRPr="00CB0061">
            <w:instrText xml:space="preserve"> CITATION NVI09 \p 12 \l 1045  </w:instrText>
          </w:r>
          <w:r w:rsidR="00CC3C12" w:rsidRPr="00CB0061">
            <w:fldChar w:fldCharType="separate"/>
          </w:r>
          <w:r w:rsidRPr="00CB0061">
            <w:rPr>
              <w:noProof/>
            </w:rPr>
            <w:t xml:space="preserve"> (NVIDIA, 2009, str. 12)</w:t>
          </w:r>
          <w:r w:rsidR="00CC3C12" w:rsidRPr="00CB0061">
            <w:fldChar w:fldCharType="end"/>
          </w:r>
        </w:sdtContent>
      </w:sdt>
      <w:r w:rsidRPr="00CB0061">
        <w:t>,</w:t>
      </w:r>
    </w:p>
    <w:p w:rsidR="00035784" w:rsidRPr="00CB0061" w:rsidRDefault="00035784" w:rsidP="00035784">
      <w:pPr>
        <w:pStyle w:val="Akapitzlist"/>
      </w:pPr>
      <w:r w:rsidRPr="00CB0061">
        <w:rPr>
          <w:rFonts w:eastAsiaTheme="majorEastAsia"/>
          <w:color w:val="auto"/>
        </w:rPr>
        <w:t>możliwość używania klas C++ w kernelach,</w:t>
      </w:r>
    </w:p>
    <w:p w:rsidR="00035784" w:rsidRPr="00CB0061" w:rsidRDefault="00035784" w:rsidP="00035784">
      <w:pPr>
        <w:pStyle w:val="Akapitzlist"/>
      </w:pPr>
      <w:r w:rsidRPr="00CB0061">
        <w:t>wiele innych drobnych ulepszeń architektury</w:t>
      </w:r>
      <w:sdt>
        <w:sdtPr>
          <w:id w:val="8502186"/>
          <w:citation/>
        </w:sdtPr>
        <w:sdtContent>
          <w:r w:rsidR="00CC3C12" w:rsidRPr="00CB0061">
            <w:fldChar w:fldCharType="begin"/>
          </w:r>
          <w:r w:rsidRPr="00CB0061">
            <w:instrText xml:space="preserve"> CITATION NVI10 \p 146 \l 1045  </w:instrText>
          </w:r>
          <w:r w:rsidR="00CC3C12" w:rsidRPr="00CB0061">
            <w:fldChar w:fldCharType="separate"/>
          </w:r>
          <w:r w:rsidRPr="00CB0061">
            <w:rPr>
              <w:noProof/>
            </w:rPr>
            <w:t xml:space="preserve"> (NVIDIA, 2010, str. 146)</w:t>
          </w:r>
          <w:r w:rsidR="00CC3C12" w:rsidRPr="00CB0061">
            <w:fldChar w:fldCharType="end"/>
          </w:r>
        </w:sdtContent>
      </w:sdt>
      <w:r w:rsidRPr="00CB0061">
        <w:t>.</w:t>
      </w:r>
    </w:p>
    <w:p w:rsidR="00F332C3" w:rsidRPr="00CB0061" w:rsidRDefault="00035784">
      <w:pPr>
        <w:rPr>
          <w:rFonts w:eastAsiaTheme="majorEastAsia"/>
          <w:color w:val="auto"/>
        </w:rPr>
      </w:pPr>
      <w:r w:rsidRPr="00CB0061">
        <w:t>Architektura Fermi usuwa wiele ograniczeń w porównaniu ze starszymi wersjami CUDA i dzięki temu programowanie zrównoleglonych programów wykonywanych na procesorach graficznych może stać się niedużo trudniejsze niż zrównoleglenie programów wykonywanych na CPU.</w:t>
      </w:r>
    </w:p>
    <w:p w:rsidR="00BC7C23" w:rsidRPr="00CB0061" w:rsidRDefault="00BC7C23" w:rsidP="00BC7C23">
      <w:pPr>
        <w:pStyle w:val="Nagwek3"/>
      </w:pPr>
      <w:bookmarkStart w:id="37" w:name="_Ref262235832"/>
      <w:bookmarkStart w:id="38" w:name="_Toc262305012"/>
      <w:r w:rsidRPr="00CB0061">
        <w:t>Proces kompilacji plików CUDA</w:t>
      </w:r>
      <w:bookmarkEnd w:id="37"/>
      <w:bookmarkEnd w:id="38"/>
    </w:p>
    <w:p w:rsidR="00A77328" w:rsidRPr="00CB0061" w:rsidRDefault="0041050F" w:rsidP="00A77328">
      <w:r w:rsidRPr="00CB0061">
        <w:t xml:space="preserve">Programy </w:t>
      </w:r>
      <w:r w:rsidR="007259C1" w:rsidRPr="00CB0061">
        <w:t xml:space="preserve">CUDA </w:t>
      </w:r>
      <w:r w:rsidRPr="00CB0061">
        <w:t>wykonywane</w:t>
      </w:r>
      <w:r w:rsidR="00D42D61" w:rsidRPr="00CB0061">
        <w:t xml:space="preserve"> na </w:t>
      </w:r>
      <w:r w:rsidR="007259C1" w:rsidRPr="00CB0061">
        <w:t>GPU są zapisywane</w:t>
      </w:r>
      <w:r w:rsidR="00DD25E4" w:rsidRPr="00CB0061">
        <w:t xml:space="preserve"> w </w:t>
      </w:r>
      <w:r w:rsidR="007259C1" w:rsidRPr="00CB0061">
        <w:t>plikach</w:t>
      </w:r>
      <w:r w:rsidR="00A512EF">
        <w:t xml:space="preserve"> </w:t>
      </w:r>
      <w:r w:rsidR="00A512EF" w:rsidRPr="00A512EF">
        <w:rPr>
          <w:rStyle w:val="NazwaplikuZnak"/>
        </w:rPr>
        <w:t>.</w:t>
      </w:r>
      <w:r w:rsidR="007259C1" w:rsidRPr="00A512EF">
        <w:rPr>
          <w:rStyle w:val="NazwaplikuZnak"/>
        </w:rPr>
        <w:t>cu</w:t>
      </w:r>
      <w:r w:rsidR="007259C1" w:rsidRPr="00CB0061">
        <w:t>. Składają się</w:t>
      </w:r>
      <w:r w:rsidR="00DD25E4" w:rsidRPr="00CB0061">
        <w:t xml:space="preserve"> z </w:t>
      </w:r>
      <w:r w:rsidR="007259C1" w:rsidRPr="00CB0061">
        <w:t>kerneli, funkcji wywołujących kernele</w:t>
      </w:r>
      <w:r w:rsidR="00DD25E4" w:rsidRPr="00CB0061">
        <w:t xml:space="preserve"> i </w:t>
      </w:r>
      <w:r w:rsidR="007259C1" w:rsidRPr="00CB0061">
        <w:t>ewentualnie innych funkcji</w:t>
      </w:r>
      <w:r w:rsidR="00DD25E4" w:rsidRPr="00CB0061">
        <w:t xml:space="preserve"> w </w:t>
      </w:r>
      <w:r w:rsidR="007259C1" w:rsidRPr="00CB0061">
        <w:t>języku C</w:t>
      </w:r>
      <w:r w:rsidR="00F65DE9" w:rsidRPr="00CB0061">
        <w:t>/C++</w:t>
      </w:r>
      <w:r w:rsidR="007259C1" w:rsidRPr="00CB0061">
        <w:t>.</w:t>
      </w:r>
      <w:r w:rsidR="00DB7EDB" w:rsidRPr="00CB0061">
        <w:t xml:space="preserve"> </w:t>
      </w:r>
      <w:r w:rsidR="007259C1" w:rsidRPr="00CB0061">
        <w:t xml:space="preserve">Poniżej </w:t>
      </w:r>
      <w:r w:rsidR="00E3757C" w:rsidRPr="00CB0061">
        <w:t xml:space="preserve">znajduje się diagram blokowy </w:t>
      </w:r>
      <w:r w:rsidR="00F332C3" w:rsidRPr="00CB0061">
        <w:t xml:space="preserve">sekwencji </w:t>
      </w:r>
      <w:r w:rsidR="00E3757C" w:rsidRPr="00CB0061">
        <w:t xml:space="preserve">kolejnych przekształceń plików </w:t>
      </w:r>
      <w:r w:rsidR="00A512EF" w:rsidRPr="00A512EF">
        <w:rPr>
          <w:rStyle w:val="NazwaplikuZnak"/>
        </w:rPr>
        <w:t>.cu</w:t>
      </w:r>
      <w:r w:rsidR="00E3757C" w:rsidRPr="00CB0061">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CB0061" w:rsidTr="002B2160">
        <w:tc>
          <w:tcPr>
            <w:tcW w:w="8665" w:type="dxa"/>
          </w:tcPr>
          <w:p w:rsidR="00F43CD9" w:rsidRPr="00CB0061" w:rsidRDefault="00F43CD9" w:rsidP="00A375D3">
            <w:pPr>
              <w:pStyle w:val="Podpisrysunku"/>
            </w:pPr>
            <w:r w:rsidRPr="00CB0061">
              <w:rPr>
                <w:noProof/>
              </w:rPr>
              <w:lastRenderedPageBreak/>
              <w:drawing>
                <wp:inline distT="0" distB="0" distL="0" distR="0">
                  <wp:extent cx="5312982" cy="5982788"/>
                  <wp:effectExtent l="19050" t="0" r="1968" b="0"/>
                  <wp:docPr id="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tc>
      </w:tr>
      <w:tr w:rsidR="00F43CD9" w:rsidRPr="00CB0061" w:rsidTr="002B2160">
        <w:tc>
          <w:tcPr>
            <w:tcW w:w="8665" w:type="dxa"/>
          </w:tcPr>
          <w:p w:rsidR="00F43CD9" w:rsidRPr="00CB0061" w:rsidRDefault="00F43CD9" w:rsidP="00A375D3">
            <w:pPr>
              <w:pStyle w:val="Podpisrysunku"/>
              <w:rPr>
                <w:rFonts w:ascii="Verdana" w:hAnsi="Verdana"/>
              </w:rPr>
            </w:pPr>
            <w:bookmarkStart w:id="39" w:name="_Toc261555450"/>
            <w:r w:rsidRPr="00CB0061">
              <w:rPr>
                <w:rFonts w:ascii="Verdana" w:hAnsi="Verdana"/>
              </w:rPr>
              <w:t xml:space="preserve">Rysunek </w:t>
            </w:r>
            <w:r w:rsidR="00CC3C12" w:rsidRPr="00CB0061">
              <w:rPr>
                <w:rFonts w:ascii="Verdana" w:hAnsi="Verdana"/>
              </w:rPr>
              <w:fldChar w:fldCharType="begin"/>
            </w:r>
            <w:r w:rsidR="00642DAE" w:rsidRPr="00CB0061">
              <w:rPr>
                <w:rFonts w:ascii="Verdana" w:hAnsi="Verdana"/>
              </w:rPr>
              <w:instrText xml:space="preserve"> SEQ Rysunek \* ARABIC </w:instrText>
            </w:r>
            <w:r w:rsidR="00CC3C12" w:rsidRPr="00CB0061">
              <w:rPr>
                <w:rFonts w:ascii="Verdana" w:hAnsi="Verdana"/>
              </w:rPr>
              <w:fldChar w:fldCharType="separate"/>
            </w:r>
            <w:r w:rsidR="00ED5C84">
              <w:rPr>
                <w:rFonts w:ascii="Verdana" w:hAnsi="Verdana"/>
                <w:noProof/>
              </w:rPr>
              <w:t>6</w:t>
            </w:r>
            <w:r w:rsidR="00CC3C12" w:rsidRPr="00CB0061">
              <w:rPr>
                <w:rFonts w:ascii="Verdana" w:hAnsi="Verdana"/>
              </w:rPr>
              <w:fldChar w:fldCharType="end"/>
            </w:r>
            <w:r w:rsidRPr="00CB0061">
              <w:rPr>
                <w:rFonts w:ascii="Verdana" w:hAnsi="Verdana"/>
              </w:rPr>
              <w:t>. Proces kompilacji plików źródłowych CUDA</w:t>
            </w:r>
            <w:bookmarkEnd w:id="39"/>
          </w:p>
          <w:p w:rsidR="00F43CD9" w:rsidRPr="00CB0061" w:rsidRDefault="00F43CD9" w:rsidP="00A375D3">
            <w:pPr>
              <w:pStyle w:val="Podpisrysunku"/>
              <w:rPr>
                <w:rFonts w:ascii="Verdana" w:hAnsi="Verdana"/>
              </w:rPr>
            </w:pPr>
            <w:r w:rsidRPr="00CB0061">
              <w:rPr>
                <w:rFonts w:ascii="Verdana" w:hAnsi="Verdana"/>
              </w:rPr>
              <w:t xml:space="preserve">Źródło:  </w:t>
            </w:r>
            <w:sdt>
              <w:sdtPr>
                <w:rPr>
                  <w:rFonts w:ascii="Verdana" w:hAnsi="Verdana"/>
                </w:rPr>
                <w:id w:val="234984131"/>
                <w:citation/>
              </w:sdtPr>
              <w:sdtContent>
                <w:r w:rsidR="00CC3C12" w:rsidRPr="00CB0061">
                  <w:rPr>
                    <w:rFonts w:ascii="Verdana" w:hAnsi="Verdana"/>
                  </w:rPr>
                  <w:fldChar w:fldCharType="begin"/>
                </w:r>
                <w:r w:rsidR="00642DAE" w:rsidRPr="00CB0061">
                  <w:rPr>
                    <w:rFonts w:ascii="Verdana" w:hAnsi="Verdana"/>
                  </w:rPr>
                  <w:instrText xml:space="preserve"> CITATION Juu08 \p 20 \l 1045  </w:instrText>
                </w:r>
                <w:r w:rsidR="00CC3C12" w:rsidRPr="00CB0061">
                  <w:rPr>
                    <w:rFonts w:ascii="Verdana" w:hAnsi="Verdana"/>
                  </w:rPr>
                  <w:fldChar w:fldCharType="separate"/>
                </w:r>
                <w:r w:rsidRPr="00CB0061">
                  <w:rPr>
                    <w:rFonts w:ascii="Verdana" w:hAnsi="Verdana"/>
                    <w:noProof/>
                  </w:rPr>
                  <w:t>(Spek, 2008, str. 20)</w:t>
                </w:r>
                <w:r w:rsidR="00CC3C12" w:rsidRPr="00CB0061">
                  <w:rPr>
                    <w:rFonts w:ascii="Verdana" w:hAnsi="Verdana"/>
                  </w:rPr>
                  <w:fldChar w:fldCharType="end"/>
                </w:r>
              </w:sdtContent>
            </w:sdt>
          </w:p>
        </w:tc>
      </w:tr>
    </w:tbl>
    <w:p w:rsidR="00BC7C23" w:rsidRPr="00CB0061" w:rsidRDefault="00F65DE9" w:rsidP="0014188D">
      <w:pPr>
        <w:rPr>
          <w:color w:val="auto"/>
        </w:rPr>
      </w:pPr>
      <w:r w:rsidRPr="00CB0061">
        <w:rPr>
          <w:color w:val="auto"/>
        </w:rPr>
        <w:t xml:space="preserve">Pierwszym etapem przetwarzania jest rozdzielenie przez program </w:t>
      </w:r>
      <w:r w:rsidRPr="00CB0061">
        <w:rPr>
          <w:rStyle w:val="PodkrelenieZnak"/>
        </w:rPr>
        <w:t>cudafe</w:t>
      </w:r>
      <w:r w:rsidRPr="00CB0061">
        <w:rPr>
          <w:color w:val="auto"/>
        </w:rPr>
        <w:t xml:space="preserve"> pliku</w:t>
      </w:r>
      <w:r w:rsidR="00D42D61" w:rsidRPr="00CB0061">
        <w:rPr>
          <w:color w:val="auto"/>
        </w:rPr>
        <w:t xml:space="preserve"> na </w:t>
      </w:r>
      <w:r w:rsidRPr="00CB0061">
        <w:rPr>
          <w:color w:val="auto"/>
        </w:rPr>
        <w:t>część wykonywaną</w:t>
      </w:r>
      <w:r w:rsidR="00D42D61" w:rsidRPr="00CB0061">
        <w:rPr>
          <w:color w:val="auto"/>
        </w:rPr>
        <w:t xml:space="preserve"> na </w:t>
      </w:r>
      <w:r w:rsidRPr="00CB0061">
        <w:rPr>
          <w:color w:val="auto"/>
        </w:rPr>
        <w:t>hoście</w:t>
      </w:r>
      <w:r w:rsidR="00DD25E4" w:rsidRPr="00CB0061">
        <w:rPr>
          <w:color w:val="auto"/>
        </w:rPr>
        <w:t xml:space="preserve"> i</w:t>
      </w:r>
      <w:r w:rsidR="00D42D61" w:rsidRPr="00CB0061">
        <w:rPr>
          <w:color w:val="auto"/>
        </w:rPr>
        <w:t xml:space="preserve"> na </w:t>
      </w:r>
      <w:r w:rsidRPr="00CB0061">
        <w:rPr>
          <w:color w:val="auto"/>
        </w:rPr>
        <w:t>część GPU.</w:t>
      </w:r>
      <w:r w:rsidR="007462E3" w:rsidRPr="00CB0061">
        <w:rPr>
          <w:color w:val="auto"/>
        </w:rPr>
        <w:t xml:space="preserve"> Następnie część wykonywana</w:t>
      </w:r>
      <w:r w:rsidR="00D42D61" w:rsidRPr="00CB0061">
        <w:rPr>
          <w:color w:val="auto"/>
        </w:rPr>
        <w:t xml:space="preserve"> na </w:t>
      </w:r>
      <w:r w:rsidR="007462E3" w:rsidRPr="00CB0061">
        <w:rPr>
          <w:color w:val="auto"/>
        </w:rPr>
        <w:t>GPU jest kompilowana</w:t>
      </w:r>
      <w:r w:rsidR="00D42D61" w:rsidRPr="00CB0061">
        <w:rPr>
          <w:color w:val="auto"/>
        </w:rPr>
        <w:t xml:space="preserve"> do </w:t>
      </w:r>
      <w:r w:rsidR="007462E3" w:rsidRPr="00CB0061">
        <w:rPr>
          <w:color w:val="auto"/>
        </w:rPr>
        <w:t>postaci binarnej i/lub ptx (odpowiednik assemblera).</w:t>
      </w:r>
      <w:r w:rsidR="0014188D" w:rsidRPr="00CB0061">
        <w:rPr>
          <w:color w:val="auto"/>
        </w:rPr>
        <w:t xml:space="preserve"> Przy każdym wywołaniu kernela, odpowiednia postać binarna kernela jest ładowana</w:t>
      </w:r>
      <w:r w:rsidR="00D42D61" w:rsidRPr="00CB0061">
        <w:rPr>
          <w:color w:val="auto"/>
        </w:rPr>
        <w:t xml:space="preserve"> do </w:t>
      </w:r>
      <w:r w:rsidR="0014188D" w:rsidRPr="00CB0061">
        <w:rPr>
          <w:color w:val="auto"/>
        </w:rPr>
        <w:t>pamięci graficznej</w:t>
      </w:r>
      <w:r w:rsidR="00DD25E4" w:rsidRPr="00CB0061">
        <w:rPr>
          <w:color w:val="auto"/>
        </w:rPr>
        <w:t xml:space="preserve"> i </w:t>
      </w:r>
      <w:r w:rsidR="0014188D" w:rsidRPr="00CB0061">
        <w:rPr>
          <w:color w:val="auto"/>
        </w:rPr>
        <w:t>uruchamiana</w:t>
      </w:r>
      <w:r w:rsidR="00D42D61" w:rsidRPr="00CB0061">
        <w:rPr>
          <w:color w:val="auto"/>
        </w:rPr>
        <w:t xml:space="preserve"> na </w:t>
      </w:r>
      <w:r w:rsidR="0014188D" w:rsidRPr="00CB0061">
        <w:rPr>
          <w:color w:val="auto"/>
        </w:rPr>
        <w:t>GPU.</w:t>
      </w:r>
    </w:p>
    <w:p w:rsidR="00DB7EDB" w:rsidRPr="00CB0061" w:rsidRDefault="00DB7EDB" w:rsidP="0014188D">
      <w:pPr>
        <w:rPr>
          <w:color w:val="auto"/>
        </w:rPr>
      </w:pPr>
      <w:r w:rsidRPr="00CB0061">
        <w:t xml:space="preserve">Aktualnie są dostępne dwa interfejsy, za pomocą których można pisać programy CUDA: wysokopoziomowy </w:t>
      </w:r>
      <w:r w:rsidRPr="00CB0061">
        <w:rPr>
          <w:rStyle w:val="PodkrelenieZnak"/>
        </w:rPr>
        <w:t>C for CUDA</w:t>
      </w:r>
      <w:r w:rsidRPr="00CB0061">
        <w:t xml:space="preserve"> oraz niskopoziomowy </w:t>
      </w:r>
      <w:r w:rsidRPr="00CB0061">
        <w:rPr>
          <w:rStyle w:val="PodkrelenieZnak"/>
        </w:rPr>
        <w:t>CUDA driver API</w:t>
      </w:r>
      <w:r w:rsidRPr="00CB0061">
        <w:t xml:space="preserve">. Przykłady kodu z obu tych interfejsów zostały umieszczone w rozdziale </w:t>
      </w:r>
      <w:r w:rsidR="00CC3C12" w:rsidRPr="00CB0061">
        <w:fldChar w:fldCharType="begin"/>
      </w:r>
      <w:r w:rsidRPr="00CB0061">
        <w:instrText xml:space="preserve"> REF _Ref261734626 \r \h </w:instrText>
      </w:r>
      <w:r w:rsidR="00CC3C12" w:rsidRPr="00CB0061">
        <w:fldChar w:fldCharType="separate"/>
      </w:r>
      <w:r w:rsidR="00ED5C84">
        <w:t>8.1</w:t>
      </w:r>
      <w:r w:rsidR="00CC3C12" w:rsidRPr="00CB0061">
        <w:fldChar w:fldCharType="end"/>
      </w:r>
      <w:r w:rsidRPr="00CB0061">
        <w:t>.</w:t>
      </w:r>
    </w:p>
    <w:p w:rsidR="00C47740" w:rsidRPr="00CB0061" w:rsidRDefault="00BC7C23" w:rsidP="00C47740">
      <w:pPr>
        <w:pStyle w:val="Nagwek3"/>
      </w:pPr>
      <w:bookmarkStart w:id="40" w:name="_Toc262305013"/>
      <w:r w:rsidRPr="00CB0061">
        <w:lastRenderedPageBreak/>
        <w:t>T</w:t>
      </w:r>
      <w:r w:rsidR="00C47740" w:rsidRPr="00CB0061">
        <w:t>ryb emulacji</w:t>
      </w:r>
      <w:bookmarkEnd w:id="40"/>
    </w:p>
    <w:p w:rsidR="005F5A6C" w:rsidRPr="00CB0061" w:rsidRDefault="00DB7EDB" w:rsidP="0014188D">
      <w:r w:rsidRPr="00CB0061">
        <w:t>P</w:t>
      </w:r>
      <w:r w:rsidR="00C47740" w:rsidRPr="00CB0061">
        <w:t>omocą</w:t>
      </w:r>
      <w:r w:rsidR="00DD25E4" w:rsidRPr="00CB0061">
        <w:t xml:space="preserve"> w </w:t>
      </w:r>
      <w:r w:rsidR="00C47740" w:rsidRPr="00CB0061">
        <w:t xml:space="preserve">czasie tworzenia programu </w:t>
      </w:r>
      <w:r w:rsidRPr="00CB0061">
        <w:t xml:space="preserve">jest </w:t>
      </w:r>
      <w:r w:rsidR="00C47740" w:rsidRPr="00CB0061">
        <w:t xml:space="preserve">możliwość </w:t>
      </w:r>
      <w:r w:rsidR="00C47740" w:rsidRPr="00CB0061">
        <w:rPr>
          <w:rStyle w:val="PodkrelenieZnak"/>
        </w:rPr>
        <w:t>emulacji</w:t>
      </w:r>
      <w:r w:rsidR="00C47740" w:rsidRPr="00CB0061">
        <w:t xml:space="preserve"> wykonania części GPU</w:t>
      </w:r>
      <w:r w:rsidR="00D42D61" w:rsidRPr="00CB0061">
        <w:t xml:space="preserve"> na </w:t>
      </w:r>
      <w:r w:rsidR="00C47740" w:rsidRPr="00CB0061">
        <w:t>CPU (jest włączana przez specjalny przełącznik kompilacji). Wykonanie całego programu</w:t>
      </w:r>
      <w:r w:rsidR="00DD25E4" w:rsidRPr="00CB0061">
        <w:t xml:space="preserve"> w </w:t>
      </w:r>
      <w:r w:rsidR="00C47740" w:rsidRPr="00CB0061">
        <w:t>trym trybie jest możliwe nawet</w:t>
      </w:r>
      <w:r w:rsidR="00D42D61" w:rsidRPr="00CB0061">
        <w:t xml:space="preserve"> na </w:t>
      </w:r>
      <w:r w:rsidR="00C47740" w:rsidRPr="00CB0061">
        <w:t xml:space="preserve">komputerach </w:t>
      </w:r>
      <w:r w:rsidR="00A21BE0" w:rsidRPr="00CB0061">
        <w:t>niewyposażonych</w:t>
      </w:r>
      <w:r w:rsidR="00DD25E4" w:rsidRPr="00CB0061">
        <w:t xml:space="preserve"> w </w:t>
      </w:r>
      <w:r w:rsidR="00C47740" w:rsidRPr="00CB0061">
        <w:t>karty graficzne wspierające CUDA. Tryb emulacji pozwala</w:t>
      </w:r>
      <w:r w:rsidR="00D42D61" w:rsidRPr="00CB0061">
        <w:t xml:space="preserve"> na </w:t>
      </w:r>
      <w:r w:rsidR="00C47740" w:rsidRPr="00CB0061">
        <w:t xml:space="preserve">debugowanie kerneli (nie jest </w:t>
      </w:r>
      <w:r w:rsidR="000A116A" w:rsidRPr="00CB0061">
        <w:t xml:space="preserve">to </w:t>
      </w:r>
      <w:r w:rsidR="00C47740" w:rsidRPr="00CB0061">
        <w:t>możliwe</w:t>
      </w:r>
      <w:r w:rsidR="00DD25E4" w:rsidRPr="00CB0061">
        <w:t xml:space="preserve"> w </w:t>
      </w:r>
      <w:r w:rsidR="00C47740" w:rsidRPr="00CB0061">
        <w:t>standardowym trybie bez emulacji). Trzeba jednak pamiętać</w:t>
      </w:r>
      <w:r w:rsidR="00DD25E4" w:rsidRPr="00CB0061">
        <w:t xml:space="preserve"> o </w:t>
      </w:r>
      <w:r w:rsidR="00C47740" w:rsidRPr="00CB0061">
        <w:t>tym,</w:t>
      </w:r>
      <w:r w:rsidR="00D42D61" w:rsidRPr="00CB0061">
        <w:t xml:space="preserve"> że </w:t>
      </w:r>
      <w:r w:rsidR="00C47740" w:rsidRPr="00CB0061">
        <w:t>jest to emulator,</w:t>
      </w:r>
      <w:r w:rsidR="00DD25E4" w:rsidRPr="00CB0061">
        <w:t xml:space="preserve"> a </w:t>
      </w:r>
      <w:r w:rsidR="00C47740" w:rsidRPr="00CB0061">
        <w:t>nie symulator karty graficznej CUDA – występują pewne różnice</w:t>
      </w:r>
      <w:r w:rsidR="000A116A" w:rsidRPr="00CB0061">
        <w:t xml:space="preserve"> – </w:t>
      </w:r>
      <w:r w:rsidR="00C47740" w:rsidRPr="00CB0061">
        <w:t>niektóre kernele działają poprawnie</w:t>
      </w:r>
      <w:r w:rsidR="00DD25E4" w:rsidRPr="00CB0061">
        <w:t xml:space="preserve"> w </w:t>
      </w:r>
      <w:r w:rsidR="00C47740" w:rsidRPr="00CB0061">
        <w:t>trybie emulacji,</w:t>
      </w:r>
      <w:r w:rsidR="00DD25E4" w:rsidRPr="00CB0061">
        <w:t xml:space="preserve"> a </w:t>
      </w:r>
      <w:r w:rsidR="00A21BE0" w:rsidRPr="00CB0061">
        <w:t>przy uruchomieniu na GPU</w:t>
      </w:r>
      <w:r w:rsidR="00C47740" w:rsidRPr="00CB0061">
        <w:t xml:space="preserve"> mogą nawet zawiesić komputer. Kod wykonany</w:t>
      </w:r>
      <w:r w:rsidR="00DD25E4" w:rsidRPr="00CB0061">
        <w:t xml:space="preserve"> w </w:t>
      </w:r>
      <w:r w:rsidR="00C47740" w:rsidRPr="00CB0061">
        <w:t>emulatorze jest wielokrotnie wolniejszy niż</w:t>
      </w:r>
      <w:r w:rsidR="00D42D61" w:rsidRPr="00CB0061">
        <w:t xml:space="preserve"> na </w:t>
      </w:r>
      <w:r w:rsidR="00C47740" w:rsidRPr="00CB0061">
        <w:t>GPU.</w:t>
      </w:r>
    </w:p>
    <w:p w:rsidR="005F5A6C" w:rsidRPr="00CB0061" w:rsidRDefault="005F5A6C" w:rsidP="005F5A6C">
      <w:pPr>
        <w:pStyle w:val="Nagwek3"/>
      </w:pPr>
      <w:bookmarkStart w:id="41" w:name="_Toc262305014"/>
      <w:r w:rsidRPr="00CB0061">
        <w:t>Model architektury CUDA</w:t>
      </w:r>
      <w:bookmarkEnd w:id="41"/>
    </w:p>
    <w:p w:rsidR="005F5A6C" w:rsidRPr="00CB0061" w:rsidRDefault="00146401" w:rsidP="005F5A6C">
      <w:pPr>
        <w:rPr>
          <w:color w:val="auto"/>
        </w:rPr>
      </w:pPr>
      <w:r w:rsidRPr="00CB0061">
        <w:rPr>
          <w:color w:val="auto"/>
        </w:rPr>
        <w:t xml:space="preserve">Kiedy </w:t>
      </w:r>
      <w:r w:rsidR="003A5F5A" w:rsidRPr="00CB0061">
        <w:rPr>
          <w:color w:val="auto"/>
        </w:rPr>
        <w:t>mikroprocesor dostaje jeden lub więcej bloków</w:t>
      </w:r>
      <w:r w:rsidR="00D42D61" w:rsidRPr="00CB0061">
        <w:rPr>
          <w:color w:val="auto"/>
        </w:rPr>
        <w:t xml:space="preserve"> do </w:t>
      </w:r>
      <w:r w:rsidR="003A5F5A" w:rsidRPr="00CB0061">
        <w:rPr>
          <w:color w:val="auto"/>
        </w:rPr>
        <w:t>uruchomienia, dzieli on je</w:t>
      </w:r>
      <w:r w:rsidR="00D42D61" w:rsidRPr="00CB0061">
        <w:rPr>
          <w:color w:val="auto"/>
        </w:rPr>
        <w:t xml:space="preserve"> na </w:t>
      </w:r>
      <w:r w:rsidR="003A5F5A" w:rsidRPr="00CB0061">
        <w:rPr>
          <w:color w:val="auto"/>
        </w:rPr>
        <w:t xml:space="preserve">specjalne grupy, tzw. </w:t>
      </w:r>
      <w:r w:rsidR="003A5F5A" w:rsidRPr="00CB0061">
        <w:rPr>
          <w:rStyle w:val="PodkrelenieZnak"/>
        </w:rPr>
        <w:t>warpy</w:t>
      </w:r>
      <w:r w:rsidR="003A5F5A" w:rsidRPr="00CB0061">
        <w:rPr>
          <w:color w:val="auto"/>
        </w:rPr>
        <w:t xml:space="preserve"> </w:t>
      </w:r>
      <w:r w:rsidR="00340072" w:rsidRPr="00CB0061">
        <w:rPr>
          <w:color w:val="auto"/>
        </w:rPr>
        <w:t xml:space="preserve">(każdy </w:t>
      </w:r>
      <w:r w:rsidR="00340072" w:rsidRPr="00CB0061">
        <w:rPr>
          <w:rStyle w:val="PodkrelenieZnak"/>
        </w:rPr>
        <w:t>warp</w:t>
      </w:r>
      <w:r w:rsidR="00340072" w:rsidRPr="00CB0061">
        <w:rPr>
          <w:color w:val="auto"/>
        </w:rPr>
        <w:t xml:space="preserve"> zawiera 32 wątki). </w:t>
      </w:r>
      <w:r w:rsidRPr="00CB0061">
        <w:rPr>
          <w:color w:val="auto"/>
        </w:rPr>
        <w:t>Wszystkie wątki</w:t>
      </w:r>
      <w:r w:rsidR="00DD25E4" w:rsidRPr="00CB0061">
        <w:rPr>
          <w:color w:val="auto"/>
        </w:rPr>
        <w:t xml:space="preserve"> w </w:t>
      </w:r>
      <w:r w:rsidRPr="00CB0061">
        <w:rPr>
          <w:rStyle w:val="PodkrelenieZnak"/>
        </w:rPr>
        <w:t>warpie</w:t>
      </w:r>
      <w:r w:rsidRPr="00CB0061">
        <w:rPr>
          <w:color w:val="auto"/>
        </w:rPr>
        <w:t xml:space="preserve"> wykonują</w:t>
      </w:r>
      <w:r w:rsidR="00DD25E4" w:rsidRPr="00CB0061">
        <w:rPr>
          <w:color w:val="auto"/>
        </w:rPr>
        <w:t xml:space="preserve"> w </w:t>
      </w:r>
      <w:r w:rsidRPr="00CB0061">
        <w:rPr>
          <w:color w:val="auto"/>
        </w:rPr>
        <w:t xml:space="preserve">danym momencie </w:t>
      </w:r>
      <w:r w:rsidR="00A23B6E" w:rsidRPr="00CB0061">
        <w:rPr>
          <w:color w:val="auto"/>
        </w:rPr>
        <w:t xml:space="preserve">mogą wykonywać najwyżej </w:t>
      </w:r>
      <w:r w:rsidRPr="00CB0061">
        <w:rPr>
          <w:color w:val="auto"/>
        </w:rPr>
        <w:t>jedną instrukcję</w:t>
      </w:r>
      <w:r w:rsidR="00A23B6E" w:rsidRPr="00CB0061">
        <w:rPr>
          <w:color w:val="auto"/>
        </w:rPr>
        <w:t>.</w:t>
      </w:r>
      <w:r w:rsidR="00DD25E4" w:rsidRPr="00CB0061">
        <w:rPr>
          <w:color w:val="auto"/>
        </w:rPr>
        <w:t xml:space="preserve"> </w:t>
      </w:r>
      <w:r w:rsidR="005C0B19" w:rsidRPr="00CB0061">
        <w:rPr>
          <w:color w:val="auto"/>
        </w:rPr>
        <w:t>W</w:t>
      </w:r>
      <w:r w:rsidR="00DD25E4" w:rsidRPr="00CB0061">
        <w:rPr>
          <w:color w:val="auto"/>
        </w:rPr>
        <w:t> </w:t>
      </w:r>
      <w:r w:rsidR="00A23B6E" w:rsidRPr="00CB0061">
        <w:rPr>
          <w:color w:val="auto"/>
        </w:rPr>
        <w:t xml:space="preserve">sytuacji, gdy </w:t>
      </w:r>
      <w:r w:rsidR="0003115D" w:rsidRPr="00CB0061">
        <w:rPr>
          <w:color w:val="auto"/>
        </w:rPr>
        <w:t xml:space="preserve">niektóre wątki warpa </w:t>
      </w:r>
      <w:r w:rsidR="00AB5DF9" w:rsidRPr="00CB0061">
        <w:rPr>
          <w:color w:val="auto"/>
        </w:rPr>
        <w:t>wykonują pewną instrukcję warunkową</w:t>
      </w:r>
      <w:r w:rsidR="00DD25E4" w:rsidRPr="00CB0061">
        <w:rPr>
          <w:color w:val="auto"/>
        </w:rPr>
        <w:t xml:space="preserve"> a </w:t>
      </w:r>
      <w:r w:rsidR="00AB5DF9" w:rsidRPr="00CB0061">
        <w:rPr>
          <w:color w:val="auto"/>
        </w:rPr>
        <w:t>pozostałe nie, te pozostałe wątki mają zamrożone wykonanie</w:t>
      </w:r>
      <w:r w:rsidR="00D42D61" w:rsidRPr="00CB0061">
        <w:rPr>
          <w:color w:val="auto"/>
        </w:rPr>
        <w:t xml:space="preserve"> do </w:t>
      </w:r>
      <w:r w:rsidR="00AB5DF9" w:rsidRPr="00CB0061">
        <w:rPr>
          <w:color w:val="auto"/>
        </w:rPr>
        <w:t>czasu zakończenia się pętli warunkowej.</w:t>
      </w:r>
    </w:p>
    <w:p w:rsidR="005F5A6C" w:rsidRPr="00CB0061" w:rsidRDefault="000104B0" w:rsidP="00BC2198">
      <w:pPr>
        <w:rPr>
          <w:color w:val="auto"/>
        </w:rPr>
      </w:pPr>
      <w:r w:rsidRPr="00CB0061">
        <w:rPr>
          <w:color w:val="auto"/>
        </w:rPr>
        <w:t xml:space="preserve">Opisana architektura nazywana </w:t>
      </w:r>
      <w:r w:rsidRPr="00CB0061">
        <w:t xml:space="preserve">jest </w:t>
      </w:r>
      <w:r w:rsidRPr="00CB0061">
        <w:rPr>
          <w:rStyle w:val="PodkrelenieZnak"/>
        </w:rPr>
        <w:t>SIMT</w:t>
      </w:r>
      <w:r w:rsidRPr="00CB0061">
        <w:t xml:space="preserve"> (</w:t>
      </w:r>
      <w:r w:rsidR="0041047B" w:rsidRPr="00CB0061">
        <w:t xml:space="preserve">ang. </w:t>
      </w:r>
      <w:r w:rsidRPr="001D6F89">
        <w:rPr>
          <w:rStyle w:val="PodkrelenieZnak"/>
          <w:lang w:val="en-US"/>
        </w:rPr>
        <w:t>Single Instruction, Multiple Threads</w:t>
      </w:r>
      <w:r w:rsidRPr="001D6F89">
        <w:rPr>
          <w:lang w:val="en-US"/>
        </w:rPr>
        <w:t>)</w:t>
      </w:r>
      <w:r w:rsidR="0004600A" w:rsidRPr="001D6F89">
        <w:rPr>
          <w:lang w:val="en-US"/>
        </w:rPr>
        <w:t>.</w:t>
      </w:r>
      <w:r w:rsidRPr="001D6F89">
        <w:rPr>
          <w:lang w:val="en-US"/>
        </w:rPr>
        <w:t xml:space="preserve"> </w:t>
      </w:r>
      <w:r w:rsidR="0004600A" w:rsidRPr="001D6F89">
        <w:rPr>
          <w:lang w:val="en-US"/>
        </w:rPr>
        <w:t>J</w:t>
      </w:r>
      <w:r w:rsidRPr="001D6F89">
        <w:rPr>
          <w:lang w:val="en-US"/>
        </w:rPr>
        <w:t xml:space="preserve">est </w:t>
      </w:r>
      <w:r w:rsidR="0004600A" w:rsidRPr="001D6F89">
        <w:rPr>
          <w:lang w:val="en-US"/>
        </w:rPr>
        <w:t xml:space="preserve">ona </w:t>
      </w:r>
      <w:r w:rsidRPr="001D6F89">
        <w:rPr>
          <w:lang w:val="en-US"/>
        </w:rPr>
        <w:t>podobna</w:t>
      </w:r>
      <w:r w:rsidR="00D42D61" w:rsidRPr="001D6F89">
        <w:rPr>
          <w:lang w:val="en-US"/>
        </w:rPr>
        <w:t xml:space="preserve"> do </w:t>
      </w:r>
      <w:r w:rsidR="0004600A" w:rsidRPr="001D6F89">
        <w:rPr>
          <w:lang w:val="en-US"/>
        </w:rPr>
        <w:t xml:space="preserve">architektury </w:t>
      </w:r>
      <w:r w:rsidR="0004600A" w:rsidRPr="001D6F89">
        <w:rPr>
          <w:rStyle w:val="PodkrelenieZnak"/>
          <w:lang w:val="en-US"/>
        </w:rPr>
        <w:t>SIMD</w:t>
      </w:r>
      <w:r w:rsidR="0004600A" w:rsidRPr="001D6F89">
        <w:rPr>
          <w:lang w:val="en-US"/>
        </w:rPr>
        <w:t xml:space="preserve"> (</w:t>
      </w:r>
      <w:r w:rsidR="0041047B" w:rsidRPr="001D6F89">
        <w:rPr>
          <w:lang w:val="en-US"/>
        </w:rPr>
        <w:t xml:space="preserve">ang. </w:t>
      </w:r>
      <w:r w:rsidR="0004600A" w:rsidRPr="00CB0061">
        <w:rPr>
          <w:rStyle w:val="PodkrelenieZnak"/>
        </w:rPr>
        <w:t>Single Instruction, Multiple Data</w:t>
      </w:r>
      <w:r w:rsidR="0004600A" w:rsidRPr="00CB0061">
        <w:t>)</w:t>
      </w:r>
      <w:r w:rsidR="00DD25E4" w:rsidRPr="00CB0061">
        <w:t xml:space="preserve"> w </w:t>
      </w:r>
      <w:r w:rsidR="0004600A" w:rsidRPr="00CB0061">
        <w:t>tym,</w:t>
      </w:r>
      <w:r w:rsidR="00D42D61" w:rsidRPr="00CB0061">
        <w:t xml:space="preserve"> że </w:t>
      </w:r>
      <w:r w:rsidR="0004600A" w:rsidRPr="00CB0061">
        <w:t>dane instrukcje mogą być wykonywane jednocześnie</w:t>
      </w:r>
      <w:r w:rsidR="00D42D61" w:rsidRPr="00CB0061">
        <w:t xml:space="preserve"> na </w:t>
      </w:r>
      <w:r w:rsidR="0004600A" w:rsidRPr="00CB0061">
        <w:t xml:space="preserve">wielu wątkach. </w:t>
      </w:r>
      <w:r w:rsidR="0041047B" w:rsidRPr="00CB0061">
        <w:t>R</w:t>
      </w:r>
      <w:r w:rsidR="0004600A" w:rsidRPr="00CB0061">
        <w:t xml:space="preserve">óżnią się one </w:t>
      </w:r>
      <w:r w:rsidR="0041047B" w:rsidRPr="00CB0061">
        <w:t xml:space="preserve">jednak </w:t>
      </w:r>
      <w:r w:rsidR="0004600A" w:rsidRPr="00CB0061">
        <w:t>tym,</w:t>
      </w:r>
      <w:r w:rsidR="00D42D61" w:rsidRPr="00CB0061">
        <w:t xml:space="preserve"> że </w:t>
      </w:r>
      <w:r w:rsidR="0004600A" w:rsidRPr="00CB0061">
        <w:t>SIMT pozwala</w:t>
      </w:r>
      <w:r w:rsidR="00D42D61" w:rsidRPr="00CB0061">
        <w:t xml:space="preserve"> na </w:t>
      </w:r>
      <w:r w:rsidR="00551E6A" w:rsidRPr="00CB0061">
        <w:t xml:space="preserve">użycie instrukcji warunkowych, dzięki czemu jest możliwe pisanie kodu dla pojedynczych wątków. </w:t>
      </w:r>
      <w:r w:rsidR="00665AA1" w:rsidRPr="00CB0061">
        <w:t>Należy jednak pamiętać,</w:t>
      </w:r>
      <w:r w:rsidR="00D42D61" w:rsidRPr="00CB0061">
        <w:t xml:space="preserve"> że </w:t>
      </w:r>
      <w:r w:rsidR="001321A4" w:rsidRPr="00CB0061">
        <w:t xml:space="preserve">aby osiągnąć maksymalną wydajność </w:t>
      </w:r>
      <w:r w:rsidR="00665AA1" w:rsidRPr="00CB0061">
        <w:t>programu</w:t>
      </w:r>
      <w:r w:rsidR="001321A4" w:rsidRPr="00CB0061">
        <w:t>, nie można używać zbyt wielu instrukcji warunkowych, które rozdzielają ścieżkę wykonania przez wątki</w:t>
      </w:r>
      <w:r w:rsidR="00DD25E4" w:rsidRPr="00CB0061">
        <w:t xml:space="preserve"> w </w:t>
      </w:r>
      <w:r w:rsidR="001321A4" w:rsidRPr="00CB0061">
        <w:t>danym warpie.</w:t>
      </w:r>
    </w:p>
    <w:p w:rsidR="00A940E2" w:rsidRPr="00CB0061" w:rsidRDefault="006D1236" w:rsidP="006D1236">
      <w:pPr>
        <w:pStyle w:val="Nagwek3"/>
      </w:pPr>
      <w:bookmarkStart w:id="42" w:name="_Komunikacja_między_wątkami"/>
      <w:bookmarkStart w:id="43" w:name="_Ref262242145"/>
      <w:bookmarkStart w:id="44" w:name="_Toc262305015"/>
      <w:bookmarkEnd w:id="42"/>
      <w:r w:rsidRPr="00CB0061">
        <w:t>Komunikacja między wątkami</w:t>
      </w:r>
      <w:bookmarkEnd w:id="43"/>
      <w:bookmarkEnd w:id="44"/>
    </w:p>
    <w:p w:rsidR="000B5B74" w:rsidRPr="00CB0061" w:rsidRDefault="00721050" w:rsidP="00A940E2">
      <w:pPr>
        <w:rPr>
          <w:color w:val="auto"/>
        </w:rPr>
      </w:pPr>
      <w:r w:rsidRPr="00CB0061">
        <w:rPr>
          <w:color w:val="auto"/>
        </w:rPr>
        <w:t>Technologia CUDA nie pozwala</w:t>
      </w:r>
      <w:r w:rsidR="00D42D61" w:rsidRPr="00CB0061">
        <w:rPr>
          <w:color w:val="auto"/>
        </w:rPr>
        <w:t xml:space="preserve"> na </w:t>
      </w:r>
      <w:r w:rsidRPr="00CB0061">
        <w:rPr>
          <w:color w:val="auto"/>
        </w:rPr>
        <w:t>bezpośrednią komunikację między wątkami, ale może to być osiągnięte</w:t>
      </w:r>
      <w:r w:rsidR="00DD25E4" w:rsidRPr="00CB0061">
        <w:rPr>
          <w:color w:val="auto"/>
        </w:rPr>
        <w:t xml:space="preserve"> w </w:t>
      </w:r>
      <w:r w:rsidRPr="00CB0061">
        <w:rPr>
          <w:color w:val="auto"/>
        </w:rPr>
        <w:t>inny sposób. Często szybka pamięć dzielona jest używana</w:t>
      </w:r>
      <w:r w:rsidR="00D42D61" w:rsidRPr="00CB0061">
        <w:rPr>
          <w:color w:val="auto"/>
        </w:rPr>
        <w:t xml:space="preserve"> do </w:t>
      </w:r>
      <w:r w:rsidR="00870943" w:rsidRPr="00CB0061">
        <w:rPr>
          <w:color w:val="auto"/>
        </w:rPr>
        <w:t>komunikacji między wątkami</w:t>
      </w:r>
      <w:r w:rsidR="00DD25E4" w:rsidRPr="00CB0061">
        <w:rPr>
          <w:color w:val="auto"/>
        </w:rPr>
        <w:t xml:space="preserve"> w </w:t>
      </w:r>
      <w:r w:rsidR="00870943" w:rsidRPr="00CB0061">
        <w:rPr>
          <w:color w:val="auto"/>
        </w:rPr>
        <w:t>danym bloku (jeden wątek ustawia wartość</w:t>
      </w:r>
      <w:r w:rsidR="00DD25E4" w:rsidRPr="00CB0061">
        <w:rPr>
          <w:color w:val="auto"/>
        </w:rPr>
        <w:t xml:space="preserve"> w </w:t>
      </w:r>
      <w:r w:rsidR="00870943" w:rsidRPr="00CB0061">
        <w:rPr>
          <w:color w:val="auto"/>
        </w:rPr>
        <w:t>tablicy, następnie inny odczytuje ją</w:t>
      </w:r>
      <w:r w:rsidR="00DD25E4" w:rsidRPr="00CB0061">
        <w:rPr>
          <w:color w:val="auto"/>
        </w:rPr>
        <w:t xml:space="preserve"> i </w:t>
      </w:r>
      <w:r w:rsidR="00870943" w:rsidRPr="00CB0061">
        <w:rPr>
          <w:color w:val="auto"/>
        </w:rPr>
        <w:t xml:space="preserve">interpretuje). </w:t>
      </w:r>
    </w:p>
    <w:p w:rsidR="008C4DDE" w:rsidRPr="00CB0061" w:rsidRDefault="00870943" w:rsidP="007351FA">
      <w:pPr>
        <w:rPr>
          <w:color w:val="auto"/>
        </w:rPr>
      </w:pPr>
      <w:r w:rsidRPr="00CB0061">
        <w:rPr>
          <w:color w:val="auto"/>
        </w:rPr>
        <w:lastRenderedPageBreak/>
        <w:t xml:space="preserve">Oprócz tego CUDA udostępnia mechanizm </w:t>
      </w:r>
      <w:r w:rsidR="00C066E8" w:rsidRPr="00CB0061">
        <w:rPr>
          <w:color w:val="auto"/>
        </w:rPr>
        <w:t>synchronizacji wątków</w:t>
      </w:r>
      <w:r w:rsidR="00DD25E4" w:rsidRPr="00CB0061">
        <w:rPr>
          <w:color w:val="auto"/>
        </w:rPr>
        <w:t xml:space="preserve"> w </w:t>
      </w:r>
      <w:r w:rsidRPr="00CB0061">
        <w:rPr>
          <w:color w:val="auto"/>
        </w:rPr>
        <w:t xml:space="preserve">bloku (jest ona wywoływana przez funkcję </w:t>
      </w:r>
      <w:r w:rsidR="006D1236" w:rsidRPr="00A512EF">
        <w:rPr>
          <w:rStyle w:val="KlasametodafunkcjaZnak"/>
        </w:rPr>
        <w:t>__syncthreads</w:t>
      </w:r>
      <w:r w:rsidRPr="00CB0061">
        <w:rPr>
          <w:i/>
          <w:color w:val="auto"/>
        </w:rPr>
        <w:t>).</w:t>
      </w:r>
      <w:r w:rsidR="00C066E8" w:rsidRPr="00CB0061">
        <w:t>Gwarantuje ona,</w:t>
      </w:r>
      <w:r w:rsidR="00D42D61" w:rsidRPr="00CB0061">
        <w:t xml:space="preserve"> że </w:t>
      </w:r>
      <w:r w:rsidR="00C066E8" w:rsidRPr="00CB0061">
        <w:t>dalsze instrukcje</w:t>
      </w:r>
      <w:r w:rsidR="00DD25E4" w:rsidRPr="00CB0061">
        <w:t xml:space="preserve"> w </w:t>
      </w:r>
      <w:r w:rsidR="00C066E8" w:rsidRPr="00CB0061">
        <w:t>programie będą wykonywane dopiero po dojściu</w:t>
      </w:r>
      <w:r w:rsidR="00D42D61" w:rsidRPr="00CB0061">
        <w:t xml:space="preserve"> do </w:t>
      </w:r>
      <w:r w:rsidR="00C066E8" w:rsidRPr="00CB0061">
        <w:t xml:space="preserve">instrukcji synchronizacji </w:t>
      </w:r>
      <w:r w:rsidR="002D4C22" w:rsidRPr="00CB0061">
        <w:t xml:space="preserve">wszystkich wątków w bloku </w:t>
      </w:r>
      <w:r w:rsidR="00C066E8" w:rsidRPr="00CB0061">
        <w:t>(jest to często konieczne np.</w:t>
      </w:r>
      <w:r w:rsidR="00DD25E4" w:rsidRPr="00CB0061">
        <w:t xml:space="preserve"> w </w:t>
      </w:r>
      <w:r w:rsidR="00C066E8" w:rsidRPr="00CB0061">
        <w:t>przypadku ładowania danych globalnych</w:t>
      </w:r>
      <w:r w:rsidR="00D42D61" w:rsidRPr="00CB0061">
        <w:t xml:space="preserve"> do </w:t>
      </w:r>
      <w:r w:rsidR="00C066E8" w:rsidRPr="00CB0061">
        <w:t>pamięci dzielonej).</w:t>
      </w:r>
      <w:r w:rsidR="000B5B74" w:rsidRPr="00CB0061">
        <w:t xml:space="preserve"> Nie ma możliwości komunikacji między wątkami</w:t>
      </w:r>
      <w:r w:rsidR="00DD25E4" w:rsidRPr="00CB0061">
        <w:t xml:space="preserve"> w </w:t>
      </w:r>
      <w:r w:rsidR="000B5B74" w:rsidRPr="00CB0061">
        <w:t>różnych blokach – dlatego trzeba tak projektować kernele, by taka komunikacja nie była konieczna.</w:t>
      </w:r>
      <w:r w:rsidR="008C4DDE" w:rsidRPr="00CB0061">
        <w:rPr>
          <w:color w:val="auto"/>
        </w:rPr>
        <w:br w:type="page"/>
      </w:r>
    </w:p>
    <w:p w:rsidR="00C04371" w:rsidRPr="00CB0061" w:rsidRDefault="00836D01" w:rsidP="002F45CE">
      <w:pPr>
        <w:pStyle w:val="Nagwek1"/>
      </w:pPr>
      <w:bookmarkStart w:id="45" w:name="_Sztuczne_sieci_neuronowe"/>
      <w:bookmarkStart w:id="46" w:name="_Toc262305016"/>
      <w:bookmarkEnd w:id="45"/>
      <w:r w:rsidRPr="00CB0061">
        <w:lastRenderedPageBreak/>
        <w:t>Sztuczne sieci neuronowe</w:t>
      </w:r>
      <w:bookmarkEnd w:id="46"/>
    </w:p>
    <w:p w:rsidR="00CD6466" w:rsidRPr="00CB0061" w:rsidRDefault="006E507D" w:rsidP="00CD6466">
      <w:r w:rsidRPr="00CB0061">
        <w:t>Mózg człowieka składa się</w:t>
      </w:r>
      <w:r w:rsidR="00DD25E4" w:rsidRPr="00CB0061">
        <w:t xml:space="preserve"> z </w:t>
      </w:r>
      <w:r w:rsidRPr="00CB0061">
        <w:t>ok. 100 miliardów komórek nazywanych neuronami.</w:t>
      </w:r>
      <w:r w:rsidR="0073121F" w:rsidRPr="00CB0061">
        <w:t xml:space="preserve"> </w:t>
      </w:r>
      <w:r w:rsidR="00947C32" w:rsidRPr="00CB0061">
        <w:t>Każdy neuron ma wiele wypustek łączących go</w:t>
      </w:r>
      <w:r w:rsidR="00DD25E4" w:rsidRPr="00CB0061">
        <w:t xml:space="preserve"> z </w:t>
      </w:r>
      <w:r w:rsidR="00947C32" w:rsidRPr="00CB0061">
        <w:t>innymi neuronami,</w:t>
      </w:r>
      <w:r w:rsidR="00DD25E4" w:rsidRPr="00CB0061">
        <w:t xml:space="preserve"> a </w:t>
      </w:r>
      <w:r w:rsidR="007D1D60" w:rsidRPr="00CB0061">
        <w:t>jego działanie polega</w:t>
      </w:r>
      <w:r w:rsidR="00D42D61" w:rsidRPr="00CB0061">
        <w:t xml:space="preserve"> na </w:t>
      </w:r>
      <w:r w:rsidR="007D1D60" w:rsidRPr="00CB0061">
        <w:t xml:space="preserve">generowaniu lub propagowaniu </w:t>
      </w:r>
      <w:r w:rsidR="00DB6139" w:rsidRPr="00CB0061">
        <w:t>impulsów elektrycznych</w:t>
      </w:r>
      <w:r w:rsidR="00D42D61" w:rsidRPr="00CB0061">
        <w:t xml:space="preserve"> do </w:t>
      </w:r>
      <w:r w:rsidR="00DB6139" w:rsidRPr="00CB0061">
        <w:t>innych neuronów lub mięśni.</w:t>
      </w:r>
      <w:r w:rsidR="005973C3" w:rsidRPr="00CB0061">
        <w:t xml:space="preserve"> </w:t>
      </w:r>
      <w:r w:rsidR="00BE2C8E" w:rsidRPr="00CB0061">
        <w:t xml:space="preserve">Sztuczne sieci neuronowe </w:t>
      </w:r>
      <w:r w:rsidR="00C259ED" w:rsidRPr="00CB0061">
        <w:t xml:space="preserve"> (ang. </w:t>
      </w:r>
      <w:r w:rsidR="00C259ED" w:rsidRPr="00CB0061">
        <w:rPr>
          <w:rStyle w:val="PodkrelenieZnak"/>
        </w:rPr>
        <w:t>Artificial Neural Networks</w:t>
      </w:r>
      <w:r w:rsidR="00C259ED" w:rsidRPr="00CB0061">
        <w:t xml:space="preserve">) </w:t>
      </w:r>
      <w:r w:rsidR="005973C3" w:rsidRPr="00CB0061">
        <w:t xml:space="preserve">zostały stworzone jako </w:t>
      </w:r>
      <w:r w:rsidR="00BE2C8E" w:rsidRPr="00CB0061">
        <w:t>matematyczn</w:t>
      </w:r>
      <w:r w:rsidR="005973C3" w:rsidRPr="00CB0061">
        <w:t>y</w:t>
      </w:r>
      <w:r w:rsidR="00BE2C8E" w:rsidRPr="00CB0061">
        <w:t xml:space="preserve"> model </w:t>
      </w:r>
      <w:r w:rsidR="00FF317E" w:rsidRPr="00CB0061">
        <w:t>próbujący symulować biologiczną sieć neuronową.</w:t>
      </w:r>
      <w:r w:rsidR="00A23FE9" w:rsidRPr="00CB0061">
        <w:t xml:space="preserve"> Składają się ze sztucznych neuronów, które</w:t>
      </w:r>
      <w:r w:rsidR="00D42D61" w:rsidRPr="00CB0061">
        <w:t xml:space="preserve"> na </w:t>
      </w:r>
      <w:r w:rsidR="00AA23B9" w:rsidRPr="00CB0061">
        <w:t>wyjściu mają wartość zależną od wejść</w:t>
      </w:r>
      <w:r w:rsidR="00DD25E4" w:rsidRPr="00CB0061">
        <w:t xml:space="preserve"> w </w:t>
      </w:r>
      <w:r w:rsidR="00AA23B9" w:rsidRPr="00CB0061">
        <w:t>tym neuronie. Sztuczna sieć neuronowa jest systemem adaptującym się</w:t>
      </w:r>
      <w:r w:rsidR="000F0FF4" w:rsidRPr="00CB0061">
        <w:t>, zmieniającym swoją strukturę</w:t>
      </w:r>
      <w:r w:rsidR="00DD25E4" w:rsidRPr="00CB0061">
        <w:t xml:space="preserve"> w </w:t>
      </w:r>
      <w:r w:rsidR="000F0FF4" w:rsidRPr="00CB0061">
        <w:t>czasie fazy uczenia</w:t>
      </w:r>
      <w:r w:rsidR="00DD25E4" w:rsidRPr="00CB0061">
        <w:t xml:space="preserve"> i </w:t>
      </w:r>
      <w:r w:rsidR="00527599" w:rsidRPr="00CB0061">
        <w:t>dopasowującym</w:t>
      </w:r>
      <w:r w:rsidR="00D42D61" w:rsidRPr="00CB0061">
        <w:t xml:space="preserve"> do </w:t>
      </w:r>
      <w:r w:rsidR="00527599" w:rsidRPr="00CB0061">
        <w:t>danych</w:t>
      </w:r>
      <w:r w:rsidR="000F0FF4" w:rsidRPr="00CB0061">
        <w:t>.</w:t>
      </w:r>
      <w:r w:rsidR="00CB3544" w:rsidRPr="00CB0061">
        <w:t xml:space="preserve"> Są zwykle używane</w:t>
      </w:r>
      <w:r w:rsidR="00D42D61" w:rsidRPr="00CB0061">
        <w:t xml:space="preserve"> </w:t>
      </w:r>
      <w:r w:rsidR="00A64748" w:rsidRPr="00CB0061">
        <w:t>tam</w:t>
      </w:r>
      <w:r w:rsidR="00912BDE" w:rsidRPr="00CB0061">
        <w:t>,</w:t>
      </w:r>
      <w:r w:rsidR="00DD25E4" w:rsidRPr="00CB0061">
        <w:t xml:space="preserve"> </w:t>
      </w:r>
      <w:r w:rsidR="00A64748" w:rsidRPr="00CB0061">
        <w:t xml:space="preserve">gdzie </w:t>
      </w:r>
      <w:r w:rsidR="00912BDE" w:rsidRPr="00CB0061">
        <w:t xml:space="preserve">standardowy algorytm byłby nieefektywny lub zbyt skomplikowany, </w:t>
      </w:r>
      <w:r w:rsidR="00A64748" w:rsidRPr="00CB0061">
        <w:t xml:space="preserve">w zadaniach </w:t>
      </w:r>
      <w:r w:rsidR="00912BDE" w:rsidRPr="00CB0061">
        <w:t xml:space="preserve">takich jak </w:t>
      </w:r>
      <w:r w:rsidR="00CB3544" w:rsidRPr="00CB0061">
        <w:t>modelowani</w:t>
      </w:r>
      <w:r w:rsidR="00912BDE" w:rsidRPr="00CB0061">
        <w:t>e</w:t>
      </w:r>
      <w:r w:rsidR="00CB3544" w:rsidRPr="00CB0061">
        <w:t xml:space="preserve"> skomplikowanych relacji między wejściem</w:t>
      </w:r>
      <w:r w:rsidR="00DD25E4" w:rsidRPr="00CB0061">
        <w:t xml:space="preserve"> a </w:t>
      </w:r>
      <w:r w:rsidR="00CB3544" w:rsidRPr="00CB0061">
        <w:t>wyjściem</w:t>
      </w:r>
      <w:r w:rsidR="00912BDE" w:rsidRPr="00CB0061">
        <w:t>, lub wyszukiwanie schematów</w:t>
      </w:r>
      <w:r w:rsidR="00DD25E4" w:rsidRPr="00CB0061">
        <w:t xml:space="preserve"> w </w:t>
      </w:r>
      <w:r w:rsidR="00555F57" w:rsidRPr="00CB0061">
        <w:t>danych</w:t>
      </w:r>
      <w:sdt>
        <w:sdtPr>
          <w:id w:val="85644583"/>
          <w:citation/>
        </w:sdtPr>
        <w:sdtContent>
          <w:fldSimple w:instr=" CITATION Rut05 \l 1045 ">
            <w:r w:rsidR="00B67E7D" w:rsidRPr="00CB0061">
              <w:rPr>
                <w:noProof/>
              </w:rPr>
              <w:t xml:space="preserve"> (Rutkowski, 2005)</w:t>
            </w:r>
          </w:fldSimple>
        </w:sdtContent>
      </w:sdt>
      <w:r w:rsidR="0017653E" w:rsidRPr="00CB0061">
        <w:t>.</w:t>
      </w:r>
    </w:p>
    <w:p w:rsidR="006D1236" w:rsidRPr="00CB0061" w:rsidRDefault="006D1236" w:rsidP="00CD6466">
      <w:pPr>
        <w:pStyle w:val="Nagwek2"/>
      </w:pPr>
      <w:bookmarkStart w:id="47" w:name="_Toc262305017"/>
      <w:r w:rsidRPr="00CB0061">
        <w:t>Model neuronu</w:t>
      </w:r>
      <w:bookmarkEnd w:id="47"/>
    </w:p>
    <w:p w:rsidR="0003526A" w:rsidRPr="00CB0061" w:rsidRDefault="0003526A" w:rsidP="0003526A">
      <w:r w:rsidRPr="00CB0061">
        <w:t>Biologiczne oraz sztuczne sieci neuronowe składają się z wielu neuronów, są one podstawą ich budowy.</w:t>
      </w:r>
    </w:p>
    <w:p w:rsidR="006D1236" w:rsidRPr="00CB0061" w:rsidRDefault="006D1236" w:rsidP="006D1236">
      <w:pPr>
        <w:pStyle w:val="Nagwek3"/>
      </w:pPr>
      <w:bookmarkStart w:id="48" w:name="_Toc262305018"/>
      <w:r w:rsidRPr="00CB0061">
        <w:t>Neuron biologiczny</w:t>
      </w:r>
      <w:bookmarkEnd w:id="48"/>
    </w:p>
    <w:p w:rsidR="007E4A32" w:rsidRPr="00CB0061" w:rsidRDefault="0003526A" w:rsidP="00CB1D72">
      <w:r w:rsidRPr="00CB0061">
        <w:t>N</w:t>
      </w:r>
      <w:r w:rsidR="00D42D61" w:rsidRPr="00CB0061">
        <w:t>a </w:t>
      </w:r>
      <w:r w:rsidR="00CB1D72" w:rsidRPr="00CB0061">
        <w:t xml:space="preserve">poniższym rysunku znajduje się schemat pojedynczego </w:t>
      </w:r>
      <w:r w:rsidR="00D50657" w:rsidRPr="00CB0061">
        <w:t xml:space="preserve">biologicznego </w:t>
      </w:r>
      <w:r w:rsidR="00CB1D72" w:rsidRPr="00CB0061">
        <w:t>neuronu.</w:t>
      </w:r>
      <w:r w:rsidR="00DD25E4" w:rsidRPr="00CB0061">
        <w:t xml:space="preserve"> </w:t>
      </w:r>
      <w:r w:rsidRPr="00CB0061">
        <w:t>W</w:t>
      </w:r>
      <w:r w:rsidR="00DD25E4" w:rsidRPr="00CB0061">
        <w:t> </w:t>
      </w:r>
      <w:r w:rsidR="00CB1D72" w:rsidRPr="00CB0061">
        <w:t xml:space="preserve">neuronie wyróżnia się somę – ciało komórki, oraz </w:t>
      </w:r>
      <w:r w:rsidR="00410468" w:rsidRPr="00CB0061">
        <w:t>dendryty</w:t>
      </w:r>
      <w:r w:rsidR="00DD25E4" w:rsidRPr="00CB0061">
        <w:t xml:space="preserve"> i </w:t>
      </w:r>
      <w:r w:rsidR="00410468" w:rsidRPr="00CB0061">
        <w:t>akson. Dendryty wprowadzają informacje</w:t>
      </w:r>
      <w:r w:rsidR="00D42D61" w:rsidRPr="00CB0061">
        <w:t xml:space="preserve"> do </w:t>
      </w:r>
      <w:r w:rsidR="00410468" w:rsidRPr="00CB0061">
        <w:t>neuronu, natomiast akson wyprowadza sygnały wyjściowe neuronu.</w:t>
      </w:r>
      <w:r w:rsidR="005D26B4" w:rsidRPr="00CB0061">
        <w:t xml:space="preserve"> </w:t>
      </w:r>
      <w:r w:rsidR="0086665C" w:rsidRPr="00CB0061">
        <w:t>Dendryty kończą się tzw. synapsami,</w:t>
      </w:r>
      <w:r w:rsidR="00DD25E4" w:rsidRPr="00CB0061">
        <w:t xml:space="preserve"> w </w:t>
      </w:r>
      <w:r w:rsidR="0086665C" w:rsidRPr="00CB0061">
        <w:t xml:space="preserve">których sygnał wejściowy może być wzmacniany lub osłabiany. </w:t>
      </w:r>
      <w:r w:rsidR="005D26B4" w:rsidRPr="00CB0061">
        <w:t xml:space="preserve">Neurony </w:t>
      </w:r>
      <w:r w:rsidR="009511A6" w:rsidRPr="00CB0061">
        <w:t>łączą się przez akson oraz dendryty</w:t>
      </w:r>
      <w:r w:rsidR="00DD25E4" w:rsidRPr="00CB0061">
        <w:t xml:space="preserve"> z </w:t>
      </w:r>
      <w:r w:rsidR="0018160C" w:rsidRPr="00CB0061">
        <w:t>wieloma innymi neuronami;</w:t>
      </w:r>
      <w:r w:rsidR="009511A6" w:rsidRPr="00CB0061">
        <w:t xml:space="preserve"> liczba </w:t>
      </w:r>
      <w:r w:rsidR="0018160C" w:rsidRPr="00CB0061">
        <w:t xml:space="preserve">tych </w:t>
      </w:r>
      <w:r w:rsidR="009511A6" w:rsidRPr="00CB0061">
        <w:t>połączeń może dochodzić</w:t>
      </w:r>
      <w:r w:rsidR="00D42D61" w:rsidRPr="00CB0061">
        <w:t xml:space="preserve"> do </w:t>
      </w:r>
      <w:r w:rsidR="009511A6" w:rsidRPr="00CB0061">
        <w:t>tysiąca.</w:t>
      </w:r>
    </w:p>
    <w:p w:rsidR="00A46769" w:rsidRPr="00CB0061" w:rsidRDefault="00A46769" w:rsidP="00A46769"/>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CB0061" w:rsidTr="002B2160">
        <w:tc>
          <w:tcPr>
            <w:tcW w:w="8665" w:type="dxa"/>
          </w:tcPr>
          <w:p w:rsidR="00F43CD9" w:rsidRPr="00CB0061" w:rsidRDefault="00F43CD9" w:rsidP="00A375D3">
            <w:pPr>
              <w:pStyle w:val="Podpisrysunku"/>
            </w:pPr>
            <w:r w:rsidRPr="00CB0061">
              <w:object w:dxaOrig="7564" w:dyaOrig="4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3in" o:ole="">
                  <v:imagedata r:id="rId15" o:title=""/>
                </v:shape>
                <o:OLEObject Type="Embed" ProgID="PhotoshopElements.Image.8" ShapeID="_x0000_i1025" DrawAspect="Content" ObjectID="_1336242773" r:id="rId16">
                  <o:FieldCodes>\s</o:FieldCodes>
                </o:OLEObject>
              </w:object>
            </w:r>
          </w:p>
        </w:tc>
      </w:tr>
      <w:tr w:rsidR="00F43CD9" w:rsidRPr="00CB0061" w:rsidTr="002B2160">
        <w:tc>
          <w:tcPr>
            <w:tcW w:w="8665" w:type="dxa"/>
          </w:tcPr>
          <w:p w:rsidR="00F43CD9" w:rsidRPr="00CB0061" w:rsidRDefault="00F43CD9" w:rsidP="00A375D3">
            <w:pPr>
              <w:pStyle w:val="Podpisrysunku"/>
              <w:rPr>
                <w:rFonts w:ascii="Verdana" w:hAnsi="Verdana"/>
              </w:rPr>
            </w:pPr>
            <w:bookmarkStart w:id="49" w:name="_Toc261555451"/>
            <w:r w:rsidRPr="00CB0061">
              <w:rPr>
                <w:rFonts w:ascii="Verdana" w:hAnsi="Verdana"/>
              </w:rPr>
              <w:t xml:space="preserve">Rysunek </w:t>
            </w:r>
            <w:r w:rsidR="00CC3C12" w:rsidRPr="00CB0061">
              <w:rPr>
                <w:rFonts w:ascii="Verdana" w:hAnsi="Verdana"/>
              </w:rPr>
              <w:fldChar w:fldCharType="begin"/>
            </w:r>
            <w:r w:rsidR="00642DAE" w:rsidRPr="00CB0061">
              <w:rPr>
                <w:rFonts w:ascii="Verdana" w:hAnsi="Verdana"/>
              </w:rPr>
              <w:instrText xml:space="preserve"> SEQ Rysunek \* ARABIC </w:instrText>
            </w:r>
            <w:r w:rsidR="00CC3C12" w:rsidRPr="00CB0061">
              <w:rPr>
                <w:rFonts w:ascii="Verdana" w:hAnsi="Verdana"/>
              </w:rPr>
              <w:fldChar w:fldCharType="separate"/>
            </w:r>
            <w:r w:rsidR="00ED5C84">
              <w:rPr>
                <w:rFonts w:ascii="Verdana" w:hAnsi="Verdana"/>
                <w:noProof/>
              </w:rPr>
              <w:t>7</w:t>
            </w:r>
            <w:r w:rsidR="00CC3C12" w:rsidRPr="00CB0061">
              <w:rPr>
                <w:rFonts w:ascii="Verdana" w:hAnsi="Verdana"/>
              </w:rPr>
              <w:fldChar w:fldCharType="end"/>
            </w:r>
            <w:r w:rsidRPr="00CB0061">
              <w:rPr>
                <w:rFonts w:ascii="Verdana" w:hAnsi="Verdana"/>
              </w:rPr>
              <w:t>. Schemat neuronu biologicznego</w:t>
            </w:r>
            <w:bookmarkEnd w:id="49"/>
          </w:p>
          <w:p w:rsidR="00F43CD9" w:rsidRPr="00CB0061" w:rsidRDefault="00F43CD9" w:rsidP="00A375D3">
            <w:pPr>
              <w:pStyle w:val="Podpisrysunku"/>
              <w:rPr>
                <w:rFonts w:ascii="Verdana" w:hAnsi="Verdana"/>
              </w:rPr>
            </w:pPr>
            <w:r w:rsidRPr="00CB0061">
              <w:rPr>
                <w:rFonts w:ascii="Verdana" w:hAnsi="Verdana"/>
              </w:rPr>
              <w:t xml:space="preserve">Źródło: </w:t>
            </w:r>
            <w:sdt>
              <w:sdtPr>
                <w:rPr>
                  <w:rFonts w:ascii="Verdana" w:hAnsi="Verdana"/>
                </w:rPr>
                <w:id w:val="325240138"/>
                <w:citation/>
              </w:sdtPr>
              <w:sdtContent>
                <w:r w:rsidR="00CC3C12" w:rsidRPr="00CB0061">
                  <w:rPr>
                    <w:rFonts w:ascii="Verdana" w:hAnsi="Verdana"/>
                  </w:rPr>
                  <w:fldChar w:fldCharType="begin"/>
                </w:r>
                <w:r w:rsidR="00642DAE" w:rsidRPr="00CB0061">
                  <w:rPr>
                    <w:rFonts w:ascii="Verdana" w:hAnsi="Verdana"/>
                  </w:rPr>
                  <w:instrText xml:space="preserve"> CITATION Wik10 \l 1045 </w:instrText>
                </w:r>
                <w:r w:rsidR="00CC3C12" w:rsidRPr="00CB0061">
                  <w:rPr>
                    <w:rFonts w:ascii="Verdana" w:hAnsi="Verdana"/>
                  </w:rPr>
                  <w:fldChar w:fldCharType="separate"/>
                </w:r>
                <w:r w:rsidRPr="00CB0061">
                  <w:rPr>
                    <w:rFonts w:ascii="Verdana" w:hAnsi="Verdana"/>
                    <w:noProof/>
                  </w:rPr>
                  <w:t>(Wikipedia, 2010)</w:t>
                </w:r>
                <w:r w:rsidR="00CC3C12" w:rsidRPr="00CB0061">
                  <w:rPr>
                    <w:rFonts w:ascii="Verdana" w:hAnsi="Verdana"/>
                  </w:rPr>
                  <w:fldChar w:fldCharType="end"/>
                </w:r>
              </w:sdtContent>
            </w:sdt>
            <w:r w:rsidR="0018160C" w:rsidRPr="00CB0061">
              <w:rPr>
                <w:rFonts w:ascii="Verdana" w:hAnsi="Verdana"/>
              </w:rPr>
              <w:t>, zmodyfikowane</w:t>
            </w:r>
          </w:p>
        </w:tc>
      </w:tr>
    </w:tbl>
    <w:p w:rsidR="006D1236" w:rsidRPr="00CB0061" w:rsidRDefault="006D1236" w:rsidP="006D1236">
      <w:pPr>
        <w:pStyle w:val="Nagwek3"/>
      </w:pPr>
      <w:bookmarkStart w:id="50" w:name="_Toc262305019"/>
      <w:r w:rsidRPr="00CB0061">
        <w:t>Sztuczny neuron</w:t>
      </w:r>
      <w:bookmarkEnd w:id="50"/>
    </w:p>
    <w:p w:rsidR="00E77C65" w:rsidRPr="00CB0061" w:rsidRDefault="007C41B8" w:rsidP="009A372D">
      <w:r w:rsidRPr="00CB0061">
        <w:t>Model s</w:t>
      </w:r>
      <w:r w:rsidR="009A372D" w:rsidRPr="00CB0061">
        <w:t>ztuczn</w:t>
      </w:r>
      <w:r w:rsidRPr="00CB0061">
        <w:t>ego</w:t>
      </w:r>
      <w:r w:rsidR="009A372D" w:rsidRPr="00CB0061">
        <w:t xml:space="preserve"> neuron</w:t>
      </w:r>
      <w:r w:rsidRPr="00CB0061">
        <w:t>u</w:t>
      </w:r>
      <w:r w:rsidR="009A372D" w:rsidRPr="00CB0061">
        <w:t xml:space="preserve"> jest </w:t>
      </w:r>
      <w:r w:rsidRPr="00CB0061">
        <w:t>uproszczeniem neuronu biologicznego.</w:t>
      </w:r>
      <w:r w:rsidR="00280599" w:rsidRPr="00CB0061">
        <w:t xml:space="preserve"> </w:t>
      </w:r>
      <w:r w:rsidR="00E77C65" w:rsidRPr="00CB0061">
        <w:t>Poniżej jest umieszczona ilustracja symbolizująca działanie sztucznego neuronu.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CB0061" w:rsidTr="002B2160">
        <w:tc>
          <w:tcPr>
            <w:tcW w:w="8665" w:type="dxa"/>
          </w:tcPr>
          <w:p w:rsidR="00F43CD9" w:rsidRPr="00CB0061" w:rsidRDefault="00F43CD9" w:rsidP="00A375D3">
            <w:pPr>
              <w:pStyle w:val="Podpisrysunku"/>
            </w:pPr>
            <w:r w:rsidRPr="00CB0061">
              <w:object w:dxaOrig="5403" w:dyaOrig="3243">
                <v:shape id="_x0000_i1026" type="#_x0000_t75" style="width:271.15pt;height:162pt" o:ole="">
                  <v:imagedata r:id="rId17" o:title=""/>
                </v:shape>
                <o:OLEObject Type="Embed" ProgID="PhotoshopElements.Image.8" ShapeID="_x0000_i1026" DrawAspect="Content" ObjectID="_1336242774" r:id="rId18">
                  <o:FieldCodes>\s</o:FieldCodes>
                </o:OLEObject>
              </w:object>
            </w:r>
          </w:p>
        </w:tc>
      </w:tr>
      <w:tr w:rsidR="00F43CD9" w:rsidRPr="00CB0061" w:rsidTr="002B2160">
        <w:tc>
          <w:tcPr>
            <w:tcW w:w="8665" w:type="dxa"/>
          </w:tcPr>
          <w:p w:rsidR="00482529" w:rsidRPr="00CB0061" w:rsidRDefault="00F43CD9" w:rsidP="00A375D3">
            <w:pPr>
              <w:pStyle w:val="Podpisrysunku"/>
              <w:rPr>
                <w:rFonts w:ascii="Verdana" w:hAnsi="Verdana"/>
              </w:rPr>
            </w:pPr>
            <w:bookmarkStart w:id="51" w:name="_Toc261555452"/>
            <w:r w:rsidRPr="00CB0061">
              <w:rPr>
                <w:rFonts w:ascii="Verdana" w:hAnsi="Verdana"/>
              </w:rPr>
              <w:t xml:space="preserve">Rysunek </w:t>
            </w:r>
            <w:r w:rsidR="00CC3C12" w:rsidRPr="00CB0061">
              <w:rPr>
                <w:rFonts w:ascii="Verdana" w:hAnsi="Verdana"/>
              </w:rPr>
              <w:fldChar w:fldCharType="begin"/>
            </w:r>
            <w:r w:rsidR="00642DAE" w:rsidRPr="00CB0061">
              <w:rPr>
                <w:rFonts w:ascii="Verdana" w:hAnsi="Verdana"/>
              </w:rPr>
              <w:instrText xml:space="preserve"> SEQ Rysunek \* ARABIC </w:instrText>
            </w:r>
            <w:r w:rsidR="00CC3C12" w:rsidRPr="00CB0061">
              <w:rPr>
                <w:rFonts w:ascii="Verdana" w:hAnsi="Verdana"/>
              </w:rPr>
              <w:fldChar w:fldCharType="separate"/>
            </w:r>
            <w:r w:rsidR="00ED5C84">
              <w:rPr>
                <w:rFonts w:ascii="Verdana" w:hAnsi="Verdana"/>
                <w:noProof/>
              </w:rPr>
              <w:t>8</w:t>
            </w:r>
            <w:r w:rsidR="00CC3C12" w:rsidRPr="00CB0061">
              <w:rPr>
                <w:rFonts w:ascii="Verdana" w:hAnsi="Verdana"/>
              </w:rPr>
              <w:fldChar w:fldCharType="end"/>
            </w:r>
            <w:r w:rsidRPr="00CB0061">
              <w:rPr>
                <w:rFonts w:ascii="Verdana" w:hAnsi="Verdana"/>
              </w:rPr>
              <w:t>.</w:t>
            </w:r>
            <w:r w:rsidR="00482529" w:rsidRPr="00CB0061">
              <w:rPr>
                <w:rFonts w:ascii="Verdana" w:hAnsi="Verdana"/>
              </w:rPr>
              <w:t xml:space="preserve"> Schemat sztucznego neuronu</w:t>
            </w:r>
            <w:bookmarkEnd w:id="51"/>
          </w:p>
          <w:p w:rsidR="00F43CD9" w:rsidRPr="00CB0061" w:rsidRDefault="00482529" w:rsidP="00A375D3">
            <w:pPr>
              <w:pStyle w:val="Podpisrysunku"/>
              <w:rPr>
                <w:rFonts w:ascii="Verdana" w:hAnsi="Verdana"/>
              </w:rPr>
            </w:pPr>
            <w:r w:rsidRPr="00CB0061">
              <w:rPr>
                <w:rFonts w:ascii="Verdana" w:hAnsi="Verdana"/>
              </w:rPr>
              <w:t>Źródło:</w:t>
            </w:r>
            <w:r w:rsidR="00F43CD9" w:rsidRPr="00CB0061">
              <w:rPr>
                <w:rFonts w:ascii="Verdana" w:hAnsi="Verdana"/>
              </w:rPr>
              <w:t xml:space="preserve"> </w:t>
            </w:r>
            <w:sdt>
              <w:sdtPr>
                <w:rPr>
                  <w:rFonts w:ascii="Verdana" w:hAnsi="Verdana"/>
                </w:rPr>
                <w:id w:val="325240139"/>
                <w:citation/>
              </w:sdtPr>
              <w:sdtContent>
                <w:r w:rsidR="00CC3C12" w:rsidRPr="00CB0061">
                  <w:rPr>
                    <w:rFonts w:ascii="Verdana" w:hAnsi="Verdana"/>
                  </w:rPr>
                  <w:fldChar w:fldCharType="begin"/>
                </w:r>
                <w:r w:rsidR="00642DAE" w:rsidRPr="00CB0061">
                  <w:rPr>
                    <w:rFonts w:ascii="Verdana" w:hAnsi="Verdana"/>
                  </w:rPr>
                  <w:instrText xml:space="preserve"> CITATION Raf \l 1045 </w:instrText>
                </w:r>
                <w:r w:rsidR="00CC3C12" w:rsidRPr="00CB0061">
                  <w:rPr>
                    <w:rFonts w:ascii="Verdana" w:hAnsi="Verdana"/>
                  </w:rPr>
                  <w:fldChar w:fldCharType="separate"/>
                </w:r>
                <w:r w:rsidR="00F43CD9" w:rsidRPr="00CB0061">
                  <w:rPr>
                    <w:rFonts w:ascii="Verdana" w:hAnsi="Verdana"/>
                    <w:noProof/>
                  </w:rPr>
                  <w:t>(Klaus)</w:t>
                </w:r>
                <w:r w:rsidR="00CC3C12" w:rsidRPr="00CB0061">
                  <w:rPr>
                    <w:rFonts w:ascii="Verdana" w:hAnsi="Verdana"/>
                  </w:rPr>
                  <w:fldChar w:fldCharType="end"/>
                </w:r>
              </w:sdtContent>
            </w:sdt>
            <w:r w:rsidR="00F43CD9" w:rsidRPr="00CB0061">
              <w:rPr>
                <w:rFonts w:ascii="Verdana" w:hAnsi="Verdana"/>
              </w:rPr>
              <w:t xml:space="preserve">, </w:t>
            </w:r>
            <w:r w:rsidRPr="00CB0061">
              <w:rPr>
                <w:rFonts w:ascii="Verdana" w:hAnsi="Verdana"/>
              </w:rPr>
              <w:t>zmodyfikowane</w:t>
            </w:r>
          </w:p>
        </w:tc>
      </w:tr>
    </w:tbl>
    <w:p w:rsidR="00E77C65" w:rsidRPr="00CB0061" w:rsidRDefault="00E77C65" w:rsidP="009A372D"/>
    <w:p w:rsidR="0018160C" w:rsidRPr="00CB0061" w:rsidRDefault="00280599" w:rsidP="009A372D">
      <w:r w:rsidRPr="00CB0061">
        <w:t xml:space="preserve">Wejścia odpowiadają sygnałom nadchodzącym przez dendryty. </w:t>
      </w:r>
      <w:r w:rsidR="002D4B88" w:rsidRPr="00CB0061">
        <w:t>Wagi to odpowiedniki modyfikacji dokonywanych</w:t>
      </w:r>
      <w:r w:rsidR="00D42D61" w:rsidRPr="00CB0061">
        <w:t xml:space="preserve"> na </w:t>
      </w:r>
      <w:r w:rsidR="0018160C" w:rsidRPr="00CB0061">
        <w:t>sygnałach</w:t>
      </w:r>
      <w:r w:rsidR="002D4B88" w:rsidRPr="00CB0061">
        <w:t xml:space="preserve"> przez synapsy. Blok sumujący</w:t>
      </w:r>
      <w:r w:rsidR="00DD25E4" w:rsidRPr="00CB0061">
        <w:t xml:space="preserve"> i </w:t>
      </w:r>
      <w:r w:rsidR="002D4B88" w:rsidRPr="00CB0061">
        <w:t>aktywacji jest odpowiednikiem jądra,</w:t>
      </w:r>
      <w:r w:rsidR="00DD25E4" w:rsidRPr="00CB0061">
        <w:t xml:space="preserve"> a </w:t>
      </w:r>
      <w:r w:rsidR="002D4B88" w:rsidRPr="00CB0061">
        <w:t xml:space="preserve">wyjście </w:t>
      </w:r>
      <w:r w:rsidR="00663AFF" w:rsidRPr="00CB0061">
        <w:t>opowiada aksonowi</w:t>
      </w:r>
      <w:sdt>
        <w:sdtPr>
          <w:id w:val="85644582"/>
          <w:citation/>
        </w:sdtPr>
        <w:sdtContent>
          <w:fldSimple w:instr=" CITATION Raf \l 1045 ">
            <w:r w:rsidR="0018160C" w:rsidRPr="00CB0061">
              <w:rPr>
                <w:noProof/>
              </w:rPr>
              <w:t xml:space="preserve"> (Klaus)</w:t>
            </w:r>
          </w:fldSimple>
        </w:sdtContent>
      </w:sdt>
      <w:r w:rsidR="00663AFF" w:rsidRPr="00CB0061">
        <w:t>.</w:t>
      </w:r>
      <w:r w:rsidR="00525D55" w:rsidRPr="00CB0061">
        <w:t xml:space="preserve"> </w:t>
      </w:r>
    </w:p>
    <w:p w:rsidR="0007753A" w:rsidRPr="00CB0061" w:rsidRDefault="00525D55" w:rsidP="0007753A">
      <w:r w:rsidRPr="00CB0061">
        <w:t xml:space="preserve">Działanie </w:t>
      </w:r>
      <w:r w:rsidR="009E529B" w:rsidRPr="00CB0061">
        <w:t xml:space="preserve">sztucznego neuronu można opisać następująco: wejścia zawierają wartości, które następnie są mnożone przez odpowiadające współczynniki wag, blok </w:t>
      </w:r>
      <w:r w:rsidR="009E529B" w:rsidRPr="00CB0061">
        <w:lastRenderedPageBreak/>
        <w:t>sumujący następnie sumuje te pomnożone sygnały wejść</w:t>
      </w:r>
      <w:r w:rsidR="00FD299F" w:rsidRPr="00CB0061">
        <w:t xml:space="preserve"> oraz dodaje specjalną wagę </w:t>
      </w:r>
      <w:r w:rsidR="00803A2F" w:rsidRPr="00CB0061">
        <w:t>–</w:t>
      </w:r>
      <w:r w:rsidR="00FD299F" w:rsidRPr="00CB0061">
        <w:t xml:space="preserve"> </w:t>
      </w:r>
      <w:r w:rsidR="00803A2F" w:rsidRPr="00CB0061">
        <w:t xml:space="preserve">tzw. </w:t>
      </w:r>
      <w:r w:rsidR="00FD299F" w:rsidRPr="00CB0061">
        <w:rPr>
          <w:rStyle w:val="PodkrelenieZnak"/>
        </w:rPr>
        <w:t>bias</w:t>
      </w:r>
      <w:r w:rsidR="009E529B" w:rsidRPr="00CB0061">
        <w:t xml:space="preserve">. </w:t>
      </w:r>
      <w:r w:rsidR="007027AA" w:rsidRPr="00CB0061">
        <w:t xml:space="preserve">Zsumowana wartość </w:t>
      </w:r>
      <w:r w:rsidR="003B2DDA" w:rsidRPr="00CB0061">
        <w:t xml:space="preserve">jest poddana </w:t>
      </w:r>
      <w:r w:rsidR="007027AA" w:rsidRPr="00CB0061">
        <w:t>działaniu funkcji aktywacyjnej</w:t>
      </w:r>
      <w:r w:rsidR="00DD25E4" w:rsidRPr="00CB0061">
        <w:t xml:space="preserve"> w </w:t>
      </w:r>
      <w:r w:rsidR="007027AA" w:rsidRPr="00CB0061">
        <w:t>b</w:t>
      </w:r>
      <w:r w:rsidR="00F60C09" w:rsidRPr="00CB0061">
        <w:t>lok</w:t>
      </w:r>
      <w:r w:rsidR="007027AA" w:rsidRPr="00CB0061">
        <w:t>u</w:t>
      </w:r>
      <w:r w:rsidR="00F60C09" w:rsidRPr="00CB0061">
        <w:t xml:space="preserve"> aktywacji</w:t>
      </w:r>
      <w:r w:rsidR="00DD25E4" w:rsidRPr="00CB0061">
        <w:t xml:space="preserve"> i </w:t>
      </w:r>
      <w:r w:rsidR="007027AA" w:rsidRPr="00CB0061">
        <w:t>podana</w:t>
      </w:r>
      <w:r w:rsidR="00D42D61" w:rsidRPr="00CB0061">
        <w:t xml:space="preserve"> na </w:t>
      </w:r>
      <w:r w:rsidR="007027AA" w:rsidRPr="00CB0061">
        <w:t>wyjście.</w:t>
      </w:r>
      <w:r w:rsidR="00AD7E48" w:rsidRPr="00CB0061">
        <w:t xml:space="preserve"> </w:t>
      </w:r>
      <w:r w:rsidR="00F3717F" w:rsidRPr="00CB0061">
        <w:t xml:space="preserve">Wyjście neuronu można </w:t>
      </w:r>
      <w:r w:rsidR="00AD7E48" w:rsidRPr="00CB0061">
        <w:t xml:space="preserve">więc </w:t>
      </w:r>
      <w:r w:rsidR="00F3717F" w:rsidRPr="00CB0061">
        <w:t>przedstawić za pomocą następującego wzoru:</w:t>
      </w:r>
    </w:p>
    <w:p w:rsidR="0007753A" w:rsidRPr="00CB0061" w:rsidRDefault="0007753A" w:rsidP="0007753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5027B6" w:rsidRPr="00CB0061" w:rsidTr="0007753A">
        <w:tc>
          <w:tcPr>
            <w:tcW w:w="7763" w:type="dxa"/>
            <w:vAlign w:val="center"/>
          </w:tcPr>
          <w:p w:rsidR="005027B6" w:rsidRPr="00CB0061" w:rsidRDefault="00AC79AA" w:rsidP="0007753A">
            <w:pPr>
              <w:jc w:val="center"/>
            </w:pPr>
            <m:oMathPara>
              <m:oMath>
                <m:r>
                  <m:rPr>
                    <m:sty m:val="p"/>
                  </m:rPr>
                  <w:rPr>
                    <w:rFonts w:ascii="Cambria Math" w:hAnsi="Cambria Math"/>
                  </w:rPr>
                  <m:t>y</m:t>
                </m:r>
                <m:r>
                  <m:rPr>
                    <m:sty m:val="p"/>
                  </m:rPr>
                  <w:rPr>
                    <w:rFonts w:ascii="Cambria Math" w:eastAsia="Cambria Math" w:hAnsi="Cambria Math" w:cs="Cambria Math"/>
                  </w:rPr>
                  <m:t>=f</m:t>
                </m:r>
                <m:d>
                  <m:dPr>
                    <m:ctrlPr>
                      <w:rPr>
                        <w:rFonts w:ascii="Cambria Math" w:eastAsia="Cambria Math" w:hAnsi="Cambria Math" w:cs="Cambria Math"/>
                      </w:rPr>
                    </m:ctrlPr>
                  </m:dPr>
                  <m:e>
                    <m:nary>
                      <m:naryPr>
                        <m:chr m:val="∑"/>
                        <m:grow m:val="on"/>
                        <m:ctrlPr>
                          <w:rPr>
                            <w:rFonts w:ascii="Cambria Math" w:hAnsi="Cambria Math"/>
                          </w:rPr>
                        </m:ctrlPr>
                      </m:naryPr>
                      <m:sub>
                        <m:r>
                          <m:rPr>
                            <m:sty m:val="p"/>
                          </m:rPr>
                          <w:rPr>
                            <w:rFonts w:ascii="Cambria Math" w:eastAsia="Cambria Math" w:hAnsi="Cambria Math" w:cs="Cambria Math"/>
                          </w:rPr>
                          <m:t>k=1</m:t>
                        </m:r>
                      </m:sub>
                      <m:sup>
                        <m:r>
                          <m:rPr>
                            <m:sty m:val="p"/>
                          </m:rPr>
                          <w:rPr>
                            <w:rFonts w:ascii="Cambria Math" w:eastAsia="Cambria Math" w:hAnsi="Cambria Math" w:cs="Cambria Math"/>
                          </w:rPr>
                          <m:t>n</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nary>
                    <m:r>
                      <m:rPr>
                        <m:sty m:val="p"/>
                      </m:rPr>
                      <w:rPr>
                        <w:rFonts w:ascii="Cambria Math" w:hAnsi="Cambria Math"/>
                      </w:rPr>
                      <m:t>+θ</m:t>
                    </m:r>
                    <m:ctrlPr>
                      <w:rPr>
                        <w:rFonts w:ascii="Cambria Math" w:hAnsi="Cambria Math"/>
                      </w:rPr>
                    </m:ctrlPr>
                  </m:e>
                </m:d>
              </m:oMath>
            </m:oMathPara>
          </w:p>
        </w:tc>
        <w:tc>
          <w:tcPr>
            <w:tcW w:w="978" w:type="dxa"/>
            <w:vAlign w:val="center"/>
          </w:tcPr>
          <w:p w:rsidR="005027B6" w:rsidRPr="00CB0061" w:rsidRDefault="00B768AD" w:rsidP="0007753A">
            <w:pPr>
              <w:ind w:firstLine="0"/>
              <w:jc w:val="center"/>
            </w:pPr>
            <w:r w:rsidRPr="00CB0061">
              <w:t>(</w:t>
            </w:r>
            <w:r w:rsidR="0007753A" w:rsidRPr="00CB0061">
              <w:t>3.</w:t>
            </w:r>
            <w:r w:rsidRPr="00CB0061">
              <w:t>1)</w:t>
            </w:r>
          </w:p>
        </w:tc>
      </w:tr>
    </w:tbl>
    <w:p w:rsidR="005027B6" w:rsidRPr="00CB0061" w:rsidRDefault="005027B6" w:rsidP="009A372D"/>
    <w:p w:rsidR="00D27D04" w:rsidRPr="00CB0061" w:rsidRDefault="00901203" w:rsidP="004B382F">
      <w:r w:rsidRPr="00CB0061">
        <w:t xml:space="preserve">Zmienna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CB0061">
        <w:t xml:space="preserve"> oznacza </w:t>
      </w:r>
      <m:oMath>
        <m:r>
          <w:rPr>
            <w:rStyle w:val="PodkrelenieZnak"/>
            <w:rFonts w:ascii="Cambria Math" w:hAnsi="Cambria Math"/>
          </w:rPr>
          <m:t>k</m:t>
        </m:r>
      </m:oMath>
      <w:r w:rsidRPr="00CB0061">
        <w:t xml:space="preserve">-tą wagę, </w:t>
      </w:r>
      <m:oMath>
        <m:sSub>
          <m:sSubPr>
            <m:ctrlPr>
              <w:rPr>
                <w:rStyle w:val="PodkrelenieZnak"/>
                <w:rFonts w:ascii="Cambria Math" w:hAnsi="Cambria Math"/>
              </w:rPr>
            </m:ctrlPr>
          </m:sSubPr>
          <m:e>
            <m:r>
              <w:rPr>
                <w:rStyle w:val="PodkrelenieZnak"/>
                <w:rFonts w:ascii="Cambria Math" w:hAnsi="Cambria Math"/>
              </w:rPr>
              <m:t>x</m:t>
            </m:r>
          </m:e>
          <m:sub>
            <m:r>
              <w:rPr>
                <w:rStyle w:val="PodkrelenieZnak"/>
                <w:rFonts w:ascii="Cambria Math" w:hAnsi="Cambria Math"/>
              </w:rPr>
              <m:t>k</m:t>
            </m:r>
          </m:sub>
        </m:sSub>
      </m:oMath>
      <w:r w:rsidRPr="00CB0061">
        <w:t xml:space="preserve"> oznacza </w:t>
      </w:r>
      <w:r w:rsidRPr="00CB0061">
        <w:rPr>
          <w:rStyle w:val="PodkrelenieZnak"/>
        </w:rPr>
        <w:t>k</w:t>
      </w:r>
      <w:r w:rsidRPr="00CB0061">
        <w:t>-tą wartość wejścia,</w:t>
      </w:r>
      <w:r w:rsidR="00DD25E4" w:rsidRPr="00CB0061">
        <w:t xml:space="preserve"> a </w:t>
      </w:r>
      <m:oMath>
        <m:r>
          <w:rPr>
            <w:rStyle w:val="PodkrelenieZnak"/>
            <w:rFonts w:ascii="Cambria Math" w:hAnsi="Cambria Math"/>
          </w:rPr>
          <m:t>θ</m:t>
        </m:r>
      </m:oMath>
      <w:r w:rsidRPr="00CB0061">
        <w:t xml:space="preserve"> to bias.</w:t>
      </w:r>
    </w:p>
    <w:p w:rsidR="006D1236" w:rsidRPr="00CB0061" w:rsidRDefault="006D1236" w:rsidP="006D1236">
      <w:pPr>
        <w:pStyle w:val="Nagwek3"/>
      </w:pPr>
      <w:bookmarkStart w:id="52" w:name="_Toc262305020"/>
      <w:r w:rsidRPr="00CB0061">
        <w:t>Funkcja aktywacji</w:t>
      </w:r>
      <w:bookmarkEnd w:id="52"/>
    </w:p>
    <w:p w:rsidR="00AD7E48" w:rsidRPr="00CB0061" w:rsidRDefault="00AD7E48" w:rsidP="00AD7E48">
      <w:r w:rsidRPr="00CB0061">
        <w:t>Funkcja aktywacji może przybierać różne postacie</w:t>
      </w:r>
      <w:r w:rsidR="00DD25E4" w:rsidRPr="00CB0061">
        <w:t xml:space="preserve"> w </w:t>
      </w:r>
      <w:r w:rsidRPr="00CB0061">
        <w:t xml:space="preserve">zależności od modelu neuronu. Opiszę </w:t>
      </w:r>
      <w:r w:rsidR="00484CD6" w:rsidRPr="00CB0061">
        <w:t>trzy</w:t>
      </w:r>
      <w:r w:rsidR="00DD25E4" w:rsidRPr="00CB0061">
        <w:t xml:space="preserve"> z </w:t>
      </w:r>
      <w:r w:rsidR="00C10013" w:rsidRPr="00CB0061">
        <w:t xml:space="preserve">nich </w:t>
      </w:r>
      <w:r w:rsidR="00484CD6" w:rsidRPr="00CB0061">
        <w:t>–</w:t>
      </w:r>
      <w:r w:rsidR="00C10013" w:rsidRPr="00CB0061">
        <w:t xml:space="preserve"> </w:t>
      </w:r>
      <w:r w:rsidR="00484CD6" w:rsidRPr="00CB0061">
        <w:t xml:space="preserve">neuron liniowy, perceptron Rosenblatta oraz neuron </w:t>
      </w:r>
      <w:r w:rsidR="006B1684" w:rsidRPr="00CB0061">
        <w:t>sigmoidalny</w:t>
      </w:r>
      <w:r w:rsidR="00484CD6" w:rsidRPr="00CB0061">
        <w:t>.</w:t>
      </w:r>
    </w:p>
    <w:p w:rsidR="00484CD6" w:rsidRPr="00CB0061" w:rsidRDefault="00484CD6" w:rsidP="00AD7E48">
      <w:r w:rsidRPr="00CB0061">
        <w:t xml:space="preserve">Neuron liniowy </w:t>
      </w:r>
      <w:r w:rsidR="006404CD" w:rsidRPr="00CB0061">
        <w:t>nie modyfikuje wyjścia bloku sumującego</w:t>
      </w:r>
      <w:r w:rsidR="0015289E" w:rsidRPr="00CB0061">
        <w:t>, jest zwykle stosowany</w:t>
      </w:r>
      <w:r w:rsidR="00DD25E4" w:rsidRPr="00CB0061">
        <w:t xml:space="preserve"> w </w:t>
      </w:r>
      <w:r w:rsidR="00695D55" w:rsidRPr="00CB0061">
        <w:t xml:space="preserve">neuronach </w:t>
      </w:r>
      <w:r w:rsidR="0015289E" w:rsidRPr="00CB0061">
        <w:t>warstw</w:t>
      </w:r>
      <w:r w:rsidR="00695D55" w:rsidRPr="00CB0061">
        <w:t>y</w:t>
      </w:r>
      <w:r w:rsidR="0015289E" w:rsidRPr="00CB0061">
        <w:t xml:space="preserve"> wyjściow</w:t>
      </w:r>
      <w:r w:rsidR="00695D55" w:rsidRPr="00CB0061">
        <w:t>ej sieci MLP. W</w:t>
      </w:r>
      <w:r w:rsidR="006404CD" w:rsidRPr="00CB0061">
        <w:t>zór jego funkcji aktywacji przedstawia się następująco:</w:t>
      </w:r>
    </w:p>
    <w:p w:rsidR="0007753A" w:rsidRPr="00CB0061" w:rsidRDefault="0007753A" w:rsidP="00AD7E48"/>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RPr="00CB0061" w:rsidTr="0007753A">
        <w:tc>
          <w:tcPr>
            <w:tcW w:w="7763" w:type="dxa"/>
            <w:vAlign w:val="center"/>
          </w:tcPr>
          <w:p w:rsidR="00B768AD" w:rsidRPr="00CB0061" w:rsidRDefault="00AC79AA" w:rsidP="0007753A">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=x</m:t>
                </m:r>
              </m:oMath>
            </m:oMathPara>
          </w:p>
        </w:tc>
        <w:tc>
          <w:tcPr>
            <w:tcW w:w="978" w:type="dxa"/>
            <w:vAlign w:val="center"/>
          </w:tcPr>
          <w:p w:rsidR="00B768AD" w:rsidRPr="00CB0061" w:rsidRDefault="00B768AD" w:rsidP="0007753A">
            <w:pPr>
              <w:ind w:firstLine="0"/>
              <w:jc w:val="center"/>
            </w:pPr>
            <w:r w:rsidRPr="00CB0061">
              <w:t>(</w:t>
            </w:r>
            <w:r w:rsidR="0007753A" w:rsidRPr="00CB0061">
              <w:t>3.2</w:t>
            </w:r>
            <w:r w:rsidRPr="00CB0061">
              <w:t>)</w:t>
            </w:r>
          </w:p>
        </w:tc>
      </w:tr>
    </w:tbl>
    <w:p w:rsidR="00B768AD" w:rsidRPr="00CB0061" w:rsidRDefault="00B768AD" w:rsidP="00AD7E48"/>
    <w:p w:rsidR="00695D55" w:rsidRPr="00CB0061" w:rsidRDefault="00695D55" w:rsidP="0015289E">
      <w:r w:rsidRPr="00CB0061">
        <w:t xml:space="preserve">Perceptron Rosenblatta </w:t>
      </w:r>
      <w:r w:rsidR="00D73E76" w:rsidRPr="00CB0061">
        <w:t>pozwala</w:t>
      </w:r>
      <w:r w:rsidR="00D42D61" w:rsidRPr="00CB0061">
        <w:t xml:space="preserve"> na </w:t>
      </w:r>
      <w:r w:rsidR="00D73E76" w:rsidRPr="00CB0061">
        <w:t xml:space="preserve">klasyfikowanie danych liniowo separowanych. </w:t>
      </w:r>
      <w:r w:rsidR="006D6438" w:rsidRPr="00CB0061">
        <w:t xml:space="preserve">Jego </w:t>
      </w:r>
      <w:r w:rsidR="00415DAF" w:rsidRPr="00CB0061">
        <w:t>binarn</w:t>
      </w:r>
      <w:r w:rsidR="006D6438" w:rsidRPr="00CB0061">
        <w:t>a</w:t>
      </w:r>
      <w:r w:rsidR="00415DAF" w:rsidRPr="00CB0061">
        <w:t xml:space="preserve"> funkcj</w:t>
      </w:r>
      <w:r w:rsidR="006D6438" w:rsidRPr="00CB0061">
        <w:t>a</w:t>
      </w:r>
      <w:r w:rsidR="00415DAF" w:rsidRPr="00CB0061">
        <w:t xml:space="preserve"> aktywacji </w:t>
      </w:r>
      <w:r w:rsidR="006D6438" w:rsidRPr="00CB0061">
        <w:t>może mieć jedną</w:t>
      </w:r>
      <w:r w:rsidR="00DD25E4" w:rsidRPr="00CB0061">
        <w:t xml:space="preserve"> z </w:t>
      </w:r>
      <w:r w:rsidR="006D6438" w:rsidRPr="00CB0061">
        <w:t xml:space="preserve">dwóch </w:t>
      </w:r>
      <w:r w:rsidR="00415DAF" w:rsidRPr="00CB0061">
        <w:t>postaci:</w:t>
      </w:r>
    </w:p>
    <w:p w:rsidR="0007753A" w:rsidRPr="00CB0061" w:rsidRDefault="0007753A" w:rsidP="0015289E"/>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RPr="00CB0061" w:rsidTr="0007753A">
        <w:tc>
          <w:tcPr>
            <w:tcW w:w="7763" w:type="dxa"/>
            <w:vAlign w:val="center"/>
          </w:tcPr>
          <w:p w:rsidR="00B768AD" w:rsidRPr="00CB0061" w:rsidRDefault="00AC79AA" w:rsidP="0007753A">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-1,  gdy x≤0</m:t>
                      </m:r>
                    </m:e>
                  </m:eqArr>
                </m:e>
              </m:d>
            </m:oMath>
            <w:r w:rsidR="00B768AD" w:rsidRPr="00CB0061">
              <w:t xml:space="preserve">  lub</w:t>
            </w:r>
          </w:p>
          <w:p w:rsidR="00B768AD" w:rsidRPr="00CB0061" w:rsidRDefault="00AC79AA" w:rsidP="0007753A">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0,  gdy x≤0</m:t>
                        </m:r>
                      </m:e>
                    </m:eqArr>
                  </m:e>
                </m:d>
              </m:oMath>
            </m:oMathPara>
          </w:p>
        </w:tc>
        <w:tc>
          <w:tcPr>
            <w:tcW w:w="978" w:type="dxa"/>
            <w:vAlign w:val="center"/>
          </w:tcPr>
          <w:p w:rsidR="00B768AD" w:rsidRPr="00CB0061" w:rsidRDefault="00B768AD" w:rsidP="0007753A">
            <w:pPr>
              <w:ind w:firstLine="0"/>
              <w:jc w:val="center"/>
            </w:pPr>
            <w:r w:rsidRPr="00CB0061">
              <w:t>(</w:t>
            </w:r>
            <w:r w:rsidR="0007753A" w:rsidRPr="00CB0061">
              <w:t>3.3</w:t>
            </w:r>
            <w:r w:rsidRPr="00CB0061">
              <w:t>)</w:t>
            </w:r>
          </w:p>
        </w:tc>
      </w:tr>
    </w:tbl>
    <w:p w:rsidR="00B768AD" w:rsidRPr="00CB0061" w:rsidRDefault="00B768AD" w:rsidP="0015289E"/>
    <w:p w:rsidR="00D73E76" w:rsidRPr="00CB0061" w:rsidRDefault="00D73E76" w:rsidP="00415DAF">
      <w:r w:rsidRPr="00CB0061">
        <w:t>Neuron</w:t>
      </w:r>
      <w:r w:rsidR="006B1684" w:rsidRPr="00CB0061">
        <w:t xml:space="preserve"> sigmoidalny ma funkcję aktywacji przybierającą postać </w:t>
      </w:r>
      <w:r w:rsidR="00A864A8" w:rsidRPr="00CB0061">
        <w:t>sigmoidy. Jest często używan</w:t>
      </w:r>
      <w:r w:rsidR="00021994" w:rsidRPr="00CB0061">
        <w:t>y</w:t>
      </w:r>
      <w:r w:rsidR="00DD25E4" w:rsidRPr="00CB0061">
        <w:t xml:space="preserve"> w </w:t>
      </w:r>
      <w:r w:rsidR="00745EEC" w:rsidRPr="00CB0061">
        <w:t>neuronach warstw ukrytych</w:t>
      </w:r>
      <w:r w:rsidR="00DD25E4" w:rsidRPr="00CB0061">
        <w:t xml:space="preserve"> w </w:t>
      </w:r>
      <w:r w:rsidR="00745EEC" w:rsidRPr="00CB0061">
        <w:t xml:space="preserve">sieciach MLP. </w:t>
      </w:r>
      <w:r w:rsidR="00021994" w:rsidRPr="00CB0061">
        <w:t xml:space="preserve">Wzór funkcji aktywacji </w:t>
      </w:r>
      <w:r w:rsidR="00233399" w:rsidRPr="00CB0061">
        <w:t>tego neuronu może przyjmować dwie postacie:</w:t>
      </w:r>
    </w:p>
    <w:p w:rsidR="0007753A" w:rsidRPr="00CB0061" w:rsidRDefault="0007753A" w:rsidP="00415DAF"/>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RPr="00CB0061" w:rsidTr="0007753A">
        <w:tc>
          <w:tcPr>
            <w:tcW w:w="7763" w:type="dxa"/>
            <w:vAlign w:val="center"/>
          </w:tcPr>
          <w:p w:rsidR="00B768AD" w:rsidRPr="00CB0061" w:rsidRDefault="00AC79AA" w:rsidP="0007753A">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-βx</m:t>
                      </m:r>
                    </m:sup>
                  </m:sSup>
                </m:den>
              </m:f>
            </m:oMath>
            <w:r w:rsidR="00B768AD" w:rsidRPr="00CB0061">
              <w:t xml:space="preserve"> (funkcja unipolarna)</w:t>
            </w:r>
          </w:p>
          <w:p w:rsidR="00B768AD" w:rsidRPr="00CB0061" w:rsidRDefault="00B768AD" w:rsidP="0007753A">
            <w:pPr>
              <w:jc w:val="center"/>
            </w:pPr>
            <w:r w:rsidRPr="00CB0061">
              <w:t xml:space="preserve">lub </w:t>
            </w: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βx</m:t>
                      </m:r>
                    </m:e>
                  </m:d>
                  <m:ctrlPr>
                    <w:rPr>
                      <w:rFonts w:ascii="Cambria Math" w:eastAsia="Cambria Math" w:hAnsi="Cambria Math" w:cs="Cambria Math"/>
                    </w:rPr>
                  </m:ctrlPr>
                </m:e>
              </m:func>
            </m:oMath>
            <w:r w:rsidRPr="00CB0061">
              <w:t xml:space="preserve"> (funkcja bipolarna)</w:t>
            </w:r>
          </w:p>
        </w:tc>
        <w:tc>
          <w:tcPr>
            <w:tcW w:w="978" w:type="dxa"/>
            <w:vAlign w:val="center"/>
          </w:tcPr>
          <w:p w:rsidR="00B768AD" w:rsidRPr="00CB0061" w:rsidRDefault="00B768AD" w:rsidP="0007753A">
            <w:pPr>
              <w:ind w:firstLine="0"/>
              <w:jc w:val="center"/>
            </w:pPr>
            <w:r w:rsidRPr="00CB0061">
              <w:t>(</w:t>
            </w:r>
            <w:r w:rsidR="0007753A" w:rsidRPr="00CB0061">
              <w:t>3.4</w:t>
            </w:r>
            <w:r w:rsidRPr="00CB0061">
              <w:t>)</w:t>
            </w:r>
          </w:p>
        </w:tc>
      </w:tr>
    </w:tbl>
    <w:p w:rsidR="00B768AD" w:rsidRPr="00CB0061" w:rsidRDefault="00B768AD" w:rsidP="00415DAF"/>
    <w:p w:rsidR="001063ED" w:rsidRPr="00CB0061" w:rsidRDefault="00266B68" w:rsidP="00021994">
      <w:r w:rsidRPr="00CB0061">
        <w:t xml:space="preserve">Parametr </w:t>
      </w:r>
      <m:oMath>
        <m:r>
          <w:rPr>
            <w:rStyle w:val="PodkrelenieZnak"/>
            <w:rFonts w:ascii="Cambria Math" w:hAnsi="Cambria Math"/>
          </w:rPr>
          <m:t>β</m:t>
        </m:r>
      </m:oMath>
      <w:r w:rsidR="00DD25E4" w:rsidRPr="00CB0061">
        <w:t xml:space="preserve"> w </w:t>
      </w:r>
      <w:r w:rsidRPr="00CB0061">
        <w:t xml:space="preserve">powyższych wzorach </w:t>
      </w:r>
      <w:r w:rsidR="0033798F" w:rsidRPr="00CB0061">
        <w:t>określa</w:t>
      </w:r>
      <w:r w:rsidR="001063ED" w:rsidRPr="00CB0061">
        <w:t xml:space="preserve"> </w:t>
      </w:r>
      <w:r w:rsidR="009F621A" w:rsidRPr="00CB0061">
        <w:t>skos</w:t>
      </w:r>
      <w:r w:rsidR="00FD00CB" w:rsidRPr="00CB0061">
        <w:t xml:space="preserve"> funkcji</w:t>
      </w:r>
      <w:r w:rsidR="0033798F" w:rsidRPr="00CB0061">
        <w:t xml:space="preserve"> (najczęściej używana jest wartość 1</w:t>
      </w:r>
      <w:r w:rsidR="009B7F93" w:rsidRPr="00CB0061">
        <w:t xml:space="preserve"> </w:t>
      </w:r>
      <w:r w:rsidR="0033798F" w:rsidRPr="00CB0061">
        <w:t>)</w:t>
      </w:r>
      <w:r w:rsidR="00FD00CB" w:rsidRPr="00CB0061">
        <w:t>.</w:t>
      </w:r>
      <w:r w:rsidR="00B65C57" w:rsidRPr="00CB0061">
        <w:t xml:space="preserve"> Wykres funkcji </w:t>
      </w:r>
      <w:r w:rsidR="009F621A" w:rsidRPr="00CB0061">
        <w:t xml:space="preserve">bipolarnej </w:t>
      </w:r>
      <w:r w:rsidR="00B65C57" w:rsidRPr="00CB0061">
        <w:t xml:space="preserve">(w zależności od wartości </w:t>
      </w:r>
      <m:oMath>
        <m:r>
          <w:rPr>
            <w:rStyle w:val="PodkrelenieZnak"/>
            <w:rFonts w:ascii="Cambria Math" w:hAnsi="Cambria Math"/>
          </w:rPr>
          <m:t>β</m:t>
        </m:r>
      </m:oMath>
      <w:r w:rsidR="00B65C57" w:rsidRPr="00CB0061">
        <w:t>) wygląda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482529" w:rsidRPr="00CB0061" w:rsidTr="002B2160">
        <w:tc>
          <w:tcPr>
            <w:tcW w:w="8665" w:type="dxa"/>
          </w:tcPr>
          <w:p w:rsidR="00482529" w:rsidRPr="00CB0061" w:rsidRDefault="00482529" w:rsidP="00A375D3">
            <w:pPr>
              <w:pStyle w:val="Podpisrysunku"/>
            </w:pPr>
            <w:r w:rsidRPr="00CB0061">
              <w:rPr>
                <w:noProof/>
              </w:rPr>
              <w:drawing>
                <wp:inline distT="0" distB="0" distL="0" distR="0">
                  <wp:extent cx="4803328" cy="3596640"/>
                  <wp:effectExtent l="0" t="0" r="0" b="0"/>
                  <wp:docPr id="31"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4803437" cy="3596722"/>
                          </a:xfrm>
                          <a:prstGeom prst="rect">
                            <a:avLst/>
                          </a:prstGeom>
                          <a:noFill/>
                          <a:ln w="9525">
                            <a:noFill/>
                            <a:miter lim="800000"/>
                            <a:headEnd/>
                            <a:tailEnd/>
                          </a:ln>
                        </pic:spPr>
                      </pic:pic>
                    </a:graphicData>
                  </a:graphic>
                </wp:inline>
              </w:drawing>
            </w:r>
          </w:p>
        </w:tc>
      </w:tr>
      <w:tr w:rsidR="00482529" w:rsidRPr="00CB0061" w:rsidTr="002B2160">
        <w:tc>
          <w:tcPr>
            <w:tcW w:w="8665" w:type="dxa"/>
          </w:tcPr>
          <w:p w:rsidR="00B25E17" w:rsidRPr="00CB0061" w:rsidRDefault="00482529" w:rsidP="009B7F93">
            <w:pPr>
              <w:pStyle w:val="Podpisrysunku"/>
              <w:rPr>
                <w:rFonts w:ascii="Verdana" w:hAnsi="Verdana"/>
              </w:rPr>
            </w:pPr>
            <w:bookmarkStart w:id="53" w:name="_Toc261555453"/>
            <w:r w:rsidRPr="00CB0061">
              <w:rPr>
                <w:rFonts w:ascii="Verdana" w:hAnsi="Verdana"/>
              </w:rPr>
              <w:t xml:space="preserve">Rysunek </w:t>
            </w:r>
            <w:r w:rsidR="00CC3C12" w:rsidRPr="00CB0061">
              <w:rPr>
                <w:rFonts w:ascii="Verdana" w:hAnsi="Verdana"/>
              </w:rPr>
              <w:fldChar w:fldCharType="begin"/>
            </w:r>
            <w:r w:rsidR="00642DAE" w:rsidRPr="00CB0061">
              <w:rPr>
                <w:rFonts w:ascii="Verdana" w:hAnsi="Verdana"/>
              </w:rPr>
              <w:instrText xml:space="preserve"> SEQ Rysunek \* ARABIC </w:instrText>
            </w:r>
            <w:r w:rsidR="00CC3C12" w:rsidRPr="00CB0061">
              <w:rPr>
                <w:rFonts w:ascii="Verdana" w:hAnsi="Verdana"/>
              </w:rPr>
              <w:fldChar w:fldCharType="separate"/>
            </w:r>
            <w:r w:rsidR="00ED5C84">
              <w:rPr>
                <w:rFonts w:ascii="Verdana" w:hAnsi="Verdana"/>
                <w:noProof/>
              </w:rPr>
              <w:t>9</w:t>
            </w:r>
            <w:r w:rsidR="00CC3C12" w:rsidRPr="00CB0061">
              <w:rPr>
                <w:rFonts w:ascii="Verdana" w:hAnsi="Verdana"/>
              </w:rPr>
              <w:fldChar w:fldCharType="end"/>
            </w:r>
            <w:r w:rsidRPr="00CB0061">
              <w:rPr>
                <w:rFonts w:ascii="Verdana" w:hAnsi="Verdana"/>
              </w:rPr>
              <w:t>. Wykres funkcji y=tanh(</w:t>
            </w:r>
            <w:r w:rsidR="00706697" w:rsidRPr="00CB0061">
              <w:rPr>
                <w:rFonts w:ascii="Verdana" w:hAnsi="Verdana"/>
              </w:rPr>
              <w:t>ß</w:t>
            </w:r>
            <w:r w:rsidRPr="00CB0061">
              <w:rPr>
                <w:rFonts w:ascii="Verdana" w:hAnsi="Verdana"/>
              </w:rPr>
              <w:t>x)</w:t>
            </w:r>
            <w:bookmarkEnd w:id="53"/>
          </w:p>
        </w:tc>
      </w:tr>
    </w:tbl>
    <w:p w:rsidR="006D1236" w:rsidRPr="00CB0061" w:rsidRDefault="006D1236" w:rsidP="006D1236">
      <w:pPr>
        <w:pStyle w:val="Nagwek2"/>
      </w:pPr>
      <w:bookmarkStart w:id="54" w:name="_Toc262305021"/>
      <w:r w:rsidRPr="00CB0061">
        <w:t>Architektury sieci neuronowych</w:t>
      </w:r>
      <w:bookmarkEnd w:id="54"/>
    </w:p>
    <w:p w:rsidR="008C0F0C" w:rsidRPr="00CB0061" w:rsidRDefault="005E1247" w:rsidP="008C0F0C">
      <w:r w:rsidRPr="00CB0061">
        <w:t xml:space="preserve">Pojedynczy neuron </w:t>
      </w:r>
      <w:r w:rsidR="006C58C0" w:rsidRPr="00CB0061">
        <w:t xml:space="preserve">mający </w:t>
      </w:r>
      <w:r w:rsidR="006C58C0" w:rsidRPr="00CB0061">
        <w:rPr>
          <w:rStyle w:val="PodkrelenieZnak"/>
        </w:rPr>
        <w:t>n</w:t>
      </w:r>
      <w:r w:rsidR="006C58C0" w:rsidRPr="00CB0061">
        <w:t xml:space="preserve"> wejść, dzieli </w:t>
      </w:r>
      <w:r w:rsidR="006C58C0" w:rsidRPr="00CB0061">
        <w:rPr>
          <w:rStyle w:val="PodkrelenieZnak"/>
        </w:rPr>
        <w:t>n</w:t>
      </w:r>
      <w:r w:rsidR="006C58C0" w:rsidRPr="00CB0061">
        <w:t xml:space="preserve">-wymiarową przestrzeń na dwie półprzestrzenie oraz może być używany do klasyfikacji obiektów w </w:t>
      </w:r>
      <w:r w:rsidR="0034487F" w:rsidRPr="00CB0061">
        <w:t xml:space="preserve">tej </w:t>
      </w:r>
      <w:r w:rsidR="006C58C0" w:rsidRPr="00CB0061">
        <w:t xml:space="preserve">przestrzeni. Może on jednak klasyfikować wektory tylko do jednej z dwóch klas, oraz radzi sobie tylko z problemami liniowo separowalnymi. Aby usunąć te ograniczenia i poszerzyć zakres odwzorowań, </w:t>
      </w:r>
      <w:r w:rsidR="00FD44A7" w:rsidRPr="00CB0061">
        <w:t>należy użyć bardziej skomplikowanych struktur.</w:t>
      </w:r>
      <w:r w:rsidR="00E5405E" w:rsidRPr="00CB0061">
        <w:t xml:space="preserve"> Poniżej są wymienione trzy z popularnych typów sieci neuronowych.</w:t>
      </w:r>
    </w:p>
    <w:p w:rsidR="00BD5015" w:rsidRPr="00CB0061" w:rsidRDefault="006D1236" w:rsidP="006D1236">
      <w:pPr>
        <w:pStyle w:val="Nagwek3"/>
      </w:pPr>
      <w:bookmarkStart w:id="55" w:name="_Ref261557780"/>
      <w:bookmarkStart w:id="56" w:name="_Toc262305022"/>
      <w:r w:rsidRPr="00CB0061">
        <w:t>Jednokierunkowe</w:t>
      </w:r>
      <w:bookmarkEnd w:id="55"/>
      <w:bookmarkEnd w:id="56"/>
    </w:p>
    <w:p w:rsidR="00BD5015" w:rsidRPr="00CB0061" w:rsidRDefault="002952F1" w:rsidP="00C52573">
      <w:r w:rsidRPr="00CB0061">
        <w:t>Sieci</w:t>
      </w:r>
      <w:r w:rsidR="00746498" w:rsidRPr="00CB0061">
        <w:t xml:space="preserve"> jednokierunkowe wielowarstwowe (MLP – ang. </w:t>
      </w:r>
      <w:r w:rsidR="0017653E" w:rsidRPr="00CB0061">
        <w:rPr>
          <w:rStyle w:val="PodkrelenieZnak"/>
        </w:rPr>
        <w:t>m</w:t>
      </w:r>
      <w:r w:rsidR="00746498" w:rsidRPr="00CB0061">
        <w:rPr>
          <w:rStyle w:val="PodkrelenieZnak"/>
        </w:rPr>
        <w:t xml:space="preserve">ultilayer </w:t>
      </w:r>
      <w:r w:rsidR="0017653E" w:rsidRPr="00CB0061">
        <w:rPr>
          <w:rStyle w:val="PodkrelenieZnak"/>
        </w:rPr>
        <w:t>p</w:t>
      </w:r>
      <w:r w:rsidR="00746498" w:rsidRPr="00CB0061">
        <w:rPr>
          <w:rStyle w:val="PodkrelenieZnak"/>
        </w:rPr>
        <w:t>erceptron</w:t>
      </w:r>
      <w:r w:rsidR="00746498" w:rsidRPr="00CB0061">
        <w:t xml:space="preserve">) </w:t>
      </w:r>
      <w:r w:rsidRPr="00CB0061">
        <w:t xml:space="preserve">składają się z odpowiednio połączonych ze sobą neuronów rozmieszczonych w dwóch lub więcej warstwach. </w:t>
      </w:r>
      <w:r w:rsidR="00B47716" w:rsidRPr="00CB0061">
        <w:t xml:space="preserve">W tego typu sieciach, wyjście każdego neuronu w </w:t>
      </w:r>
      <w:r w:rsidR="00144ADB" w:rsidRPr="00CB0061">
        <w:t xml:space="preserve">danej </w:t>
      </w:r>
      <w:r w:rsidR="00B47716" w:rsidRPr="00CB0061">
        <w:t xml:space="preserve">warstwie </w:t>
      </w:r>
      <w:r w:rsidR="00847B6F" w:rsidRPr="00CB0061">
        <w:lastRenderedPageBreak/>
        <w:t>jest przekazywane na</w:t>
      </w:r>
      <w:r w:rsidR="00B47716" w:rsidRPr="00CB0061">
        <w:t xml:space="preserve"> </w:t>
      </w:r>
      <w:r w:rsidR="00847B6F" w:rsidRPr="00CB0061">
        <w:t>wejście</w:t>
      </w:r>
      <w:r w:rsidR="00144ADB" w:rsidRPr="00CB0061">
        <w:t xml:space="preserve"> każdego z neuronów w warstwie kolejnej. </w:t>
      </w:r>
      <w:r w:rsidR="00823B9B" w:rsidRPr="00CB0061">
        <w:t xml:space="preserve">Zwykle oprócz warstwy wejściowej lub wyjściowej występują tzw. warstwy ukryte, które pozwalają na to, by sieć miała możliwość rozwiązywania bardziej skomplikowanych problemów. </w:t>
      </w:r>
      <w:r w:rsidR="00B47716" w:rsidRPr="00CB0061">
        <w:t xml:space="preserve">Poniżej znajduje się schemat sieci </w:t>
      </w:r>
      <w:r w:rsidR="00144ADB" w:rsidRPr="00CB0061">
        <w:t>jednokierunkowej z warstwą wejściową (neurony oznaczone czarnym kolorem)</w:t>
      </w:r>
      <w:r w:rsidR="00847B6F" w:rsidRPr="00CB0061">
        <w:t xml:space="preserve"> zawierającą </w:t>
      </w:r>
      <w:r w:rsidR="00847B6F" w:rsidRPr="00CB0061">
        <w:rPr>
          <w:rStyle w:val="PodkrelenieZnak"/>
        </w:rPr>
        <w:t>n</w:t>
      </w:r>
      <w:r w:rsidR="00847B6F" w:rsidRPr="00CB0061">
        <w:t xml:space="preserve"> neuronów</w:t>
      </w:r>
      <w:r w:rsidR="00144ADB" w:rsidRPr="00CB0061">
        <w:t>, jedną warstwą ukrytą oraz warstwą wyjściową</w:t>
      </w:r>
      <w:r w:rsidR="00847B6F" w:rsidRPr="00CB0061">
        <w:t xml:space="preserve"> z </w:t>
      </w:r>
      <w:r w:rsidR="00847B6F" w:rsidRPr="00CB0061">
        <w:rPr>
          <w:rStyle w:val="PodkrelenieZnak"/>
        </w:rPr>
        <w:t>m</w:t>
      </w:r>
      <w:r w:rsidR="00847B6F" w:rsidRPr="00CB0061">
        <w:t xml:space="preserve"> neuronami</w:t>
      </w:r>
      <w:r w:rsidR="00144ADB" w:rsidRPr="00CB0061">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B0061" w:rsidTr="00C52573">
        <w:tc>
          <w:tcPr>
            <w:tcW w:w="8741" w:type="dxa"/>
          </w:tcPr>
          <w:p w:rsidR="00C52573" w:rsidRPr="00CB0061" w:rsidRDefault="00C52573" w:rsidP="004D5FE9">
            <w:pPr>
              <w:keepNext/>
              <w:ind w:firstLine="0"/>
            </w:pPr>
            <w:r w:rsidRPr="00CB0061">
              <w:rPr>
                <w:sz w:val="24"/>
                <w:szCs w:val="24"/>
              </w:rPr>
              <w:object w:dxaOrig="8457" w:dyaOrig="5072">
                <v:shape id="_x0000_i1027" type="#_x0000_t75" style="width:423.3pt;height:253.15pt" o:ole="">
                  <v:imagedata r:id="rId20" o:title=""/>
                </v:shape>
                <o:OLEObject Type="Embed" ProgID="Visio.Drawing.11" ShapeID="_x0000_i1027" DrawAspect="Content" ObjectID="_1336242775" r:id="rId21"/>
              </w:object>
            </w:r>
          </w:p>
        </w:tc>
      </w:tr>
      <w:tr w:rsidR="00C52573" w:rsidRPr="00CB0061" w:rsidTr="00C52573">
        <w:tc>
          <w:tcPr>
            <w:tcW w:w="8741" w:type="dxa"/>
          </w:tcPr>
          <w:p w:rsidR="00C52573" w:rsidRPr="00CB0061" w:rsidRDefault="00C52573" w:rsidP="00847B6F">
            <w:pPr>
              <w:pStyle w:val="Podpisrysunku"/>
            </w:pPr>
            <w:bookmarkStart w:id="57" w:name="_Toc261555454"/>
            <w:r w:rsidRPr="00CB0061">
              <w:rPr>
                <w:rFonts w:ascii="Verdana" w:hAnsi="Verdana"/>
              </w:rPr>
              <w:t xml:space="preserve">Rysunek </w:t>
            </w:r>
            <w:r w:rsidR="00CC3C12" w:rsidRPr="00CB0061">
              <w:rPr>
                <w:rFonts w:ascii="Verdana" w:hAnsi="Verdana"/>
              </w:rPr>
              <w:fldChar w:fldCharType="begin"/>
            </w:r>
            <w:r w:rsidRPr="00CB0061">
              <w:rPr>
                <w:rFonts w:ascii="Verdana" w:hAnsi="Verdana"/>
              </w:rPr>
              <w:instrText xml:space="preserve"> SEQ Rysunek \* ARABIC </w:instrText>
            </w:r>
            <w:r w:rsidR="00CC3C12" w:rsidRPr="00CB0061">
              <w:rPr>
                <w:rFonts w:ascii="Verdana" w:hAnsi="Verdana"/>
              </w:rPr>
              <w:fldChar w:fldCharType="separate"/>
            </w:r>
            <w:r w:rsidR="00ED5C84">
              <w:rPr>
                <w:rFonts w:ascii="Verdana" w:hAnsi="Verdana"/>
                <w:noProof/>
              </w:rPr>
              <w:t>10</w:t>
            </w:r>
            <w:r w:rsidR="00CC3C12" w:rsidRPr="00CB0061">
              <w:rPr>
                <w:rFonts w:ascii="Verdana" w:hAnsi="Verdana"/>
              </w:rPr>
              <w:fldChar w:fldCharType="end"/>
            </w:r>
            <w:r w:rsidRPr="00CB0061">
              <w:rPr>
                <w:rFonts w:ascii="Verdana" w:hAnsi="Verdana"/>
              </w:rPr>
              <w:t>. Sieć MLP z jedną warstwą ukrytą</w:t>
            </w:r>
            <w:bookmarkEnd w:id="57"/>
          </w:p>
        </w:tc>
      </w:tr>
    </w:tbl>
    <w:p w:rsidR="00C52573" w:rsidRPr="00CB0061" w:rsidRDefault="00C52573" w:rsidP="00553C08">
      <w:pPr>
        <w:rPr>
          <w:noProof/>
        </w:rPr>
      </w:pPr>
    </w:p>
    <w:p w:rsidR="00F45DCA" w:rsidRPr="00CB0061" w:rsidRDefault="00553C08" w:rsidP="00C52573">
      <w:r w:rsidRPr="00CB0061">
        <w:rPr>
          <w:noProof/>
        </w:rPr>
        <w:t>Sieci jednokierunkowe mogą mieć nieogranicznoną ilość warstw, jednak zwykle k</w:t>
      </w:r>
      <w:r w:rsidR="00847B6F" w:rsidRPr="00CB0061">
        <w:rPr>
          <w:noProof/>
        </w:rPr>
        <w:t>orzysta się z sieci z jedną lub</w:t>
      </w:r>
      <w:r w:rsidRPr="00CB0061">
        <w:rPr>
          <w:noProof/>
        </w:rPr>
        <w:t xml:space="preserve"> dwoma warstwami ukrytymi. Poniżej znajduje się ogólny schemat sieci jednokierunkowej wielowarstwowej.</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B0061" w:rsidTr="00C52573">
        <w:tc>
          <w:tcPr>
            <w:tcW w:w="8741" w:type="dxa"/>
          </w:tcPr>
          <w:p w:rsidR="00C52573" w:rsidRPr="00CB0061" w:rsidRDefault="00C52573" w:rsidP="004D5FE9">
            <w:pPr>
              <w:keepNext/>
              <w:ind w:firstLine="0"/>
            </w:pPr>
            <w:r w:rsidRPr="00CB0061">
              <w:rPr>
                <w:sz w:val="24"/>
                <w:szCs w:val="24"/>
              </w:rPr>
              <w:object w:dxaOrig="10725" w:dyaOrig="5072">
                <v:shape id="_x0000_i1028" type="#_x0000_t75" style="width:425.6pt;height:200.9pt" o:ole="">
                  <v:imagedata r:id="rId22" o:title=""/>
                </v:shape>
                <o:OLEObject Type="Embed" ProgID="Visio.Drawing.11" ShapeID="_x0000_i1028" DrawAspect="Content" ObjectID="_1336242776" r:id="rId23"/>
              </w:object>
            </w:r>
          </w:p>
        </w:tc>
      </w:tr>
      <w:tr w:rsidR="00C52573" w:rsidRPr="00CB0061" w:rsidTr="00C52573">
        <w:tc>
          <w:tcPr>
            <w:tcW w:w="8741" w:type="dxa"/>
          </w:tcPr>
          <w:p w:rsidR="00C52573" w:rsidRPr="00CB0061" w:rsidRDefault="00C52573" w:rsidP="00847B6F">
            <w:pPr>
              <w:pStyle w:val="Podpisrysunku"/>
            </w:pPr>
            <w:bookmarkStart w:id="58" w:name="_Toc261555455"/>
            <w:r w:rsidRPr="00CB0061">
              <w:rPr>
                <w:rFonts w:ascii="Verdana" w:hAnsi="Verdana"/>
              </w:rPr>
              <w:t xml:space="preserve">Rysunek </w:t>
            </w:r>
            <w:r w:rsidR="00CC3C12" w:rsidRPr="00CB0061">
              <w:rPr>
                <w:rFonts w:ascii="Verdana" w:hAnsi="Verdana"/>
              </w:rPr>
              <w:fldChar w:fldCharType="begin"/>
            </w:r>
            <w:r w:rsidRPr="00CB0061">
              <w:rPr>
                <w:rFonts w:ascii="Verdana" w:hAnsi="Verdana"/>
              </w:rPr>
              <w:instrText xml:space="preserve"> SEQ Rysunek \* ARABIC </w:instrText>
            </w:r>
            <w:r w:rsidR="00CC3C12" w:rsidRPr="00CB0061">
              <w:rPr>
                <w:rFonts w:ascii="Verdana" w:hAnsi="Verdana"/>
              </w:rPr>
              <w:fldChar w:fldCharType="separate"/>
            </w:r>
            <w:r w:rsidR="00ED5C84">
              <w:rPr>
                <w:rFonts w:ascii="Verdana" w:hAnsi="Verdana"/>
                <w:noProof/>
              </w:rPr>
              <w:t>11</w:t>
            </w:r>
            <w:r w:rsidR="00CC3C12" w:rsidRPr="00CB0061">
              <w:rPr>
                <w:rFonts w:ascii="Verdana" w:hAnsi="Verdana"/>
              </w:rPr>
              <w:fldChar w:fldCharType="end"/>
            </w:r>
            <w:r w:rsidRPr="00CB0061">
              <w:rPr>
                <w:rFonts w:ascii="Verdana" w:hAnsi="Verdana"/>
              </w:rPr>
              <w:t>. Sieć MLP z wieloma warstwami ukrytymi</w:t>
            </w:r>
            <w:bookmarkEnd w:id="58"/>
          </w:p>
        </w:tc>
      </w:tr>
    </w:tbl>
    <w:p w:rsidR="00C52573" w:rsidRPr="00CB0061" w:rsidRDefault="00C52573" w:rsidP="00477D18"/>
    <w:p w:rsidR="00477D18" w:rsidRPr="00CB0061" w:rsidRDefault="00746498" w:rsidP="00477D18">
      <w:r w:rsidRPr="00CB0061">
        <w:t xml:space="preserve">Sieć MLP może zostać „nauczona” danego zbioru danych, żeby dokładnie lub prawie dokładnie go odwzorowywać. Uczenie wielowarstwowych sieci jednokierunkowych jest przeprowadzane przez </w:t>
      </w:r>
      <w:r w:rsidR="00A44155" w:rsidRPr="00CB0061">
        <w:t xml:space="preserve">wprowadzenie na wejścia sieci wektorów wejściowych oraz modyfikowanie wag, bazując jest „błędzie” wyjścia danego neuronu w porównaniu z oczekiwanym wyjściem. W tym procesie używany jest </w:t>
      </w:r>
      <w:r w:rsidR="00477D18" w:rsidRPr="00CB0061">
        <w:t>tzw. algorytm propagacji wstecznej</w:t>
      </w:r>
      <w:r w:rsidR="00A44155" w:rsidRPr="00CB0061">
        <w:t xml:space="preserve"> </w:t>
      </w:r>
      <w:r w:rsidR="00477D18" w:rsidRPr="00CB0061">
        <w:t>należący do technik uczenia nadzorowanego</w:t>
      </w:r>
      <w:sdt>
        <w:sdtPr>
          <w:id w:val="85644587"/>
          <w:citation/>
        </w:sdtPr>
        <w:sdtContent>
          <w:fldSimple w:instr=" CITATION Rut05 \p 180 \l 1045  ">
            <w:r w:rsidR="004F6E13" w:rsidRPr="00CB0061">
              <w:rPr>
                <w:noProof/>
              </w:rPr>
              <w:t xml:space="preserve"> (Rutkowski, 2005, str. 180)</w:t>
            </w:r>
          </w:fldSimple>
        </w:sdtContent>
      </w:sdt>
      <w:r w:rsidR="00477D18" w:rsidRPr="00CB0061">
        <w:t>.</w:t>
      </w:r>
    </w:p>
    <w:p w:rsidR="00E5405E" w:rsidRPr="00CB0061" w:rsidRDefault="00E5405E" w:rsidP="00E5405E">
      <w:pPr>
        <w:pStyle w:val="Nagwek3"/>
        <w:rPr>
          <w:rStyle w:val="mw-headline"/>
        </w:rPr>
      </w:pPr>
      <w:bookmarkStart w:id="59" w:name="_Toc262305023"/>
      <w:r w:rsidRPr="00CB0061">
        <w:rPr>
          <w:rStyle w:val="mw-headline"/>
        </w:rPr>
        <w:t>Sieci radialne</w:t>
      </w:r>
      <w:bookmarkEnd w:id="59"/>
    </w:p>
    <w:p w:rsidR="00E5405E" w:rsidRPr="00CB0061" w:rsidRDefault="00E5405E" w:rsidP="00E5405E">
      <w:r w:rsidRPr="00CB0061">
        <w:t>Sieci radialne (</w:t>
      </w:r>
      <w:r w:rsidRPr="00CB0061">
        <w:rPr>
          <w:rFonts w:eastAsiaTheme="minorHAnsi"/>
          <w:lang w:eastAsia="en-US"/>
        </w:rPr>
        <w:t xml:space="preserve">RBF – ang. </w:t>
      </w:r>
      <w:r w:rsidRPr="00CB0061">
        <w:rPr>
          <w:rStyle w:val="PodkrelenieZnak"/>
          <w:rFonts w:eastAsiaTheme="minorHAnsi"/>
        </w:rPr>
        <w:t>radial basis function networks</w:t>
      </w:r>
      <w:r w:rsidR="008562A8" w:rsidRPr="00CB0061">
        <w:rPr>
          <w:rFonts w:eastAsiaTheme="minorHAnsi"/>
          <w:lang w:eastAsia="en-US"/>
        </w:rPr>
        <w:t>) służą do interpolacji przestrzeni wielowymiarowej. Neurony w tych sieciach używają funkcji radialnych, których wartość zależy wyłącznie od odległości od określonego punktu</w:t>
      </w:r>
      <w:sdt>
        <w:sdtPr>
          <w:rPr>
            <w:rFonts w:eastAsiaTheme="minorHAnsi"/>
            <w:lang w:eastAsia="en-US"/>
          </w:rPr>
          <w:id w:val="90108563"/>
          <w:citation/>
        </w:sdtPr>
        <w:sdtContent>
          <w:r w:rsidR="00CC3C12" w:rsidRPr="00CB0061">
            <w:rPr>
              <w:rFonts w:eastAsiaTheme="minorHAnsi"/>
              <w:lang w:eastAsia="en-US"/>
            </w:rPr>
            <w:fldChar w:fldCharType="begin"/>
          </w:r>
          <w:r w:rsidR="008562A8" w:rsidRPr="00CB0061">
            <w:rPr>
              <w:rFonts w:eastAsiaTheme="minorHAnsi"/>
              <w:lang w:eastAsia="en-US"/>
            </w:rPr>
            <w:instrText xml:space="preserve"> CITATION Wik11 \l 1045 </w:instrText>
          </w:r>
          <w:r w:rsidR="00CC3C12" w:rsidRPr="00CB0061">
            <w:rPr>
              <w:rFonts w:eastAsiaTheme="minorHAnsi"/>
              <w:lang w:eastAsia="en-US"/>
            </w:rPr>
            <w:fldChar w:fldCharType="separate"/>
          </w:r>
          <w:r w:rsidR="008562A8" w:rsidRPr="00CB0061">
            <w:rPr>
              <w:rFonts w:eastAsiaTheme="minorHAnsi"/>
              <w:noProof/>
              <w:lang w:eastAsia="en-US"/>
            </w:rPr>
            <w:t xml:space="preserve"> (Wikipedia, 2010)</w:t>
          </w:r>
          <w:r w:rsidR="00CC3C12" w:rsidRPr="00CB0061">
            <w:rPr>
              <w:rFonts w:eastAsiaTheme="minorHAnsi"/>
              <w:lang w:eastAsia="en-US"/>
            </w:rPr>
            <w:fldChar w:fldCharType="end"/>
          </w:r>
        </w:sdtContent>
      </w:sdt>
      <w:r w:rsidR="008562A8" w:rsidRPr="00CB0061">
        <w:rPr>
          <w:rFonts w:eastAsiaTheme="minorHAnsi"/>
          <w:lang w:eastAsia="en-US"/>
        </w:rPr>
        <w:t xml:space="preserve">.  Sieci tego typu posiadają </w:t>
      </w:r>
      <w:r w:rsidR="00A348E7" w:rsidRPr="00CB0061">
        <w:rPr>
          <w:rFonts w:eastAsiaTheme="minorHAnsi"/>
          <w:lang w:eastAsia="en-US"/>
        </w:rPr>
        <w:t>trzy warstwy: warstwę wejściową, warstwę neuronów RBF oraz wyjściową</w:t>
      </w:r>
      <w:sdt>
        <w:sdtPr>
          <w:rPr>
            <w:rFonts w:eastAsiaTheme="minorHAnsi"/>
            <w:lang w:eastAsia="en-US"/>
          </w:rPr>
          <w:id w:val="89793521"/>
          <w:citation/>
        </w:sdtPr>
        <w:sdtContent>
          <w:r w:rsidR="00CC3C12" w:rsidRPr="00CB0061">
            <w:rPr>
              <w:rFonts w:eastAsiaTheme="minorHAnsi"/>
              <w:lang w:eastAsia="en-US"/>
            </w:rPr>
            <w:fldChar w:fldCharType="begin"/>
          </w:r>
          <w:r w:rsidR="002E6AA6" w:rsidRPr="00CB0061">
            <w:rPr>
              <w:rFonts w:eastAsiaTheme="minorHAnsi"/>
              <w:lang w:eastAsia="en-US"/>
            </w:rPr>
            <w:instrText xml:space="preserve"> CITATION Rut05 \p 220 \l 1045  </w:instrText>
          </w:r>
          <w:r w:rsidR="00CC3C12" w:rsidRPr="00CB0061">
            <w:rPr>
              <w:rFonts w:eastAsiaTheme="minorHAnsi"/>
              <w:lang w:eastAsia="en-US"/>
            </w:rPr>
            <w:fldChar w:fldCharType="separate"/>
          </w:r>
          <w:r w:rsidR="002E6AA6" w:rsidRPr="00CB0061">
            <w:rPr>
              <w:rFonts w:eastAsiaTheme="minorHAnsi"/>
              <w:noProof/>
              <w:lang w:eastAsia="en-US"/>
            </w:rPr>
            <w:t xml:space="preserve"> (Rutkowski, 2005, str. 220)</w:t>
          </w:r>
          <w:r w:rsidR="00CC3C12" w:rsidRPr="00CB0061">
            <w:rPr>
              <w:rFonts w:eastAsiaTheme="minorHAnsi"/>
              <w:lang w:eastAsia="en-US"/>
            </w:rPr>
            <w:fldChar w:fldCharType="end"/>
          </w:r>
        </w:sdtContent>
      </w:sdt>
      <w:r w:rsidR="00A348E7" w:rsidRPr="00CB0061">
        <w:rPr>
          <w:rFonts w:eastAsiaTheme="minorHAnsi"/>
          <w:lang w:eastAsia="en-US"/>
        </w:rPr>
        <w:t>.</w:t>
      </w:r>
    </w:p>
    <w:p w:rsidR="006D1236" w:rsidRPr="00CB0061" w:rsidRDefault="006D1236" w:rsidP="006D1236">
      <w:pPr>
        <w:pStyle w:val="Nagwek3"/>
      </w:pPr>
      <w:bookmarkStart w:id="60" w:name="_Toc262305024"/>
      <w:r w:rsidRPr="00CB0061">
        <w:t xml:space="preserve">Sieci </w:t>
      </w:r>
      <w:r w:rsidR="00906F7F" w:rsidRPr="00CB0061">
        <w:t>Hopfielda</w:t>
      </w:r>
      <w:bookmarkEnd w:id="60"/>
    </w:p>
    <w:p w:rsidR="00525D55" w:rsidRPr="00CB0061" w:rsidRDefault="00ED4794" w:rsidP="00525D55">
      <w:r w:rsidRPr="00CB0061">
        <w:t xml:space="preserve">Sieci Hopfielda są sieciami </w:t>
      </w:r>
      <w:r w:rsidR="00177AB1" w:rsidRPr="00CB0061">
        <w:t xml:space="preserve">rekurencyjnymi (posiadają sprzężenie zwrotne), które posiadają tylko jedną warstwę neuronów. Wyjścia poszczególnych neuronów </w:t>
      </w:r>
      <w:r w:rsidR="003D2C1B" w:rsidRPr="00CB0061">
        <w:t xml:space="preserve">są wartościami binarnymi, oraz </w:t>
      </w:r>
      <w:r w:rsidR="00177AB1" w:rsidRPr="00CB0061">
        <w:t>s</w:t>
      </w:r>
      <w:r w:rsidR="003D2C1B" w:rsidRPr="00CB0061">
        <w:t>ą</w:t>
      </w:r>
      <w:r w:rsidR="00177AB1" w:rsidRPr="00CB0061">
        <w:t xml:space="preserve"> podawane na wejścia każdego neuronu. Sieci tego typu są używane jako pamięci autoasocjacyjne</w:t>
      </w:r>
      <w:sdt>
        <w:sdtPr>
          <w:id w:val="89793522"/>
          <w:citation/>
        </w:sdtPr>
        <w:sdtContent>
          <w:fldSimple w:instr=" CITATION Rut05 \p 200 \l 1045  ">
            <w:r w:rsidR="002E6AA6" w:rsidRPr="00CB0061">
              <w:rPr>
                <w:noProof/>
              </w:rPr>
              <w:t xml:space="preserve"> (Rutkowski, 2005, str. 200)</w:t>
            </w:r>
          </w:fldSimple>
        </w:sdtContent>
      </w:sdt>
      <w:r w:rsidR="00177AB1" w:rsidRPr="00CB0061">
        <w:t>.</w:t>
      </w:r>
    </w:p>
    <w:p w:rsidR="00CB29B1" w:rsidRPr="00CB0061" w:rsidRDefault="00CB29B1" w:rsidP="00CB29B1">
      <w:pPr>
        <w:keepNex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CB29B1" w:rsidRPr="00CB0061" w:rsidTr="00982013">
        <w:tc>
          <w:tcPr>
            <w:tcW w:w="8665" w:type="dxa"/>
          </w:tcPr>
          <w:p w:rsidR="00CB29B1" w:rsidRPr="00CB0061" w:rsidRDefault="00CB29B1" w:rsidP="00982013">
            <w:pPr>
              <w:pStyle w:val="Podpisrysunku"/>
            </w:pPr>
            <w:r w:rsidRPr="00CB0061">
              <w:rPr>
                <w:noProof/>
              </w:rPr>
              <w:drawing>
                <wp:inline distT="0" distB="0" distL="0" distR="0">
                  <wp:extent cx="3618901" cy="2778034"/>
                  <wp:effectExtent l="19050" t="0" r="599" b="0"/>
                  <wp:docPr id="3" name="Picture 9" descr="http://galaxy.agh.edu.pl/%7Evlsi/AI/hopf/hopfield_pl_pliki/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alaxy.agh.edu.pl/%7Evlsi/AI/hopf/hopfield_pl_pliki/image002.jpg"/>
                          <pic:cNvPicPr>
                            <a:picLocks noChangeAspect="1" noChangeArrowheads="1"/>
                          </pic:cNvPicPr>
                        </pic:nvPicPr>
                        <pic:blipFill>
                          <a:blip r:embed="rId24" cstate="print"/>
                          <a:srcRect/>
                          <a:stretch>
                            <a:fillRect/>
                          </a:stretch>
                        </pic:blipFill>
                        <pic:spPr bwMode="auto">
                          <a:xfrm>
                            <a:off x="0" y="0"/>
                            <a:ext cx="3620034" cy="2778904"/>
                          </a:xfrm>
                          <a:prstGeom prst="rect">
                            <a:avLst/>
                          </a:prstGeom>
                          <a:noFill/>
                          <a:ln w="9525">
                            <a:noFill/>
                            <a:miter lim="800000"/>
                            <a:headEnd/>
                            <a:tailEnd/>
                          </a:ln>
                        </pic:spPr>
                      </pic:pic>
                    </a:graphicData>
                  </a:graphic>
                </wp:inline>
              </w:drawing>
            </w:r>
          </w:p>
        </w:tc>
      </w:tr>
      <w:tr w:rsidR="00CB29B1" w:rsidRPr="00CB0061" w:rsidTr="00982013">
        <w:tc>
          <w:tcPr>
            <w:tcW w:w="8665" w:type="dxa"/>
          </w:tcPr>
          <w:p w:rsidR="00CB29B1" w:rsidRPr="00CB0061" w:rsidRDefault="00CB29B1" w:rsidP="00982013">
            <w:pPr>
              <w:pStyle w:val="Podpisrysunku"/>
              <w:rPr>
                <w:rFonts w:ascii="Verdana" w:hAnsi="Verdana"/>
              </w:rPr>
            </w:pPr>
            <w:bookmarkStart w:id="61" w:name="_Toc261555456"/>
            <w:r w:rsidRPr="00CB0061">
              <w:rPr>
                <w:rFonts w:ascii="Verdana" w:hAnsi="Verdana"/>
              </w:rPr>
              <w:t xml:space="preserve">Rysunek </w:t>
            </w:r>
            <w:r w:rsidR="00CC3C12" w:rsidRPr="00CB0061">
              <w:rPr>
                <w:rFonts w:ascii="Verdana" w:hAnsi="Verdana"/>
              </w:rPr>
              <w:fldChar w:fldCharType="begin"/>
            </w:r>
            <w:r w:rsidRPr="00CB0061">
              <w:rPr>
                <w:rFonts w:ascii="Verdana" w:hAnsi="Verdana"/>
              </w:rPr>
              <w:instrText xml:space="preserve"> SEQ Rysunek \* ARABIC </w:instrText>
            </w:r>
            <w:r w:rsidR="00CC3C12" w:rsidRPr="00CB0061">
              <w:rPr>
                <w:rFonts w:ascii="Verdana" w:hAnsi="Verdana"/>
              </w:rPr>
              <w:fldChar w:fldCharType="separate"/>
            </w:r>
            <w:r w:rsidR="00ED5C84">
              <w:rPr>
                <w:rFonts w:ascii="Verdana" w:hAnsi="Verdana"/>
                <w:noProof/>
              </w:rPr>
              <w:t>12</w:t>
            </w:r>
            <w:r w:rsidR="00CC3C12" w:rsidRPr="00CB0061">
              <w:rPr>
                <w:rFonts w:ascii="Verdana" w:hAnsi="Verdana"/>
              </w:rPr>
              <w:fldChar w:fldCharType="end"/>
            </w:r>
            <w:r w:rsidRPr="00CB0061">
              <w:rPr>
                <w:rFonts w:ascii="Verdana" w:hAnsi="Verdana"/>
              </w:rPr>
              <w:t>. Schemat sieci Hopfield</w:t>
            </w:r>
            <w:bookmarkEnd w:id="61"/>
            <w:r w:rsidR="00BA0A97" w:rsidRPr="00CB0061">
              <w:rPr>
                <w:rFonts w:ascii="Verdana" w:hAnsi="Verdana"/>
              </w:rPr>
              <w:t>a</w:t>
            </w:r>
          </w:p>
          <w:p w:rsidR="00CB29B1" w:rsidRPr="00CB0061" w:rsidRDefault="00CB29B1" w:rsidP="00CB29B1">
            <w:pPr>
              <w:pStyle w:val="Podpisrysunku"/>
              <w:rPr>
                <w:rFonts w:ascii="Verdana" w:hAnsi="Verdana"/>
              </w:rPr>
            </w:pPr>
            <w:r w:rsidRPr="00CB0061">
              <w:rPr>
                <w:rFonts w:ascii="Verdana" w:hAnsi="Verdana"/>
              </w:rPr>
              <w:t xml:space="preserve">Źródło: </w:t>
            </w:r>
            <w:sdt>
              <w:sdtPr>
                <w:rPr>
                  <w:rFonts w:ascii="Verdana" w:hAnsi="Verdana"/>
                </w:rPr>
                <w:id w:val="90108564"/>
                <w:citation/>
              </w:sdtPr>
              <w:sdtContent>
                <w:r w:rsidR="00CC3C12" w:rsidRPr="00CB0061">
                  <w:rPr>
                    <w:rFonts w:ascii="Verdana" w:hAnsi="Verdana"/>
                  </w:rPr>
                  <w:fldChar w:fldCharType="begin"/>
                </w:r>
                <w:r w:rsidRPr="00CB0061">
                  <w:rPr>
                    <w:rFonts w:ascii="Verdana" w:hAnsi="Verdana"/>
                  </w:rPr>
                  <w:instrText xml:space="preserve"> CITATION Koł05 \l 1045 </w:instrText>
                </w:r>
                <w:r w:rsidR="00CC3C12" w:rsidRPr="00CB0061">
                  <w:rPr>
                    <w:rFonts w:ascii="Verdana" w:hAnsi="Verdana"/>
                  </w:rPr>
                  <w:fldChar w:fldCharType="separate"/>
                </w:r>
                <w:r w:rsidRPr="00CB0061">
                  <w:rPr>
                    <w:rFonts w:ascii="Verdana" w:hAnsi="Verdana"/>
                    <w:noProof/>
                  </w:rPr>
                  <w:t>(Kołton &amp; Kwiatkowski, 2005)</w:t>
                </w:r>
                <w:r w:rsidR="00CC3C12" w:rsidRPr="00CB0061">
                  <w:rPr>
                    <w:rFonts w:ascii="Verdana" w:hAnsi="Verdana"/>
                  </w:rPr>
                  <w:fldChar w:fldCharType="end"/>
                </w:r>
              </w:sdtContent>
            </w:sdt>
          </w:p>
        </w:tc>
      </w:tr>
    </w:tbl>
    <w:p w:rsidR="00525D55" w:rsidRPr="00CB0061" w:rsidRDefault="00982013" w:rsidP="00525D55">
      <w:pPr>
        <w:pStyle w:val="Nagwek2"/>
      </w:pPr>
      <w:bookmarkStart w:id="62" w:name="_Toc262305025"/>
      <w:r w:rsidRPr="00CB0061">
        <w:t>Zastosowania</w:t>
      </w:r>
      <w:r w:rsidR="00525D55" w:rsidRPr="00CB0061">
        <w:t xml:space="preserve"> sztucznych sieci neuronowych</w:t>
      </w:r>
      <w:bookmarkEnd w:id="62"/>
    </w:p>
    <w:p w:rsidR="00C259ED" w:rsidRPr="00CB0061" w:rsidRDefault="00C259ED" w:rsidP="00C259ED">
      <w:r w:rsidRPr="00CB0061">
        <w:t>Użyteczność sztucznych sieci neuronowych jest związana z tym, że mogą wyciągać wnioski na podstawie obserwacji. Są używane najczęściej w przypadkach, gdzie złożoność danych jest bardzo duża.</w:t>
      </w:r>
      <w:r w:rsidR="00CB0061">
        <w:t xml:space="preserve"> </w:t>
      </w:r>
      <w:r w:rsidRPr="00CB0061">
        <w:t>Sztuczne sieci neuronowe są zwykle używane do następujących zadań</w:t>
      </w:r>
      <w:sdt>
        <w:sdtPr>
          <w:id w:val="90108614"/>
          <w:citation/>
        </w:sdtPr>
        <w:sdtContent>
          <w:fldSimple w:instr=" CITATION Wik12 \l 1045 ">
            <w:r w:rsidR="00046CEF" w:rsidRPr="00CB0061">
              <w:rPr>
                <w:noProof/>
              </w:rPr>
              <w:t xml:space="preserve"> (Wikipedia, 2010)</w:t>
            </w:r>
          </w:fldSimple>
        </w:sdtContent>
      </w:sdt>
      <w:r w:rsidR="00046CEF" w:rsidRPr="00CB0061">
        <w:t>:</w:t>
      </w:r>
    </w:p>
    <w:p w:rsidR="00046CEF" w:rsidRPr="00CB0061" w:rsidRDefault="000177EA" w:rsidP="00046CEF">
      <w:pPr>
        <w:pStyle w:val="Akapitzlist"/>
        <w:numPr>
          <w:ilvl w:val="0"/>
          <w:numId w:val="45"/>
        </w:numPr>
      </w:pPr>
      <w:r w:rsidRPr="00CB0061">
        <w:t>a</w:t>
      </w:r>
      <w:r w:rsidR="00046CEF" w:rsidRPr="00CB0061">
        <w:t>proksymacja funkcji, regresja, przewidywanie szeregów czasowych, modelowanie</w:t>
      </w:r>
      <w:r w:rsidR="00BF2127" w:rsidRPr="00CB0061">
        <w:t>,</w:t>
      </w:r>
    </w:p>
    <w:p w:rsidR="00046CEF" w:rsidRPr="00CB0061" w:rsidRDefault="000177EA" w:rsidP="00046CEF">
      <w:pPr>
        <w:pStyle w:val="Akapitzlist"/>
        <w:numPr>
          <w:ilvl w:val="0"/>
          <w:numId w:val="45"/>
        </w:numPr>
      </w:pPr>
      <w:r w:rsidRPr="00CB0061">
        <w:t>k</w:t>
      </w:r>
      <w:r w:rsidR="00046CEF" w:rsidRPr="00CB0061">
        <w:t>lasyfikacja, rozpoznawanie schematów</w:t>
      </w:r>
      <w:r w:rsidRPr="00CB0061">
        <w:t>,</w:t>
      </w:r>
    </w:p>
    <w:p w:rsidR="00046CEF" w:rsidRPr="00CB0061" w:rsidRDefault="000177EA" w:rsidP="00046CEF">
      <w:pPr>
        <w:pStyle w:val="Akapitzlist"/>
        <w:numPr>
          <w:ilvl w:val="0"/>
          <w:numId w:val="45"/>
        </w:numPr>
      </w:pPr>
      <w:r w:rsidRPr="00CB0061">
        <w:t>p</w:t>
      </w:r>
      <w:r w:rsidR="00046CEF" w:rsidRPr="00CB0061">
        <w:t>rzetwarzanie danych (filtrowanie, klasteryzacja, kompresja)</w:t>
      </w:r>
      <w:r w:rsidRPr="00CB0061">
        <w:t>,</w:t>
      </w:r>
    </w:p>
    <w:p w:rsidR="00195B6C" w:rsidRPr="00CB0061" w:rsidRDefault="000177EA" w:rsidP="00046CEF">
      <w:pPr>
        <w:pStyle w:val="Akapitzlist"/>
        <w:numPr>
          <w:ilvl w:val="0"/>
          <w:numId w:val="45"/>
        </w:numPr>
      </w:pPr>
      <w:r w:rsidRPr="00CB0061">
        <w:t>r</w:t>
      </w:r>
      <w:r w:rsidR="00046CEF" w:rsidRPr="00CB0061">
        <w:t>obotyka (m.in. sterowanie</w:t>
      </w:r>
      <w:r w:rsidR="00024038" w:rsidRPr="00CB0061">
        <w:t>)</w:t>
      </w:r>
      <w:r w:rsidRPr="00CB0061">
        <w:t>.</w:t>
      </w:r>
    </w:p>
    <w:p w:rsidR="00195B6C" w:rsidRPr="00CB0061" w:rsidRDefault="00195B6C" w:rsidP="00195B6C">
      <w:r w:rsidRPr="00CB0061">
        <w:t>Obecnie najpopularniejsze zastosowania sieci neuronowych to</w:t>
      </w:r>
      <w:sdt>
        <w:sdtPr>
          <w:id w:val="90108615"/>
          <w:citation/>
        </w:sdtPr>
        <w:sdtContent>
          <w:fldSimple w:instr=" CITATION Kat04 \l 1045 ">
            <w:r w:rsidRPr="00CB0061">
              <w:rPr>
                <w:noProof/>
              </w:rPr>
              <w:t xml:space="preserve"> (Katedra Inżynierii Komputerowej P.Cz., 2004)</w:t>
            </w:r>
          </w:fldSimple>
        </w:sdtContent>
      </w:sdt>
      <w:r w:rsidRPr="00CB0061">
        <w:t>:</w:t>
      </w:r>
    </w:p>
    <w:p w:rsidR="00046CEF" w:rsidRPr="00CB0061" w:rsidRDefault="000177EA" w:rsidP="00195B6C">
      <w:pPr>
        <w:pStyle w:val="Akapitzlist"/>
        <w:numPr>
          <w:ilvl w:val="0"/>
          <w:numId w:val="46"/>
        </w:numPr>
      </w:pPr>
      <w:r w:rsidRPr="00CB0061">
        <w:t>z</w:t>
      </w:r>
      <w:r w:rsidR="00195B6C" w:rsidRPr="00CB0061">
        <w:t>adania klasyfikacji, rozpoznawania obrazów</w:t>
      </w:r>
      <w:r w:rsidRPr="00CB0061">
        <w:t>,</w:t>
      </w:r>
    </w:p>
    <w:p w:rsidR="00195B6C" w:rsidRPr="00CB0061" w:rsidRDefault="000177EA" w:rsidP="00195B6C">
      <w:pPr>
        <w:pStyle w:val="Akapitzlist"/>
        <w:numPr>
          <w:ilvl w:val="0"/>
          <w:numId w:val="46"/>
        </w:numPr>
      </w:pPr>
      <w:r w:rsidRPr="00CB0061">
        <w:t>p</w:t>
      </w:r>
      <w:r w:rsidR="00195B6C" w:rsidRPr="00CB0061">
        <w:t>rogramy rozpoznawania pisma (OCR)</w:t>
      </w:r>
      <w:r w:rsidRPr="00CB0061">
        <w:t>,</w:t>
      </w:r>
    </w:p>
    <w:p w:rsidR="00195B6C" w:rsidRPr="00CB0061" w:rsidRDefault="000177EA" w:rsidP="00195B6C">
      <w:pPr>
        <w:pStyle w:val="Akapitzlist"/>
        <w:numPr>
          <w:ilvl w:val="0"/>
          <w:numId w:val="46"/>
        </w:numPr>
      </w:pPr>
      <w:r w:rsidRPr="00CB0061">
        <w:t>p</w:t>
      </w:r>
      <w:r w:rsidR="00195B6C" w:rsidRPr="00CB0061">
        <w:t>rzetwarzanie sygnałów</w:t>
      </w:r>
      <w:r w:rsidRPr="00CB0061">
        <w:t>,</w:t>
      </w:r>
    </w:p>
    <w:p w:rsidR="00195B6C" w:rsidRPr="00CB0061" w:rsidRDefault="000177EA" w:rsidP="00195B6C">
      <w:pPr>
        <w:pStyle w:val="Akapitzlist"/>
        <w:numPr>
          <w:ilvl w:val="0"/>
          <w:numId w:val="46"/>
        </w:numPr>
      </w:pPr>
      <w:r w:rsidRPr="00CB0061">
        <w:t>p</w:t>
      </w:r>
      <w:r w:rsidR="00195B6C" w:rsidRPr="00CB0061">
        <w:t>rognozy ekonomiczne</w:t>
      </w:r>
      <w:r w:rsidRPr="00CB0061">
        <w:t>,</w:t>
      </w:r>
    </w:p>
    <w:p w:rsidR="00195B6C" w:rsidRPr="00CB0061" w:rsidRDefault="000177EA" w:rsidP="00195B6C">
      <w:pPr>
        <w:pStyle w:val="Akapitzlist"/>
        <w:numPr>
          <w:ilvl w:val="0"/>
          <w:numId w:val="46"/>
        </w:numPr>
      </w:pPr>
      <w:r w:rsidRPr="00CB0061">
        <w:t>a</w:t>
      </w:r>
      <w:r w:rsidR="00195B6C" w:rsidRPr="00CB0061">
        <w:t>naliza badań medycznych</w:t>
      </w:r>
      <w:r w:rsidRPr="00CB0061">
        <w:t>,</w:t>
      </w:r>
    </w:p>
    <w:p w:rsidR="00525D55" w:rsidRPr="00CB0061" w:rsidRDefault="000177EA" w:rsidP="007260A7">
      <w:pPr>
        <w:pStyle w:val="Akapitzlist"/>
        <w:numPr>
          <w:ilvl w:val="0"/>
          <w:numId w:val="46"/>
        </w:numPr>
      </w:pPr>
      <w:r w:rsidRPr="00CB0061">
        <w:lastRenderedPageBreak/>
        <w:t>d</w:t>
      </w:r>
      <w:r w:rsidR="00195B6C" w:rsidRPr="00CB0061">
        <w:t>obór surowców</w:t>
      </w:r>
      <w:r w:rsidRPr="00CB0061">
        <w:t>.</w:t>
      </w:r>
    </w:p>
    <w:p w:rsidR="00814853" w:rsidRPr="00CB0061" w:rsidRDefault="00836D01" w:rsidP="00736B54">
      <w:pPr>
        <w:pStyle w:val="Nagwek2"/>
      </w:pPr>
      <w:bookmarkStart w:id="63" w:name="_Implementacja_sztucznych_sieci"/>
      <w:bookmarkStart w:id="64" w:name="_Toc262305026"/>
      <w:bookmarkEnd w:id="63"/>
      <w:r w:rsidRPr="00CB0061">
        <w:t>Implementacja sztucznych sieci neuronowych</w:t>
      </w:r>
      <w:r w:rsidR="00D42D61" w:rsidRPr="00CB0061">
        <w:t xml:space="preserve"> na </w:t>
      </w:r>
      <w:r w:rsidRPr="00CB0061">
        <w:t>GPU</w:t>
      </w:r>
      <w:bookmarkEnd w:id="64"/>
    </w:p>
    <w:p w:rsidR="00941E10" w:rsidRPr="00CB0061" w:rsidRDefault="00941E10" w:rsidP="00941E10">
      <w:r w:rsidRPr="00CB0061">
        <w:t xml:space="preserve">Większość architektur </w:t>
      </w:r>
      <w:r w:rsidR="00B949E2" w:rsidRPr="00CB0061">
        <w:t>s</w:t>
      </w:r>
      <w:r w:rsidRPr="00CB0061">
        <w:t>ztuczn</w:t>
      </w:r>
      <w:r w:rsidR="00B949E2" w:rsidRPr="00CB0061">
        <w:t>ych</w:t>
      </w:r>
      <w:r w:rsidRPr="00CB0061">
        <w:t xml:space="preserve"> sieci neuronow</w:t>
      </w:r>
      <w:r w:rsidR="00B949E2" w:rsidRPr="00CB0061">
        <w:t>ych zakłada ułożenie neuronów w specjalne warstwy. Neurony w tych warstwach wykonują zwykle bardzo podobne operacje, co umożliwia wydajne zrównoleglenie operacji wykonywanych na tych neuronach</w:t>
      </w:r>
      <w:r w:rsidR="00436498" w:rsidRPr="00CB0061">
        <w:t>. Zostało st</w:t>
      </w:r>
      <w:r w:rsidR="004D5FE9" w:rsidRPr="00CB0061">
        <w:t xml:space="preserve">worzonych wiele aplikacji i prowadzono wiele badań na temat użycia sieci neuronowych w klastrach </w:t>
      </w:r>
      <w:sdt>
        <w:sdtPr>
          <w:id w:val="90108921"/>
          <w:citation/>
        </w:sdtPr>
        <w:sdtContent>
          <w:fldSimple w:instr=" CITATION Sch05 \l 1045 ">
            <w:r w:rsidR="00436498" w:rsidRPr="00CB0061">
              <w:rPr>
                <w:noProof/>
              </w:rPr>
              <w:t>(Schabauer, Schikuta, &amp; Weishaupl, 2005)</w:t>
            </w:r>
          </w:fldSimple>
        </w:sdtContent>
      </w:sdt>
      <w:r w:rsidR="004D5FE9" w:rsidRPr="00CB0061">
        <w:t xml:space="preserve">, na superkomputerach lub na dedykowanych architekturach komputerów. Procesory graficzne GPU mogą stanowić </w:t>
      </w:r>
      <w:r w:rsidR="00C50155" w:rsidRPr="00CB0061">
        <w:t xml:space="preserve">tańszą </w:t>
      </w:r>
      <w:r w:rsidR="004D5FE9" w:rsidRPr="00CB0061">
        <w:t>alternatywę dla tych rozwiązań.</w:t>
      </w:r>
    </w:p>
    <w:p w:rsidR="006F17B5" w:rsidRPr="00CB0061" w:rsidRDefault="006F17B5" w:rsidP="00736B54">
      <w:pPr>
        <w:pStyle w:val="Nagwek3"/>
      </w:pPr>
      <w:bookmarkStart w:id="65" w:name="_Ref262236897"/>
      <w:bookmarkStart w:id="66" w:name="_Toc262305027"/>
      <w:r w:rsidRPr="00CB0061">
        <w:t>Sieć neuronowa</w:t>
      </w:r>
      <w:r w:rsidR="00DD25E4" w:rsidRPr="00CB0061">
        <w:t xml:space="preserve"> z </w:t>
      </w:r>
      <w:r w:rsidRPr="00CB0061">
        <w:t>punktu widzenia programisty</w:t>
      </w:r>
      <w:bookmarkEnd w:id="65"/>
      <w:bookmarkEnd w:id="66"/>
    </w:p>
    <w:p w:rsidR="00954E84" w:rsidRPr="00CB0061" w:rsidRDefault="00D8763D" w:rsidP="005D12F1">
      <w:r w:rsidRPr="00CB0061">
        <w:t xml:space="preserve">Sieć neuronowa może być przedstawiana w kilku postaciach. W modelu obiektowym, </w:t>
      </w:r>
      <w:r w:rsidR="00123251" w:rsidRPr="00CB0061">
        <w:t xml:space="preserve">każda </w:t>
      </w:r>
      <w:r w:rsidRPr="00CB0061">
        <w:t xml:space="preserve">sieć neuronowa, </w:t>
      </w:r>
      <w:r w:rsidR="00123251" w:rsidRPr="00CB0061">
        <w:t xml:space="preserve">każda </w:t>
      </w:r>
      <w:r w:rsidRPr="00CB0061">
        <w:t xml:space="preserve">warstwa neuronów oraz pojedynczy neuron są modelowane jako pojedynczy </w:t>
      </w:r>
      <w:r w:rsidR="009E6C55" w:rsidRPr="00CB0061">
        <w:t>obiekt</w:t>
      </w:r>
      <w:r w:rsidR="00F8707C" w:rsidRPr="00CB0061">
        <w:t xml:space="preserve">. W </w:t>
      </w:r>
      <w:r w:rsidR="00123251" w:rsidRPr="00CB0061">
        <w:t>przypadku, gdy zależy nam na na</w:t>
      </w:r>
      <w:r w:rsidR="00F8707C" w:rsidRPr="00CB0061">
        <w:t xml:space="preserve">jwyższej </w:t>
      </w:r>
      <w:r w:rsidR="00123251" w:rsidRPr="00CB0061">
        <w:t xml:space="preserve">wydajności, </w:t>
      </w:r>
      <w:r w:rsidR="00B635AE" w:rsidRPr="00CB0061">
        <w:t>wtedy dane takie jak wejścia, wyjścia testów, wagi, wejścia i wyjścia neuronów możemy być umieszczone w tablicach</w:t>
      </w:r>
      <w:r w:rsidR="00F2654E" w:rsidRPr="00CB0061">
        <w:t xml:space="preserve">. Dzięki temu </w:t>
      </w:r>
      <w:r w:rsidR="00954E84" w:rsidRPr="00CB0061">
        <w:t xml:space="preserve">przy operacjach na </w:t>
      </w:r>
      <w:r w:rsidR="00F2654E" w:rsidRPr="00CB0061">
        <w:t>kolejn</w:t>
      </w:r>
      <w:r w:rsidR="00954E84" w:rsidRPr="00CB0061">
        <w:t xml:space="preserve">ych neuronach, odczytywane </w:t>
      </w:r>
      <w:r w:rsidR="00F2654E" w:rsidRPr="00CB0061">
        <w:t>lub</w:t>
      </w:r>
      <w:r w:rsidR="00954E84" w:rsidRPr="00CB0061">
        <w:t xml:space="preserve"> zapisywane są</w:t>
      </w:r>
      <w:r w:rsidR="00F2654E" w:rsidRPr="00CB0061">
        <w:t xml:space="preserve"> następujące po sobie komórki pamięci, co często </w:t>
      </w:r>
      <w:r w:rsidR="00954E84" w:rsidRPr="00CB0061">
        <w:t>zwiększa prędkość działania</w:t>
      </w:r>
      <w:r w:rsidR="00F2654E" w:rsidRPr="00CB0061">
        <w:t>.</w:t>
      </w:r>
      <w:r w:rsidR="00954E84" w:rsidRPr="00CB0061">
        <w:t xml:space="preserve"> </w:t>
      </w:r>
    </w:p>
    <w:p w:rsidR="00447DFA" w:rsidRPr="00CB0061" w:rsidRDefault="002C21FC" w:rsidP="005D12F1">
      <w:pPr>
        <w:pStyle w:val="Nagwek3"/>
      </w:pPr>
      <w:bookmarkStart w:id="67" w:name="_Toc262305028"/>
      <w:r w:rsidRPr="00CB0061">
        <w:t xml:space="preserve">Algorytm </w:t>
      </w:r>
      <w:r w:rsidR="00B31C2C">
        <w:t xml:space="preserve">uruchamiania </w:t>
      </w:r>
      <w:r w:rsidRPr="00CB0061">
        <w:t>MLP</w:t>
      </w:r>
      <w:r w:rsidR="00A56CBE" w:rsidRPr="00CB0061">
        <w:t xml:space="preserve"> jako operacja macierzowa</w:t>
      </w:r>
      <w:bookmarkEnd w:id="67"/>
    </w:p>
    <w:p w:rsidR="002C21FC" w:rsidRPr="00CB0061" w:rsidRDefault="00E54F95" w:rsidP="002C21FC">
      <w:r w:rsidRPr="00CB0061">
        <w:t xml:space="preserve">Jako przykład algorytmów </w:t>
      </w:r>
      <w:r w:rsidR="00832AD9" w:rsidRPr="00CB0061">
        <w:t xml:space="preserve">używanych w sieciach neuronowych, przedstawię wzory na uruchamianie sieci MLP. Poniżej znajduje się wzór </w:t>
      </w:r>
      <w:r w:rsidR="00A855B2" w:rsidRPr="00CB0061">
        <w:t>służący do obliczenia wyjścia danego neuronu (lub wyjście sieci dla danej próbki danych)</w:t>
      </w:r>
      <w:sdt>
        <w:sdtPr>
          <w:id w:val="57517944"/>
          <w:citation/>
        </w:sdtPr>
        <w:sdtContent>
          <w:fldSimple w:instr=" CITATION Rut05 \p 185 \l 1045  ">
            <w:r w:rsidR="00AA35CF" w:rsidRPr="00CB0061">
              <w:rPr>
                <w:noProof/>
              </w:rPr>
              <w:t xml:space="preserve"> (Rutkowski, 2005, str. 185)</w:t>
            </w:r>
          </w:fldSimple>
        </w:sdtContent>
      </w:sdt>
      <w:r w:rsidR="00AA35CF" w:rsidRPr="00CB0061">
        <w:rPr>
          <w:rStyle w:val="Odwoanieprzypisudolnego"/>
        </w:rPr>
        <w:footnoteReference w:id="21"/>
      </w:r>
      <w:r w:rsidR="00832AD9" w:rsidRPr="00CB0061">
        <w:t>:</w:t>
      </w:r>
    </w:p>
    <w:p w:rsidR="00A855B2" w:rsidRPr="00CB0061" w:rsidRDefault="00A855B2" w:rsidP="002C21FC"/>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036DD1" w:rsidRPr="00CB0061" w:rsidTr="00E42C1E">
        <w:tc>
          <w:tcPr>
            <w:tcW w:w="7763" w:type="dxa"/>
            <w:vAlign w:val="center"/>
          </w:tcPr>
          <w:p w:rsidR="00A86117" w:rsidRPr="00CB0061" w:rsidRDefault="00CC3C12" w:rsidP="00B724BF">
            <w:pPr>
              <w:ind w:firstLine="0"/>
              <w:jc w:val="center"/>
            </w:pPr>
            <m:oMathPara>
              <m:oMath>
                <m:sSubSup>
                  <m:sSubSupPr>
                    <m:ctrlPr>
                      <w:rPr>
                        <w:rFonts w:ascii="Cambria Math" w:hAnsi="Cambria Math"/>
                      </w:rPr>
                    </m:ctrlPr>
                  </m:sSubSupPr>
                  <m:e>
                    <m:r>
                      <m:rPr>
                        <m:sty m:val="p"/>
                      </m:rPr>
                      <w:rPr>
                        <w:rFonts w:ascii="Cambria Math" w:hAnsi="Cambria Math"/>
                      </w:rPr>
                      <m:t>y</m:t>
                    </m:r>
                  </m:e>
                  <m:sub>
                    <m:r>
                      <m:rPr>
                        <m:sty m:val="p"/>
                      </m:rPr>
                      <w:rPr>
                        <w:rFonts w:ascii="Cambria Math" w:hAnsi="Cambria Math"/>
                      </w:rPr>
                      <m:t>i</m:t>
                    </m:r>
                  </m:sub>
                  <m:sup>
                    <m:r>
                      <m:rPr>
                        <m:sty m:val="p"/>
                      </m:rPr>
                      <w:rPr>
                        <w:rFonts w:ascii="Cambria Math" w:hAnsi="Cambria Math"/>
                      </w:rPr>
                      <m:t>(k)</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f</m:t>
                    </m:r>
                  </m:e>
                  <m:sup>
                    <m:r>
                      <m:rPr>
                        <m:sty m:val="p"/>
                      </m:rPr>
                      <w:rPr>
                        <w:rFonts w:ascii="Cambria Math" w:hAnsi="Cambria Math"/>
                      </w:rPr>
                      <m:t>(k)</m:t>
                    </m:r>
                  </m:sup>
                </m:sSup>
                <m:d>
                  <m:dPr>
                    <m:ctrlPr>
                      <w:rPr>
                        <w:rFonts w:ascii="Cambria Math" w:hAnsi="Cambria Math"/>
                      </w:rPr>
                    </m:ctrlPr>
                  </m:dPr>
                  <m:e>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sup>
                    </m:sSubSup>
                  </m:e>
                </m:d>
              </m:oMath>
            </m:oMathPara>
          </w:p>
        </w:tc>
        <w:tc>
          <w:tcPr>
            <w:tcW w:w="978" w:type="dxa"/>
            <w:vAlign w:val="center"/>
          </w:tcPr>
          <w:p w:rsidR="00036DD1" w:rsidRPr="00CB0061" w:rsidRDefault="00036DD1" w:rsidP="00E42C1E">
            <w:pPr>
              <w:ind w:firstLine="0"/>
              <w:jc w:val="center"/>
            </w:pPr>
            <w:r w:rsidRPr="00CB0061">
              <w:t>(3.5)</w:t>
            </w:r>
          </w:p>
        </w:tc>
      </w:tr>
    </w:tbl>
    <w:p w:rsidR="00832AD9" w:rsidRPr="00CB0061" w:rsidRDefault="00832AD9" w:rsidP="002C21FC"/>
    <w:p w:rsidR="003754E7" w:rsidRPr="00CB0061" w:rsidRDefault="003754E7" w:rsidP="002C21FC">
      <w:r w:rsidRPr="00CB0061">
        <w:t>, gdzie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3754E7" w:rsidRPr="00CB0061" w:rsidTr="003F3336">
        <w:trPr>
          <w:trHeight w:val="851"/>
        </w:trPr>
        <w:tc>
          <w:tcPr>
            <w:tcW w:w="7763" w:type="dxa"/>
            <w:vAlign w:val="center"/>
          </w:tcPr>
          <w:p w:rsidR="003754E7" w:rsidRPr="00CB0061" w:rsidRDefault="00CC3C12" w:rsidP="003754E7">
            <w:pPr>
              <w:ind w:firstLine="0"/>
              <w:jc w:val="center"/>
            </w:pPr>
            <m:oMathPara>
              <m:oMath>
                <w:bookmarkStart w:id="68" w:name="OLE_LINK1"/>
                <w:bookmarkStart w:id="69" w:name="OLE_LINK3"/>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ctrlPr>
                      <w:rPr>
                        <w:rFonts w:ascii="Cambria Math" w:hAnsi="Cambria Math"/>
                        <w:i/>
                      </w:rPr>
                    </m:ctrlPr>
                  </m:sup>
                </m:sSubSup>
                <w:bookmarkEnd w:id="68"/>
                <w:bookmarkEnd w:id="69"/>
                <m:r>
                  <m:rPr>
                    <m:sty m:val="p"/>
                  </m:rPr>
                  <w:rPr>
                    <w:rFonts w:ascii="Cambria Math" w:hAnsi="Cambria Math"/>
                  </w:rPr>
                  <m:t xml:space="preserve">= </m:t>
                </m:r>
                <m:nary>
                  <m:naryPr>
                    <m:chr m:val="∑"/>
                    <m:limLoc m:val="undOvr"/>
                    <m:ctrlPr>
                      <w:rPr>
                        <w:rFonts w:ascii="Cambria Math" w:hAnsi="Cambria Math"/>
                      </w:rPr>
                    </m:ctrlPr>
                  </m:naryPr>
                  <m:sub>
                    <m:r>
                      <m:rPr>
                        <m:sty m:val="p"/>
                      </m:rPr>
                      <w:rPr>
                        <w:rFonts w:ascii="Cambria Math" w:hAnsi="Cambria Math"/>
                      </w:rPr>
                      <m:t>j=0</m:t>
                    </m:r>
                  </m:sub>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p>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j,i</m:t>
                        </m:r>
                      </m:sub>
                      <m:sup>
                        <m:r>
                          <m:rPr>
                            <m:sty m:val="p"/>
                          </m:rPr>
                          <w:rPr>
                            <w:rFonts w:ascii="Cambria Math" w:hAnsi="Cambria Math"/>
                          </w:rPr>
                          <m:t>(k)</m:t>
                        </m:r>
                      </m:sup>
                    </m:sSubSup>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j</m:t>
                        </m:r>
                      </m:sub>
                      <m:sup>
                        <m:r>
                          <m:rPr>
                            <m:sty m:val="p"/>
                          </m:rPr>
                          <w:rPr>
                            <w:rFonts w:ascii="Cambria Math" w:hAnsi="Cambria Math"/>
                          </w:rPr>
                          <m:t>(k)</m:t>
                        </m:r>
                      </m:sup>
                    </m:sSubSup>
                  </m:e>
                </m:nary>
              </m:oMath>
            </m:oMathPara>
          </w:p>
        </w:tc>
        <w:tc>
          <w:tcPr>
            <w:tcW w:w="978" w:type="dxa"/>
            <w:vAlign w:val="center"/>
          </w:tcPr>
          <w:p w:rsidR="003754E7" w:rsidRPr="00CB0061" w:rsidRDefault="003754E7" w:rsidP="00E42C1E">
            <w:pPr>
              <w:ind w:firstLine="0"/>
              <w:jc w:val="center"/>
            </w:pPr>
            <w:r w:rsidRPr="00CB0061">
              <w:t>(3.6)</w:t>
            </w:r>
          </w:p>
        </w:tc>
      </w:tr>
    </w:tbl>
    <w:p w:rsidR="003754E7" w:rsidRPr="00CB0061" w:rsidRDefault="003754E7" w:rsidP="002C21FC"/>
    <w:p w:rsidR="003F3336" w:rsidRPr="00CB0061" w:rsidRDefault="003F3336" w:rsidP="002C21FC">
      <w:r w:rsidRPr="00CB0061">
        <w:t>W powyższych wzorach</w:t>
      </w:r>
      <w:r w:rsidR="00B724BF" w:rsidRPr="00CB0061">
        <w:t>, zmienne mają następujące znaczenie:</w:t>
      </w:r>
    </w:p>
    <w:p w:rsidR="00B724BF" w:rsidRPr="00CB0061" w:rsidRDefault="00CC3C12" w:rsidP="00B724BF">
      <w:pPr>
        <w:pStyle w:val="Akapitzlist"/>
        <w:numPr>
          <w:ilvl w:val="0"/>
          <w:numId w:val="48"/>
        </w:numPr>
      </w:pP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oMath>
      <w:r w:rsidR="005F359C" w:rsidRPr="00CB0061">
        <w:rPr>
          <w:i/>
        </w:rPr>
        <w:t xml:space="preserve"> </w:t>
      </w:r>
      <w:r w:rsidR="005F359C" w:rsidRPr="00CB0061">
        <w:t xml:space="preserve">oznacza </w:t>
      </w:r>
      <w:r w:rsidR="005F359C" w:rsidRPr="00CB0061">
        <w:rPr>
          <w:i/>
        </w:rPr>
        <w:t>i</w:t>
      </w:r>
      <w:r w:rsidR="005F359C" w:rsidRPr="00CB0061">
        <w:t xml:space="preserve">-te wyjście w </w:t>
      </w:r>
      <w:r w:rsidR="005F359C" w:rsidRPr="00CB0061">
        <w:rPr>
          <w:i/>
        </w:rPr>
        <w:t>k</w:t>
      </w:r>
      <w:r w:rsidR="005F359C" w:rsidRPr="00CB0061">
        <w:t>-tej warstwie sieci,</w:t>
      </w:r>
    </w:p>
    <w:p w:rsidR="005F359C" w:rsidRPr="00CB0061" w:rsidRDefault="00CC3C12" w:rsidP="00B724BF">
      <w:pPr>
        <w:pStyle w:val="Akapitzlist"/>
        <w:numPr>
          <w:ilvl w:val="0"/>
          <w:numId w:val="48"/>
        </w:numPr>
      </w:pPr>
      <m:oMath>
        <m:sSup>
          <m:sSupPr>
            <m:ctrlPr>
              <w:rPr>
                <w:rFonts w:ascii="Cambria Math" w:hAnsi="Cambria Math"/>
                <w:i/>
              </w:rPr>
            </m:ctrlPr>
          </m:sSupPr>
          <m:e>
            <m:r>
              <w:rPr>
                <w:rFonts w:ascii="Cambria Math" w:hAnsi="Cambria Math"/>
              </w:rPr>
              <m:t>f</m:t>
            </m:r>
          </m:e>
          <m:sup>
            <m:r>
              <w:rPr>
                <w:rFonts w:ascii="Cambria Math" w:hAnsi="Cambria Math"/>
              </w:rPr>
              <m:t>(k)</m:t>
            </m:r>
          </m:sup>
        </m:sSup>
      </m:oMath>
      <w:r w:rsidR="00033BAC" w:rsidRPr="00CB0061">
        <w:t xml:space="preserve"> oznacza funkcję aktywacji neuronów w </w:t>
      </w:r>
      <w:r w:rsidR="00033BAC" w:rsidRPr="00CB0061">
        <w:rPr>
          <w:i/>
        </w:rPr>
        <w:t>k</w:t>
      </w:r>
      <w:r w:rsidR="00033BAC" w:rsidRPr="00CB0061">
        <w:t>-tej warstwie,</w:t>
      </w:r>
    </w:p>
    <w:p w:rsidR="00033BAC" w:rsidRPr="00CB0061" w:rsidRDefault="00CC3C12" w:rsidP="00B724BF">
      <w:pPr>
        <w:pStyle w:val="Akapitzlist"/>
        <w:numPr>
          <w:ilvl w:val="0"/>
          <w:numId w:val="48"/>
        </w:numPr>
      </w:pPr>
      <m:oMath>
        <m:sSubSup>
          <m:sSubSupPr>
            <m:ctrlPr>
              <w:rPr>
                <w:rFonts w:ascii="Cambria Math" w:hAnsi="Cambria Math"/>
                <w:i/>
              </w:rPr>
            </m:ctrlPr>
          </m:sSubSupPr>
          <m:e>
            <m:r>
              <w:rPr>
                <w:rFonts w:ascii="Cambria Math" w:hAnsi="Cambria Math"/>
              </w:rPr>
              <m:t>s</m:t>
            </m:r>
          </m:e>
          <m:sub>
            <m:r>
              <w:rPr>
                <w:rFonts w:ascii="Cambria Math" w:hAnsi="Cambria Math"/>
              </w:rPr>
              <m:t>i</m:t>
            </m:r>
          </m:sub>
          <m:sup>
            <m:d>
              <m:dPr>
                <m:ctrlPr>
                  <w:rPr>
                    <w:rFonts w:ascii="Cambria Math" w:hAnsi="Cambria Math"/>
                    <w:i/>
                  </w:rPr>
                </m:ctrlPr>
              </m:dPr>
              <m:e>
                <m:r>
                  <w:rPr>
                    <w:rFonts w:ascii="Cambria Math" w:hAnsi="Cambria Math"/>
                  </w:rPr>
                  <m:t>k</m:t>
                </m:r>
              </m:e>
            </m:d>
          </m:sup>
        </m:sSubSup>
      </m:oMath>
      <w:r w:rsidR="00033BAC" w:rsidRPr="00CB0061">
        <w:t xml:space="preserve"> </w:t>
      </w:r>
      <w:r w:rsidR="009C3E0B" w:rsidRPr="00CB0061">
        <w:t>oznacza wyjście bloku sumu</w:t>
      </w:r>
      <w:r w:rsidR="00E42C1E" w:rsidRPr="00CB0061">
        <w:t>jącego</w:t>
      </w:r>
      <w:r w:rsidR="00846982" w:rsidRPr="00CB0061">
        <w:t xml:space="preserve"> </w:t>
      </w:r>
      <w:r w:rsidR="00846982" w:rsidRPr="00CB0061">
        <w:rPr>
          <w:i/>
        </w:rPr>
        <w:t>i</w:t>
      </w:r>
      <w:r w:rsidR="00846982" w:rsidRPr="00CB0061">
        <w:t xml:space="preserve">-tego neuronu w </w:t>
      </w:r>
      <w:r w:rsidR="00846982" w:rsidRPr="00CB0061">
        <w:rPr>
          <w:i/>
        </w:rPr>
        <w:t>k</w:t>
      </w:r>
      <w:r w:rsidR="00846982" w:rsidRPr="00CB0061">
        <w:t>-tej warstwie sieci,</w:t>
      </w:r>
    </w:p>
    <w:p w:rsidR="00E42C1E" w:rsidRPr="00CB0061" w:rsidRDefault="00CC3C12" w:rsidP="00B724BF">
      <w:pPr>
        <w:pStyle w:val="Akapitzlist"/>
        <w:numPr>
          <w:ilvl w:val="0"/>
          <w:numId w:val="48"/>
        </w:numPr>
      </w:pP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42279D" w:rsidRPr="00CB0061">
        <w:t xml:space="preserve"> oznacza ilość neuronów w </w:t>
      </w:r>
      <w:r w:rsidR="0042279D" w:rsidRPr="00CB0061">
        <w:rPr>
          <w:i/>
        </w:rPr>
        <w:t>k</w:t>
      </w:r>
      <w:r w:rsidR="0042279D" w:rsidRPr="00CB0061">
        <w:t>-tej warstwie</w:t>
      </w:r>
      <w:r w:rsidR="00CD13AC" w:rsidRPr="00CB0061">
        <w:t>,</w:t>
      </w:r>
    </w:p>
    <w:p w:rsidR="0042279D" w:rsidRPr="00CB0061" w:rsidRDefault="00CC3C12" w:rsidP="00B724BF">
      <w:pPr>
        <w:pStyle w:val="Akapitzlist"/>
        <w:numPr>
          <w:ilvl w:val="0"/>
          <w:numId w:val="48"/>
        </w:numPr>
      </w:pPr>
      <m:oMath>
        <m:sSubSup>
          <m:sSubSupPr>
            <m:ctrlPr>
              <w:rPr>
                <w:rFonts w:ascii="Cambria Math" w:hAnsi="Cambria Math"/>
                <w:i/>
              </w:rPr>
            </m:ctrlPr>
          </m:sSubSupPr>
          <m:e>
            <m:r>
              <w:rPr>
                <w:rFonts w:ascii="Cambria Math" w:hAnsi="Cambria Math"/>
              </w:rPr>
              <m:t>w</m:t>
            </m:r>
          </m:e>
          <m:sub>
            <m:r>
              <w:rPr>
                <w:rFonts w:ascii="Cambria Math" w:hAnsi="Cambria Math"/>
              </w:rPr>
              <m:t>j,i</m:t>
            </m:r>
          </m:sub>
          <m:sup>
            <m:r>
              <w:rPr>
                <w:rFonts w:ascii="Cambria Math" w:hAnsi="Cambria Math"/>
              </w:rPr>
              <m:t>(k)</m:t>
            </m:r>
          </m:sup>
        </m:sSubSup>
      </m:oMath>
      <w:r w:rsidR="00CD13AC" w:rsidRPr="00CB0061">
        <w:t xml:space="preserve"> oznacza </w:t>
      </w:r>
      <w:r w:rsidR="00CD13AC" w:rsidRPr="00CB0061">
        <w:rPr>
          <w:i/>
        </w:rPr>
        <w:t>j</w:t>
      </w:r>
      <w:r w:rsidR="00CD13AC" w:rsidRPr="00CB0061">
        <w:t xml:space="preserve">-tą wagę </w:t>
      </w:r>
      <w:r w:rsidR="00CD13AC" w:rsidRPr="00CB0061">
        <w:rPr>
          <w:i/>
        </w:rPr>
        <w:t>i</w:t>
      </w:r>
      <w:r w:rsidR="00CD13AC" w:rsidRPr="00CB0061">
        <w:t xml:space="preserve">-tego neuronu w </w:t>
      </w:r>
      <w:r w:rsidR="00CD13AC" w:rsidRPr="00CB0061">
        <w:rPr>
          <w:i/>
        </w:rPr>
        <w:t>k</w:t>
      </w:r>
      <w:r w:rsidR="00CD13AC" w:rsidRPr="00CB0061">
        <w:t>-tej warstwie sieci,</w:t>
      </w:r>
    </w:p>
    <w:p w:rsidR="00CD13AC" w:rsidRPr="00CB0061" w:rsidRDefault="00CC3C12" w:rsidP="00B724BF">
      <w:pPr>
        <w:pStyle w:val="Akapitzlist"/>
        <w:numPr>
          <w:ilvl w:val="0"/>
          <w:numId w:val="48"/>
        </w:numPr>
      </w:pP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(k)</m:t>
            </m:r>
          </m:sup>
        </m:sSubSup>
      </m:oMath>
      <w:r w:rsidR="00CD13AC" w:rsidRPr="00CB0061">
        <w:t xml:space="preserve"> oznacza </w:t>
      </w:r>
      <w:r w:rsidR="001801BE" w:rsidRPr="00CB0061">
        <w:rPr>
          <w:i/>
        </w:rPr>
        <w:t>j</w:t>
      </w:r>
      <w:r w:rsidR="001E381A" w:rsidRPr="00CB0061">
        <w:t xml:space="preserve">-te wejście w </w:t>
      </w:r>
      <w:r w:rsidR="001E381A" w:rsidRPr="00CB0061">
        <w:rPr>
          <w:i/>
        </w:rPr>
        <w:t>k</w:t>
      </w:r>
      <w:r w:rsidR="001E381A" w:rsidRPr="00CB0061">
        <w:t>-tej warstwie sieci.</w:t>
      </w:r>
      <w:r w:rsidR="00936C60" w:rsidRPr="00CB0061">
        <w:t xml:space="preserve"> Gdy </w:t>
      </w:r>
      <w:r w:rsidR="00090BC1" w:rsidRPr="00CB0061">
        <w:rPr>
          <w:i/>
        </w:rPr>
        <w:t>j</w:t>
      </w:r>
      <w:r w:rsidR="00090BC1" w:rsidRPr="00CB0061">
        <w:t xml:space="preserve">=0, wtedy jest ono równe 1. Gdy </w:t>
      </w:r>
      <w:r w:rsidR="00090BC1" w:rsidRPr="00CB0061">
        <w:rPr>
          <w:i/>
        </w:rPr>
        <w:t>k</w:t>
      </w:r>
      <w:r w:rsidR="00090BC1" w:rsidRPr="00CB0061">
        <w:t xml:space="preserve">=1 (jest to warstwa następna po wejściowej), wtedy ta wartość oznacza </w:t>
      </w:r>
      <w:r w:rsidR="00090BC1" w:rsidRPr="00CB0061">
        <w:rPr>
          <w:i/>
        </w:rPr>
        <w:t>j</w:t>
      </w:r>
      <w:r w:rsidR="00090BC1" w:rsidRPr="00CB0061">
        <w:t xml:space="preserve">-te wejście </w:t>
      </w:r>
      <w:r w:rsidR="00CC6471" w:rsidRPr="00CB0061">
        <w:t xml:space="preserve">danego </w:t>
      </w:r>
      <w:r w:rsidR="00090BC1" w:rsidRPr="00CB0061">
        <w:t>testu</w:t>
      </w:r>
      <w:r w:rsidR="00CC6471" w:rsidRPr="00CB0061">
        <w:t xml:space="preserve">. W przeciwnym wypadku, wtedy ta wartość jest równa </w:t>
      </w:r>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(k-1)</m:t>
            </m:r>
          </m:sup>
        </m:sSubSup>
      </m:oMath>
      <w:r w:rsidR="00CC6471" w:rsidRPr="00CB0061">
        <w:t xml:space="preserve"> </w:t>
      </w:r>
      <w:sdt>
        <w:sdtPr>
          <w:id w:val="60967348"/>
          <w:citation/>
        </w:sdtPr>
        <w:sdtContent>
          <w:fldSimple w:instr=" CITATION Rut05 \p 182 \l 1045  ">
            <w:r w:rsidR="00CC6471" w:rsidRPr="00CB0061">
              <w:rPr>
                <w:noProof/>
              </w:rPr>
              <w:t>(Rutkowski, 2005, str. 182)</w:t>
            </w:r>
          </w:fldSimple>
        </w:sdtContent>
      </w:sdt>
      <w:r w:rsidR="00CC6471" w:rsidRPr="00CB0061">
        <w:t>.</w:t>
      </w:r>
    </w:p>
    <w:p w:rsidR="001E381A" w:rsidRPr="00CB0061" w:rsidRDefault="001E381A" w:rsidP="001E381A">
      <w:r w:rsidRPr="00CB0061">
        <w:t xml:space="preserve">Wagi w </w:t>
      </w:r>
      <w:r w:rsidRPr="00CB0061">
        <w:rPr>
          <w:i/>
        </w:rPr>
        <w:t>k</w:t>
      </w:r>
      <w:r w:rsidRPr="00CB0061">
        <w:t xml:space="preserve">-tej warstwie można przedstawić </w:t>
      </w:r>
      <w:r w:rsidR="00A85D2A" w:rsidRPr="00CB0061">
        <w:t>za pomocą następującej macierzy</w:t>
      </w:r>
      <w:r w:rsidRPr="00CB0061">
        <w:t>:</w:t>
      </w:r>
    </w:p>
    <w:p w:rsidR="00A85D2A" w:rsidRPr="00CB0061" w:rsidRDefault="00A85D2A" w:rsidP="001E381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8A728A" w:rsidRPr="00CB0061" w:rsidTr="001B66E5">
        <w:trPr>
          <w:trHeight w:val="851"/>
        </w:trPr>
        <w:tc>
          <w:tcPr>
            <w:tcW w:w="7763" w:type="dxa"/>
            <w:vAlign w:val="center"/>
          </w:tcPr>
          <w:p w:rsidR="008A728A" w:rsidRPr="00CB0061" w:rsidRDefault="00CC3C12" w:rsidP="00D92904">
            <w:pPr>
              <w:ind w:firstLine="0"/>
              <w:jc w:val="center"/>
            </w:pPr>
            <m:oMathPara>
              <m:oMath>
                <m:sSup>
                  <m:sSupPr>
                    <m:ctrlPr>
                      <w:rPr>
                        <w:rFonts w:ascii="Cambria Math" w:hAnsi="Cambria Math"/>
                        <w:b/>
                      </w:rPr>
                    </m:ctrlPr>
                  </m:sSupPr>
                  <m:e>
                    <m:r>
                      <m:rPr>
                        <m:sty m:val="b"/>
                      </m:rPr>
                      <w:rPr>
                        <w:rFonts w:ascii="Cambria Math" w:hAnsi="Cambria Math"/>
                      </w:rPr>
                      <m:t>w</m:t>
                    </m:r>
                  </m:e>
                  <m:sup>
                    <m:d>
                      <m:dPr>
                        <m:ctrlPr>
                          <w:rPr>
                            <w:rFonts w:ascii="Cambria Math" w:hAnsi="Cambria Math"/>
                          </w:rPr>
                        </m:ctrlPr>
                      </m:dPr>
                      <m:e>
                        <m:r>
                          <m:rPr>
                            <m:sty m:val="p"/>
                          </m:rPr>
                          <w:rPr>
                            <w:rFonts w:ascii="Cambria Math" w:hAnsi="Cambria Math"/>
                          </w:rPr>
                          <m:t>k</m:t>
                        </m:r>
                      </m:e>
                    </m:d>
                  </m:sup>
                </m:sSup>
                <m:r>
                  <m:rPr>
                    <m:sty m:val="p"/>
                  </m:rPr>
                  <w:rPr>
                    <w:rFonts w:ascii="Cambria Math" w:hAnsi="Cambria Math"/>
                  </w:rPr>
                  <m:t xml:space="preserve">= </m:t>
                </m:r>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1,0</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2,0</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,0</m:t>
                              </m:r>
                            </m:sub>
                            <m:sup>
                              <m:d>
                                <m:dPr>
                                  <m:ctrlPr>
                                    <w:rPr>
                                      <w:rFonts w:ascii="Cambria Math" w:hAnsi="Cambria Math"/>
                                    </w:rPr>
                                  </m:ctrlPr>
                                </m:dPr>
                                <m:e>
                                  <m:r>
                                    <m:rPr>
                                      <m:sty m:val="p"/>
                                    </m:rPr>
                                    <w:rPr>
                                      <w:rFonts w:ascii="Cambria Math" w:hAnsi="Cambria Math"/>
                                    </w:rPr>
                                    <m:t>k</m:t>
                                  </m:r>
                                </m:e>
                              </m:d>
                            </m:sup>
                          </m:sSubSup>
                        </m:e>
                      </m:m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mr>
                      <m:mr>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e>
                      </m:mr>
                    </m:m>
                  </m:e>
                </m:d>
              </m:oMath>
            </m:oMathPara>
          </w:p>
        </w:tc>
        <w:tc>
          <w:tcPr>
            <w:tcW w:w="978" w:type="dxa"/>
            <w:vAlign w:val="center"/>
          </w:tcPr>
          <w:p w:rsidR="008A728A" w:rsidRPr="00CB0061" w:rsidRDefault="008A728A" w:rsidP="001B66E5">
            <w:pPr>
              <w:ind w:firstLine="0"/>
              <w:jc w:val="center"/>
            </w:pPr>
            <w:r w:rsidRPr="00CB0061">
              <w:t>(3.7)</w:t>
            </w:r>
          </w:p>
        </w:tc>
      </w:tr>
    </w:tbl>
    <w:p w:rsidR="00A85D2A" w:rsidRPr="00CB0061" w:rsidRDefault="00A85D2A" w:rsidP="001E381A"/>
    <w:p w:rsidR="001E381A" w:rsidRPr="00CB0061" w:rsidRDefault="00A85D2A" w:rsidP="001E381A">
      <w:r w:rsidRPr="00CB0061">
        <w:t>Wejścia k-tej warstwy można natomiast przedstawić za pomocą wektora:</w:t>
      </w:r>
    </w:p>
    <w:p w:rsidR="00936C60" w:rsidRPr="00CB0061" w:rsidRDefault="00936C60" w:rsidP="001E381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936C60" w:rsidRPr="00CB0061" w:rsidTr="001B66E5">
        <w:trPr>
          <w:trHeight w:val="851"/>
        </w:trPr>
        <w:tc>
          <w:tcPr>
            <w:tcW w:w="7763" w:type="dxa"/>
            <w:vAlign w:val="center"/>
          </w:tcPr>
          <w:p w:rsidR="00936C60" w:rsidRPr="00CB0061" w:rsidRDefault="00CC3C12" w:rsidP="00846982">
            <w:pPr>
              <w:ind w:firstLine="0"/>
              <w:jc w:val="center"/>
            </w:pPr>
            <m:oMathPara>
              <m:oMath>
                <m:sSup>
                  <m:sSupPr>
                    <m:ctrlPr>
                      <w:rPr>
                        <w:rFonts w:ascii="Cambria Math" w:hAnsi="Cambria Math"/>
                        <w:b/>
                      </w:rPr>
                    </m:ctrlPr>
                  </m:sSupPr>
                  <m:e>
                    <m:r>
                      <m:rPr>
                        <m:sty m:val="b"/>
                      </m:rPr>
                      <w:rPr>
                        <w:rFonts w:ascii="Cambria Math" w:hAnsi="Cambria Math"/>
                      </w:rPr>
                      <m:t>x</m:t>
                    </m:r>
                  </m:e>
                  <m:sup>
                    <m:r>
                      <m:rPr>
                        <m:sty m:val="p"/>
                      </m:rPr>
                      <w:rPr>
                        <w:rFonts w:ascii="Cambria Math" w:hAnsi="Cambria Math"/>
                      </w:rPr>
                      <m:t>(k)</m:t>
                    </m:r>
                  </m:sup>
                </m:sSup>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0</m:t>
                              </m:r>
                            </m:sub>
                            <m:sup>
                              <m:r>
                                <m:rPr>
                                  <m:sty m:val="p"/>
                                </m:rPr>
                                <w:rPr>
                                  <w:rFonts w:ascii="Cambria Math" w:hAnsi="Cambria Math"/>
                                </w:rPr>
                                <m:t>(k)</m:t>
                              </m:r>
                            </m:sup>
                          </m:sSubSup>
                          <m:r>
                            <m:rPr>
                              <m:sty m:val="p"/>
                            </m:rPr>
                            <w:rPr>
                              <w:rFonts w:ascii="Cambria Math" w:hAnsi="Cambria Math"/>
                            </w:rPr>
                            <m:t>= 1</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1</m:t>
                              </m:r>
                            </m:sub>
                            <m:sup>
                              <m:r>
                                <m:rPr>
                                  <m:sty m:val="p"/>
                                </m:rPr>
                                <w:rPr>
                                  <w:rFonts w:ascii="Cambria Math" w:hAnsi="Cambria Math"/>
                                </w:rPr>
                                <m:t>(k)</m:t>
                              </m:r>
                            </m:sup>
                          </m:sSubSup>
                          <m:ctrlPr>
                            <w:rPr>
                              <w:rFonts w:ascii="Cambria Math" w:eastAsia="Cambria Math" w:hAnsi="Cambria Math" w:cs="Cambria Math"/>
                            </w:rPr>
                          </m:ctrlPr>
                        </m:e>
                      </m:mr>
                      <m:mr>
                        <m:e>
                          <m:r>
                            <m:rPr>
                              <m:sty m:val="p"/>
                            </m:rPr>
                            <w:rPr>
                              <w:rFonts w:ascii="Cambria Math" w:eastAsia="Cambria Math" w:hAnsi="Cambria Math" w:cs="Cambria Math"/>
                            </w:rPr>
                            <m:t>⋮</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x</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r>
                                <m:rPr>
                                  <m:sty m:val="p"/>
                                </m:rPr>
                                <w:rPr>
                                  <w:rFonts w:ascii="Cambria Math" w:hAnsi="Cambria Math"/>
                                </w:rPr>
                                <m:t>(k)</m:t>
                              </m:r>
                            </m:sup>
                          </m:sSubSup>
                        </m:e>
                      </m:mr>
                    </m:m>
                  </m:e>
                </m:d>
              </m:oMath>
            </m:oMathPara>
          </w:p>
        </w:tc>
        <w:tc>
          <w:tcPr>
            <w:tcW w:w="978" w:type="dxa"/>
            <w:vAlign w:val="center"/>
          </w:tcPr>
          <w:p w:rsidR="00936C60" w:rsidRPr="00CB0061" w:rsidRDefault="00936C60" w:rsidP="001B66E5">
            <w:pPr>
              <w:ind w:firstLine="0"/>
              <w:jc w:val="center"/>
            </w:pPr>
            <w:r w:rsidRPr="00CB0061">
              <w:t>(3.</w:t>
            </w:r>
            <w:r w:rsidR="00750331" w:rsidRPr="00CB0061">
              <w:t>8</w:t>
            </w:r>
            <w:r w:rsidRPr="00CB0061">
              <w:t>)</w:t>
            </w:r>
          </w:p>
        </w:tc>
      </w:tr>
    </w:tbl>
    <w:p w:rsidR="00936C60" w:rsidRPr="00CB0061" w:rsidRDefault="00936C60" w:rsidP="001E381A"/>
    <w:p w:rsidR="00201CC3" w:rsidRPr="00CB0061" w:rsidRDefault="00E51CC0" w:rsidP="001E381A">
      <w:r w:rsidRPr="00CB0061">
        <w:t xml:space="preserve">Teraz można przedstawić równanie 3.6 w </w:t>
      </w:r>
      <w:r w:rsidR="00FE3178" w:rsidRPr="00CB0061">
        <w:t>następujący</w:t>
      </w:r>
      <w:r w:rsidRPr="00CB0061">
        <w:t xml:space="preserve"> sposób</w:t>
      </w:r>
      <w:r w:rsidR="00652C0B" w:rsidRPr="00CB0061">
        <w:t xml:space="preserve">, jako operacja macierzowa (pogrubione zmienne </w:t>
      </w:r>
      <w:r w:rsidR="00652C0B" w:rsidRPr="00CB0061">
        <w:rPr>
          <w:b/>
          <w:i/>
        </w:rPr>
        <w:t>x</w:t>
      </w:r>
      <w:r w:rsidR="00652C0B" w:rsidRPr="00CB0061">
        <w:t xml:space="preserve"> i </w:t>
      </w:r>
      <w:r w:rsidR="00652C0B" w:rsidRPr="00CB0061">
        <w:rPr>
          <w:b/>
          <w:i/>
        </w:rPr>
        <w:t>t</w:t>
      </w:r>
      <w:r w:rsidR="00652C0B" w:rsidRPr="00CB0061">
        <w:t xml:space="preserve"> oznaczają macierze, oznaczenie </w:t>
      </w:r>
      <m:oMath>
        <m:sSub>
          <m:sSubPr>
            <m:ctrlPr>
              <w:rPr>
                <w:rFonts w:ascii="Cambria Math" w:hAnsi="Cambria Math"/>
                <w:b/>
                <w:i/>
              </w:rPr>
            </m:ctrlPr>
          </m:sSubPr>
          <m:e>
            <m:r>
              <m:rPr>
                <m:sty m:val="bi"/>
              </m:rPr>
              <w:rPr>
                <w:rFonts w:ascii="Cambria Math" w:hAnsi="Cambria Math"/>
              </w:rPr>
              <m:t xml:space="preserve"> w</m:t>
            </m:r>
            <m:ctrlPr>
              <w:rPr>
                <w:rFonts w:ascii="Cambria Math" w:hAnsi="Cambria Math"/>
                <w:i/>
              </w:rPr>
            </m:ctrlPr>
          </m:e>
          <m:sub>
            <m:r>
              <w:rPr>
                <w:rFonts w:ascii="Cambria Math" w:hAnsi="Cambria Math"/>
              </w:rPr>
              <m:t>:,i</m:t>
            </m:r>
            <m:ctrlPr>
              <w:rPr>
                <w:rFonts w:ascii="Cambria Math" w:hAnsi="Cambria Math"/>
                <w:i/>
              </w:rPr>
            </m:ctrlPr>
          </m:sub>
        </m:sSub>
      </m:oMath>
      <w:r w:rsidR="00652C0B" w:rsidRPr="00CB0061">
        <w:t xml:space="preserve"> identyfikuje </w:t>
      </w:r>
      <w:r w:rsidR="009D5404" w:rsidRPr="00CB0061">
        <w:t>i-tą kolumnę w macierzy wag)</w:t>
      </w:r>
      <w:r w:rsidRPr="00CB0061">
        <w:t>:</w:t>
      </w:r>
    </w:p>
    <w:p w:rsidR="00E51CC0" w:rsidRPr="00CB0061" w:rsidRDefault="00E51CC0" w:rsidP="001E381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251732" w:rsidRPr="00CB0061" w:rsidTr="00251732">
        <w:trPr>
          <w:trHeight w:val="445"/>
        </w:trPr>
        <w:tc>
          <w:tcPr>
            <w:tcW w:w="7763" w:type="dxa"/>
            <w:vAlign w:val="center"/>
          </w:tcPr>
          <w:p w:rsidR="00251732" w:rsidRPr="00CB0061" w:rsidRDefault="00CC3C12" w:rsidP="008D5E2E">
            <w:pPr>
              <w:ind w:firstLine="0"/>
              <w:jc w:val="center"/>
            </w:pPr>
            <m:oMathPara>
              <m:oMath>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ctrlPr>
                      <w:rPr>
                        <w:rFonts w:ascii="Cambria Math" w:hAnsi="Cambria Math"/>
                        <w:i/>
                      </w:rPr>
                    </m:ctrlPr>
                  </m:sup>
                </m:sSub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
                              </m:rPr>
                              <w:rPr>
                                <w:rFonts w:ascii="Cambria Math" w:hAnsi="Cambria Math"/>
                              </w:rPr>
                              <m:t>x</m:t>
                            </m:r>
                          </m:e>
                          <m:sup>
                            <m:r>
                              <m:rPr>
                                <m:sty m:val="p"/>
                              </m:rPr>
                              <w:rPr>
                                <w:rFonts w:ascii="Cambria Math" w:hAnsi="Cambria Math"/>
                              </w:rPr>
                              <m:t>(k)</m:t>
                            </m:r>
                          </m:sup>
                        </m:sSup>
                      </m:e>
                    </m:d>
                  </m:e>
                  <m:sup>
                    <m:r>
                      <m:rPr>
                        <m:sty m:val="p"/>
                      </m:rPr>
                      <w:rPr>
                        <w:rFonts w:ascii="Cambria Math" w:hAnsi="Cambria Math"/>
                      </w:rPr>
                      <m:t>T</m:t>
                    </m:r>
                  </m:sup>
                </m:sSup>
                <m:sSubSup>
                  <m:sSubSupPr>
                    <m:ctrlPr>
                      <w:rPr>
                        <w:rFonts w:ascii="Cambria Math" w:hAnsi="Cambria Math"/>
                      </w:rPr>
                    </m:ctrlPr>
                  </m:sSubSupPr>
                  <m:e>
                    <m:r>
                      <m:rPr>
                        <m:sty m:val="b"/>
                      </m:rPr>
                      <w:rPr>
                        <w:rFonts w:ascii="Cambria Math" w:hAnsi="Cambria Math"/>
                      </w:rPr>
                      <m:t xml:space="preserve"> w</m:t>
                    </m:r>
                  </m:e>
                  <m:sub>
                    <m:r>
                      <m:rPr>
                        <m:sty m:val="p"/>
                      </m:rPr>
                      <w:rPr>
                        <w:rFonts w:ascii="Cambria Math" w:hAnsi="Cambria Math"/>
                      </w:rPr>
                      <m:t>:,i</m:t>
                    </m:r>
                  </m:sub>
                  <m:sup>
                    <m:r>
                      <m:rPr>
                        <m:sty m:val="p"/>
                      </m:rPr>
                      <w:rPr>
                        <w:rFonts w:ascii="Cambria Math" w:hAnsi="Cambria Math"/>
                      </w:rPr>
                      <m:t>(k)</m:t>
                    </m:r>
                  </m:sup>
                </m:sSubSup>
              </m:oMath>
            </m:oMathPara>
          </w:p>
        </w:tc>
        <w:tc>
          <w:tcPr>
            <w:tcW w:w="978" w:type="dxa"/>
            <w:vAlign w:val="center"/>
          </w:tcPr>
          <w:p w:rsidR="00251732" w:rsidRPr="00CB0061" w:rsidRDefault="00251732" w:rsidP="001B66E5">
            <w:pPr>
              <w:ind w:firstLine="0"/>
              <w:jc w:val="center"/>
            </w:pPr>
            <w:r w:rsidRPr="00CB0061">
              <w:t>(3.9)</w:t>
            </w:r>
          </w:p>
        </w:tc>
      </w:tr>
    </w:tbl>
    <w:p w:rsidR="00251732" w:rsidRPr="00CB0061" w:rsidRDefault="00251732" w:rsidP="001E381A"/>
    <w:p w:rsidR="00251732" w:rsidRPr="00CB0061" w:rsidRDefault="00251732" w:rsidP="001E381A">
      <w:r w:rsidRPr="00CB0061">
        <w:t>Ten wzór można uprościć jeszcze bardziej:</w:t>
      </w:r>
    </w:p>
    <w:p w:rsidR="00251732" w:rsidRPr="00CB0061" w:rsidRDefault="00251732" w:rsidP="001E381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951D69" w:rsidRPr="00CB0061" w:rsidTr="001B66E5">
        <w:trPr>
          <w:trHeight w:val="445"/>
        </w:trPr>
        <w:tc>
          <w:tcPr>
            <w:tcW w:w="7763" w:type="dxa"/>
            <w:vAlign w:val="center"/>
          </w:tcPr>
          <w:p w:rsidR="00951D69" w:rsidRPr="00CB0061" w:rsidRDefault="00CC3C12" w:rsidP="008D5E2E">
            <w:pPr>
              <w:ind w:firstLine="0"/>
              <w:jc w:val="center"/>
            </w:pPr>
            <m:oMathPara>
              <m:oMath>
                <m:sSup>
                  <m:sSupPr>
                    <m:ctrlPr>
                      <w:rPr>
                        <w:rFonts w:ascii="Cambria Math" w:hAnsi="Cambria Math"/>
                      </w:rPr>
                    </m:ctrlPr>
                  </m:sSupPr>
                  <m:e>
                    <m:r>
                      <m:rPr>
                        <m:sty m:val="p"/>
                      </m:rPr>
                      <w:rPr>
                        <w:rFonts w:ascii="Cambria Math" w:hAnsi="Cambria Math"/>
                      </w:rPr>
                      <m:t>s</m:t>
                    </m:r>
                  </m:e>
                  <m:sup>
                    <m:d>
                      <m:dPr>
                        <m:ctrlPr>
                          <w:rPr>
                            <w:rFonts w:ascii="Cambria Math" w:hAnsi="Cambria Math"/>
                          </w:rPr>
                        </m:ctrlPr>
                      </m:dPr>
                      <m:e>
                        <m:r>
                          <m:rPr>
                            <m:sty m:val="p"/>
                          </m:rPr>
                          <w:rPr>
                            <w:rFonts w:ascii="Cambria Math" w:hAnsi="Cambria Math"/>
                          </w:rPr>
                          <m:t>k</m:t>
                        </m:r>
                      </m:e>
                    </m:d>
                    <m:ctrlPr>
                      <w:rPr>
                        <w:rFonts w:ascii="Cambria Math" w:hAnsi="Cambria Math"/>
                        <w:i/>
                      </w:rPr>
                    </m:ctrlPr>
                  </m:sup>
                </m:s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
                              </m:rPr>
                              <w:rPr>
                                <w:rFonts w:ascii="Cambria Math" w:hAnsi="Cambria Math"/>
                              </w:rPr>
                              <m:t>x</m:t>
                            </m:r>
                          </m:e>
                          <m:sup>
                            <m:r>
                              <m:rPr>
                                <m:sty m:val="p"/>
                              </m:rPr>
                              <w:rPr>
                                <w:rFonts w:ascii="Cambria Math" w:hAnsi="Cambria Math"/>
                              </w:rPr>
                              <m:t>(k)</m:t>
                            </m:r>
                          </m:sup>
                        </m:sSup>
                      </m:e>
                    </m:d>
                  </m:e>
                  <m:sup>
                    <m:r>
                      <m:rPr>
                        <m:sty m:val="p"/>
                      </m:rPr>
                      <w:rPr>
                        <w:rFonts w:ascii="Cambria Math" w:hAnsi="Cambria Math"/>
                      </w:rPr>
                      <m:t>T</m:t>
                    </m:r>
                  </m:sup>
                </m:sSup>
                <m:sSup>
                  <m:sSupPr>
                    <m:ctrlPr>
                      <w:rPr>
                        <w:rFonts w:ascii="Cambria Math" w:hAnsi="Cambria Math"/>
                        <w:b/>
                      </w:rPr>
                    </m:ctrlPr>
                  </m:sSupPr>
                  <m:e>
                    <m:r>
                      <m:rPr>
                        <m:sty m:val="b"/>
                      </m:rPr>
                      <w:rPr>
                        <w:rFonts w:ascii="Cambria Math" w:hAnsi="Cambria Math"/>
                      </w:rPr>
                      <m:t xml:space="preserve"> w</m:t>
                    </m:r>
                    <m:ctrlPr>
                      <w:rPr>
                        <w:rFonts w:ascii="Cambria Math" w:hAnsi="Cambria Math"/>
                      </w:rPr>
                    </m:ctrlPr>
                  </m:e>
                  <m:sup>
                    <m:r>
                      <m:rPr>
                        <m:sty m:val="p"/>
                      </m:rPr>
                      <w:rPr>
                        <w:rFonts w:ascii="Cambria Math" w:hAnsi="Cambria Math"/>
                      </w:rPr>
                      <m:t>(k)</m:t>
                    </m:r>
                    <m:ctrlPr>
                      <w:rPr>
                        <w:rFonts w:ascii="Cambria Math" w:hAnsi="Cambria Math"/>
                      </w:rPr>
                    </m:ctrlPr>
                  </m:sup>
                </m:sSup>
              </m:oMath>
            </m:oMathPara>
          </w:p>
        </w:tc>
        <w:tc>
          <w:tcPr>
            <w:tcW w:w="978" w:type="dxa"/>
            <w:vAlign w:val="center"/>
          </w:tcPr>
          <w:p w:rsidR="00951D69" w:rsidRPr="00CB0061" w:rsidRDefault="00951D69" w:rsidP="00FE3178">
            <w:pPr>
              <w:ind w:firstLine="0"/>
              <w:jc w:val="center"/>
            </w:pPr>
            <w:r w:rsidRPr="00CB0061">
              <w:t>(3.</w:t>
            </w:r>
            <w:r w:rsidR="00FE3178" w:rsidRPr="00CB0061">
              <w:t>10</w:t>
            </w:r>
            <w:r w:rsidRPr="00CB0061">
              <w:t>)</w:t>
            </w:r>
          </w:p>
        </w:tc>
      </w:tr>
    </w:tbl>
    <w:p w:rsidR="006F17B5" w:rsidRPr="00CB0061" w:rsidRDefault="006F17B5" w:rsidP="00736B54">
      <w:pPr>
        <w:pStyle w:val="Nagwek3"/>
      </w:pPr>
      <w:bookmarkStart w:id="70" w:name="_Toc262305029"/>
      <w:r w:rsidRPr="00CB0061">
        <w:t>Zastosowanie GPU</w:t>
      </w:r>
      <w:r w:rsidR="00DD25E4" w:rsidRPr="00CB0061">
        <w:t xml:space="preserve"> w </w:t>
      </w:r>
      <w:r w:rsidRPr="00CB0061">
        <w:t>sztucznych sieciach neuronowych</w:t>
      </w:r>
      <w:bookmarkEnd w:id="70"/>
    </w:p>
    <w:p w:rsidR="004A443A" w:rsidRPr="00CB0061" w:rsidRDefault="001258BE" w:rsidP="001258BE">
      <w:r w:rsidRPr="00CB0061">
        <w:t xml:space="preserve">Jak pokazano we wzorze 3.10, </w:t>
      </w:r>
      <w:r w:rsidR="001B66E5" w:rsidRPr="00CB0061">
        <w:t xml:space="preserve">obliczanie wyjścia jednej warstwy sieci jest operacją macierzową. Operacje służące do uczenia sieci MLP, opisane w </w:t>
      </w:r>
      <w:sdt>
        <w:sdtPr>
          <w:id w:val="60967349"/>
          <w:citation/>
        </w:sdtPr>
        <w:sdtContent>
          <w:fldSimple w:instr=" CITATION Rut05 \p 185 \l 1045  ">
            <w:r w:rsidR="001B66E5" w:rsidRPr="00CB0061">
              <w:rPr>
                <w:noProof/>
              </w:rPr>
              <w:t>(Rutkowski, 2005, str. 185)</w:t>
            </w:r>
          </w:fldSimple>
        </w:sdtContent>
      </w:sdt>
      <w:r w:rsidR="004A443A" w:rsidRPr="00CB0061">
        <w:t xml:space="preserve">, </w:t>
      </w:r>
      <w:r w:rsidR="00CB0061" w:rsidRPr="00CB0061">
        <w:t>również</w:t>
      </w:r>
      <w:r w:rsidR="004A443A" w:rsidRPr="00CB0061">
        <w:t xml:space="preserve"> mogą być przedstawione jako operacje macierzowe</w:t>
      </w:r>
      <w:r w:rsidR="001B66E5" w:rsidRPr="00CB0061">
        <w:t>. Pozwala to na zrównol</w:t>
      </w:r>
      <w:r w:rsidR="004A443A" w:rsidRPr="00CB0061">
        <w:t xml:space="preserve">eglenie tych operacji. </w:t>
      </w:r>
    </w:p>
    <w:p w:rsidR="00985E34" w:rsidRPr="00CB0061" w:rsidRDefault="004A443A" w:rsidP="00985E34">
      <w:r w:rsidRPr="00CB0061">
        <w:t xml:space="preserve">W przypadku obliczania wyjścia warstwy neuronów, każdemu neuronowi w tej warstwie można przypisać jeden wątek działający równolegle z </w:t>
      </w:r>
      <w:r w:rsidR="00016374" w:rsidRPr="00CB0061">
        <w:t xml:space="preserve">pozostałymi. W przypadku technologii typu CUDA, taka liczba równoległych wątków może być niewystarczająca dla osiągnięcia wysokiej wydajności. </w:t>
      </w:r>
      <w:r w:rsidR="00985E34" w:rsidRPr="00CB0061">
        <w:t>Można jednak tę liczbę zwiększyć przez obliczanie wyjść jednocześnie dla ponad jednego testu. Właśnie tego typu technikę zastosowałem w opisanej w następnym rozdziale bibliotece CNL.</w:t>
      </w:r>
    </w:p>
    <w:p w:rsidR="002B7DE9" w:rsidRPr="00CB0061" w:rsidRDefault="00AD153A" w:rsidP="00AD153A">
      <w:r w:rsidRPr="00CB0061">
        <w:t>Zrównoleglenie poprzez obliczanie wyjść wielu warstw danej sieci MLP</w:t>
      </w:r>
      <w:r w:rsidR="0005484B" w:rsidRPr="00CB0061">
        <w:t xml:space="preserve"> równolegle nie jest możliwe do uzyskania</w:t>
      </w:r>
      <w:r w:rsidRPr="00CB0061">
        <w:t xml:space="preserve">. </w:t>
      </w:r>
      <w:r w:rsidR="0005484B" w:rsidRPr="00CB0061">
        <w:t>Powodem jest to, że do obliczenia wyjścia danej warstwy konieczna jest znajomość wyjść warstwy poprzedniej. Podobne ograniczenia występują w procesie uczenia sieci.</w:t>
      </w:r>
    </w:p>
    <w:p w:rsidR="006F17B5" w:rsidRPr="00CB0061" w:rsidRDefault="006F17B5" w:rsidP="00A56CBE">
      <w:pPr>
        <w:pStyle w:val="Nagwek3"/>
      </w:pPr>
      <w:bookmarkStart w:id="71" w:name="_Toc262305030"/>
      <w:r w:rsidRPr="00CB0061">
        <w:t>Istniejące rozwiązania software’owe</w:t>
      </w:r>
      <w:bookmarkEnd w:id="71"/>
    </w:p>
    <w:p w:rsidR="00391636" w:rsidRPr="00CB0061" w:rsidRDefault="00C45D81" w:rsidP="00736B54">
      <w:r w:rsidRPr="00CB0061">
        <w:t>Przydatność technologii GPGPU przy użyciu sztucznych sieci neuronowych jest bardzo wyraźna</w:t>
      </w:r>
      <w:r w:rsidR="00391636" w:rsidRPr="00CB0061">
        <w:t xml:space="preserve">, w związku z czym w </w:t>
      </w:r>
      <w:r w:rsidR="00027BD1" w:rsidRPr="00CB0061">
        <w:t xml:space="preserve">ciągu ostatnich </w:t>
      </w:r>
      <w:r w:rsidRPr="00CB0061">
        <w:t xml:space="preserve">kilku lat </w:t>
      </w:r>
      <w:r w:rsidR="00510613" w:rsidRPr="00CB0061">
        <w:t>powzięte były</w:t>
      </w:r>
      <w:r w:rsidRPr="00CB0061">
        <w:t xml:space="preserve"> pewne </w:t>
      </w:r>
      <w:r w:rsidR="00391636" w:rsidRPr="00CB0061">
        <w:t>próby wykorzystania tej technologii:</w:t>
      </w:r>
    </w:p>
    <w:p w:rsidR="00736B54" w:rsidRPr="00CB0061" w:rsidRDefault="004F7D52" w:rsidP="00391636">
      <w:pPr>
        <w:pStyle w:val="Akapitzlist"/>
        <w:numPr>
          <w:ilvl w:val="0"/>
          <w:numId w:val="47"/>
        </w:numPr>
      </w:pPr>
      <w:r w:rsidRPr="00CB0061">
        <w:t>Praca opisująca użycie technologii CUDA przy wykonaniu kilku różnych algorytmów rozpoznawania obrazów, m.in. sieci SVM</w:t>
      </w:r>
      <w:r w:rsidR="00D9712B">
        <w:rPr>
          <w:rStyle w:val="Odwoanieprzypisudolnego"/>
        </w:rPr>
        <w:footnoteReference w:id="22"/>
      </w:r>
      <w:r w:rsidR="00307382" w:rsidRPr="00CB0061">
        <w:rPr>
          <w:sz w:val="23"/>
          <w:szCs w:val="23"/>
        </w:rPr>
        <w:t xml:space="preserve"> </w:t>
      </w:r>
      <w:r w:rsidR="00510613" w:rsidRPr="00CB0061">
        <w:rPr>
          <w:sz w:val="23"/>
          <w:szCs w:val="23"/>
        </w:rPr>
        <w:t>–</w:t>
      </w:r>
      <w:r w:rsidR="00307382" w:rsidRPr="00CB0061">
        <w:rPr>
          <w:sz w:val="23"/>
          <w:szCs w:val="23"/>
        </w:rPr>
        <w:t xml:space="preserve"> </w:t>
      </w:r>
      <w:r w:rsidR="00510613" w:rsidRPr="00CB0061">
        <w:rPr>
          <w:sz w:val="23"/>
          <w:szCs w:val="23"/>
        </w:rPr>
        <w:t>(</w:t>
      </w:r>
      <w:sdt>
        <w:sdtPr>
          <w:rPr>
            <w:sz w:val="23"/>
            <w:szCs w:val="23"/>
          </w:rPr>
          <w:id w:val="60967347"/>
          <w:citation/>
        </w:sdtPr>
        <w:sdtContent>
          <w:r w:rsidR="00CC3C12" w:rsidRPr="00CB0061">
            <w:rPr>
              <w:sz w:val="23"/>
              <w:szCs w:val="23"/>
            </w:rPr>
            <w:fldChar w:fldCharType="begin"/>
          </w:r>
          <w:r w:rsidR="009E005D" w:rsidRPr="00CB0061">
            <w:rPr>
              <w:sz w:val="23"/>
              <w:szCs w:val="23"/>
            </w:rPr>
            <w:instrText xml:space="preserve"> CITATION Jes09 \l 1045 </w:instrText>
          </w:r>
          <w:r w:rsidR="00CC3C12" w:rsidRPr="00CB0061">
            <w:rPr>
              <w:sz w:val="23"/>
              <w:szCs w:val="23"/>
            </w:rPr>
            <w:fldChar w:fldCharType="separate"/>
          </w:r>
          <w:r w:rsidR="009E005D" w:rsidRPr="00CB0061">
            <w:rPr>
              <w:noProof/>
              <w:sz w:val="23"/>
              <w:szCs w:val="23"/>
            </w:rPr>
            <w:t>(Harvey, 2009)</w:t>
          </w:r>
          <w:r w:rsidR="00CC3C12" w:rsidRPr="00CB0061">
            <w:rPr>
              <w:sz w:val="23"/>
              <w:szCs w:val="23"/>
            </w:rPr>
            <w:fldChar w:fldCharType="end"/>
          </w:r>
        </w:sdtContent>
      </w:sdt>
      <w:r w:rsidR="00510613" w:rsidRPr="00CB0061">
        <w:rPr>
          <w:sz w:val="23"/>
          <w:szCs w:val="23"/>
        </w:rPr>
        <w:t>, wymieniona wyżej);</w:t>
      </w:r>
    </w:p>
    <w:p w:rsidR="00847697" w:rsidRPr="00CB0061" w:rsidRDefault="00FF69C8" w:rsidP="005B2635">
      <w:pPr>
        <w:pStyle w:val="Akapitzlist"/>
        <w:numPr>
          <w:ilvl w:val="0"/>
          <w:numId w:val="47"/>
        </w:numPr>
      </w:pPr>
      <w:r w:rsidRPr="00CB0061">
        <w:lastRenderedPageBreak/>
        <w:t>Artykuł</w:t>
      </w:r>
      <w:r w:rsidR="00F9631F" w:rsidRPr="00CB0061">
        <w:t xml:space="preserve"> opisujący badania nad użyciem splotowych sieci neuronowych (ang. </w:t>
      </w:r>
      <w:r w:rsidR="00F9631F" w:rsidRPr="00CB0061">
        <w:rPr>
          <w:rStyle w:val="PodkrelenieZnak"/>
        </w:rPr>
        <w:t>convolutional neural networks</w:t>
      </w:r>
      <w:r w:rsidR="00F9631F" w:rsidRPr="00CB0061">
        <w:t>) w problemach rozpoznawania twarzy</w:t>
      </w:r>
      <w:r w:rsidR="00DB6DD0" w:rsidRPr="00CB0061">
        <w:t xml:space="preserve"> przy użyciu CUDA</w:t>
      </w:r>
      <w:r w:rsidRPr="00CB0061">
        <w:t xml:space="preserve"> </w:t>
      </w:r>
      <w:sdt>
        <w:sdtPr>
          <w:id w:val="90108922"/>
          <w:citation/>
        </w:sdtPr>
        <w:sdtContent>
          <w:r w:rsidR="00CC3C12" w:rsidRPr="00CB0061">
            <w:rPr>
              <w:color w:val="auto"/>
            </w:rPr>
            <w:fldChar w:fldCharType="begin"/>
          </w:r>
          <w:r w:rsidR="00847697" w:rsidRPr="00CB0061">
            <w:rPr>
              <w:color w:val="auto"/>
            </w:rPr>
            <w:instrText xml:space="preserve"> CITATION Nas09 \l 1045 </w:instrText>
          </w:r>
          <w:r w:rsidR="00CC3C12" w:rsidRPr="00CB0061">
            <w:rPr>
              <w:color w:val="auto"/>
            </w:rPr>
            <w:fldChar w:fldCharType="separate"/>
          </w:r>
          <w:r w:rsidR="00847697" w:rsidRPr="00CB0061">
            <w:rPr>
              <w:noProof/>
              <w:color w:val="auto"/>
            </w:rPr>
            <w:t>(Nasse, Thurau, &amp; Fink, 2009)</w:t>
          </w:r>
          <w:r w:rsidR="00CC3C12" w:rsidRPr="00CB0061">
            <w:rPr>
              <w:color w:val="auto"/>
            </w:rPr>
            <w:fldChar w:fldCharType="end"/>
          </w:r>
        </w:sdtContent>
      </w:sdt>
      <w:r w:rsidR="00510613" w:rsidRPr="00CB0061">
        <w:t>;</w:t>
      </w:r>
    </w:p>
    <w:p w:rsidR="00DB6DD0" w:rsidRPr="00CB0061" w:rsidRDefault="00A23D62" w:rsidP="005B2635">
      <w:pPr>
        <w:pStyle w:val="Akapitzlist"/>
        <w:numPr>
          <w:ilvl w:val="0"/>
          <w:numId w:val="47"/>
        </w:numPr>
      </w:pPr>
      <w:r w:rsidRPr="00CB0061">
        <w:t xml:space="preserve">Artykuł opisujący użycie technologii </w:t>
      </w:r>
      <w:r w:rsidRPr="00CB0061">
        <w:rPr>
          <w:rStyle w:val="PodkrelenieZnak"/>
        </w:rPr>
        <w:t>Microsoft Accelerator</w:t>
      </w:r>
      <w:r w:rsidRPr="00CB0061">
        <w:t xml:space="preserve"> do uczenia sieci MLP</w:t>
      </w:r>
      <w:sdt>
        <w:sdtPr>
          <w:id w:val="138999423"/>
          <w:citation/>
        </w:sdtPr>
        <w:sdtContent>
          <w:fldSimple w:instr=" CITATION Pra07 \l 1045 ">
            <w:r w:rsidRPr="00CB0061">
              <w:rPr>
                <w:noProof/>
              </w:rPr>
              <w:t xml:space="preserve"> (Prabhu, 2007)</w:t>
            </w:r>
          </w:fldSimple>
        </w:sdtContent>
      </w:sdt>
      <w:r w:rsidR="00510613" w:rsidRPr="00CB0061">
        <w:t>;</w:t>
      </w:r>
    </w:p>
    <w:p w:rsidR="00A23D62" w:rsidRPr="00CB0061" w:rsidRDefault="001C411E" w:rsidP="00095391">
      <w:pPr>
        <w:pStyle w:val="Akapitzlist"/>
        <w:numPr>
          <w:ilvl w:val="0"/>
          <w:numId w:val="47"/>
        </w:numPr>
        <w:rPr>
          <w:color w:val="auto"/>
        </w:rPr>
      </w:pPr>
      <w:r w:rsidRPr="00CB0061">
        <w:t xml:space="preserve">Badanie użycia </w:t>
      </w:r>
      <w:r w:rsidR="00C52DE2" w:rsidRPr="00CB0061">
        <w:t xml:space="preserve">CUDA w symulacji impulsowych sieci neuronowych (ang. </w:t>
      </w:r>
      <w:r w:rsidR="00095391" w:rsidRPr="00CB0061">
        <w:rPr>
          <w:rStyle w:val="PodkrelenieZnak"/>
        </w:rPr>
        <w:t>spiking neural networks</w:t>
      </w:r>
      <w:r w:rsidR="005D12F1" w:rsidRPr="00CB0061">
        <w:t xml:space="preserve">) o dużych rozmiarach </w:t>
      </w:r>
      <w:sdt>
        <w:sdtPr>
          <w:id w:val="138999424"/>
          <w:citation/>
        </w:sdtPr>
        <w:sdtContent>
          <w:fldSimple w:instr=" CITATION Jay09 \l 1045 ">
            <w:r w:rsidR="0034368A" w:rsidRPr="00CB0061">
              <w:rPr>
                <w:noProof/>
              </w:rPr>
              <w:t>(Jayram, Dutt, Krichmar, Nicolau, &amp; Veidenbaum, 2009)</w:t>
            </w:r>
          </w:fldSimple>
        </w:sdtContent>
      </w:sdt>
      <w:r w:rsidR="005D12F1" w:rsidRPr="00CB0061">
        <w:t>.</w:t>
      </w:r>
    </w:p>
    <w:p w:rsidR="00847697" w:rsidRPr="00CB0061" w:rsidRDefault="00095391" w:rsidP="00AA0AE2">
      <w:pPr>
        <w:rPr>
          <w:color w:val="auto"/>
        </w:rPr>
      </w:pPr>
      <w:r w:rsidRPr="00CB0061">
        <w:rPr>
          <w:color w:val="auto"/>
        </w:rPr>
        <w:t xml:space="preserve">W powyższych badaniach </w:t>
      </w:r>
      <w:r w:rsidR="00735272" w:rsidRPr="00CB0061">
        <w:rPr>
          <w:color w:val="auto"/>
        </w:rPr>
        <w:t xml:space="preserve">najczęściej przewijają się wnioski, że użycie procesora graficznego do obliczeń związanych z sieciami neuronowymi może </w:t>
      </w:r>
      <w:del w:id="72" w:author="User" w:date="2010-05-24T21:16:00Z">
        <w:r w:rsidR="00735272" w:rsidRPr="00CB0061" w:rsidDel="00D77201">
          <w:rPr>
            <w:color w:val="auto"/>
          </w:rPr>
          <w:delText xml:space="preserve">być </w:delText>
        </w:r>
      </w:del>
      <w:ins w:id="73" w:author="User" w:date="2010-05-24T21:17:00Z">
        <w:r w:rsidR="00D77201">
          <w:rPr>
            <w:color w:val="auto"/>
          </w:rPr>
          <w:t>zwiększyć wydajność algorytmu ponad kilkakrotnie</w:t>
        </w:r>
      </w:ins>
      <w:del w:id="74" w:author="User" w:date="2010-05-24T21:17:00Z">
        <w:r w:rsidR="00735272" w:rsidRPr="00CB0061" w:rsidDel="00D77201">
          <w:rPr>
            <w:color w:val="auto"/>
          </w:rPr>
          <w:delText>przynajmniej kilka razy szybsze niż przy użyciu CPU</w:delText>
        </w:r>
      </w:del>
      <w:r w:rsidR="00735272" w:rsidRPr="00CB0061">
        <w:rPr>
          <w:color w:val="auto"/>
        </w:rPr>
        <w:t xml:space="preserve">. Zwykle jednak, aby </w:t>
      </w:r>
      <w:del w:id="75" w:author="User" w:date="2010-05-24T21:18:00Z">
        <w:r w:rsidR="00735272" w:rsidRPr="00CB0061" w:rsidDel="00D77201">
          <w:rPr>
            <w:color w:val="auto"/>
          </w:rPr>
          <w:delText xml:space="preserve">to </w:delText>
        </w:r>
      </w:del>
      <w:r w:rsidR="00735272" w:rsidRPr="00CB0061">
        <w:rPr>
          <w:color w:val="auto"/>
        </w:rPr>
        <w:t>osiągnąć</w:t>
      </w:r>
      <w:ins w:id="76" w:author="User" w:date="2010-05-24T21:18:00Z">
        <w:r w:rsidR="00D77201">
          <w:rPr>
            <w:color w:val="auto"/>
          </w:rPr>
          <w:t xml:space="preserve"> takie przyspieszenie</w:t>
        </w:r>
      </w:ins>
      <w:r w:rsidR="00735272" w:rsidRPr="00CB0061">
        <w:rPr>
          <w:color w:val="auto"/>
        </w:rPr>
        <w:t xml:space="preserve">, </w:t>
      </w:r>
      <w:r w:rsidR="00AA0AE2" w:rsidRPr="00CB0061">
        <w:rPr>
          <w:color w:val="auto"/>
        </w:rPr>
        <w:t xml:space="preserve">rozmiar problemu i ilość danych </w:t>
      </w:r>
      <w:del w:id="77" w:author="User" w:date="2010-05-24T21:37:00Z">
        <w:r w:rsidR="00AA0AE2" w:rsidRPr="00CB0061" w:rsidDel="00DF0347">
          <w:rPr>
            <w:color w:val="auto"/>
          </w:rPr>
          <w:delText xml:space="preserve">musi </w:delText>
        </w:r>
      </w:del>
      <w:ins w:id="78" w:author="User" w:date="2010-05-24T21:37:00Z">
        <w:r w:rsidR="00DF0347">
          <w:rPr>
            <w:color w:val="auto"/>
          </w:rPr>
          <w:t>muszą</w:t>
        </w:r>
        <w:r w:rsidR="00DF0347" w:rsidRPr="00CB0061">
          <w:rPr>
            <w:color w:val="auto"/>
          </w:rPr>
          <w:t xml:space="preserve"> </w:t>
        </w:r>
      </w:ins>
      <w:r w:rsidR="00AA0AE2" w:rsidRPr="00CB0061">
        <w:rPr>
          <w:color w:val="auto"/>
        </w:rPr>
        <w:t>być naprawdę duż</w:t>
      </w:r>
      <w:ins w:id="79" w:author="User" w:date="2010-05-24T21:38:00Z">
        <w:r w:rsidR="00DF0347">
          <w:rPr>
            <w:color w:val="auto"/>
          </w:rPr>
          <w:t>e</w:t>
        </w:r>
      </w:ins>
      <w:del w:id="80" w:author="User" w:date="2010-05-24T21:38:00Z">
        <w:r w:rsidR="00AA0AE2" w:rsidRPr="00CB0061" w:rsidDel="00DF0347">
          <w:rPr>
            <w:color w:val="auto"/>
          </w:rPr>
          <w:delText>a</w:delText>
        </w:r>
      </w:del>
      <w:r w:rsidR="00AA0AE2" w:rsidRPr="00CB0061">
        <w:rPr>
          <w:color w:val="auto"/>
        </w:rPr>
        <w:t>.</w:t>
      </w:r>
    </w:p>
    <w:p w:rsidR="00836D01" w:rsidRPr="00CB0061" w:rsidRDefault="00836D01">
      <w:pPr>
        <w:spacing w:after="200" w:line="276" w:lineRule="auto"/>
        <w:ind w:firstLine="0"/>
        <w:rPr>
          <w:rFonts w:eastAsiaTheme="majorEastAsia"/>
          <w:b/>
          <w:bCs/>
          <w:color w:val="auto"/>
        </w:rPr>
      </w:pPr>
      <w:r w:rsidRPr="00CB0061">
        <w:rPr>
          <w:color w:val="auto"/>
        </w:rPr>
        <w:br w:type="page"/>
      </w:r>
    </w:p>
    <w:p w:rsidR="00836D01" w:rsidRPr="00CB0061" w:rsidRDefault="00836D01" w:rsidP="002F45CE">
      <w:pPr>
        <w:pStyle w:val="Nagwek1"/>
      </w:pPr>
      <w:bookmarkStart w:id="81" w:name="_Biblioteka_CNL"/>
      <w:bookmarkStart w:id="82" w:name="_Toc262305031"/>
      <w:bookmarkEnd w:id="81"/>
      <w:r w:rsidRPr="00CB0061">
        <w:lastRenderedPageBreak/>
        <w:t>Biblioteka CNL</w:t>
      </w:r>
      <w:bookmarkEnd w:id="82"/>
    </w:p>
    <w:p w:rsidR="00DA028C" w:rsidRPr="00CB0061" w:rsidRDefault="00B3645C" w:rsidP="00836D01">
      <w:pPr>
        <w:rPr>
          <w:color w:val="auto"/>
        </w:rPr>
      </w:pPr>
      <w:r w:rsidRPr="00CB0061">
        <w:rPr>
          <w:color w:val="auto"/>
        </w:rPr>
        <w:t>Głównym</w:t>
      </w:r>
      <w:r w:rsidR="008A131F" w:rsidRPr="00CB0061">
        <w:rPr>
          <w:color w:val="auto"/>
        </w:rPr>
        <w:t xml:space="preserve"> celem </w:t>
      </w:r>
      <w:r w:rsidRPr="00CB0061">
        <w:rPr>
          <w:color w:val="auto"/>
        </w:rPr>
        <w:t>tej pracy magisterskiej jest</w:t>
      </w:r>
      <w:r w:rsidR="008A131F" w:rsidRPr="00CB0061">
        <w:rPr>
          <w:color w:val="auto"/>
        </w:rPr>
        <w:t xml:space="preserve"> stworzenie biblioteki</w:t>
      </w:r>
      <w:r w:rsidR="00343B50" w:rsidRPr="00CB0061">
        <w:rPr>
          <w:color w:val="auto"/>
        </w:rPr>
        <w:t xml:space="preserve"> pozwalającej</w:t>
      </w:r>
      <w:r w:rsidR="00D42D61" w:rsidRPr="00CB0061">
        <w:rPr>
          <w:color w:val="auto"/>
        </w:rPr>
        <w:t xml:space="preserve"> na </w:t>
      </w:r>
      <w:r w:rsidR="00343B50" w:rsidRPr="00CB0061">
        <w:rPr>
          <w:color w:val="auto"/>
        </w:rPr>
        <w:t>wykonywanie operacji</w:t>
      </w:r>
      <w:r w:rsidR="00D42D61" w:rsidRPr="00CB0061">
        <w:rPr>
          <w:color w:val="auto"/>
        </w:rPr>
        <w:t xml:space="preserve"> na </w:t>
      </w:r>
      <w:r w:rsidR="008A131F" w:rsidRPr="00CB0061">
        <w:rPr>
          <w:color w:val="auto"/>
        </w:rPr>
        <w:t>sieci neuronowe</w:t>
      </w:r>
      <w:r w:rsidR="00DD25E4" w:rsidRPr="00CB0061">
        <w:rPr>
          <w:color w:val="auto"/>
        </w:rPr>
        <w:t xml:space="preserve"> z </w:t>
      </w:r>
      <w:r w:rsidR="008A131F" w:rsidRPr="00CB0061">
        <w:rPr>
          <w:color w:val="auto"/>
        </w:rPr>
        <w:t xml:space="preserve">wykorzystaniem CPU </w:t>
      </w:r>
      <w:r w:rsidR="00020F08" w:rsidRPr="00CB0061">
        <w:rPr>
          <w:color w:val="auto"/>
        </w:rPr>
        <w:t>oraz GPU.</w:t>
      </w:r>
      <w:r w:rsidR="00DA028C" w:rsidRPr="00CB0061">
        <w:rPr>
          <w:color w:val="auto"/>
        </w:rPr>
        <w:t xml:space="preserve"> </w:t>
      </w:r>
      <w:r w:rsidR="00343B50" w:rsidRPr="00CB0061">
        <w:rPr>
          <w:color w:val="auto"/>
        </w:rPr>
        <w:t>Stworzona biblioteka CNL (</w:t>
      </w:r>
      <w:r w:rsidR="00343B50" w:rsidRPr="00CB0061">
        <w:rPr>
          <w:rStyle w:val="PodkrelenieZnak"/>
        </w:rPr>
        <w:t>CUDA Network Library</w:t>
      </w:r>
      <w:r w:rsidR="00343B50" w:rsidRPr="00CB0061">
        <w:rPr>
          <w:color w:val="auto"/>
        </w:rPr>
        <w:t xml:space="preserve">) </w:t>
      </w:r>
      <w:r w:rsidR="00863F4D" w:rsidRPr="00CB0061">
        <w:rPr>
          <w:color w:val="auto"/>
        </w:rPr>
        <w:t>obsługuje sieci typu MLP, jednak została zaprojektowana tak, żeby dodawanie innych typów sieci nie było trudne.</w:t>
      </w:r>
    </w:p>
    <w:p w:rsidR="004B0917" w:rsidRPr="00CB0061" w:rsidRDefault="00CD1C8C" w:rsidP="00343B50">
      <w:pPr>
        <w:rPr>
          <w:color w:val="auto"/>
        </w:rPr>
      </w:pPr>
      <w:r w:rsidRPr="00CB0061">
        <w:rPr>
          <w:color w:val="auto"/>
        </w:rPr>
        <w:t xml:space="preserve">Biblioteka została </w:t>
      </w:r>
      <w:r w:rsidR="00863F4D" w:rsidRPr="00CB0061">
        <w:rPr>
          <w:color w:val="auto"/>
        </w:rPr>
        <w:t>napisana</w:t>
      </w:r>
      <w:r w:rsidR="00DD25E4" w:rsidRPr="00CB0061">
        <w:rPr>
          <w:color w:val="auto"/>
        </w:rPr>
        <w:t xml:space="preserve"> w </w:t>
      </w:r>
      <w:r w:rsidR="004355A0" w:rsidRPr="00CB0061">
        <w:rPr>
          <w:color w:val="auto"/>
        </w:rPr>
        <w:t>języku C++, może być kompilowana</w:t>
      </w:r>
      <w:r w:rsidR="00DD25E4" w:rsidRPr="00CB0061">
        <w:rPr>
          <w:color w:val="auto"/>
        </w:rPr>
        <w:t xml:space="preserve"> w </w:t>
      </w:r>
      <w:r w:rsidR="004355A0" w:rsidRPr="00CB0061">
        <w:rPr>
          <w:color w:val="auto"/>
        </w:rPr>
        <w:t xml:space="preserve">środowisku </w:t>
      </w:r>
      <w:r w:rsidRPr="00CB0061">
        <w:rPr>
          <w:color w:val="auto"/>
        </w:rPr>
        <w:t>Visual Studio 2008 (wersja 32bit</w:t>
      </w:r>
      <w:r w:rsidR="00DD25E4" w:rsidRPr="00CB0061">
        <w:rPr>
          <w:color w:val="auto"/>
        </w:rPr>
        <w:t xml:space="preserve"> i </w:t>
      </w:r>
      <w:r w:rsidRPr="00CB0061">
        <w:rPr>
          <w:color w:val="auto"/>
        </w:rPr>
        <w:t>64bit)</w:t>
      </w:r>
      <w:r w:rsidR="00DD25E4" w:rsidRPr="00CB0061">
        <w:rPr>
          <w:color w:val="auto"/>
        </w:rPr>
        <w:t xml:space="preserve"> i </w:t>
      </w:r>
      <w:r w:rsidR="004355A0" w:rsidRPr="00CB0061">
        <w:rPr>
          <w:color w:val="auto"/>
        </w:rPr>
        <w:t>uruchamiana</w:t>
      </w:r>
      <w:r w:rsidR="00DD25E4" w:rsidRPr="00CB0061">
        <w:rPr>
          <w:color w:val="auto"/>
        </w:rPr>
        <w:t xml:space="preserve"> w </w:t>
      </w:r>
      <w:r w:rsidR="004355A0" w:rsidRPr="00CB0061">
        <w:rPr>
          <w:color w:val="auto"/>
        </w:rPr>
        <w:t>system</w:t>
      </w:r>
      <w:r w:rsidR="00545924" w:rsidRPr="00CB0061">
        <w:rPr>
          <w:color w:val="auto"/>
        </w:rPr>
        <w:t>ach</w:t>
      </w:r>
      <w:r w:rsidR="004355A0" w:rsidRPr="00CB0061">
        <w:rPr>
          <w:color w:val="auto"/>
        </w:rPr>
        <w:t xml:space="preserve"> operacyjny</w:t>
      </w:r>
      <w:r w:rsidR="00545924" w:rsidRPr="00CB0061">
        <w:rPr>
          <w:color w:val="auto"/>
        </w:rPr>
        <w:t>ch</w:t>
      </w:r>
      <w:r w:rsidR="004355A0" w:rsidRPr="00CB0061">
        <w:rPr>
          <w:color w:val="auto"/>
        </w:rPr>
        <w:t xml:space="preserve"> Windows XP</w:t>
      </w:r>
      <w:r w:rsidR="00DD25E4" w:rsidRPr="00CB0061">
        <w:rPr>
          <w:color w:val="auto"/>
        </w:rPr>
        <w:t xml:space="preserve"> i </w:t>
      </w:r>
      <w:r w:rsidR="00545924" w:rsidRPr="00CB0061">
        <w:rPr>
          <w:color w:val="auto"/>
        </w:rPr>
        <w:t>wyższych</w:t>
      </w:r>
      <w:r w:rsidR="004355A0" w:rsidRPr="00CB0061">
        <w:rPr>
          <w:color w:val="auto"/>
        </w:rPr>
        <w:t>.</w:t>
      </w:r>
      <w:r w:rsidR="00DD25E4" w:rsidRPr="00CB0061">
        <w:rPr>
          <w:color w:val="auto"/>
        </w:rPr>
        <w:t xml:space="preserve"> </w:t>
      </w:r>
      <w:r w:rsidR="006F258E" w:rsidRPr="00CB0061">
        <w:rPr>
          <w:color w:val="auto"/>
        </w:rPr>
        <w:t>W</w:t>
      </w:r>
      <w:r w:rsidR="00DD25E4" w:rsidRPr="00CB0061">
        <w:rPr>
          <w:color w:val="auto"/>
        </w:rPr>
        <w:t> </w:t>
      </w:r>
      <w:r w:rsidR="004355A0" w:rsidRPr="00CB0061">
        <w:rPr>
          <w:color w:val="auto"/>
        </w:rPr>
        <w:t>związku</w:t>
      </w:r>
      <w:r w:rsidR="00DD25E4" w:rsidRPr="00CB0061">
        <w:rPr>
          <w:color w:val="auto"/>
        </w:rPr>
        <w:t xml:space="preserve"> z </w:t>
      </w:r>
      <w:r w:rsidR="004355A0" w:rsidRPr="00CB0061">
        <w:rPr>
          <w:color w:val="auto"/>
        </w:rPr>
        <w:t xml:space="preserve">brakiem czasu, nie </w:t>
      </w:r>
      <w:r w:rsidR="00545924" w:rsidRPr="00CB0061">
        <w:rPr>
          <w:color w:val="auto"/>
        </w:rPr>
        <w:t xml:space="preserve">została dodana </w:t>
      </w:r>
      <w:r w:rsidR="004355A0" w:rsidRPr="00CB0061">
        <w:rPr>
          <w:color w:val="auto"/>
        </w:rPr>
        <w:t>możliwoś</w:t>
      </w:r>
      <w:r w:rsidR="00545924" w:rsidRPr="00CB0061">
        <w:rPr>
          <w:color w:val="auto"/>
        </w:rPr>
        <w:t>ć</w:t>
      </w:r>
      <w:r w:rsidR="004355A0" w:rsidRPr="00CB0061">
        <w:rPr>
          <w:color w:val="auto"/>
        </w:rPr>
        <w:t xml:space="preserve"> kompilacji</w:t>
      </w:r>
      <w:r w:rsidR="00DD25E4" w:rsidRPr="00CB0061">
        <w:rPr>
          <w:color w:val="auto"/>
        </w:rPr>
        <w:t xml:space="preserve"> w </w:t>
      </w:r>
      <w:r w:rsidR="00545924" w:rsidRPr="00CB0061">
        <w:rPr>
          <w:color w:val="auto"/>
        </w:rPr>
        <w:t>kompilatorze G++.</w:t>
      </w:r>
    </w:p>
    <w:p w:rsidR="00684F38" w:rsidRPr="00CB0061" w:rsidRDefault="00684F38" w:rsidP="00684F38">
      <w:pPr>
        <w:pStyle w:val="Nagwek2"/>
      </w:pPr>
      <w:bookmarkStart w:id="83" w:name="_Toc262305032"/>
      <w:r w:rsidRPr="00CB0061">
        <w:t>Ogólny projekt aplikacji</w:t>
      </w:r>
      <w:bookmarkEnd w:id="83"/>
      <w:r w:rsidRPr="00CB0061">
        <w:t xml:space="preserve"> </w:t>
      </w:r>
    </w:p>
    <w:p w:rsidR="00FD4EE4" w:rsidRPr="00CB0061" w:rsidRDefault="0023362D" w:rsidP="00FD4EE4">
      <w:pPr>
        <w:rPr>
          <w:color w:val="auto"/>
        </w:rPr>
      </w:pPr>
      <w:r w:rsidRPr="00CB0061">
        <w:rPr>
          <w:color w:val="auto"/>
        </w:rPr>
        <w:t>Implementacja b</w:t>
      </w:r>
      <w:r w:rsidR="00A64E1A" w:rsidRPr="00CB0061">
        <w:rPr>
          <w:color w:val="auto"/>
        </w:rPr>
        <w:t>ibliotek</w:t>
      </w:r>
      <w:r w:rsidRPr="00CB0061">
        <w:rPr>
          <w:color w:val="auto"/>
        </w:rPr>
        <w:t>i</w:t>
      </w:r>
      <w:r w:rsidR="00A64E1A" w:rsidRPr="00CB0061">
        <w:rPr>
          <w:color w:val="auto"/>
        </w:rPr>
        <w:t xml:space="preserve"> CNL </w:t>
      </w:r>
      <w:r w:rsidRPr="00CB0061">
        <w:rPr>
          <w:color w:val="auto"/>
        </w:rPr>
        <w:t>znajduje się</w:t>
      </w:r>
      <w:r w:rsidR="00DD25E4" w:rsidRPr="00CB0061">
        <w:rPr>
          <w:color w:val="auto"/>
        </w:rPr>
        <w:t xml:space="preserve"> w </w:t>
      </w:r>
      <w:r w:rsidRPr="00CB0061">
        <w:rPr>
          <w:color w:val="auto"/>
        </w:rPr>
        <w:t>plikach C++ (</w:t>
      </w:r>
      <w:r w:rsidRPr="00CB0061">
        <w:rPr>
          <w:rStyle w:val="NazwaplikuZnak"/>
        </w:rPr>
        <w:t>.cpp</w:t>
      </w:r>
      <w:r w:rsidRPr="00CB0061">
        <w:rPr>
          <w:color w:val="auto"/>
        </w:rPr>
        <w:t xml:space="preserve">, </w:t>
      </w:r>
      <w:r w:rsidRPr="00CB0061">
        <w:rPr>
          <w:rStyle w:val="NazwaplikuZnak"/>
        </w:rPr>
        <w:t>.h</w:t>
      </w:r>
      <w:r w:rsidRPr="00CB0061">
        <w:rPr>
          <w:color w:val="auto"/>
        </w:rPr>
        <w:t>) oraz</w:t>
      </w:r>
      <w:r w:rsidR="00DD25E4" w:rsidRPr="00CB0061">
        <w:rPr>
          <w:color w:val="auto"/>
        </w:rPr>
        <w:t xml:space="preserve"> z </w:t>
      </w:r>
      <w:r w:rsidRPr="00CB0061">
        <w:rPr>
          <w:color w:val="auto"/>
        </w:rPr>
        <w:t xml:space="preserve">pliku </w:t>
      </w:r>
      <w:r w:rsidRPr="00CB0061">
        <w:rPr>
          <w:rStyle w:val="NazwaplikuZnak"/>
        </w:rPr>
        <w:t>TrainNetwork.cu</w:t>
      </w:r>
      <w:r w:rsidR="00684F38" w:rsidRPr="00CB0061">
        <w:rPr>
          <w:color w:val="auto"/>
        </w:rPr>
        <w:t xml:space="preserve"> (</w:t>
      </w:r>
      <w:r w:rsidR="00C94572" w:rsidRPr="00CB0061">
        <w:rPr>
          <w:color w:val="auto"/>
        </w:rPr>
        <w:t>zawiera</w:t>
      </w:r>
      <w:r w:rsidR="00684F38" w:rsidRPr="00CB0061">
        <w:rPr>
          <w:color w:val="auto"/>
        </w:rPr>
        <w:t xml:space="preserve"> on implementacje funkcji wykonywanych</w:t>
      </w:r>
      <w:r w:rsidR="00D42D61" w:rsidRPr="00CB0061">
        <w:rPr>
          <w:color w:val="auto"/>
        </w:rPr>
        <w:t xml:space="preserve"> na </w:t>
      </w:r>
      <w:r w:rsidR="00684F38" w:rsidRPr="00CB0061">
        <w:rPr>
          <w:color w:val="auto"/>
        </w:rPr>
        <w:t>GPU)</w:t>
      </w:r>
      <w:r w:rsidRPr="00CB0061">
        <w:rPr>
          <w:color w:val="auto"/>
        </w:rPr>
        <w:t xml:space="preserve">. Plik </w:t>
      </w:r>
      <w:r w:rsidRPr="00CB0061">
        <w:rPr>
          <w:rStyle w:val="NazwaplikuZnak"/>
        </w:rPr>
        <w:t>CUDA.cpp</w:t>
      </w:r>
      <w:r w:rsidRPr="00CB0061">
        <w:rPr>
          <w:color w:val="auto"/>
        </w:rPr>
        <w:t xml:space="preserve"> nie należy</w:t>
      </w:r>
      <w:r w:rsidR="00D42D61" w:rsidRPr="00CB0061">
        <w:rPr>
          <w:color w:val="auto"/>
        </w:rPr>
        <w:t xml:space="preserve"> do </w:t>
      </w:r>
      <w:r w:rsidRPr="00CB0061">
        <w:rPr>
          <w:color w:val="auto"/>
        </w:rPr>
        <w:t>biblioteki, ale jest wykorzystywany</w:t>
      </w:r>
      <w:r w:rsidR="00D42D61" w:rsidRPr="00CB0061">
        <w:rPr>
          <w:color w:val="auto"/>
        </w:rPr>
        <w:t xml:space="preserve"> do </w:t>
      </w:r>
      <w:r w:rsidRPr="00CB0061">
        <w:rPr>
          <w:color w:val="auto"/>
        </w:rPr>
        <w:t>uruchamiania</w:t>
      </w:r>
      <w:r w:rsidR="00D42D61" w:rsidRPr="00CB0061">
        <w:rPr>
          <w:color w:val="auto"/>
        </w:rPr>
        <w:t xml:space="preserve"> na </w:t>
      </w:r>
      <w:r w:rsidRPr="00CB0061">
        <w:rPr>
          <w:color w:val="auto"/>
        </w:rPr>
        <w:t>niej różnego rodzaju testów.</w:t>
      </w:r>
      <w:r w:rsidR="00FD4EE4" w:rsidRPr="00CB0061">
        <w:rPr>
          <w:color w:val="auto"/>
        </w:rPr>
        <w:t xml:space="preserve"> Aktualna implementacja biblioteki pozwala na:</w:t>
      </w:r>
    </w:p>
    <w:p w:rsidR="00FD4EE4" w:rsidRPr="00CB0061" w:rsidRDefault="00094A48" w:rsidP="00FD4EE4">
      <w:pPr>
        <w:pStyle w:val="Akapitzlist"/>
        <w:numPr>
          <w:ilvl w:val="0"/>
          <w:numId w:val="39"/>
        </w:numPr>
        <w:rPr>
          <w:color w:val="auto"/>
        </w:rPr>
      </w:pPr>
      <w:r w:rsidRPr="00CB0061">
        <w:rPr>
          <w:color w:val="auto"/>
        </w:rPr>
        <w:t>s</w:t>
      </w:r>
      <w:r w:rsidR="00FD4EE4" w:rsidRPr="00CB0061">
        <w:rPr>
          <w:color w:val="auto"/>
        </w:rPr>
        <w:t>tworzenie obiektu sieci MLP</w:t>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aładowanie sieci MLP</w:t>
      </w:r>
      <w:r w:rsidR="00DD25E4" w:rsidRPr="00CB0061">
        <w:rPr>
          <w:color w:val="auto"/>
        </w:rPr>
        <w:t xml:space="preserve"> z </w:t>
      </w:r>
      <w:r w:rsidR="00FD4EE4" w:rsidRPr="00CB0061">
        <w:rPr>
          <w:color w:val="auto"/>
        </w:rPr>
        <w:t xml:space="preserve">pliku </w:t>
      </w:r>
      <w:r w:rsidR="00FD4EE4" w:rsidRPr="00CB0061">
        <w:rPr>
          <w:rStyle w:val="PodkrelenieZnak"/>
        </w:rPr>
        <w:t>XML</w:t>
      </w:r>
      <w:r w:rsidR="006F258E" w:rsidRPr="00CB0061">
        <w:rPr>
          <w:rStyle w:val="Odwoanieprzypisudolnego"/>
          <w:color w:val="auto"/>
        </w:rPr>
        <w:footnoteReference w:id="23"/>
      </w:r>
      <w:r w:rsidRPr="00CB0061">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apisanie sieci MLP</w:t>
      </w:r>
      <w:r w:rsidR="00D42D61" w:rsidRPr="00CB0061">
        <w:rPr>
          <w:color w:val="auto"/>
        </w:rPr>
        <w:t xml:space="preserve"> do </w:t>
      </w:r>
      <w:r w:rsidR="00FD4EE4" w:rsidRPr="00CB0061">
        <w:rPr>
          <w:color w:val="auto"/>
        </w:rPr>
        <w:t>pliku XML</w:t>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s</w:t>
      </w:r>
      <w:r w:rsidR="00FD4EE4" w:rsidRPr="00CB0061">
        <w:rPr>
          <w:color w:val="auto"/>
        </w:rPr>
        <w:t>konfigurowanie ilości warstw ukrytych, ilości neuronów</w:t>
      </w:r>
      <w:r w:rsidR="00DD25E4" w:rsidRPr="00CB0061">
        <w:rPr>
          <w:color w:val="auto"/>
        </w:rPr>
        <w:t xml:space="preserve"> w </w:t>
      </w:r>
      <w:r w:rsidR="00FD4EE4" w:rsidRPr="00CB0061">
        <w:rPr>
          <w:color w:val="auto"/>
        </w:rPr>
        <w:t xml:space="preserve">tych </w:t>
      </w:r>
      <w:r w:rsidR="00760666" w:rsidRPr="00CB0061">
        <w:rPr>
          <w:color w:val="auto"/>
        </w:rPr>
        <w:t>warstwach</w:t>
      </w:r>
      <w:r w:rsidR="00DD25E4" w:rsidRPr="00CB0061">
        <w:rPr>
          <w:color w:val="auto"/>
        </w:rPr>
        <w:t xml:space="preserve"> i </w:t>
      </w:r>
      <w:r w:rsidR="00FD4EE4" w:rsidRPr="00CB0061">
        <w:rPr>
          <w:color w:val="auto"/>
        </w:rPr>
        <w:t xml:space="preserve">funkcji </w:t>
      </w:r>
      <w:r w:rsidR="00760666" w:rsidRPr="00CB0061">
        <w:rPr>
          <w:color w:val="auto"/>
        </w:rPr>
        <w:t>aktywacji</w:t>
      </w:r>
      <w:r w:rsidR="00FD4EE4" w:rsidRPr="00CB0061">
        <w:rPr>
          <w:color w:val="auto"/>
        </w:rPr>
        <w:t xml:space="preserve"> neuronów</w:t>
      </w:r>
      <w:r w:rsidR="00DD25E4" w:rsidRPr="00CB0061">
        <w:rPr>
          <w:color w:val="auto"/>
        </w:rPr>
        <w:t xml:space="preserve"> w </w:t>
      </w:r>
      <w:r w:rsidR="00FD4EE4" w:rsidRPr="00CB0061">
        <w:rPr>
          <w:color w:val="auto"/>
        </w:rPr>
        <w:t>każdej warstwie</w:t>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s</w:t>
      </w:r>
      <w:r w:rsidR="00FD4EE4" w:rsidRPr="00CB0061">
        <w:rPr>
          <w:color w:val="auto"/>
        </w:rPr>
        <w:t>tworzenie obiektu zestawu testów</w:t>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aładowanie zestawu testów</w:t>
      </w:r>
      <w:r w:rsidR="00DD25E4" w:rsidRPr="00CB0061">
        <w:rPr>
          <w:color w:val="auto"/>
        </w:rPr>
        <w:t xml:space="preserve"> z </w:t>
      </w:r>
      <w:r w:rsidR="00FD4EE4" w:rsidRPr="00CB0061">
        <w:rPr>
          <w:color w:val="auto"/>
        </w:rPr>
        <w:t xml:space="preserve">pliku </w:t>
      </w:r>
      <w:r w:rsidR="00FD4EE4" w:rsidRPr="00CB0061">
        <w:rPr>
          <w:rStyle w:val="PodkrelenieZnak"/>
        </w:rPr>
        <w:t>CSV</w:t>
      </w:r>
      <w:r w:rsidRPr="00CB0061">
        <w:rPr>
          <w:rStyle w:val="Odwoanieprzypisudolnego"/>
          <w:i/>
          <w:noProof/>
        </w:rPr>
        <w:footnoteReference w:id="24"/>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aładowanie zestawu testów</w:t>
      </w:r>
      <w:r w:rsidR="00DD25E4" w:rsidRPr="00CB0061">
        <w:rPr>
          <w:color w:val="auto"/>
        </w:rPr>
        <w:t xml:space="preserve"> z </w:t>
      </w:r>
      <w:r w:rsidR="00FD4EE4" w:rsidRPr="00CB0061">
        <w:rPr>
          <w:color w:val="auto"/>
        </w:rPr>
        <w:t>pliku XML</w:t>
      </w:r>
      <w:r w:rsidR="00C977A1" w:rsidRPr="00CB0061">
        <w:rPr>
          <w:color w:val="auto"/>
        </w:rPr>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apisanie zestawu testów</w:t>
      </w:r>
      <w:r w:rsidR="00D42D61" w:rsidRPr="00CB0061">
        <w:rPr>
          <w:color w:val="auto"/>
        </w:rPr>
        <w:t xml:space="preserve"> do </w:t>
      </w:r>
      <w:r w:rsidR="00FD4EE4" w:rsidRPr="00CB0061">
        <w:rPr>
          <w:color w:val="auto"/>
        </w:rPr>
        <w:t>pliku XML</w:t>
      </w:r>
      <w:r w:rsidR="00C977A1" w:rsidRPr="00CB0061">
        <w:rPr>
          <w:color w:val="auto"/>
        </w:rPr>
        <w:t>,</w:t>
      </w:r>
    </w:p>
    <w:p w:rsidR="00FD4EE4" w:rsidRPr="00CB0061" w:rsidRDefault="00094A48" w:rsidP="00FD4EE4">
      <w:pPr>
        <w:pStyle w:val="Akapitzlist"/>
        <w:numPr>
          <w:ilvl w:val="0"/>
          <w:numId w:val="39"/>
        </w:numPr>
        <w:rPr>
          <w:color w:val="auto"/>
        </w:rPr>
      </w:pPr>
      <w:r w:rsidRPr="00CB0061">
        <w:rPr>
          <w:color w:val="auto"/>
        </w:rPr>
        <w:t>w</w:t>
      </w:r>
      <w:r w:rsidR="00FD4EE4" w:rsidRPr="00CB0061">
        <w:rPr>
          <w:color w:val="auto"/>
        </w:rPr>
        <w:t>ygenerowanie zestawu testów</w:t>
      </w:r>
      <w:r w:rsidR="00D42D61" w:rsidRPr="00CB0061">
        <w:rPr>
          <w:color w:val="auto"/>
        </w:rPr>
        <w:t xml:space="preserve"> na </w:t>
      </w:r>
      <w:r w:rsidR="00FD4EE4" w:rsidRPr="00CB0061">
        <w:rPr>
          <w:color w:val="auto"/>
        </w:rPr>
        <w:t>podstawie określonej funkcji wyjściowej</w:t>
      </w:r>
      <w:r w:rsidR="00C977A1" w:rsidRPr="00CB0061">
        <w:rPr>
          <w:color w:val="auto"/>
        </w:rPr>
        <w:t>,</w:t>
      </w:r>
    </w:p>
    <w:p w:rsidR="00FD4EE4" w:rsidRPr="00CB0061" w:rsidRDefault="00094A48" w:rsidP="00FD4EE4">
      <w:pPr>
        <w:pStyle w:val="Akapitzlist"/>
        <w:numPr>
          <w:ilvl w:val="0"/>
          <w:numId w:val="39"/>
        </w:numPr>
        <w:rPr>
          <w:color w:val="auto"/>
        </w:rPr>
      </w:pPr>
      <w:r w:rsidRPr="00CB0061">
        <w:rPr>
          <w:color w:val="auto"/>
        </w:rPr>
        <w:t>u</w:t>
      </w:r>
      <w:r w:rsidR="00FD4EE4" w:rsidRPr="00CB0061">
        <w:rPr>
          <w:color w:val="auto"/>
        </w:rPr>
        <w:t>ruchomienie sieci neuronowej</w:t>
      </w:r>
      <w:r w:rsidR="00D42D61" w:rsidRPr="00CB0061">
        <w:rPr>
          <w:color w:val="auto"/>
        </w:rPr>
        <w:t xml:space="preserve"> na </w:t>
      </w:r>
      <w:r w:rsidR="00FD4EE4" w:rsidRPr="00CB0061">
        <w:rPr>
          <w:color w:val="auto"/>
        </w:rPr>
        <w:t>zestawie testów (na CPU oraz GPU)</w:t>
      </w:r>
      <w:r w:rsidR="00C977A1" w:rsidRPr="00CB0061">
        <w:rPr>
          <w:color w:val="auto"/>
        </w:rPr>
        <w:t>,</w:t>
      </w:r>
    </w:p>
    <w:p w:rsidR="00FD4EE4" w:rsidRPr="00CB0061" w:rsidRDefault="00094A48" w:rsidP="00FD4EE4">
      <w:pPr>
        <w:pStyle w:val="Akapitzlist"/>
        <w:numPr>
          <w:ilvl w:val="0"/>
          <w:numId w:val="39"/>
        </w:numPr>
        <w:rPr>
          <w:color w:val="auto"/>
        </w:rPr>
      </w:pPr>
      <w:r w:rsidRPr="00CB0061">
        <w:rPr>
          <w:color w:val="auto"/>
        </w:rPr>
        <w:lastRenderedPageBreak/>
        <w:t>u</w:t>
      </w:r>
      <w:r w:rsidR="00FD4EE4" w:rsidRPr="00CB0061">
        <w:rPr>
          <w:color w:val="auto"/>
        </w:rPr>
        <w:t>czenie sieci neuronowej</w:t>
      </w:r>
      <w:r w:rsidR="00D42D61" w:rsidRPr="00CB0061">
        <w:rPr>
          <w:color w:val="auto"/>
        </w:rPr>
        <w:t xml:space="preserve"> na </w:t>
      </w:r>
      <w:r w:rsidR="00FD4EE4" w:rsidRPr="00CB0061">
        <w:rPr>
          <w:color w:val="auto"/>
        </w:rPr>
        <w:t>zestawie testów (na CPU oraz GPU)</w:t>
      </w:r>
      <w:r w:rsidR="00482E56" w:rsidRPr="00CB0061">
        <w:rPr>
          <w:color w:val="auto"/>
        </w:rPr>
        <w:t>.</w:t>
      </w:r>
    </w:p>
    <w:p w:rsidR="00C262A5" w:rsidRPr="00CB0061" w:rsidRDefault="00C262A5" w:rsidP="00B16AEB">
      <w:pPr>
        <w:rPr>
          <w:color w:val="auto"/>
        </w:rPr>
      </w:pPr>
      <w:r w:rsidRPr="00CB0061">
        <w:rPr>
          <w:color w:val="auto"/>
        </w:rPr>
        <w:t xml:space="preserve">W założeniu </w:t>
      </w:r>
      <w:r w:rsidR="00C977A1" w:rsidRPr="00CB0061">
        <w:rPr>
          <w:color w:val="auto"/>
        </w:rPr>
        <w:t>biblioteka</w:t>
      </w:r>
      <w:r w:rsidRPr="00CB0061">
        <w:rPr>
          <w:color w:val="auto"/>
        </w:rPr>
        <w:t xml:space="preserve"> miał</w:t>
      </w:r>
      <w:r w:rsidR="00C977A1" w:rsidRPr="00CB0061">
        <w:rPr>
          <w:color w:val="auto"/>
        </w:rPr>
        <w:t>a</w:t>
      </w:r>
      <w:r w:rsidRPr="00CB0061">
        <w:rPr>
          <w:color w:val="auto"/>
        </w:rPr>
        <w:t xml:space="preserve"> umożliwi</w:t>
      </w:r>
      <w:r w:rsidR="00C977A1" w:rsidRPr="00CB0061">
        <w:rPr>
          <w:color w:val="auto"/>
        </w:rPr>
        <w:t>a</w:t>
      </w:r>
      <w:r w:rsidRPr="00CB0061">
        <w:rPr>
          <w:color w:val="auto"/>
        </w:rPr>
        <w:t>ć obliczanie wyników siec</w:t>
      </w:r>
      <w:r w:rsidR="00C977A1" w:rsidRPr="00CB0061">
        <w:rPr>
          <w:color w:val="auto"/>
        </w:rPr>
        <w:t>i tylko za pomocą GPU, ale dodałem</w:t>
      </w:r>
      <w:r w:rsidRPr="00CB0061">
        <w:rPr>
          <w:color w:val="auto"/>
        </w:rPr>
        <w:t xml:space="preserve"> </w:t>
      </w:r>
      <w:r w:rsidR="00684F38" w:rsidRPr="00CB0061">
        <w:rPr>
          <w:color w:val="auto"/>
        </w:rPr>
        <w:t xml:space="preserve">też </w:t>
      </w:r>
      <w:r w:rsidRPr="00CB0061">
        <w:rPr>
          <w:color w:val="auto"/>
        </w:rPr>
        <w:t>możliwość wykonywania tych samych operacji</w:t>
      </w:r>
      <w:r w:rsidR="00D42D61" w:rsidRPr="00CB0061">
        <w:rPr>
          <w:color w:val="auto"/>
        </w:rPr>
        <w:t xml:space="preserve"> na </w:t>
      </w:r>
      <w:r w:rsidRPr="00CB0061">
        <w:rPr>
          <w:color w:val="auto"/>
        </w:rPr>
        <w:t>CPU. Zdecydowałem się</w:t>
      </w:r>
      <w:r w:rsidR="00D42D61" w:rsidRPr="00CB0061">
        <w:rPr>
          <w:color w:val="auto"/>
        </w:rPr>
        <w:t xml:space="preserve"> na </w:t>
      </w:r>
      <w:r w:rsidRPr="00CB0061">
        <w:rPr>
          <w:color w:val="auto"/>
        </w:rPr>
        <w:t>to, ponieważ</w:t>
      </w:r>
      <w:r w:rsidR="00D9712B">
        <w:rPr>
          <w:color w:val="auto"/>
        </w:rPr>
        <w:t xml:space="preserve"> według</w:t>
      </w:r>
      <w:r w:rsidR="006C19E7" w:rsidRPr="00CB0061">
        <w:rPr>
          <w:color w:val="auto"/>
        </w:rPr>
        <w:t xml:space="preserve"> mnie to jest najlepszy sposób</w:t>
      </w:r>
      <w:r w:rsidR="00D42D61" w:rsidRPr="00CB0061">
        <w:rPr>
          <w:color w:val="auto"/>
        </w:rPr>
        <w:t xml:space="preserve"> na </w:t>
      </w:r>
      <w:r w:rsidR="006C19E7" w:rsidRPr="00CB0061">
        <w:rPr>
          <w:color w:val="auto"/>
        </w:rPr>
        <w:t xml:space="preserve">określenie, czy </w:t>
      </w:r>
      <w:r w:rsidR="008E3C21" w:rsidRPr="00CB0061">
        <w:rPr>
          <w:color w:val="auto"/>
        </w:rPr>
        <w:t xml:space="preserve">obliczenia na </w:t>
      </w:r>
      <w:r w:rsidR="006C19E7" w:rsidRPr="00CB0061">
        <w:rPr>
          <w:color w:val="auto"/>
        </w:rPr>
        <w:t xml:space="preserve">GPU </w:t>
      </w:r>
      <w:r w:rsidR="008E3C21" w:rsidRPr="00CB0061">
        <w:rPr>
          <w:color w:val="auto"/>
        </w:rPr>
        <w:t xml:space="preserve">wykonywane są </w:t>
      </w:r>
      <w:r w:rsidR="006C19E7" w:rsidRPr="00CB0061">
        <w:rPr>
          <w:color w:val="auto"/>
        </w:rPr>
        <w:t>poprawnie</w:t>
      </w:r>
      <w:r w:rsidR="00684F38" w:rsidRPr="00CB0061">
        <w:rPr>
          <w:color w:val="auto"/>
        </w:rPr>
        <w:t xml:space="preserve"> (</w:t>
      </w:r>
      <w:r w:rsidR="008E3C21" w:rsidRPr="00CB0061">
        <w:rPr>
          <w:color w:val="auto"/>
        </w:rPr>
        <w:t xml:space="preserve">można to określić </w:t>
      </w:r>
      <w:r w:rsidR="00684F38" w:rsidRPr="00CB0061">
        <w:rPr>
          <w:color w:val="auto"/>
        </w:rPr>
        <w:t>przez porównywanie działania sieci uruchomionych</w:t>
      </w:r>
      <w:r w:rsidR="00D42D61" w:rsidRPr="00CB0061">
        <w:rPr>
          <w:color w:val="auto"/>
        </w:rPr>
        <w:t xml:space="preserve"> na </w:t>
      </w:r>
      <w:r w:rsidR="00684F38" w:rsidRPr="00CB0061">
        <w:rPr>
          <w:color w:val="auto"/>
        </w:rPr>
        <w:t>GPU oraz hoście)</w:t>
      </w:r>
      <w:r w:rsidR="006C19E7" w:rsidRPr="00CB0061">
        <w:rPr>
          <w:color w:val="auto"/>
        </w:rPr>
        <w:t>. Inny</w:t>
      </w:r>
      <w:r w:rsidR="00684F38" w:rsidRPr="00CB0061">
        <w:rPr>
          <w:color w:val="auto"/>
        </w:rPr>
        <w:t>m</w:t>
      </w:r>
      <w:r w:rsidR="006C19E7" w:rsidRPr="00CB0061">
        <w:rPr>
          <w:color w:val="auto"/>
        </w:rPr>
        <w:t xml:space="preserve"> możliwy</w:t>
      </w:r>
      <w:r w:rsidR="00684F38" w:rsidRPr="00CB0061">
        <w:rPr>
          <w:color w:val="auto"/>
        </w:rPr>
        <w:t>m</w:t>
      </w:r>
      <w:r w:rsidR="006C19E7" w:rsidRPr="00CB0061">
        <w:rPr>
          <w:color w:val="auto"/>
        </w:rPr>
        <w:t xml:space="preserve"> spos</w:t>
      </w:r>
      <w:r w:rsidR="00684F38" w:rsidRPr="00CB0061">
        <w:rPr>
          <w:color w:val="auto"/>
        </w:rPr>
        <w:t>obem</w:t>
      </w:r>
      <w:r w:rsidR="006C19E7" w:rsidRPr="00CB0061">
        <w:rPr>
          <w:color w:val="auto"/>
        </w:rPr>
        <w:t xml:space="preserve"> sprawdzania poprawności </w:t>
      </w:r>
      <w:r w:rsidR="001A1393" w:rsidRPr="00CB0061">
        <w:rPr>
          <w:color w:val="auto"/>
        </w:rPr>
        <w:t>obliczeń</w:t>
      </w:r>
      <w:r w:rsidR="00D42D61" w:rsidRPr="00CB0061">
        <w:rPr>
          <w:color w:val="auto"/>
        </w:rPr>
        <w:t xml:space="preserve"> na </w:t>
      </w:r>
      <w:r w:rsidR="001A1393" w:rsidRPr="00CB0061">
        <w:rPr>
          <w:color w:val="auto"/>
        </w:rPr>
        <w:t xml:space="preserve">GPU </w:t>
      </w:r>
      <w:r w:rsidR="00684F38" w:rsidRPr="00CB0061">
        <w:rPr>
          <w:color w:val="auto"/>
        </w:rPr>
        <w:t>mogłoby być</w:t>
      </w:r>
      <w:r w:rsidR="006C19E7" w:rsidRPr="00CB0061">
        <w:rPr>
          <w:color w:val="auto"/>
        </w:rPr>
        <w:t xml:space="preserve"> np. stworzenie sieci</w:t>
      </w:r>
      <w:r w:rsidR="00DD25E4" w:rsidRPr="00CB0061">
        <w:rPr>
          <w:color w:val="auto"/>
        </w:rPr>
        <w:t xml:space="preserve"> o </w:t>
      </w:r>
      <w:r w:rsidR="001A1393" w:rsidRPr="00CB0061">
        <w:rPr>
          <w:color w:val="auto"/>
        </w:rPr>
        <w:t>tej samej strukturze</w:t>
      </w:r>
      <w:r w:rsidR="00DD25E4" w:rsidRPr="00CB0061">
        <w:rPr>
          <w:color w:val="auto"/>
        </w:rPr>
        <w:t xml:space="preserve"> w </w:t>
      </w:r>
      <w:r w:rsidR="001A1393" w:rsidRPr="00CB0061">
        <w:rPr>
          <w:color w:val="auto"/>
        </w:rPr>
        <w:t xml:space="preserve">jakimś </w:t>
      </w:r>
      <w:r w:rsidR="008E3C21" w:rsidRPr="00CB0061">
        <w:rPr>
          <w:color w:val="auto"/>
        </w:rPr>
        <w:t>istniejącym</w:t>
      </w:r>
      <w:r w:rsidR="001A1393" w:rsidRPr="00CB0061">
        <w:rPr>
          <w:color w:val="auto"/>
        </w:rPr>
        <w:t xml:space="preserve"> programie</w:t>
      </w:r>
      <w:r w:rsidR="00D42D61" w:rsidRPr="00CB0061">
        <w:rPr>
          <w:color w:val="auto"/>
        </w:rPr>
        <w:t xml:space="preserve"> do </w:t>
      </w:r>
      <w:r w:rsidR="001A1393" w:rsidRPr="00CB0061">
        <w:rPr>
          <w:color w:val="auto"/>
        </w:rPr>
        <w:t>obsługi sieci neuronowych</w:t>
      </w:r>
      <w:r w:rsidR="008E3C21" w:rsidRPr="00CB0061">
        <w:rPr>
          <w:color w:val="auto"/>
        </w:rPr>
        <w:t xml:space="preserve"> i porównanie jej działania z siecią stworzoną w bibliotece CNL</w:t>
      </w:r>
      <w:r w:rsidR="00B55268" w:rsidRPr="00CB0061">
        <w:rPr>
          <w:color w:val="auto"/>
        </w:rPr>
        <w:t xml:space="preserve">. </w:t>
      </w:r>
      <w:r w:rsidR="00304E69" w:rsidRPr="00CB0061">
        <w:rPr>
          <w:color w:val="auto"/>
        </w:rPr>
        <w:t>Wolałem jednak mieć możliwość porównywania działania algorytmu</w:t>
      </w:r>
      <w:r w:rsidR="00D42D61" w:rsidRPr="00CB0061">
        <w:rPr>
          <w:color w:val="auto"/>
        </w:rPr>
        <w:t xml:space="preserve"> na </w:t>
      </w:r>
      <w:r w:rsidR="00304E69" w:rsidRPr="00CB0061">
        <w:rPr>
          <w:color w:val="auto"/>
        </w:rPr>
        <w:t>GPU</w:t>
      </w:r>
      <w:r w:rsidR="00DD25E4" w:rsidRPr="00CB0061">
        <w:rPr>
          <w:color w:val="auto"/>
        </w:rPr>
        <w:t xml:space="preserve"> i </w:t>
      </w:r>
      <w:r w:rsidR="00304E69" w:rsidRPr="00CB0061">
        <w:rPr>
          <w:color w:val="auto"/>
        </w:rPr>
        <w:t>CPU</w:t>
      </w:r>
      <w:r w:rsidR="00D42D61" w:rsidRPr="00CB0061">
        <w:rPr>
          <w:color w:val="auto"/>
        </w:rPr>
        <w:t xml:space="preserve"> na </w:t>
      </w:r>
      <w:r w:rsidR="00304E69" w:rsidRPr="00CB0061">
        <w:rPr>
          <w:color w:val="auto"/>
        </w:rPr>
        <w:t>wszystkich etapach dzi</w:t>
      </w:r>
      <w:r w:rsidR="008E3C21" w:rsidRPr="00CB0061">
        <w:rPr>
          <w:color w:val="auto"/>
        </w:rPr>
        <w:t>ałania algorytmu (bardzo ułatwiło mi</w:t>
      </w:r>
      <w:r w:rsidR="00304E69" w:rsidRPr="00CB0061">
        <w:rPr>
          <w:color w:val="auto"/>
        </w:rPr>
        <w:t xml:space="preserve"> to wyszukiwanie błędów).</w:t>
      </w:r>
    </w:p>
    <w:p w:rsidR="00482E56" w:rsidRPr="00CB0061" w:rsidRDefault="00482E56" w:rsidP="00B16AEB">
      <w:pPr>
        <w:rPr>
          <w:color w:val="auto"/>
        </w:rPr>
      </w:pPr>
      <w:r w:rsidRPr="00CB0061">
        <w:rPr>
          <w:color w:val="auto"/>
        </w:rPr>
        <w:t>Trenowanie sieci</w:t>
      </w:r>
      <w:r w:rsidR="00D42D61" w:rsidRPr="00CB0061">
        <w:rPr>
          <w:color w:val="auto"/>
        </w:rPr>
        <w:t xml:space="preserve"> na </w:t>
      </w:r>
      <w:r w:rsidRPr="00CB0061">
        <w:rPr>
          <w:color w:val="auto"/>
        </w:rPr>
        <w:t xml:space="preserve">hoście oraz GPU </w:t>
      </w:r>
      <w:r w:rsidR="00E53FF0" w:rsidRPr="00CB0061">
        <w:rPr>
          <w:color w:val="auto"/>
        </w:rPr>
        <w:t>w bibliotece CNL pozwala na użycie</w:t>
      </w:r>
      <w:r w:rsidRPr="00CB0061">
        <w:rPr>
          <w:color w:val="auto"/>
        </w:rPr>
        <w:t xml:space="preserve"> więcej niż jednego testu</w:t>
      </w:r>
      <w:r w:rsidR="00DD25E4" w:rsidRPr="00CB0061">
        <w:rPr>
          <w:color w:val="auto"/>
        </w:rPr>
        <w:t xml:space="preserve"> w </w:t>
      </w:r>
      <w:r w:rsidRPr="00CB0061">
        <w:rPr>
          <w:color w:val="auto"/>
        </w:rPr>
        <w:t xml:space="preserve">każdej iteracji. We większości bibliotek </w:t>
      </w:r>
      <w:r w:rsidR="007D48B4" w:rsidRPr="00CB0061">
        <w:rPr>
          <w:color w:val="auto"/>
        </w:rPr>
        <w:t xml:space="preserve">sieci neuronowych </w:t>
      </w:r>
      <w:r w:rsidR="00E00FC8" w:rsidRPr="00CB0061">
        <w:rPr>
          <w:color w:val="auto"/>
        </w:rPr>
        <w:t>jest możliwość użycia tylko jednego testu</w:t>
      </w:r>
      <w:r w:rsidR="00DD25E4" w:rsidRPr="00CB0061">
        <w:rPr>
          <w:color w:val="auto"/>
        </w:rPr>
        <w:t xml:space="preserve"> w </w:t>
      </w:r>
      <w:r w:rsidR="00E00FC8" w:rsidRPr="00CB0061">
        <w:rPr>
          <w:color w:val="auto"/>
        </w:rPr>
        <w:t>jednej iteracji treningu, ale</w:t>
      </w:r>
      <w:r w:rsidR="00DD25E4" w:rsidRPr="00CB0061">
        <w:rPr>
          <w:color w:val="auto"/>
        </w:rPr>
        <w:t xml:space="preserve"> w </w:t>
      </w:r>
      <w:r w:rsidR="007D48B4" w:rsidRPr="00CB0061">
        <w:rPr>
          <w:color w:val="auto"/>
        </w:rPr>
        <w:t xml:space="preserve">tej </w:t>
      </w:r>
      <w:r w:rsidR="00E00FC8" w:rsidRPr="00CB0061">
        <w:rPr>
          <w:color w:val="auto"/>
        </w:rPr>
        <w:t>bibliotece zostało to zrobione inaczej ze względu</w:t>
      </w:r>
      <w:r w:rsidR="00D42D61" w:rsidRPr="00CB0061">
        <w:rPr>
          <w:color w:val="auto"/>
        </w:rPr>
        <w:t xml:space="preserve"> na </w:t>
      </w:r>
      <w:r w:rsidR="00E00FC8" w:rsidRPr="00CB0061">
        <w:rPr>
          <w:color w:val="auto"/>
        </w:rPr>
        <w:t>charakter obliczeń</w:t>
      </w:r>
      <w:r w:rsidR="00D42D61" w:rsidRPr="00CB0061">
        <w:rPr>
          <w:color w:val="auto"/>
        </w:rPr>
        <w:t xml:space="preserve"> na </w:t>
      </w:r>
      <w:r w:rsidR="00E00FC8" w:rsidRPr="00CB0061">
        <w:rPr>
          <w:color w:val="auto"/>
        </w:rPr>
        <w:t>GPU. Przy jednym teście użytym</w:t>
      </w:r>
      <w:r w:rsidR="00DD25E4" w:rsidRPr="00CB0061">
        <w:rPr>
          <w:color w:val="auto"/>
        </w:rPr>
        <w:t xml:space="preserve"> w </w:t>
      </w:r>
      <w:r w:rsidR="00E00FC8" w:rsidRPr="00CB0061">
        <w:rPr>
          <w:color w:val="auto"/>
        </w:rPr>
        <w:t>każdej iteracji, ilość danych przetwarzanych przed GPU byłaby zawsze niewielka, nawet</w:t>
      </w:r>
      <w:r w:rsidR="00DD25E4" w:rsidRPr="00CB0061">
        <w:rPr>
          <w:color w:val="auto"/>
        </w:rPr>
        <w:t xml:space="preserve"> w </w:t>
      </w:r>
      <w:r w:rsidR="00E00FC8" w:rsidRPr="00CB0061">
        <w:rPr>
          <w:color w:val="auto"/>
        </w:rPr>
        <w:t xml:space="preserve">przypadku większych sieci neuronowych. Przy </w:t>
      </w:r>
      <w:r w:rsidR="001211DD" w:rsidRPr="00CB0061">
        <w:rPr>
          <w:color w:val="auto"/>
        </w:rPr>
        <w:t>większej</w:t>
      </w:r>
      <w:r w:rsidR="00E00FC8" w:rsidRPr="00CB0061">
        <w:rPr>
          <w:color w:val="auto"/>
        </w:rPr>
        <w:t xml:space="preserve"> ilości testów użytych równocześnie, łatwo jest zrównoleglić algorytm</w:t>
      </w:r>
      <w:r w:rsidR="00D42D61" w:rsidRPr="00CB0061">
        <w:rPr>
          <w:color w:val="auto"/>
        </w:rPr>
        <w:t xml:space="preserve"> na </w:t>
      </w:r>
      <w:r w:rsidR="00E00FC8" w:rsidRPr="00CB0061">
        <w:rPr>
          <w:color w:val="auto"/>
        </w:rPr>
        <w:t>większą ilość użytych bloków.</w:t>
      </w:r>
    </w:p>
    <w:p w:rsidR="00A91023" w:rsidRPr="00CB0061" w:rsidRDefault="00304E69" w:rsidP="009A6E7D">
      <w:pPr>
        <w:rPr>
          <w:color w:val="auto"/>
        </w:rPr>
      </w:pPr>
      <w:r w:rsidRPr="00CB0061">
        <w:rPr>
          <w:color w:val="auto"/>
        </w:rPr>
        <w:t>Jednym</w:t>
      </w:r>
      <w:r w:rsidR="00DD25E4" w:rsidRPr="00CB0061">
        <w:rPr>
          <w:color w:val="auto"/>
        </w:rPr>
        <w:t xml:space="preserve"> z </w:t>
      </w:r>
      <w:r w:rsidR="00276167" w:rsidRPr="00CB0061">
        <w:rPr>
          <w:color w:val="auto"/>
        </w:rPr>
        <w:t xml:space="preserve">założeń </w:t>
      </w:r>
      <w:r w:rsidR="00DA028C" w:rsidRPr="00CB0061">
        <w:rPr>
          <w:color w:val="auto"/>
        </w:rPr>
        <w:t>było to, żeby biblioteka była łatwo rozszerzalna</w:t>
      </w:r>
      <w:r w:rsidR="00DD25E4" w:rsidRPr="00CB0061">
        <w:rPr>
          <w:color w:val="auto"/>
        </w:rPr>
        <w:t xml:space="preserve"> o </w:t>
      </w:r>
      <w:r w:rsidR="00DA028C" w:rsidRPr="00CB0061">
        <w:rPr>
          <w:color w:val="auto"/>
        </w:rPr>
        <w:t xml:space="preserve">obsługę nowych rodzajów sieci </w:t>
      </w:r>
      <w:r w:rsidR="00213307" w:rsidRPr="00CB0061">
        <w:rPr>
          <w:color w:val="auto"/>
        </w:rPr>
        <w:t>neuronowych (innych</w:t>
      </w:r>
      <w:r w:rsidR="007B51B9" w:rsidRPr="00CB0061">
        <w:rPr>
          <w:color w:val="auto"/>
        </w:rPr>
        <w:t xml:space="preserve"> niż MLP, którą już zaimplementowałem). </w:t>
      </w:r>
      <w:r w:rsidR="00A91023" w:rsidRPr="00CB0061">
        <w:rPr>
          <w:color w:val="auto"/>
        </w:rPr>
        <w:t>Aspekty biblioteki CNL, które ułatwiają dodawanie innych typów sieci:</w:t>
      </w:r>
    </w:p>
    <w:p w:rsidR="00A91023" w:rsidRPr="00CB0061" w:rsidRDefault="00A91023" w:rsidP="00A91023">
      <w:pPr>
        <w:pStyle w:val="Akapitzlist"/>
      </w:pPr>
      <w:r w:rsidRPr="00CB0061">
        <w:t>R</w:t>
      </w:r>
      <w:r w:rsidR="00C94572" w:rsidRPr="00CB0061">
        <w:t>ozdzieliłem</w:t>
      </w:r>
      <w:r w:rsidR="007D48B4" w:rsidRPr="00CB0061">
        <w:t xml:space="preserve"> implementację</w:t>
      </w:r>
      <w:r w:rsidR="00DA3D8C" w:rsidRPr="00CB0061">
        <w:t xml:space="preserve"> sieci neuronowej oraz </w:t>
      </w:r>
      <w:r w:rsidR="007D48B4" w:rsidRPr="00CB0061">
        <w:t xml:space="preserve">implementacji </w:t>
      </w:r>
      <w:r w:rsidR="00DA3D8C" w:rsidRPr="00CB0061">
        <w:t>zestawu testów wykonywanego</w:t>
      </w:r>
      <w:r w:rsidR="00D42D61" w:rsidRPr="00CB0061">
        <w:t xml:space="preserve"> na </w:t>
      </w:r>
      <w:r w:rsidR="007D48B4" w:rsidRPr="00CB0061">
        <w:t>tej sieci;</w:t>
      </w:r>
      <w:r w:rsidR="00DA3D8C" w:rsidRPr="00CB0061">
        <w:t xml:space="preserve"> </w:t>
      </w:r>
      <w:r w:rsidR="00C94572" w:rsidRPr="00CB0061">
        <w:t xml:space="preserve">Dzięki temu, </w:t>
      </w:r>
      <w:r w:rsidR="00DA3D8C" w:rsidRPr="00CB0061">
        <w:t>dodanie nowego rodzaju sieci nie będzie ingerować</w:t>
      </w:r>
      <w:r w:rsidR="00DD25E4" w:rsidRPr="00CB0061">
        <w:t xml:space="preserve"> w </w:t>
      </w:r>
      <w:r w:rsidR="00DA3D8C" w:rsidRPr="00CB0061">
        <w:t xml:space="preserve">część </w:t>
      </w:r>
      <w:r w:rsidR="00C94572" w:rsidRPr="00CB0061">
        <w:t xml:space="preserve">aplikacji </w:t>
      </w:r>
      <w:r w:rsidR="005E79A1" w:rsidRPr="00CB0061">
        <w:t>obsługującą</w:t>
      </w:r>
      <w:r w:rsidR="007D48B4" w:rsidRPr="00CB0061">
        <w:t xml:space="preserve"> same testy;</w:t>
      </w:r>
      <w:r w:rsidR="00213307" w:rsidRPr="00CB0061">
        <w:t xml:space="preserve"> </w:t>
      </w:r>
    </w:p>
    <w:p w:rsidR="00B16AEB" w:rsidRPr="00CB0061" w:rsidRDefault="00213307" w:rsidP="00A91023">
      <w:pPr>
        <w:pStyle w:val="Akapitzlist"/>
      </w:pPr>
      <w:r w:rsidRPr="00CB0061">
        <w:t xml:space="preserve">Istnieją osobne klasy reprezentujące sieć neuronową, warstwę neuronów, oraz pojedynczy neuron, </w:t>
      </w:r>
      <w:r w:rsidR="00662350" w:rsidRPr="00CB0061">
        <w:t>dzięki czemu przy dodawaniu nowego typu sieci będzie możliwe użycie istniejących klas warstwy lub neuronu</w:t>
      </w:r>
      <w:r w:rsidR="007D48B4" w:rsidRPr="00CB0061">
        <w:t>;</w:t>
      </w:r>
      <w:r w:rsidR="006C1EE9" w:rsidRPr="00CB0061">
        <w:t xml:space="preserve"> Obie te klasy posiadają też zaimplementowaną możliwość zapisywania lub </w:t>
      </w:r>
      <w:r w:rsidR="007D48B4" w:rsidRPr="00CB0061">
        <w:t>od</w:t>
      </w:r>
      <w:r w:rsidR="006C1EE9" w:rsidRPr="00CB0061">
        <w:t>czytyw</w:t>
      </w:r>
      <w:r w:rsidR="007D48B4" w:rsidRPr="00CB0061">
        <w:t>ania właściwości do/z pliku XML;</w:t>
      </w:r>
    </w:p>
    <w:p w:rsidR="006C1EE9" w:rsidRPr="00CB0061" w:rsidRDefault="00646630" w:rsidP="00A91023">
      <w:pPr>
        <w:pStyle w:val="Akapitzlist"/>
      </w:pPr>
      <w:r w:rsidRPr="00CB0061">
        <w:t>Możliwe jest załadowanie danych sieci neuronowej</w:t>
      </w:r>
      <w:r w:rsidR="00DD25E4" w:rsidRPr="00CB0061">
        <w:t xml:space="preserve"> z </w:t>
      </w:r>
      <w:r w:rsidRPr="00CB0061">
        <w:t>plik</w:t>
      </w:r>
      <w:r w:rsidR="007D48B4" w:rsidRPr="00CB0061">
        <w:t>u XML bez znajomości typu tej sieci;</w:t>
      </w:r>
    </w:p>
    <w:p w:rsidR="00284844" w:rsidRPr="00CB0061" w:rsidRDefault="00284844" w:rsidP="00313128">
      <w:pPr>
        <w:rPr>
          <w:rFonts w:eastAsiaTheme="minorHAnsi"/>
          <w:color w:val="auto"/>
          <w:lang w:eastAsia="en-US"/>
        </w:rPr>
      </w:pPr>
      <w:r w:rsidRPr="00CB0061">
        <w:rPr>
          <w:rFonts w:eastAsiaTheme="minorHAnsi"/>
          <w:color w:val="auto"/>
          <w:lang w:eastAsia="en-US"/>
        </w:rPr>
        <w:lastRenderedPageBreak/>
        <w:t xml:space="preserve">W </w:t>
      </w:r>
      <w:r w:rsidR="00482E56" w:rsidRPr="00CB0061">
        <w:rPr>
          <w:rFonts w:eastAsiaTheme="minorHAnsi"/>
          <w:color w:val="auto"/>
          <w:lang w:eastAsia="en-US"/>
        </w:rPr>
        <w:t xml:space="preserve">bibliotece, warstwa wejściowa sieci nie ma odpowiadającego jej obiektu </w:t>
      </w:r>
      <w:r w:rsidR="00482E56" w:rsidRPr="00CB0061">
        <w:rPr>
          <w:rStyle w:val="KlasametodafunkcjaZnak"/>
          <w:rFonts w:eastAsiaTheme="minorHAnsi"/>
          <w:sz w:val="22"/>
          <w:szCs w:val="22"/>
        </w:rPr>
        <w:t>Layer</w:t>
      </w:r>
      <w:r w:rsidRPr="00CB0061">
        <w:rPr>
          <w:rFonts w:eastAsiaTheme="minorHAnsi"/>
          <w:color w:val="auto"/>
          <w:lang w:eastAsia="en-US"/>
        </w:rPr>
        <w:t xml:space="preserve">. Jej rolę pełni wejście </w:t>
      </w:r>
      <w:r w:rsidR="009A6A31" w:rsidRPr="00CB0061">
        <w:rPr>
          <w:rFonts w:eastAsiaTheme="minorHAnsi"/>
          <w:color w:val="auto"/>
          <w:lang w:eastAsia="en-US"/>
        </w:rPr>
        <w:t xml:space="preserve">danego </w:t>
      </w:r>
      <w:r w:rsidRPr="00CB0061">
        <w:rPr>
          <w:rFonts w:eastAsiaTheme="minorHAnsi"/>
          <w:color w:val="auto"/>
          <w:lang w:eastAsia="en-US"/>
        </w:rPr>
        <w:t>testu</w:t>
      </w:r>
      <w:r w:rsidR="009A6A31" w:rsidRPr="00CB0061">
        <w:rPr>
          <w:rFonts w:eastAsiaTheme="minorHAnsi"/>
          <w:color w:val="auto"/>
          <w:lang w:eastAsia="en-US"/>
        </w:rPr>
        <w:t xml:space="preserve">. Zrobiłem tak, </w:t>
      </w:r>
      <w:r w:rsidR="00482E56" w:rsidRPr="00CB0061">
        <w:rPr>
          <w:rFonts w:eastAsiaTheme="minorHAnsi"/>
          <w:color w:val="auto"/>
          <w:lang w:eastAsia="en-US"/>
        </w:rPr>
        <w:t xml:space="preserve">ponieważ </w:t>
      </w:r>
      <w:r w:rsidR="00662350" w:rsidRPr="00CB0061">
        <w:rPr>
          <w:rFonts w:eastAsiaTheme="minorHAnsi"/>
          <w:color w:val="auto"/>
          <w:lang w:eastAsia="en-US"/>
        </w:rPr>
        <w:t xml:space="preserve">neurony wejściowe </w:t>
      </w:r>
      <w:r w:rsidR="009A6A31" w:rsidRPr="00CB0061">
        <w:rPr>
          <w:rFonts w:eastAsiaTheme="minorHAnsi"/>
          <w:color w:val="auto"/>
          <w:lang w:eastAsia="en-US"/>
        </w:rPr>
        <w:t>zawsze ma</w:t>
      </w:r>
      <w:r w:rsidR="00662350" w:rsidRPr="00CB0061">
        <w:rPr>
          <w:rFonts w:eastAsiaTheme="minorHAnsi"/>
          <w:color w:val="auto"/>
          <w:lang w:eastAsia="en-US"/>
        </w:rPr>
        <w:t>ją</w:t>
      </w:r>
      <w:r w:rsidR="009A6A31" w:rsidRPr="00CB0061">
        <w:rPr>
          <w:rFonts w:eastAsiaTheme="minorHAnsi"/>
          <w:color w:val="auto"/>
          <w:lang w:eastAsia="en-US"/>
        </w:rPr>
        <w:t xml:space="preserve"> ten sam typ funkcji aktywacj</w:t>
      </w:r>
      <w:r w:rsidR="00662350" w:rsidRPr="00CB0061">
        <w:rPr>
          <w:rFonts w:eastAsiaTheme="minorHAnsi"/>
          <w:color w:val="auto"/>
          <w:lang w:eastAsia="en-US"/>
        </w:rPr>
        <w:t>i (funkcję linearną</w:t>
      </w:r>
      <w:r w:rsidR="009A6A31" w:rsidRPr="00CB0061">
        <w:rPr>
          <w:rFonts w:eastAsiaTheme="minorHAnsi"/>
          <w:color w:val="auto"/>
          <w:lang w:eastAsia="en-US"/>
        </w:rPr>
        <w:t xml:space="preserve">). </w:t>
      </w:r>
      <w:r w:rsidR="00662350" w:rsidRPr="00CB0061">
        <w:rPr>
          <w:rFonts w:eastAsiaTheme="minorHAnsi"/>
          <w:color w:val="auto"/>
          <w:lang w:eastAsia="en-US"/>
        </w:rPr>
        <w:t xml:space="preserve">Dzięki temu nie </w:t>
      </w:r>
      <w:r w:rsidR="009A6A31" w:rsidRPr="00CB0061">
        <w:rPr>
          <w:rFonts w:eastAsiaTheme="minorHAnsi"/>
          <w:color w:val="auto"/>
          <w:lang w:eastAsia="en-US"/>
        </w:rPr>
        <w:t xml:space="preserve">jest </w:t>
      </w:r>
      <w:r w:rsidR="00662350" w:rsidRPr="00CB0061">
        <w:rPr>
          <w:rFonts w:eastAsiaTheme="minorHAnsi"/>
          <w:color w:val="auto"/>
          <w:lang w:eastAsia="en-US"/>
        </w:rPr>
        <w:t xml:space="preserve">też </w:t>
      </w:r>
      <w:r w:rsidR="009A6A31" w:rsidRPr="00CB0061">
        <w:rPr>
          <w:rFonts w:eastAsiaTheme="minorHAnsi"/>
          <w:color w:val="auto"/>
          <w:lang w:eastAsia="en-US"/>
        </w:rPr>
        <w:t>konieczne kopiowanie wartości wejściowych testu</w:t>
      </w:r>
      <w:r w:rsidR="00D42D61" w:rsidRPr="00CB0061">
        <w:rPr>
          <w:rFonts w:eastAsiaTheme="minorHAnsi"/>
          <w:color w:val="auto"/>
          <w:lang w:eastAsia="en-US"/>
        </w:rPr>
        <w:t xml:space="preserve"> do </w:t>
      </w:r>
      <w:r w:rsidR="007D48B4" w:rsidRPr="00CB0061">
        <w:rPr>
          <w:rFonts w:eastAsiaTheme="minorHAnsi"/>
          <w:color w:val="auto"/>
          <w:lang w:eastAsia="en-US"/>
        </w:rPr>
        <w:t>obiektów</w:t>
      </w:r>
      <w:r w:rsidR="00E414A4" w:rsidRPr="00CB0061">
        <w:rPr>
          <w:rFonts w:eastAsiaTheme="minorHAnsi"/>
          <w:color w:val="auto"/>
          <w:lang w:eastAsia="en-US"/>
        </w:rPr>
        <w:t xml:space="preserve"> warstwy wejściowej.</w:t>
      </w:r>
    </w:p>
    <w:p w:rsidR="006B0FCD" w:rsidRPr="00CB0061" w:rsidRDefault="009F2FF6" w:rsidP="002431DE">
      <w:pPr>
        <w:rPr>
          <w:rFonts w:eastAsiaTheme="minorHAnsi"/>
          <w:color w:val="auto"/>
          <w:lang w:eastAsia="en-US"/>
        </w:rPr>
      </w:pPr>
      <w:r w:rsidRPr="00CB0061">
        <w:rPr>
          <w:rFonts w:eastAsiaTheme="minorHAnsi"/>
          <w:color w:val="auto"/>
          <w:lang w:eastAsia="en-US"/>
        </w:rPr>
        <w:t>Po stronie hosta, wszystkie zmienne są przechowywane jako liczby zmiennoprzecinkowe podwójnej precyzji</w:t>
      </w:r>
      <w:r w:rsidR="001D10F8" w:rsidRPr="00CB0061">
        <w:rPr>
          <w:rFonts w:eastAsiaTheme="minorHAnsi"/>
          <w:color w:val="auto"/>
          <w:lang w:eastAsia="en-US"/>
        </w:rPr>
        <w:t xml:space="preserve"> (</w:t>
      </w:r>
      <w:r w:rsidR="001D10F8" w:rsidRPr="00CB0061">
        <w:rPr>
          <w:rStyle w:val="KlasametodafunkcjaZnak"/>
          <w:rFonts w:eastAsiaTheme="minorHAnsi"/>
        </w:rPr>
        <w:t>double</w:t>
      </w:r>
      <w:r w:rsidR="001D10F8" w:rsidRPr="00CB0061">
        <w:rPr>
          <w:rFonts w:eastAsiaTheme="minorHAnsi"/>
          <w:color w:val="auto"/>
          <w:lang w:eastAsia="en-US"/>
        </w:rPr>
        <w:t>)</w:t>
      </w:r>
      <w:r w:rsidR="006D42E7" w:rsidRPr="00CB0061">
        <w:rPr>
          <w:rFonts w:eastAsiaTheme="minorHAnsi"/>
          <w:color w:val="auto"/>
          <w:lang w:eastAsia="en-US"/>
        </w:rPr>
        <w:t>, jednak</w:t>
      </w:r>
      <w:r w:rsidR="00DD25E4" w:rsidRPr="00CB0061">
        <w:rPr>
          <w:rFonts w:eastAsiaTheme="minorHAnsi"/>
          <w:color w:val="auto"/>
          <w:lang w:eastAsia="en-US"/>
        </w:rPr>
        <w:t xml:space="preserve"> w </w:t>
      </w:r>
      <w:r w:rsidR="006D42E7" w:rsidRPr="00CB0061">
        <w:rPr>
          <w:rFonts w:eastAsiaTheme="minorHAnsi"/>
          <w:color w:val="auto"/>
          <w:lang w:eastAsia="en-US"/>
        </w:rPr>
        <w:t>związku</w:t>
      </w:r>
      <w:r w:rsidR="00DD25E4" w:rsidRPr="00CB0061">
        <w:rPr>
          <w:rFonts w:eastAsiaTheme="minorHAnsi"/>
          <w:color w:val="auto"/>
          <w:lang w:eastAsia="en-US"/>
        </w:rPr>
        <w:t xml:space="preserve"> z </w:t>
      </w:r>
      <w:r w:rsidR="006F513A" w:rsidRPr="00CB0061">
        <w:rPr>
          <w:rFonts w:eastAsiaTheme="minorHAnsi"/>
          <w:color w:val="auto"/>
          <w:lang w:eastAsia="en-US"/>
        </w:rPr>
        <w:t>ograniczeniami techno</w:t>
      </w:r>
      <w:r w:rsidR="006D42E7" w:rsidRPr="00CB0061">
        <w:rPr>
          <w:rFonts w:eastAsiaTheme="minorHAnsi"/>
          <w:color w:val="auto"/>
          <w:lang w:eastAsia="en-US"/>
        </w:rPr>
        <w:t>logii CUDA</w:t>
      </w:r>
      <w:r w:rsidR="006D42E7" w:rsidRPr="00CB0061">
        <w:rPr>
          <w:rStyle w:val="Odwoanieprzypisudolnego"/>
          <w:rFonts w:eastAsiaTheme="minorHAnsi"/>
          <w:color w:val="auto"/>
          <w:lang w:eastAsia="en-US"/>
        </w:rPr>
        <w:footnoteReference w:id="25"/>
      </w:r>
      <w:r w:rsidR="001D10F8" w:rsidRPr="00CB0061">
        <w:rPr>
          <w:rFonts w:eastAsiaTheme="minorHAnsi"/>
          <w:color w:val="auto"/>
          <w:lang w:eastAsia="en-US"/>
        </w:rPr>
        <w:t>,</w:t>
      </w:r>
      <w:r w:rsidR="00D42D61" w:rsidRPr="00CB0061">
        <w:rPr>
          <w:rFonts w:eastAsiaTheme="minorHAnsi"/>
          <w:color w:val="auto"/>
          <w:lang w:eastAsia="en-US"/>
        </w:rPr>
        <w:t xml:space="preserve"> na </w:t>
      </w:r>
      <w:r w:rsidR="001D10F8" w:rsidRPr="00CB0061">
        <w:rPr>
          <w:rFonts w:eastAsiaTheme="minorHAnsi"/>
          <w:color w:val="auto"/>
          <w:lang w:eastAsia="en-US"/>
        </w:rPr>
        <w:t>komputerze który posiadam operacje po stronie GPU są przetwarzane</w:t>
      </w:r>
      <w:r w:rsidR="00DD25E4" w:rsidRPr="00CB0061">
        <w:rPr>
          <w:rFonts w:eastAsiaTheme="minorHAnsi"/>
          <w:color w:val="auto"/>
          <w:lang w:eastAsia="en-US"/>
        </w:rPr>
        <w:t xml:space="preserve"> z </w:t>
      </w:r>
      <w:r w:rsidR="001D10F8" w:rsidRPr="00CB0061">
        <w:rPr>
          <w:rFonts w:eastAsiaTheme="minorHAnsi"/>
          <w:color w:val="auto"/>
          <w:lang w:eastAsia="en-US"/>
        </w:rPr>
        <w:t>wykorzystaniem liczb pojedynczej precyzji (</w:t>
      </w:r>
      <w:r w:rsidR="001D10F8" w:rsidRPr="00CB0061">
        <w:rPr>
          <w:rStyle w:val="KlasametodafunkcjaZnak"/>
          <w:rFonts w:eastAsiaTheme="minorHAnsi"/>
        </w:rPr>
        <w:t>float</w:t>
      </w:r>
      <w:r w:rsidR="001D10F8" w:rsidRPr="00CB0061">
        <w:rPr>
          <w:rFonts w:eastAsiaTheme="minorHAnsi"/>
          <w:color w:val="auto"/>
          <w:lang w:eastAsia="en-US"/>
        </w:rPr>
        <w:t xml:space="preserve">). </w:t>
      </w:r>
      <w:r w:rsidR="00BE1BA7" w:rsidRPr="00CB0061">
        <w:rPr>
          <w:rFonts w:eastAsiaTheme="minorHAnsi"/>
          <w:color w:val="auto"/>
          <w:lang w:eastAsia="en-US"/>
        </w:rPr>
        <w:t>Gdyby biblioteka była użyta</w:t>
      </w:r>
      <w:r w:rsidR="00D42D61" w:rsidRPr="00CB0061">
        <w:rPr>
          <w:rFonts w:eastAsiaTheme="minorHAnsi"/>
          <w:color w:val="auto"/>
          <w:lang w:eastAsia="en-US"/>
        </w:rPr>
        <w:t xml:space="preserve"> na </w:t>
      </w:r>
      <w:r w:rsidR="00BE1BA7" w:rsidRPr="00CB0061">
        <w:rPr>
          <w:rFonts w:eastAsiaTheme="minorHAnsi"/>
          <w:color w:val="auto"/>
          <w:lang w:eastAsia="en-US"/>
        </w:rPr>
        <w:t xml:space="preserve">karcie graficznej wspierającej </w:t>
      </w:r>
      <w:r w:rsidR="00BE1BA7" w:rsidRPr="00CB0061">
        <w:rPr>
          <w:rStyle w:val="PodkrelenieZnak"/>
          <w:rFonts w:eastAsiaTheme="minorHAnsi"/>
        </w:rPr>
        <w:t>compute capability</w:t>
      </w:r>
      <w:r w:rsidR="00BE1BA7" w:rsidRPr="00CB0061">
        <w:rPr>
          <w:rFonts w:eastAsiaTheme="minorHAnsi"/>
          <w:color w:val="auto"/>
          <w:lang w:eastAsia="en-US"/>
        </w:rPr>
        <w:t xml:space="preserve"> 1.3 lub wyższą, możliwe by było użycie </w:t>
      </w:r>
      <w:r w:rsidR="00141956" w:rsidRPr="00CB0061">
        <w:rPr>
          <w:rFonts w:eastAsiaTheme="minorHAnsi"/>
          <w:color w:val="auto"/>
          <w:lang w:eastAsia="en-US"/>
        </w:rPr>
        <w:t>liczb podwójnej precyzji</w:t>
      </w:r>
      <w:r w:rsidR="00141956" w:rsidRPr="00CB0061">
        <w:rPr>
          <w:rStyle w:val="Odwoanieprzypisudolnego"/>
          <w:rFonts w:eastAsiaTheme="minorHAnsi"/>
          <w:color w:val="auto"/>
          <w:lang w:eastAsia="en-US"/>
        </w:rPr>
        <w:footnoteReference w:id="26"/>
      </w:r>
      <w:r w:rsidR="00141956" w:rsidRPr="00CB0061">
        <w:rPr>
          <w:rFonts w:eastAsiaTheme="minorHAnsi"/>
          <w:color w:val="auto"/>
          <w:lang w:eastAsia="en-US"/>
        </w:rPr>
        <w:t>.</w:t>
      </w:r>
    </w:p>
    <w:p w:rsidR="00267338" w:rsidRPr="00CB0061" w:rsidRDefault="001B7D2B" w:rsidP="00F05B9A">
      <w:pPr>
        <w:pStyle w:val="Nagwek3"/>
      </w:pPr>
      <w:bookmarkStart w:id="84" w:name="_Toc262305033"/>
      <w:r w:rsidRPr="00CB0061">
        <w:t>Zastosowania programu</w:t>
      </w:r>
      <w:bookmarkEnd w:id="84"/>
    </w:p>
    <w:p w:rsidR="00267338" w:rsidRPr="00CB0061" w:rsidRDefault="00FE47F1" w:rsidP="0016443C">
      <w:pPr>
        <w:rPr>
          <w:color w:val="auto"/>
        </w:rPr>
      </w:pPr>
      <w:r w:rsidRPr="00CB0061">
        <w:rPr>
          <w:color w:val="auto"/>
        </w:rPr>
        <w:t>Biblioteka</w:t>
      </w:r>
      <w:r w:rsidR="00267338" w:rsidRPr="00CB0061">
        <w:rPr>
          <w:color w:val="auto"/>
        </w:rPr>
        <w:t xml:space="preserve"> </w:t>
      </w:r>
      <w:r w:rsidR="00FB0723" w:rsidRPr="00CB0061">
        <w:rPr>
          <w:color w:val="auto"/>
        </w:rPr>
        <w:t xml:space="preserve">CNL </w:t>
      </w:r>
      <w:r w:rsidR="000B535D" w:rsidRPr="00CB0061">
        <w:rPr>
          <w:color w:val="auto"/>
        </w:rPr>
        <w:t>służy</w:t>
      </w:r>
      <w:r w:rsidR="00D42D61" w:rsidRPr="00CB0061">
        <w:rPr>
          <w:color w:val="auto"/>
        </w:rPr>
        <w:t xml:space="preserve"> do </w:t>
      </w:r>
      <w:r w:rsidR="000B535D" w:rsidRPr="00CB0061">
        <w:rPr>
          <w:color w:val="auto"/>
        </w:rPr>
        <w:t xml:space="preserve">rozwiązywania zadań </w:t>
      </w:r>
      <w:r w:rsidR="00537EA1" w:rsidRPr="00CB0061">
        <w:rPr>
          <w:color w:val="auto"/>
        </w:rPr>
        <w:t>aproksymacji</w:t>
      </w:r>
      <w:r w:rsidR="000B535D" w:rsidRPr="00CB0061">
        <w:rPr>
          <w:color w:val="auto"/>
        </w:rPr>
        <w:t xml:space="preserve"> </w:t>
      </w:r>
      <w:r w:rsidR="00537EA1" w:rsidRPr="00CB0061">
        <w:rPr>
          <w:color w:val="auto"/>
        </w:rPr>
        <w:t>lub</w:t>
      </w:r>
      <w:r w:rsidR="000B535D" w:rsidRPr="00CB0061">
        <w:rPr>
          <w:color w:val="auto"/>
        </w:rPr>
        <w:t xml:space="preserve"> klasyfikacji. </w:t>
      </w:r>
      <w:r w:rsidR="00537EA1" w:rsidRPr="00CB0061">
        <w:rPr>
          <w:color w:val="auto"/>
        </w:rPr>
        <w:t>Każdy</w:t>
      </w:r>
      <w:r w:rsidR="00853FB1" w:rsidRPr="00CB0061">
        <w:rPr>
          <w:color w:val="auto"/>
        </w:rPr>
        <w:t xml:space="preserve"> </w:t>
      </w:r>
      <w:r w:rsidR="00537EA1" w:rsidRPr="00CB0061">
        <w:rPr>
          <w:color w:val="auto"/>
        </w:rPr>
        <w:t>rekord</w:t>
      </w:r>
      <w:r w:rsidR="00DD25E4" w:rsidRPr="00CB0061">
        <w:rPr>
          <w:color w:val="auto"/>
        </w:rPr>
        <w:t xml:space="preserve"> w </w:t>
      </w:r>
      <w:r w:rsidR="00537EA1" w:rsidRPr="00CB0061">
        <w:rPr>
          <w:color w:val="auto"/>
        </w:rPr>
        <w:t xml:space="preserve">zestawie testów </w:t>
      </w:r>
      <w:r w:rsidR="00853FB1" w:rsidRPr="00CB0061">
        <w:rPr>
          <w:color w:val="auto"/>
        </w:rPr>
        <w:t>może mieć</w:t>
      </w:r>
      <w:r w:rsidR="000B535D" w:rsidRPr="00CB0061">
        <w:rPr>
          <w:color w:val="auto"/>
        </w:rPr>
        <w:t xml:space="preserve"> wiele wejść </w:t>
      </w:r>
      <w:r w:rsidR="00A30130" w:rsidRPr="00CB0061">
        <w:rPr>
          <w:color w:val="auto"/>
        </w:rPr>
        <w:t xml:space="preserve">oraz </w:t>
      </w:r>
      <w:r w:rsidR="000B535D" w:rsidRPr="00CB0061">
        <w:rPr>
          <w:color w:val="auto"/>
        </w:rPr>
        <w:t>wyjść</w:t>
      </w:r>
      <w:r w:rsidR="00A30130" w:rsidRPr="00CB0061">
        <w:rPr>
          <w:color w:val="auto"/>
        </w:rPr>
        <w:t xml:space="preserve">. </w:t>
      </w:r>
      <w:r w:rsidR="00853FB1" w:rsidRPr="00CB0061">
        <w:rPr>
          <w:color w:val="auto"/>
        </w:rPr>
        <w:t xml:space="preserve">Każdy atrybut może </w:t>
      </w:r>
      <w:r w:rsidR="00A34E8F" w:rsidRPr="00CB0061">
        <w:rPr>
          <w:color w:val="auto"/>
        </w:rPr>
        <w:t>być liczbowym atrybutem</w:t>
      </w:r>
      <w:r w:rsidR="00DD25E4" w:rsidRPr="00CB0061">
        <w:rPr>
          <w:color w:val="auto"/>
        </w:rPr>
        <w:t xml:space="preserve"> z </w:t>
      </w:r>
      <w:r w:rsidR="00A34E8F" w:rsidRPr="00CB0061">
        <w:rPr>
          <w:color w:val="auto"/>
        </w:rPr>
        <w:t xml:space="preserve">pewnego zakresu, lub atrybutem </w:t>
      </w:r>
      <w:r w:rsidR="0016443C" w:rsidRPr="00CB0061">
        <w:rPr>
          <w:color w:val="auto"/>
        </w:rPr>
        <w:t>symbolicznym (klasyfikacyjnym). Każdy atrybut symboliczny zostaje sprowadzony</w:t>
      </w:r>
      <w:r w:rsidR="00D42D61" w:rsidRPr="00CB0061">
        <w:rPr>
          <w:color w:val="auto"/>
        </w:rPr>
        <w:t xml:space="preserve"> do </w:t>
      </w:r>
      <w:r w:rsidR="0016443C" w:rsidRPr="00CB0061">
        <w:rPr>
          <w:color w:val="auto"/>
        </w:rPr>
        <w:t xml:space="preserve">jednego lub więcej atrybutów liczbowych (w szczególności – </w:t>
      </w:r>
      <w:r w:rsidR="00267338" w:rsidRPr="00CB0061">
        <w:rPr>
          <w:color w:val="auto"/>
        </w:rPr>
        <w:t>zadanie klasyfikacji jest sprowadzane</w:t>
      </w:r>
      <w:r w:rsidR="00DD25E4" w:rsidRPr="00CB0061">
        <w:rPr>
          <w:color w:val="auto"/>
        </w:rPr>
        <w:t xml:space="preserve"> w </w:t>
      </w:r>
      <w:r w:rsidR="0016443C" w:rsidRPr="00CB0061">
        <w:rPr>
          <w:color w:val="auto"/>
        </w:rPr>
        <w:t>programie</w:t>
      </w:r>
      <w:r w:rsidR="00D42D61" w:rsidRPr="00CB0061">
        <w:rPr>
          <w:color w:val="auto"/>
        </w:rPr>
        <w:t xml:space="preserve"> do </w:t>
      </w:r>
      <w:r w:rsidR="00267338" w:rsidRPr="00CB0061">
        <w:rPr>
          <w:color w:val="auto"/>
        </w:rPr>
        <w:t xml:space="preserve">zadania </w:t>
      </w:r>
      <w:r w:rsidR="00537EA1" w:rsidRPr="00CB0061">
        <w:rPr>
          <w:color w:val="auto"/>
        </w:rPr>
        <w:t>aproksymacji</w:t>
      </w:r>
      <w:r w:rsidR="0016443C" w:rsidRPr="00CB0061">
        <w:rPr>
          <w:color w:val="auto"/>
        </w:rPr>
        <w:t>)</w:t>
      </w:r>
      <w:r w:rsidR="00267338" w:rsidRPr="00CB0061">
        <w:rPr>
          <w:color w:val="auto"/>
        </w:rPr>
        <w:t>.</w:t>
      </w:r>
    </w:p>
    <w:p w:rsidR="003C7196" w:rsidRPr="00CB0061" w:rsidRDefault="00EC627A" w:rsidP="002D6CD6">
      <w:pPr>
        <w:rPr>
          <w:color w:val="auto"/>
        </w:rPr>
      </w:pPr>
      <w:r w:rsidRPr="00CB0061">
        <w:rPr>
          <w:color w:val="auto"/>
        </w:rPr>
        <w:t>W bibliotece jest możliwość stworzenia</w:t>
      </w:r>
      <w:r w:rsidR="006F38B2" w:rsidRPr="00CB0061">
        <w:rPr>
          <w:color w:val="auto"/>
        </w:rPr>
        <w:t xml:space="preserve"> sieci MLP,</w:t>
      </w:r>
      <w:r w:rsidR="00DD25E4" w:rsidRPr="00CB0061">
        <w:rPr>
          <w:color w:val="auto"/>
        </w:rPr>
        <w:t xml:space="preserve"> o </w:t>
      </w:r>
      <w:r w:rsidR="006F38B2" w:rsidRPr="00CB0061">
        <w:rPr>
          <w:color w:val="auto"/>
        </w:rPr>
        <w:t xml:space="preserve">dowolnej strukturze. </w:t>
      </w:r>
      <w:r w:rsidR="0063254C" w:rsidRPr="00CB0061">
        <w:rPr>
          <w:color w:val="auto"/>
        </w:rPr>
        <w:t>Program obsługuje prostą</w:t>
      </w:r>
      <w:r w:rsidR="007F4137" w:rsidRPr="00CB0061">
        <w:rPr>
          <w:color w:val="auto"/>
        </w:rPr>
        <w:t xml:space="preserve"> funkcję aktywacji </w:t>
      </w:r>
      <w:r w:rsidR="0063254C" w:rsidRPr="00CB0061">
        <w:rPr>
          <w:color w:val="auto"/>
        </w:rPr>
        <w:t>oraz sigmoidalną funkcję aktywacji</w:t>
      </w:r>
      <w:r w:rsidR="00DD25E4" w:rsidRPr="00CB0061">
        <w:rPr>
          <w:color w:val="auto"/>
        </w:rPr>
        <w:t xml:space="preserve"> w </w:t>
      </w:r>
      <w:r w:rsidR="007F4137" w:rsidRPr="00CB0061">
        <w:rPr>
          <w:color w:val="auto"/>
        </w:rPr>
        <w:t>postaci unipolarnej oraz bipolarnej</w:t>
      </w:r>
      <w:r w:rsidR="0063254C" w:rsidRPr="00CB0061">
        <w:rPr>
          <w:color w:val="auto"/>
        </w:rPr>
        <w:t xml:space="preserve">. </w:t>
      </w:r>
      <w:r w:rsidR="00482419" w:rsidRPr="00CB0061">
        <w:rPr>
          <w:color w:val="auto"/>
        </w:rPr>
        <w:t>Wspierane są tylko</w:t>
      </w:r>
      <w:r w:rsidR="0063254C" w:rsidRPr="00CB0061">
        <w:rPr>
          <w:color w:val="auto"/>
        </w:rPr>
        <w:t xml:space="preserve"> sieci gęste –</w:t>
      </w:r>
      <w:r w:rsidR="00DD25E4" w:rsidRPr="00CB0061">
        <w:rPr>
          <w:color w:val="auto"/>
        </w:rPr>
        <w:t xml:space="preserve"> w </w:t>
      </w:r>
      <w:r w:rsidR="0063254C" w:rsidRPr="00CB0061">
        <w:rPr>
          <w:color w:val="auto"/>
        </w:rPr>
        <w:t xml:space="preserve">których </w:t>
      </w:r>
      <w:r w:rsidR="00482419" w:rsidRPr="00CB0061">
        <w:rPr>
          <w:color w:val="auto"/>
        </w:rPr>
        <w:t xml:space="preserve">każdy </w:t>
      </w:r>
      <w:r w:rsidR="0063254C" w:rsidRPr="00CB0061">
        <w:rPr>
          <w:color w:val="auto"/>
        </w:rPr>
        <w:t>neuron</w:t>
      </w:r>
      <w:r w:rsidR="00DD25E4" w:rsidRPr="00CB0061">
        <w:rPr>
          <w:color w:val="auto"/>
        </w:rPr>
        <w:t xml:space="preserve"> w </w:t>
      </w:r>
      <w:r w:rsidR="0063254C" w:rsidRPr="00CB0061">
        <w:rPr>
          <w:color w:val="auto"/>
        </w:rPr>
        <w:t xml:space="preserve">warstwie </w:t>
      </w:r>
      <w:r w:rsidR="0063254C" w:rsidRPr="00CB0061">
        <w:rPr>
          <w:rStyle w:val="PodkrelenieZnak"/>
        </w:rPr>
        <w:t>N</w:t>
      </w:r>
      <w:r w:rsidR="0063254C" w:rsidRPr="00CB0061">
        <w:rPr>
          <w:color w:val="auto"/>
        </w:rPr>
        <w:t xml:space="preserve"> jest połączony ze wszystkimi neuronami</w:t>
      </w:r>
      <w:r w:rsidR="00DD25E4" w:rsidRPr="00CB0061">
        <w:rPr>
          <w:color w:val="auto"/>
        </w:rPr>
        <w:t xml:space="preserve"> w </w:t>
      </w:r>
      <w:r w:rsidR="0063254C" w:rsidRPr="00CB0061">
        <w:rPr>
          <w:color w:val="auto"/>
        </w:rPr>
        <w:t xml:space="preserve">warstwie </w:t>
      </w:r>
      <w:r w:rsidR="0063254C" w:rsidRPr="00CB0061">
        <w:rPr>
          <w:rStyle w:val="PodkrelenieZnak"/>
        </w:rPr>
        <w:t>N+1</w:t>
      </w:r>
      <w:r w:rsidR="0063254C" w:rsidRPr="00CB0061">
        <w:rPr>
          <w:color w:val="auto"/>
        </w:rPr>
        <w:t>.</w:t>
      </w:r>
    </w:p>
    <w:p w:rsidR="001B7D2B" w:rsidRPr="00CB0061" w:rsidRDefault="001B7D2B" w:rsidP="00F05B9A">
      <w:pPr>
        <w:pStyle w:val="Nagwek3"/>
      </w:pPr>
      <w:bookmarkStart w:id="85" w:name="_Toc262305034"/>
      <w:r w:rsidRPr="00CB0061">
        <w:t>Diagramy</w:t>
      </w:r>
      <w:bookmarkEnd w:id="85"/>
    </w:p>
    <w:p w:rsidR="00E414A4" w:rsidRPr="00CB0061" w:rsidRDefault="007E2EB5" w:rsidP="00E414A4">
      <w:pPr>
        <w:rPr>
          <w:color w:val="auto"/>
        </w:rPr>
      </w:pPr>
      <w:r w:rsidRPr="00CB0061">
        <w:rPr>
          <w:color w:val="auto"/>
        </w:rPr>
        <w:t>W tym rozdziale</w:t>
      </w:r>
      <w:r w:rsidR="00E414A4" w:rsidRPr="00CB0061">
        <w:rPr>
          <w:color w:val="auto"/>
        </w:rPr>
        <w:t xml:space="preserve"> zamieszczone są diagramy </w:t>
      </w:r>
      <w:r w:rsidR="00E414A4" w:rsidRPr="00CB0061">
        <w:rPr>
          <w:rStyle w:val="PodkrelenieZnak"/>
        </w:rPr>
        <w:t>UML</w:t>
      </w:r>
      <w:r w:rsidR="006479D5" w:rsidRPr="00CB0061">
        <w:rPr>
          <w:rStyle w:val="Odwoanieprzypisudolnego"/>
          <w:color w:val="auto"/>
        </w:rPr>
        <w:footnoteReference w:id="27"/>
      </w:r>
      <w:r w:rsidR="00E414A4" w:rsidRPr="00CB0061">
        <w:rPr>
          <w:color w:val="auto"/>
        </w:rPr>
        <w:t xml:space="preserve"> </w:t>
      </w:r>
      <w:r w:rsidR="00482419" w:rsidRPr="00CB0061">
        <w:rPr>
          <w:color w:val="auto"/>
        </w:rPr>
        <w:t>opisujące bibliotekę</w:t>
      </w:r>
      <w:r w:rsidR="00882078" w:rsidRPr="00CB0061">
        <w:rPr>
          <w:color w:val="auto"/>
        </w:rPr>
        <w:t xml:space="preserve"> CNL.</w:t>
      </w:r>
      <w:r w:rsidR="002C6629" w:rsidRPr="00CB0061">
        <w:rPr>
          <w:color w:val="auto"/>
        </w:rPr>
        <w:t xml:space="preserve"> </w:t>
      </w:r>
      <w:r w:rsidR="00B44654" w:rsidRPr="00CB0061">
        <w:rPr>
          <w:color w:val="auto"/>
        </w:rPr>
        <w:t>Znajduje się tu diagram komponentów</w:t>
      </w:r>
      <w:r w:rsidR="00DE29B7" w:rsidRPr="00CB0061">
        <w:rPr>
          <w:color w:val="auto"/>
        </w:rPr>
        <w:t xml:space="preserve"> biblioteki oraz powiązanych z nią elementów, dwa diagramy klas, oraz diagram sekwencji uczenia sieci. Oprócz tego, w rozdziałach </w:t>
      </w:r>
      <w:r w:rsidR="00CC3C12" w:rsidRPr="00CB0061">
        <w:rPr>
          <w:color w:val="auto"/>
        </w:rPr>
        <w:fldChar w:fldCharType="begin"/>
      </w:r>
      <w:r w:rsidR="00DE29B7" w:rsidRPr="00CB0061">
        <w:rPr>
          <w:color w:val="auto"/>
        </w:rPr>
        <w:instrText xml:space="preserve"> REF _Ref261982965 \r \h </w:instrText>
      </w:r>
      <w:r w:rsidR="00CC3C12" w:rsidRPr="00CB0061">
        <w:rPr>
          <w:color w:val="auto"/>
        </w:rPr>
      </w:r>
      <w:r w:rsidR="00CC3C12" w:rsidRPr="00CB0061">
        <w:rPr>
          <w:color w:val="auto"/>
        </w:rPr>
        <w:fldChar w:fldCharType="separate"/>
      </w:r>
      <w:r w:rsidR="00ED5C84">
        <w:rPr>
          <w:color w:val="auto"/>
        </w:rPr>
        <w:t>4.2.1.1</w:t>
      </w:r>
      <w:r w:rsidR="00CC3C12" w:rsidRPr="00CB0061">
        <w:rPr>
          <w:color w:val="auto"/>
        </w:rPr>
        <w:fldChar w:fldCharType="end"/>
      </w:r>
      <w:r w:rsidR="00DE29B7" w:rsidRPr="00CB0061">
        <w:rPr>
          <w:color w:val="auto"/>
        </w:rPr>
        <w:t xml:space="preserve">, </w:t>
      </w:r>
      <w:r w:rsidR="00CC3C12" w:rsidRPr="00CB0061">
        <w:rPr>
          <w:color w:val="auto"/>
        </w:rPr>
        <w:fldChar w:fldCharType="begin"/>
      </w:r>
      <w:r w:rsidR="00DE29B7" w:rsidRPr="00CB0061">
        <w:rPr>
          <w:color w:val="auto"/>
        </w:rPr>
        <w:instrText xml:space="preserve"> REF _Ref261982969 \r \h </w:instrText>
      </w:r>
      <w:r w:rsidR="00CC3C12" w:rsidRPr="00CB0061">
        <w:rPr>
          <w:color w:val="auto"/>
        </w:rPr>
      </w:r>
      <w:r w:rsidR="00CC3C12" w:rsidRPr="00CB0061">
        <w:rPr>
          <w:color w:val="auto"/>
        </w:rPr>
        <w:fldChar w:fldCharType="separate"/>
      </w:r>
      <w:r w:rsidR="00ED5C84">
        <w:rPr>
          <w:color w:val="auto"/>
        </w:rPr>
        <w:t>4.2.1.2</w:t>
      </w:r>
      <w:r w:rsidR="00CC3C12" w:rsidRPr="00CB0061">
        <w:rPr>
          <w:color w:val="auto"/>
        </w:rPr>
        <w:fldChar w:fldCharType="end"/>
      </w:r>
      <w:r w:rsidR="00DE29B7" w:rsidRPr="00CB0061">
        <w:rPr>
          <w:color w:val="auto"/>
        </w:rPr>
        <w:t xml:space="preserve">, </w:t>
      </w:r>
      <w:r w:rsidR="00CC3C12" w:rsidRPr="00CB0061">
        <w:rPr>
          <w:color w:val="auto"/>
        </w:rPr>
        <w:fldChar w:fldCharType="begin"/>
      </w:r>
      <w:r w:rsidR="00DE29B7" w:rsidRPr="00CB0061">
        <w:rPr>
          <w:color w:val="auto"/>
        </w:rPr>
        <w:instrText xml:space="preserve"> REF _Ref261982975 \r \h </w:instrText>
      </w:r>
      <w:r w:rsidR="00CC3C12" w:rsidRPr="00CB0061">
        <w:rPr>
          <w:color w:val="auto"/>
        </w:rPr>
      </w:r>
      <w:r w:rsidR="00CC3C12" w:rsidRPr="00CB0061">
        <w:rPr>
          <w:color w:val="auto"/>
        </w:rPr>
        <w:fldChar w:fldCharType="separate"/>
      </w:r>
      <w:r w:rsidR="00ED5C84">
        <w:rPr>
          <w:color w:val="auto"/>
        </w:rPr>
        <w:t>4.3.1.2</w:t>
      </w:r>
      <w:r w:rsidR="00CC3C12" w:rsidRPr="00CB0061">
        <w:rPr>
          <w:color w:val="auto"/>
        </w:rPr>
        <w:fldChar w:fldCharType="end"/>
      </w:r>
      <w:r w:rsidR="00874EA0" w:rsidRPr="00CB0061">
        <w:rPr>
          <w:color w:val="auto"/>
        </w:rPr>
        <w:t xml:space="preserve"> i</w:t>
      </w:r>
      <w:r w:rsidR="00DE29B7" w:rsidRPr="00CB0061">
        <w:rPr>
          <w:color w:val="auto"/>
        </w:rPr>
        <w:t xml:space="preserve"> </w:t>
      </w:r>
      <w:r w:rsidR="00CC3C12" w:rsidRPr="00CB0061">
        <w:rPr>
          <w:color w:val="auto"/>
        </w:rPr>
        <w:fldChar w:fldCharType="begin"/>
      </w:r>
      <w:r w:rsidR="00DE29B7" w:rsidRPr="00CB0061">
        <w:rPr>
          <w:color w:val="auto"/>
        </w:rPr>
        <w:instrText xml:space="preserve"> REF _Ref261982977 \r \h </w:instrText>
      </w:r>
      <w:r w:rsidR="00CC3C12" w:rsidRPr="00CB0061">
        <w:rPr>
          <w:color w:val="auto"/>
        </w:rPr>
      </w:r>
      <w:r w:rsidR="00CC3C12" w:rsidRPr="00CB0061">
        <w:rPr>
          <w:color w:val="auto"/>
        </w:rPr>
        <w:fldChar w:fldCharType="separate"/>
      </w:r>
      <w:r w:rsidR="00ED5C84">
        <w:rPr>
          <w:color w:val="auto"/>
        </w:rPr>
        <w:t>4.3.1.3</w:t>
      </w:r>
      <w:r w:rsidR="00CC3C12" w:rsidRPr="00CB0061">
        <w:rPr>
          <w:color w:val="auto"/>
        </w:rPr>
        <w:fldChar w:fldCharType="end"/>
      </w:r>
      <w:r w:rsidR="00DE29B7" w:rsidRPr="00CB0061">
        <w:rPr>
          <w:color w:val="auto"/>
        </w:rPr>
        <w:t xml:space="preserve"> </w:t>
      </w:r>
      <w:r w:rsidR="00874EA0" w:rsidRPr="00CB0061">
        <w:rPr>
          <w:color w:val="auto"/>
        </w:rPr>
        <w:t xml:space="preserve">są szczegółowe diagramy sekwencji uruchamiania i </w:t>
      </w:r>
      <w:r w:rsidR="00874EA0" w:rsidRPr="00CB0061">
        <w:rPr>
          <w:color w:val="auto"/>
        </w:rPr>
        <w:lastRenderedPageBreak/>
        <w:t>uczenia sieci. Wszystkie diagramy z</w:t>
      </w:r>
      <w:r w:rsidR="00D61A56" w:rsidRPr="00CB0061">
        <w:rPr>
          <w:color w:val="auto"/>
        </w:rPr>
        <w:t xml:space="preserve">ostały stworzone w programie </w:t>
      </w:r>
      <w:r w:rsidR="00D61A56" w:rsidRPr="00CB0061">
        <w:rPr>
          <w:rStyle w:val="PodkrelenieZnak"/>
        </w:rPr>
        <w:t>Visual Paradigm for UML 7.2</w:t>
      </w:r>
      <w:r w:rsidR="00B44654" w:rsidRPr="00CB0061">
        <w:rPr>
          <w:color w:val="auto"/>
        </w:rPr>
        <w:t>.</w:t>
      </w:r>
    </w:p>
    <w:p w:rsidR="00B44654" w:rsidRPr="00CB0061" w:rsidRDefault="00B44654" w:rsidP="00B44654">
      <w:pPr>
        <w:pStyle w:val="Nagwek4"/>
      </w:pPr>
      <w:bookmarkStart w:id="86" w:name="_Toc262305035"/>
      <w:r w:rsidRPr="00CB0061">
        <w:t>Diagram komponentów</w:t>
      </w:r>
      <w:bookmarkEnd w:id="86"/>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B44654" w:rsidRPr="00CB0061" w:rsidTr="00E42DF2">
        <w:tc>
          <w:tcPr>
            <w:tcW w:w="8665" w:type="dxa"/>
          </w:tcPr>
          <w:p w:rsidR="00B44654" w:rsidRPr="00CB0061" w:rsidRDefault="00B44654" w:rsidP="00E42DF2">
            <w:pPr>
              <w:pStyle w:val="Podpisrysunku"/>
            </w:pPr>
            <w:r w:rsidRPr="00CB0061">
              <w:rPr>
                <w:noProof/>
              </w:rPr>
              <w:drawing>
                <wp:inline distT="0" distB="0" distL="0" distR="0">
                  <wp:extent cx="5408295" cy="3100070"/>
                  <wp:effectExtent l="19050" t="0" r="1905" b="0"/>
                  <wp:docPr id="1"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408295" cy="3100070"/>
                          </a:xfrm>
                          <a:prstGeom prst="rect">
                            <a:avLst/>
                          </a:prstGeom>
                          <a:noFill/>
                          <a:ln w="9525">
                            <a:noFill/>
                            <a:miter lim="800000"/>
                            <a:headEnd/>
                            <a:tailEnd/>
                          </a:ln>
                        </pic:spPr>
                      </pic:pic>
                    </a:graphicData>
                  </a:graphic>
                </wp:inline>
              </w:drawing>
            </w:r>
          </w:p>
        </w:tc>
      </w:tr>
      <w:tr w:rsidR="00B44654" w:rsidRPr="00CB0061" w:rsidTr="00E42DF2">
        <w:tc>
          <w:tcPr>
            <w:tcW w:w="8665" w:type="dxa"/>
          </w:tcPr>
          <w:p w:rsidR="00B44654" w:rsidRPr="00CB0061" w:rsidRDefault="00B44654" w:rsidP="00195183">
            <w:pPr>
              <w:pStyle w:val="Podpisrysunku"/>
              <w:rPr>
                <w:rFonts w:ascii="Verdana" w:hAnsi="Verdana"/>
              </w:rPr>
            </w:pPr>
            <w:bookmarkStart w:id="87" w:name="_Toc261555459"/>
            <w:r w:rsidRPr="00CB0061">
              <w:rPr>
                <w:rFonts w:ascii="Verdana" w:hAnsi="Verdana"/>
              </w:rPr>
              <w:t xml:space="preserve">Rysunek </w:t>
            </w:r>
            <w:r w:rsidR="00CC3C12" w:rsidRPr="00CB0061">
              <w:rPr>
                <w:rFonts w:ascii="Verdana" w:hAnsi="Verdana"/>
              </w:rPr>
              <w:fldChar w:fldCharType="begin"/>
            </w:r>
            <w:r w:rsidRPr="00CB0061">
              <w:rPr>
                <w:rFonts w:ascii="Verdana" w:hAnsi="Verdana"/>
              </w:rPr>
              <w:instrText xml:space="preserve"> SEQ Rysunek \* ARABIC </w:instrText>
            </w:r>
            <w:r w:rsidR="00CC3C12" w:rsidRPr="00CB0061">
              <w:rPr>
                <w:rFonts w:ascii="Verdana" w:hAnsi="Verdana"/>
              </w:rPr>
              <w:fldChar w:fldCharType="separate"/>
            </w:r>
            <w:r w:rsidR="00ED5C84">
              <w:rPr>
                <w:rFonts w:ascii="Verdana" w:hAnsi="Verdana"/>
                <w:noProof/>
              </w:rPr>
              <w:t>13</w:t>
            </w:r>
            <w:r w:rsidR="00CC3C12" w:rsidRPr="00CB0061">
              <w:rPr>
                <w:rFonts w:ascii="Verdana" w:hAnsi="Verdana"/>
              </w:rPr>
              <w:fldChar w:fldCharType="end"/>
            </w:r>
            <w:r w:rsidRPr="00CB0061">
              <w:rPr>
                <w:rFonts w:ascii="Verdana" w:hAnsi="Verdana"/>
              </w:rPr>
              <w:t>. Diagram komponentów biblioteki CNL</w:t>
            </w:r>
            <w:bookmarkEnd w:id="87"/>
            <w:r w:rsidR="00DE29B7" w:rsidRPr="00CB0061">
              <w:rPr>
                <w:rFonts w:ascii="Verdana" w:hAnsi="Verdana"/>
              </w:rPr>
              <w:t xml:space="preserve"> oraz jej otoczenia</w:t>
            </w:r>
          </w:p>
        </w:tc>
      </w:tr>
    </w:tbl>
    <w:p w:rsidR="00B44654" w:rsidRPr="00CB0061" w:rsidRDefault="00B44654" w:rsidP="00B44654">
      <w:r w:rsidRPr="00CB0061">
        <w:t xml:space="preserve">Na powyższym diagramie widać, że program używający biblioteki, zarządza osobno obiektami zestawu testów i sieci neuronowej. Obiekt sieci neuronowej (np. obiekt klasy MLP) wywołuje metody statyczne klasy </w:t>
      </w:r>
      <w:r w:rsidRPr="00CB0061">
        <w:rPr>
          <w:rStyle w:val="KlasametodafunkcjaZnak"/>
        </w:rPr>
        <w:t>CUDATools</w:t>
      </w:r>
      <w:r w:rsidRPr="00CB0061">
        <w:t>, które z kolei wywołują kernele. Biblioteki zawarte w CUDA Toolkit oraz sterowniku graficznym kopiują wersję binarną kerneli do pamięci graficznej i uruchamiają je.</w:t>
      </w:r>
    </w:p>
    <w:p w:rsidR="00B44654" w:rsidRPr="00CB0061" w:rsidRDefault="00B44654" w:rsidP="00E414A4">
      <w:pPr>
        <w:rPr>
          <w:color w:val="auto"/>
        </w:rPr>
      </w:pPr>
    </w:p>
    <w:p w:rsidR="00882078" w:rsidRPr="00CB0061" w:rsidRDefault="00882078">
      <w:pPr>
        <w:spacing w:after="200" w:line="276" w:lineRule="auto"/>
        <w:ind w:firstLine="0"/>
        <w:rPr>
          <w:color w:val="auto"/>
        </w:rPr>
      </w:pPr>
      <w:r w:rsidRPr="00CB0061">
        <w:rPr>
          <w:color w:val="auto"/>
        </w:rPr>
        <w:br w:type="page"/>
      </w:r>
    </w:p>
    <w:p w:rsidR="001B7D2B" w:rsidRPr="00CB0061" w:rsidRDefault="00482419" w:rsidP="004F3A28">
      <w:pPr>
        <w:pStyle w:val="Nagwek4"/>
      </w:pPr>
      <w:bookmarkStart w:id="88" w:name="_Toc262305036"/>
      <w:r w:rsidRPr="00CB0061">
        <w:lastRenderedPageBreak/>
        <w:t>Diagram klas</w:t>
      </w:r>
      <w:bookmarkEnd w:id="88"/>
    </w:p>
    <w:p w:rsidR="001B73BF" w:rsidRPr="00CB0061" w:rsidRDefault="00C20772" w:rsidP="001B73BF">
      <w:r w:rsidRPr="00CB0061">
        <w:t>Poniżej znajdują się dwa diagramy</w:t>
      </w:r>
      <w:r w:rsidR="007A542B" w:rsidRPr="00CB0061">
        <w:t>.</w:t>
      </w:r>
      <w:r w:rsidRPr="00CB0061">
        <w:t xml:space="preserve"> </w:t>
      </w:r>
      <w:r w:rsidR="007A542B" w:rsidRPr="00CB0061">
        <w:t>Pierwszy z nich</w:t>
      </w:r>
      <w:r w:rsidRPr="00CB0061">
        <w:t xml:space="preserve"> zawiera klasy </w:t>
      </w:r>
      <w:r w:rsidR="008868CC" w:rsidRPr="00CB0061">
        <w:t>modelujące sieci neuronowe oraz związane z nimi obiekty</w:t>
      </w:r>
      <w:r w:rsidR="007A542B" w:rsidRPr="00CB0061">
        <w:t>. Na drugim są zobrazowane pozostałe klasy – związane z testami oraz zestawami testów.</w:t>
      </w:r>
      <w:r w:rsidR="004B6DD3" w:rsidRPr="00CB0061">
        <w:t xml:space="preserve"> </w:t>
      </w:r>
      <w:r w:rsidR="002F3C7C" w:rsidRPr="00CB0061">
        <w:t xml:space="preserve">Diagramy te zostały wygenerowane przez program </w:t>
      </w:r>
      <w:r w:rsidR="004564FA" w:rsidRPr="00CB0061">
        <w:t>UML na podstawie kodu, dzięki czemu te diagramy dokładnie opisują kod aplikacji.</w:t>
      </w:r>
    </w:p>
    <w:p w:rsidR="002F3C7C" w:rsidRPr="00CB0061" w:rsidRDefault="002F3C7C" w:rsidP="001B73BF"/>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B25E17" w:rsidRPr="00CB0061" w:rsidTr="002B2160">
        <w:tc>
          <w:tcPr>
            <w:tcW w:w="8665" w:type="dxa"/>
          </w:tcPr>
          <w:p w:rsidR="00B25E17" w:rsidRPr="00CB0061" w:rsidRDefault="00EA6DA8" w:rsidP="00A375D3">
            <w:pPr>
              <w:pStyle w:val="Podpisrysunku"/>
            </w:pPr>
            <w:r w:rsidRPr="00CB0061">
              <w:rPr>
                <w:b w:val="0"/>
                <w:bCs w:val="0"/>
                <w:noProof/>
              </w:rPr>
              <w:lastRenderedPageBreak/>
              <w:drawing>
                <wp:inline distT="0" distB="0" distL="0" distR="0">
                  <wp:extent cx="3574889" cy="7855132"/>
                  <wp:effectExtent l="19050" t="0" r="6511"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3574889" cy="7855132"/>
                          </a:xfrm>
                          <a:prstGeom prst="rect">
                            <a:avLst/>
                          </a:prstGeom>
                          <a:noFill/>
                          <a:ln w="9525">
                            <a:noFill/>
                            <a:miter lim="800000"/>
                            <a:headEnd/>
                            <a:tailEnd/>
                          </a:ln>
                        </pic:spPr>
                      </pic:pic>
                    </a:graphicData>
                  </a:graphic>
                </wp:inline>
              </w:drawing>
            </w:r>
          </w:p>
        </w:tc>
      </w:tr>
      <w:tr w:rsidR="00B25E17" w:rsidRPr="00CB0061" w:rsidTr="002B2160">
        <w:tc>
          <w:tcPr>
            <w:tcW w:w="8665" w:type="dxa"/>
          </w:tcPr>
          <w:p w:rsidR="00B25E17" w:rsidRPr="00CB0061" w:rsidRDefault="00B25E17" w:rsidP="00276EC5">
            <w:pPr>
              <w:pStyle w:val="Podpisrysunku"/>
              <w:rPr>
                <w:rFonts w:ascii="Verdana" w:hAnsi="Verdana"/>
              </w:rPr>
            </w:pPr>
            <w:bookmarkStart w:id="89" w:name="_Toc261555457"/>
            <w:r w:rsidRPr="00CB0061">
              <w:rPr>
                <w:rFonts w:ascii="Verdana" w:hAnsi="Verdana"/>
              </w:rPr>
              <w:t xml:space="preserve">Rysunek </w:t>
            </w:r>
            <w:r w:rsidR="00CC3C12" w:rsidRPr="00CB0061">
              <w:rPr>
                <w:rFonts w:ascii="Verdana" w:hAnsi="Verdana"/>
              </w:rPr>
              <w:fldChar w:fldCharType="begin"/>
            </w:r>
            <w:r w:rsidR="00642DAE" w:rsidRPr="00CB0061">
              <w:rPr>
                <w:rFonts w:ascii="Verdana" w:hAnsi="Verdana"/>
              </w:rPr>
              <w:instrText xml:space="preserve"> SEQ Rysunek \* ARABIC </w:instrText>
            </w:r>
            <w:r w:rsidR="00CC3C12" w:rsidRPr="00CB0061">
              <w:rPr>
                <w:rFonts w:ascii="Verdana" w:hAnsi="Verdana"/>
              </w:rPr>
              <w:fldChar w:fldCharType="separate"/>
            </w:r>
            <w:r w:rsidR="00ED5C84">
              <w:rPr>
                <w:rFonts w:ascii="Verdana" w:hAnsi="Verdana"/>
                <w:noProof/>
              </w:rPr>
              <w:t>14</w:t>
            </w:r>
            <w:r w:rsidR="00CC3C12" w:rsidRPr="00CB0061">
              <w:rPr>
                <w:rFonts w:ascii="Verdana" w:hAnsi="Verdana"/>
              </w:rPr>
              <w:fldChar w:fldCharType="end"/>
            </w:r>
            <w:r w:rsidRPr="00CB0061">
              <w:rPr>
                <w:rFonts w:ascii="Verdana" w:hAnsi="Verdana"/>
              </w:rPr>
              <w:t>. Diagram klas biblioteki CNL</w:t>
            </w:r>
            <w:r w:rsidR="00276EC5" w:rsidRPr="00CB0061">
              <w:rPr>
                <w:rFonts w:ascii="Verdana" w:hAnsi="Verdana"/>
              </w:rPr>
              <w:t xml:space="preserve"> (część pierwsza)</w:t>
            </w:r>
            <w:bookmarkEnd w:id="89"/>
          </w:p>
        </w:tc>
      </w:tr>
    </w:tbl>
    <w:p w:rsidR="00F61ABD" w:rsidRPr="00CB0061" w:rsidRDefault="00F61ABD" w:rsidP="00F61ABD">
      <w:pPr>
        <w:spacing w:after="200" w:line="276" w:lineRule="auto"/>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F61ABD" w:rsidRPr="00CB0061" w:rsidTr="001E6E78">
        <w:tc>
          <w:tcPr>
            <w:tcW w:w="8665" w:type="dxa"/>
          </w:tcPr>
          <w:p w:rsidR="00F61ABD" w:rsidRPr="00CB0061" w:rsidRDefault="00F61ABD" w:rsidP="001E6E78">
            <w:pPr>
              <w:pStyle w:val="Podpisrysunku"/>
            </w:pPr>
            <w:r w:rsidRPr="00CB0061">
              <w:rPr>
                <w:b w:val="0"/>
                <w:bCs w:val="0"/>
                <w:noProof/>
              </w:rPr>
              <w:lastRenderedPageBreak/>
              <w:drawing>
                <wp:inline distT="0" distB="0" distL="0" distR="0">
                  <wp:extent cx="5413375" cy="7289355"/>
                  <wp:effectExtent l="19050" t="0" r="0" b="0"/>
                  <wp:docPr id="6"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413375" cy="7289355"/>
                          </a:xfrm>
                          <a:prstGeom prst="rect">
                            <a:avLst/>
                          </a:prstGeom>
                          <a:noFill/>
                          <a:ln w="9525">
                            <a:noFill/>
                            <a:miter lim="800000"/>
                            <a:headEnd/>
                            <a:tailEnd/>
                          </a:ln>
                        </pic:spPr>
                      </pic:pic>
                    </a:graphicData>
                  </a:graphic>
                </wp:inline>
              </w:drawing>
            </w:r>
          </w:p>
        </w:tc>
      </w:tr>
      <w:tr w:rsidR="00F61ABD" w:rsidRPr="00CB0061" w:rsidTr="001E6E78">
        <w:tc>
          <w:tcPr>
            <w:tcW w:w="8665" w:type="dxa"/>
          </w:tcPr>
          <w:p w:rsidR="00F61ABD" w:rsidRPr="00CB0061" w:rsidRDefault="00F61ABD" w:rsidP="00F61ABD">
            <w:pPr>
              <w:pStyle w:val="Podpisrysunku"/>
              <w:rPr>
                <w:rFonts w:ascii="Verdana" w:hAnsi="Verdana"/>
              </w:rPr>
            </w:pPr>
            <w:bookmarkStart w:id="90" w:name="_Toc261555458"/>
            <w:r w:rsidRPr="00CB0061">
              <w:rPr>
                <w:rFonts w:ascii="Verdana" w:hAnsi="Verdana"/>
              </w:rPr>
              <w:t xml:space="preserve">Rysunek </w:t>
            </w:r>
            <w:r w:rsidR="00CC3C12" w:rsidRPr="00CB0061">
              <w:rPr>
                <w:rFonts w:ascii="Verdana" w:hAnsi="Verdana"/>
              </w:rPr>
              <w:fldChar w:fldCharType="begin"/>
            </w:r>
            <w:r w:rsidRPr="00CB0061">
              <w:rPr>
                <w:rFonts w:ascii="Verdana" w:hAnsi="Verdana"/>
              </w:rPr>
              <w:instrText xml:space="preserve"> SEQ Rysunek \* ARABIC </w:instrText>
            </w:r>
            <w:r w:rsidR="00CC3C12" w:rsidRPr="00CB0061">
              <w:rPr>
                <w:rFonts w:ascii="Verdana" w:hAnsi="Verdana"/>
              </w:rPr>
              <w:fldChar w:fldCharType="separate"/>
            </w:r>
            <w:r w:rsidR="00ED5C84">
              <w:rPr>
                <w:rFonts w:ascii="Verdana" w:hAnsi="Verdana"/>
                <w:noProof/>
              </w:rPr>
              <w:t>15</w:t>
            </w:r>
            <w:r w:rsidR="00CC3C12" w:rsidRPr="00CB0061">
              <w:rPr>
                <w:rFonts w:ascii="Verdana" w:hAnsi="Verdana"/>
              </w:rPr>
              <w:fldChar w:fldCharType="end"/>
            </w:r>
            <w:r w:rsidRPr="00CB0061">
              <w:rPr>
                <w:rFonts w:ascii="Verdana" w:hAnsi="Verdana"/>
              </w:rPr>
              <w:t>. Diagram klas biblioteki CNL (część druga)</w:t>
            </w:r>
            <w:bookmarkEnd w:id="90"/>
          </w:p>
        </w:tc>
      </w:tr>
    </w:tbl>
    <w:p w:rsidR="00F40D70" w:rsidRPr="00CB0061" w:rsidRDefault="00F40D70">
      <w:pPr>
        <w:spacing w:after="200" w:line="276" w:lineRule="auto"/>
        <w:ind w:firstLine="0"/>
        <w:rPr>
          <w:color w:val="auto"/>
        </w:rPr>
      </w:pPr>
      <w:r w:rsidRPr="00CB0061">
        <w:rPr>
          <w:color w:val="auto"/>
        </w:rPr>
        <w:br w:type="page"/>
      </w:r>
    </w:p>
    <w:p w:rsidR="003A6DE7" w:rsidRPr="00CB0061" w:rsidRDefault="003A6DE7" w:rsidP="006B0394">
      <w:pPr>
        <w:spacing w:after="200" w:line="276" w:lineRule="auto"/>
        <w:ind w:firstLine="0"/>
        <w:jc w:val="right"/>
        <w:rPr>
          <w:color w:val="auto"/>
        </w:rPr>
      </w:pPr>
    </w:p>
    <w:p w:rsidR="00EE7224" w:rsidRPr="00CB0061" w:rsidRDefault="00B43119" w:rsidP="004F3A28">
      <w:pPr>
        <w:pStyle w:val="Nagwek4"/>
      </w:pPr>
      <w:bookmarkStart w:id="91" w:name="_Toc262305037"/>
      <w:r w:rsidRPr="00CB0061">
        <w:t>Diagram sekwencji</w:t>
      </w:r>
      <w:r w:rsidR="00652512" w:rsidRPr="00CB0061">
        <w:t xml:space="preserve"> uczenia sieci</w:t>
      </w:r>
      <w:bookmarkEnd w:id="91"/>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0B6C22" w:rsidRPr="00CB0061" w:rsidTr="002B2160">
        <w:tc>
          <w:tcPr>
            <w:tcW w:w="8665" w:type="dxa"/>
          </w:tcPr>
          <w:p w:rsidR="000B6C22" w:rsidRPr="00CB0061" w:rsidRDefault="00DF687F" w:rsidP="00A375D3">
            <w:pPr>
              <w:pStyle w:val="Podpisrysunku"/>
            </w:pPr>
            <w:r w:rsidRPr="00CB0061">
              <w:rPr>
                <w:b w:val="0"/>
                <w:bCs w:val="0"/>
                <w:noProof/>
              </w:rPr>
              <w:drawing>
                <wp:inline distT="0" distB="0" distL="0" distR="0">
                  <wp:extent cx="5408295" cy="7141210"/>
                  <wp:effectExtent l="19050" t="0" r="1905" b="0"/>
                  <wp:docPr id="10"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408295" cy="7141210"/>
                          </a:xfrm>
                          <a:prstGeom prst="rect">
                            <a:avLst/>
                          </a:prstGeom>
                          <a:noFill/>
                          <a:ln w="9525">
                            <a:noFill/>
                            <a:miter lim="800000"/>
                            <a:headEnd/>
                            <a:tailEnd/>
                          </a:ln>
                        </pic:spPr>
                      </pic:pic>
                    </a:graphicData>
                  </a:graphic>
                </wp:inline>
              </w:drawing>
            </w:r>
          </w:p>
        </w:tc>
      </w:tr>
      <w:tr w:rsidR="000B6C22" w:rsidRPr="00CB0061" w:rsidTr="002B2160">
        <w:tc>
          <w:tcPr>
            <w:tcW w:w="8665" w:type="dxa"/>
          </w:tcPr>
          <w:p w:rsidR="000B6C22" w:rsidRPr="00CB0061" w:rsidRDefault="000B6C22" w:rsidP="00C00582">
            <w:pPr>
              <w:pStyle w:val="Podpisrysunku"/>
              <w:rPr>
                <w:rFonts w:ascii="Verdana" w:hAnsi="Verdana"/>
              </w:rPr>
            </w:pPr>
            <w:bookmarkStart w:id="92" w:name="_Toc261555460"/>
            <w:r w:rsidRPr="00CB0061">
              <w:rPr>
                <w:rFonts w:ascii="Verdana" w:hAnsi="Verdana"/>
              </w:rPr>
              <w:t xml:space="preserve">Rysunek </w:t>
            </w:r>
            <w:r w:rsidR="00CC3C12" w:rsidRPr="00CB0061">
              <w:rPr>
                <w:rFonts w:ascii="Verdana" w:hAnsi="Verdana"/>
              </w:rPr>
              <w:fldChar w:fldCharType="begin"/>
            </w:r>
            <w:r w:rsidR="00642DAE" w:rsidRPr="00CB0061">
              <w:rPr>
                <w:rFonts w:ascii="Verdana" w:hAnsi="Verdana"/>
              </w:rPr>
              <w:instrText xml:space="preserve"> SEQ Rysunek \* ARABIC </w:instrText>
            </w:r>
            <w:r w:rsidR="00CC3C12" w:rsidRPr="00CB0061">
              <w:rPr>
                <w:rFonts w:ascii="Verdana" w:hAnsi="Verdana"/>
              </w:rPr>
              <w:fldChar w:fldCharType="separate"/>
            </w:r>
            <w:r w:rsidR="00ED5C84">
              <w:rPr>
                <w:rFonts w:ascii="Verdana" w:hAnsi="Verdana"/>
                <w:noProof/>
              </w:rPr>
              <w:t>16</w:t>
            </w:r>
            <w:r w:rsidR="00CC3C12" w:rsidRPr="00CB0061">
              <w:rPr>
                <w:rFonts w:ascii="Verdana" w:hAnsi="Verdana"/>
              </w:rPr>
              <w:fldChar w:fldCharType="end"/>
            </w:r>
            <w:r w:rsidRPr="00CB0061">
              <w:rPr>
                <w:rFonts w:ascii="Verdana" w:hAnsi="Verdana"/>
              </w:rPr>
              <w:t>. Diagram sekwencji uczenia sieci</w:t>
            </w:r>
            <w:r w:rsidR="00DD25E4" w:rsidRPr="00CB0061">
              <w:rPr>
                <w:rFonts w:ascii="Verdana" w:hAnsi="Verdana"/>
              </w:rPr>
              <w:t xml:space="preserve"> w </w:t>
            </w:r>
            <w:r w:rsidRPr="00CB0061">
              <w:rPr>
                <w:rFonts w:ascii="Verdana" w:hAnsi="Verdana"/>
              </w:rPr>
              <w:t>bibliotece CNL</w:t>
            </w:r>
            <w:bookmarkEnd w:id="92"/>
          </w:p>
        </w:tc>
      </w:tr>
    </w:tbl>
    <w:p w:rsidR="00773825" w:rsidRPr="00CB0061" w:rsidRDefault="00652512" w:rsidP="0041043C">
      <w:pPr>
        <w:spacing w:after="200" w:line="276" w:lineRule="auto"/>
        <w:rPr>
          <w:color w:val="auto"/>
        </w:rPr>
      </w:pPr>
      <w:r w:rsidRPr="00CB0061">
        <w:rPr>
          <w:color w:val="auto"/>
        </w:rPr>
        <w:t>Powyższy diagram ilustruje przypadek użycia biblioteki – uczenie nowo stworzonej sieci</w:t>
      </w:r>
      <w:r w:rsidR="00443C1F" w:rsidRPr="00CB0061">
        <w:rPr>
          <w:color w:val="auto"/>
        </w:rPr>
        <w:t xml:space="preserve"> MLP</w:t>
      </w:r>
      <w:r w:rsidRPr="00CB0061">
        <w:rPr>
          <w:color w:val="auto"/>
        </w:rPr>
        <w:t xml:space="preserve">. </w:t>
      </w:r>
      <w:r w:rsidR="00443C1F" w:rsidRPr="00CB0061">
        <w:rPr>
          <w:color w:val="auto"/>
        </w:rPr>
        <w:t>W tym celu n</w:t>
      </w:r>
      <w:r w:rsidR="0020451F" w:rsidRPr="00CB0061">
        <w:rPr>
          <w:color w:val="auto"/>
        </w:rPr>
        <w:t xml:space="preserve">ajpierw należy stworzyć obiekt zestawu testów </w:t>
      </w:r>
      <w:r w:rsidR="0020451F" w:rsidRPr="00CB0061">
        <w:rPr>
          <w:color w:val="auto"/>
        </w:rPr>
        <w:lastRenderedPageBreak/>
        <w:t>(</w:t>
      </w:r>
      <w:r w:rsidR="0020451F" w:rsidRPr="00CB0061">
        <w:rPr>
          <w:rStyle w:val="KlasametodafunkcjaZnak"/>
        </w:rPr>
        <w:t>InputTestSet</w:t>
      </w:r>
      <w:r w:rsidR="0020451F" w:rsidRPr="00CB0061">
        <w:rPr>
          <w:color w:val="auto"/>
        </w:rPr>
        <w:t>) oraz załadować testy</w:t>
      </w:r>
      <w:r w:rsidR="00DD25E4" w:rsidRPr="00CB0061">
        <w:rPr>
          <w:color w:val="auto"/>
        </w:rPr>
        <w:t xml:space="preserve"> z </w:t>
      </w:r>
      <w:r w:rsidR="0020451F" w:rsidRPr="00CB0061">
        <w:rPr>
          <w:color w:val="auto"/>
        </w:rPr>
        <w:t xml:space="preserve">pliku. Następnie trzeba stworzyć obiekt sieci (klasy </w:t>
      </w:r>
      <w:r w:rsidR="0020451F" w:rsidRPr="00CB0061">
        <w:rPr>
          <w:rStyle w:val="KlasametodafunkcjaZnak"/>
        </w:rPr>
        <w:t>MLP</w:t>
      </w:r>
      <w:r w:rsidR="0020451F" w:rsidRPr="00CB0061">
        <w:rPr>
          <w:color w:val="auto"/>
        </w:rPr>
        <w:t>), skonfigurować jego strukturę,</w:t>
      </w:r>
      <w:r w:rsidR="00DD25E4" w:rsidRPr="00CB0061">
        <w:rPr>
          <w:color w:val="auto"/>
        </w:rPr>
        <w:t xml:space="preserve"> a </w:t>
      </w:r>
      <w:r w:rsidR="0020451F" w:rsidRPr="00CB0061">
        <w:rPr>
          <w:color w:val="auto"/>
        </w:rPr>
        <w:t xml:space="preserve">następnie </w:t>
      </w:r>
      <w:r w:rsidR="003F39B1" w:rsidRPr="00CB0061">
        <w:rPr>
          <w:color w:val="auto"/>
        </w:rPr>
        <w:t>wykonać procedurę uczenia (wykonaną</w:t>
      </w:r>
      <w:r w:rsidR="00D42D61" w:rsidRPr="00CB0061">
        <w:rPr>
          <w:color w:val="auto"/>
        </w:rPr>
        <w:t xml:space="preserve"> na </w:t>
      </w:r>
      <w:r w:rsidR="003F39B1" w:rsidRPr="00CB0061">
        <w:rPr>
          <w:color w:val="auto"/>
        </w:rPr>
        <w:t>hoście lub</w:t>
      </w:r>
      <w:r w:rsidR="00D42D61" w:rsidRPr="00CB0061">
        <w:rPr>
          <w:color w:val="auto"/>
        </w:rPr>
        <w:t xml:space="preserve"> na </w:t>
      </w:r>
      <w:r w:rsidR="003F39B1" w:rsidRPr="00CB0061">
        <w:rPr>
          <w:color w:val="auto"/>
        </w:rPr>
        <w:t>GPU). Po zakończeniu uczenia, można uruchomić sieć</w:t>
      </w:r>
      <w:r w:rsidR="00D42D61" w:rsidRPr="00CB0061">
        <w:rPr>
          <w:color w:val="auto"/>
        </w:rPr>
        <w:t xml:space="preserve"> na </w:t>
      </w:r>
      <w:r w:rsidR="003F39B1" w:rsidRPr="00CB0061">
        <w:rPr>
          <w:color w:val="auto"/>
        </w:rPr>
        <w:t>podanym zestawie testów</w:t>
      </w:r>
      <w:r w:rsidR="00DD25E4" w:rsidRPr="00CB0061">
        <w:rPr>
          <w:color w:val="auto"/>
        </w:rPr>
        <w:t xml:space="preserve"> i </w:t>
      </w:r>
      <w:r w:rsidR="003F39B1" w:rsidRPr="00CB0061">
        <w:rPr>
          <w:color w:val="auto"/>
        </w:rPr>
        <w:t xml:space="preserve">zapisać </w:t>
      </w:r>
      <w:r w:rsidR="008B70ED" w:rsidRPr="00CB0061">
        <w:rPr>
          <w:color w:val="auto"/>
        </w:rPr>
        <w:t xml:space="preserve">zaktualizowany </w:t>
      </w:r>
      <w:r w:rsidR="003F39B1" w:rsidRPr="00CB0061">
        <w:rPr>
          <w:color w:val="auto"/>
        </w:rPr>
        <w:t xml:space="preserve">plik sieci </w:t>
      </w:r>
      <w:r w:rsidR="008B70ED" w:rsidRPr="00CB0061">
        <w:rPr>
          <w:color w:val="auto"/>
        </w:rPr>
        <w:t>neuronowej</w:t>
      </w:r>
      <w:r w:rsidR="00DD25E4" w:rsidRPr="00CB0061">
        <w:rPr>
          <w:color w:val="auto"/>
        </w:rPr>
        <w:t xml:space="preserve"> i </w:t>
      </w:r>
      <w:r w:rsidR="008B70ED" w:rsidRPr="00CB0061">
        <w:rPr>
          <w:color w:val="auto"/>
        </w:rPr>
        <w:t>plik zestawu testów.</w:t>
      </w:r>
      <w:r w:rsidR="0041043C" w:rsidRPr="00CB0061">
        <w:rPr>
          <w:color w:val="auto"/>
        </w:rPr>
        <w:t xml:space="preserve"> Kod odpowiadający </w:t>
      </w:r>
      <w:ins w:id="93" w:author="User" w:date="2010-05-24T21:21:00Z">
        <w:r w:rsidR="00D77201">
          <w:rPr>
            <w:color w:val="auto"/>
          </w:rPr>
          <w:t>z</w:t>
        </w:r>
      </w:ins>
      <w:r w:rsidR="0041043C" w:rsidRPr="00CB0061">
        <w:rPr>
          <w:color w:val="auto"/>
        </w:rPr>
        <w:t xml:space="preserve">razem z dokładnym opisem wszystkich parametrów metod znajduje się w rozdziale </w:t>
      </w:r>
      <w:r w:rsidR="00CC3C12" w:rsidRPr="00CB0061">
        <w:rPr>
          <w:color w:val="auto"/>
        </w:rPr>
        <w:fldChar w:fldCharType="begin"/>
      </w:r>
      <w:r w:rsidR="0041043C" w:rsidRPr="00CB0061">
        <w:rPr>
          <w:color w:val="auto"/>
        </w:rPr>
        <w:instrText xml:space="preserve"> REF _Ref261984161 \r \h </w:instrText>
      </w:r>
      <w:r w:rsidR="00CC3C12" w:rsidRPr="00CB0061">
        <w:rPr>
          <w:color w:val="auto"/>
        </w:rPr>
      </w:r>
      <w:r w:rsidR="00CC3C12" w:rsidRPr="00CB0061">
        <w:rPr>
          <w:color w:val="auto"/>
        </w:rPr>
        <w:fldChar w:fldCharType="separate"/>
      </w:r>
      <w:r w:rsidR="00ED5C84">
        <w:rPr>
          <w:color w:val="auto"/>
        </w:rPr>
        <w:t>4.1.3</w:t>
      </w:r>
      <w:r w:rsidR="00CC3C12" w:rsidRPr="00CB0061">
        <w:rPr>
          <w:color w:val="auto"/>
        </w:rPr>
        <w:fldChar w:fldCharType="end"/>
      </w:r>
      <w:r w:rsidR="0041043C" w:rsidRPr="00CB0061">
        <w:rPr>
          <w:color w:val="auto"/>
        </w:rPr>
        <w:t>.</w:t>
      </w:r>
    </w:p>
    <w:p w:rsidR="001B7D2B" w:rsidRPr="00CB0061" w:rsidRDefault="001B7D2B" w:rsidP="00F05B9A">
      <w:pPr>
        <w:pStyle w:val="Nagwek3"/>
      </w:pPr>
      <w:bookmarkStart w:id="94" w:name="_Ref261984161"/>
      <w:bookmarkStart w:id="95" w:name="_Toc262305038"/>
      <w:r w:rsidRPr="00CB0061">
        <w:t>Struktura plików danych</w:t>
      </w:r>
      <w:bookmarkEnd w:id="94"/>
      <w:bookmarkEnd w:id="95"/>
    </w:p>
    <w:p w:rsidR="00420509" w:rsidRPr="00CB0061" w:rsidRDefault="00420509" w:rsidP="00420509">
      <w:pPr>
        <w:rPr>
          <w:color w:val="auto"/>
        </w:rPr>
      </w:pPr>
      <w:r w:rsidRPr="00CB0061">
        <w:rPr>
          <w:color w:val="auto"/>
        </w:rPr>
        <w:t>P</w:t>
      </w:r>
      <w:r w:rsidR="009B708B" w:rsidRPr="00CB0061">
        <w:rPr>
          <w:color w:val="auto"/>
        </w:rPr>
        <w:t>rogram wykonujący operacje na sieciach neuronowych, żeby mieć pełnię funkcjonalności</w:t>
      </w:r>
      <w:r w:rsidRPr="00CB0061">
        <w:rPr>
          <w:color w:val="auto"/>
        </w:rPr>
        <w:t>, musi mieć możliwość zapisywania</w:t>
      </w:r>
      <w:r w:rsidR="00DD25E4" w:rsidRPr="00CB0061">
        <w:rPr>
          <w:color w:val="auto"/>
        </w:rPr>
        <w:t xml:space="preserve"> i </w:t>
      </w:r>
      <w:r w:rsidRPr="00CB0061">
        <w:rPr>
          <w:color w:val="auto"/>
        </w:rPr>
        <w:t>odczytywania</w:t>
      </w:r>
      <w:r w:rsidR="00F331E7" w:rsidRPr="00CB0061">
        <w:rPr>
          <w:color w:val="auto"/>
        </w:rPr>
        <w:t xml:space="preserve"> stanu pomiędzy uruchomieniami. Poniżej jest zawarta tabela</w:t>
      </w:r>
      <w:r w:rsidR="00DD25E4" w:rsidRPr="00CB0061">
        <w:rPr>
          <w:color w:val="auto"/>
        </w:rPr>
        <w:t xml:space="preserve"> z </w:t>
      </w:r>
      <w:r w:rsidR="00F331E7" w:rsidRPr="00CB0061">
        <w:rPr>
          <w:color w:val="auto"/>
        </w:rPr>
        <w:t>dostępnymi formatami plików</w:t>
      </w:r>
      <w:r w:rsidR="00DD25E4" w:rsidRPr="00CB0061">
        <w:rPr>
          <w:color w:val="auto"/>
        </w:rPr>
        <w:t xml:space="preserve"> i </w:t>
      </w:r>
      <w:r w:rsidR="00F331E7" w:rsidRPr="00CB0061">
        <w:rPr>
          <w:color w:val="auto"/>
        </w:rPr>
        <w:t>możliwością ich obsługi:</w:t>
      </w:r>
    </w:p>
    <w:p w:rsidR="00F331E7" w:rsidRPr="00CB0061"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2038"/>
        <w:gridCol w:w="2127"/>
        <w:gridCol w:w="3104"/>
      </w:tblGrid>
      <w:tr w:rsidR="00706697" w:rsidRPr="00CB0061" w:rsidTr="00706697">
        <w:tc>
          <w:tcPr>
            <w:tcW w:w="8741" w:type="dxa"/>
            <w:gridSpan w:val="4"/>
            <w:tcBorders>
              <w:top w:val="nil"/>
              <w:left w:val="nil"/>
              <w:bottom w:val="single" w:sz="12" w:space="0" w:color="auto"/>
              <w:right w:val="nil"/>
            </w:tcBorders>
          </w:tcPr>
          <w:p w:rsidR="00706697" w:rsidRPr="00CB0061" w:rsidRDefault="00706697" w:rsidP="00706697">
            <w:pPr>
              <w:ind w:firstLine="0"/>
              <w:rPr>
                <w:i/>
                <w:color w:val="auto"/>
              </w:rPr>
            </w:pPr>
            <w:r w:rsidRPr="00CB0061">
              <w:t xml:space="preserve">Tabela </w:t>
            </w:r>
            <w:fldSimple w:instr=" SEQ Tabela \* ARABIC ">
              <w:r w:rsidR="00ED5C84">
                <w:rPr>
                  <w:noProof/>
                </w:rPr>
                <w:t>2</w:t>
              </w:r>
            </w:fldSimple>
            <w:r w:rsidRPr="00CB0061">
              <w:t xml:space="preserve">. </w:t>
            </w:r>
            <w:bookmarkStart w:id="96" w:name="_Toc262420643"/>
            <w:r w:rsidRPr="00CB0061">
              <w:t>Formaty plików danych obsługiwane przez bibliotekę CNL</w:t>
            </w:r>
            <w:bookmarkEnd w:id="96"/>
          </w:p>
        </w:tc>
      </w:tr>
      <w:tr w:rsidR="00F331E7" w:rsidRPr="00CB0061" w:rsidTr="005F2C6E">
        <w:tc>
          <w:tcPr>
            <w:tcW w:w="1472" w:type="dxa"/>
            <w:tcBorders>
              <w:top w:val="single" w:sz="12" w:space="0" w:color="auto"/>
              <w:left w:val="single" w:sz="12" w:space="0" w:color="auto"/>
              <w:bottom w:val="single" w:sz="8" w:space="0" w:color="auto"/>
              <w:right w:val="single" w:sz="8" w:space="0" w:color="auto"/>
            </w:tcBorders>
          </w:tcPr>
          <w:p w:rsidR="007939A6" w:rsidRPr="00CB0061" w:rsidRDefault="007939A6">
            <w:pPr>
              <w:pStyle w:val="Podkrelenie"/>
            </w:pPr>
          </w:p>
        </w:tc>
        <w:tc>
          <w:tcPr>
            <w:tcW w:w="2038" w:type="dxa"/>
            <w:tcBorders>
              <w:top w:val="single" w:sz="12" w:space="0" w:color="auto"/>
              <w:left w:val="single" w:sz="8" w:space="0" w:color="auto"/>
              <w:bottom w:val="single" w:sz="8" w:space="0" w:color="auto"/>
            </w:tcBorders>
          </w:tcPr>
          <w:p w:rsidR="007939A6" w:rsidRPr="00CB0061" w:rsidRDefault="0094726A">
            <w:pPr>
              <w:pStyle w:val="Podkrelenie"/>
              <w:rPr>
                <w:color w:val="auto"/>
              </w:rPr>
            </w:pPr>
            <w:r w:rsidRPr="00CB0061">
              <w:rPr>
                <w:color w:val="auto"/>
              </w:rPr>
              <w:t>MLP</w:t>
            </w:r>
          </w:p>
        </w:tc>
        <w:tc>
          <w:tcPr>
            <w:tcW w:w="2127" w:type="dxa"/>
            <w:tcBorders>
              <w:top w:val="single" w:sz="12" w:space="0" w:color="auto"/>
              <w:bottom w:val="single" w:sz="8" w:space="0" w:color="auto"/>
            </w:tcBorders>
          </w:tcPr>
          <w:p w:rsidR="007939A6" w:rsidRPr="00CB0061" w:rsidRDefault="0094726A">
            <w:pPr>
              <w:pStyle w:val="Podkrelenie"/>
              <w:rPr>
                <w:color w:val="auto"/>
              </w:rPr>
            </w:pPr>
            <w:r w:rsidRPr="00CB0061">
              <w:rPr>
                <w:color w:val="auto"/>
              </w:rPr>
              <w:t>InputTestSet</w:t>
            </w:r>
          </w:p>
        </w:tc>
        <w:tc>
          <w:tcPr>
            <w:tcW w:w="3104" w:type="dxa"/>
            <w:tcBorders>
              <w:top w:val="single" w:sz="12" w:space="0" w:color="auto"/>
              <w:bottom w:val="single" w:sz="8" w:space="0" w:color="auto"/>
              <w:right w:val="single" w:sz="12" w:space="0" w:color="auto"/>
            </w:tcBorders>
          </w:tcPr>
          <w:p w:rsidR="007939A6" w:rsidRPr="00CB0061" w:rsidRDefault="0094726A">
            <w:pPr>
              <w:pStyle w:val="Podkrelenie"/>
              <w:rPr>
                <w:color w:val="auto"/>
              </w:rPr>
            </w:pPr>
            <w:r w:rsidRPr="00CB0061">
              <w:rPr>
                <w:color w:val="auto"/>
              </w:rPr>
              <w:t>InputTestSet</w:t>
            </w:r>
          </w:p>
        </w:tc>
      </w:tr>
      <w:tr w:rsidR="00F331E7" w:rsidRPr="00CB0061" w:rsidTr="005F2C6E">
        <w:tc>
          <w:tcPr>
            <w:tcW w:w="1472" w:type="dxa"/>
            <w:tcBorders>
              <w:top w:val="single" w:sz="8" w:space="0" w:color="auto"/>
              <w:left w:val="single" w:sz="12" w:space="0" w:color="auto"/>
              <w:right w:val="single" w:sz="8" w:space="0" w:color="auto"/>
            </w:tcBorders>
          </w:tcPr>
          <w:p w:rsidR="007939A6" w:rsidRPr="00CB0061" w:rsidRDefault="00FA0212">
            <w:pPr>
              <w:pStyle w:val="Podkrelenie"/>
            </w:pPr>
            <w:r w:rsidRPr="00CB0061">
              <w:t>Format</w:t>
            </w:r>
          </w:p>
        </w:tc>
        <w:tc>
          <w:tcPr>
            <w:tcW w:w="2038" w:type="dxa"/>
            <w:tcBorders>
              <w:top w:val="single" w:sz="8" w:space="0" w:color="auto"/>
              <w:left w:val="single" w:sz="8" w:space="0" w:color="auto"/>
            </w:tcBorders>
          </w:tcPr>
          <w:p w:rsidR="00F331E7" w:rsidRPr="00CB0061" w:rsidRDefault="00FA0212" w:rsidP="00420509">
            <w:pPr>
              <w:ind w:firstLine="0"/>
              <w:rPr>
                <w:color w:val="auto"/>
              </w:rPr>
            </w:pPr>
            <w:r w:rsidRPr="00CB0061">
              <w:rPr>
                <w:color w:val="auto"/>
              </w:rPr>
              <w:t>XML</w:t>
            </w:r>
          </w:p>
        </w:tc>
        <w:tc>
          <w:tcPr>
            <w:tcW w:w="2127" w:type="dxa"/>
            <w:tcBorders>
              <w:top w:val="single" w:sz="8" w:space="0" w:color="auto"/>
            </w:tcBorders>
          </w:tcPr>
          <w:p w:rsidR="00F331E7" w:rsidRPr="00CB0061" w:rsidRDefault="00FA0212" w:rsidP="00420509">
            <w:pPr>
              <w:ind w:firstLine="0"/>
              <w:rPr>
                <w:color w:val="auto"/>
              </w:rPr>
            </w:pPr>
            <w:r w:rsidRPr="00CB0061">
              <w:rPr>
                <w:color w:val="auto"/>
              </w:rPr>
              <w:t>XML</w:t>
            </w:r>
          </w:p>
        </w:tc>
        <w:tc>
          <w:tcPr>
            <w:tcW w:w="3104" w:type="dxa"/>
            <w:tcBorders>
              <w:top w:val="single" w:sz="8" w:space="0" w:color="auto"/>
              <w:right w:val="single" w:sz="12" w:space="0" w:color="auto"/>
            </w:tcBorders>
          </w:tcPr>
          <w:p w:rsidR="00F331E7" w:rsidRPr="00CB0061" w:rsidRDefault="00603388" w:rsidP="00420509">
            <w:pPr>
              <w:ind w:firstLine="0"/>
              <w:rPr>
                <w:color w:val="auto"/>
              </w:rPr>
            </w:pPr>
            <w:r w:rsidRPr="00CB0061">
              <w:rPr>
                <w:color w:val="auto"/>
              </w:rPr>
              <w:t>CSV</w:t>
            </w:r>
          </w:p>
        </w:tc>
      </w:tr>
      <w:tr w:rsidR="00F331E7" w:rsidRPr="00CB0061" w:rsidTr="005F2C6E">
        <w:tc>
          <w:tcPr>
            <w:tcW w:w="1472" w:type="dxa"/>
            <w:tcBorders>
              <w:left w:val="single" w:sz="12" w:space="0" w:color="auto"/>
              <w:bottom w:val="single" w:sz="4" w:space="0" w:color="auto"/>
              <w:right w:val="single" w:sz="8" w:space="0" w:color="auto"/>
            </w:tcBorders>
          </w:tcPr>
          <w:p w:rsidR="007939A6" w:rsidRPr="00CB0061" w:rsidRDefault="00FA0212">
            <w:pPr>
              <w:pStyle w:val="Podkrelenie"/>
            </w:pPr>
            <w:r w:rsidRPr="00CB0061">
              <w:t>Użycie</w:t>
            </w:r>
          </w:p>
        </w:tc>
        <w:tc>
          <w:tcPr>
            <w:tcW w:w="2038" w:type="dxa"/>
            <w:tcBorders>
              <w:left w:val="single" w:sz="8" w:space="0" w:color="auto"/>
              <w:bottom w:val="single" w:sz="4" w:space="0" w:color="auto"/>
            </w:tcBorders>
          </w:tcPr>
          <w:p w:rsidR="00F331E7" w:rsidRPr="00CB0061" w:rsidRDefault="009B708B" w:rsidP="00420509">
            <w:pPr>
              <w:ind w:firstLine="0"/>
              <w:rPr>
                <w:color w:val="auto"/>
              </w:rPr>
            </w:pPr>
            <w:r w:rsidRPr="00CB0061">
              <w:rPr>
                <w:color w:val="auto"/>
              </w:rPr>
              <w:t>Odczyt/Zapis</w:t>
            </w:r>
          </w:p>
        </w:tc>
        <w:tc>
          <w:tcPr>
            <w:tcW w:w="2127" w:type="dxa"/>
            <w:tcBorders>
              <w:bottom w:val="single" w:sz="4" w:space="0" w:color="auto"/>
            </w:tcBorders>
          </w:tcPr>
          <w:p w:rsidR="00F331E7" w:rsidRPr="00CB0061" w:rsidRDefault="009B708B" w:rsidP="00420509">
            <w:pPr>
              <w:ind w:firstLine="0"/>
              <w:rPr>
                <w:color w:val="auto"/>
              </w:rPr>
            </w:pPr>
            <w:r w:rsidRPr="00CB0061">
              <w:rPr>
                <w:color w:val="auto"/>
              </w:rPr>
              <w:t>Odczyt/Zapis</w:t>
            </w:r>
          </w:p>
        </w:tc>
        <w:tc>
          <w:tcPr>
            <w:tcW w:w="3104" w:type="dxa"/>
            <w:tcBorders>
              <w:bottom w:val="single" w:sz="4" w:space="0" w:color="auto"/>
              <w:right w:val="single" w:sz="12" w:space="0" w:color="auto"/>
            </w:tcBorders>
          </w:tcPr>
          <w:p w:rsidR="00F331E7" w:rsidRPr="00CB0061" w:rsidRDefault="009B708B" w:rsidP="00420509">
            <w:pPr>
              <w:ind w:firstLine="0"/>
              <w:rPr>
                <w:color w:val="auto"/>
              </w:rPr>
            </w:pPr>
            <w:r w:rsidRPr="00CB0061">
              <w:rPr>
                <w:color w:val="auto"/>
              </w:rPr>
              <w:t>Odczyt</w:t>
            </w:r>
          </w:p>
        </w:tc>
      </w:tr>
      <w:tr w:rsidR="00F331E7" w:rsidRPr="00CB0061" w:rsidTr="005F2C6E">
        <w:tc>
          <w:tcPr>
            <w:tcW w:w="1472" w:type="dxa"/>
            <w:tcBorders>
              <w:left w:val="single" w:sz="12" w:space="0" w:color="auto"/>
              <w:bottom w:val="single" w:sz="12" w:space="0" w:color="auto"/>
              <w:right w:val="single" w:sz="8" w:space="0" w:color="auto"/>
            </w:tcBorders>
          </w:tcPr>
          <w:p w:rsidR="007939A6" w:rsidRPr="00CB0061" w:rsidRDefault="00FA0212">
            <w:pPr>
              <w:pStyle w:val="Podkrelenie"/>
            </w:pPr>
            <w:r w:rsidRPr="00CB0061">
              <w:t>Zapisane dane</w:t>
            </w:r>
          </w:p>
        </w:tc>
        <w:tc>
          <w:tcPr>
            <w:tcW w:w="2038" w:type="dxa"/>
            <w:tcBorders>
              <w:left w:val="single" w:sz="8" w:space="0" w:color="auto"/>
              <w:bottom w:val="single" w:sz="12" w:space="0" w:color="auto"/>
            </w:tcBorders>
          </w:tcPr>
          <w:p w:rsidR="00F331E7" w:rsidRPr="00CB0061" w:rsidRDefault="00FA0212" w:rsidP="009B708B">
            <w:pPr>
              <w:ind w:firstLine="0"/>
              <w:jc w:val="left"/>
              <w:rPr>
                <w:color w:val="auto"/>
              </w:rPr>
            </w:pPr>
            <w:r w:rsidRPr="00CB0061">
              <w:rPr>
                <w:color w:val="auto"/>
              </w:rPr>
              <w:t>Cała struktura sieci</w:t>
            </w:r>
          </w:p>
        </w:tc>
        <w:tc>
          <w:tcPr>
            <w:tcW w:w="2127" w:type="dxa"/>
            <w:tcBorders>
              <w:bottom w:val="single" w:sz="12" w:space="0" w:color="auto"/>
            </w:tcBorders>
          </w:tcPr>
          <w:p w:rsidR="00F331E7" w:rsidRPr="00CB0061" w:rsidRDefault="00603388" w:rsidP="009B708B">
            <w:pPr>
              <w:ind w:firstLine="0"/>
              <w:jc w:val="left"/>
              <w:rPr>
                <w:color w:val="auto"/>
              </w:rPr>
            </w:pPr>
            <w:r w:rsidRPr="00CB0061">
              <w:rPr>
                <w:color w:val="auto"/>
              </w:rPr>
              <w:t xml:space="preserve">Wszystkie dane </w:t>
            </w:r>
            <w:r w:rsidR="008B70ED" w:rsidRPr="00CB0061">
              <w:rPr>
                <w:color w:val="auto"/>
              </w:rPr>
              <w:t>zestawu testów</w:t>
            </w:r>
          </w:p>
        </w:tc>
        <w:tc>
          <w:tcPr>
            <w:tcW w:w="3104" w:type="dxa"/>
            <w:tcBorders>
              <w:bottom w:val="single" w:sz="12" w:space="0" w:color="auto"/>
              <w:right w:val="single" w:sz="12" w:space="0" w:color="auto"/>
            </w:tcBorders>
          </w:tcPr>
          <w:p w:rsidR="00F331E7" w:rsidRPr="00CB0061" w:rsidRDefault="00E702DD" w:rsidP="009B708B">
            <w:pPr>
              <w:ind w:firstLine="0"/>
              <w:jc w:val="left"/>
              <w:rPr>
                <w:color w:val="auto"/>
              </w:rPr>
            </w:pPr>
            <w:r w:rsidRPr="00CB0061">
              <w:rPr>
                <w:color w:val="auto"/>
              </w:rPr>
              <w:t>Wszystkie dane zestawu testów oprócz wyjść sieci dla podanych testów</w:t>
            </w:r>
          </w:p>
        </w:tc>
      </w:tr>
    </w:tbl>
    <w:p w:rsidR="00F331E7" w:rsidRPr="00CB0061" w:rsidRDefault="00F331E7" w:rsidP="00420509">
      <w:pPr>
        <w:rPr>
          <w:color w:val="auto"/>
        </w:rPr>
      </w:pPr>
    </w:p>
    <w:p w:rsidR="00E42DF2" w:rsidRPr="00CB0061" w:rsidRDefault="0013460A" w:rsidP="00420509">
      <w:pPr>
        <w:rPr>
          <w:color w:val="auto"/>
        </w:rPr>
      </w:pPr>
      <w:r w:rsidRPr="00CB0061">
        <w:rPr>
          <w:color w:val="auto"/>
        </w:rPr>
        <w:t>Ogóln</w:t>
      </w:r>
      <w:r w:rsidR="000456A5" w:rsidRPr="00CB0061">
        <w:rPr>
          <w:color w:val="auto"/>
        </w:rPr>
        <w:t>o</w:t>
      </w:r>
      <w:r w:rsidRPr="00CB0061">
        <w:rPr>
          <w:color w:val="auto"/>
        </w:rPr>
        <w:t>dostępne zestawy testów są zwykle zapisane</w:t>
      </w:r>
      <w:r w:rsidR="00DD25E4" w:rsidRPr="00CB0061">
        <w:rPr>
          <w:color w:val="auto"/>
        </w:rPr>
        <w:t xml:space="preserve"> w </w:t>
      </w:r>
      <w:r w:rsidRPr="00CB0061">
        <w:rPr>
          <w:color w:val="auto"/>
        </w:rPr>
        <w:t>formacie CSV</w:t>
      </w:r>
      <w:r w:rsidR="00A3275D" w:rsidRPr="00CB0061">
        <w:rPr>
          <w:color w:val="auto"/>
        </w:rPr>
        <w:t>, więc dodałem możliwość ich odczytania</w:t>
      </w:r>
      <w:r w:rsidRPr="00CB0061">
        <w:rPr>
          <w:color w:val="auto"/>
        </w:rPr>
        <w:t xml:space="preserve">. Chciałem też </w:t>
      </w:r>
      <w:r w:rsidR="00134C73" w:rsidRPr="00CB0061">
        <w:rPr>
          <w:color w:val="auto"/>
        </w:rPr>
        <w:t>dodać przydatną możliwość wczytywania</w:t>
      </w:r>
      <w:r w:rsidR="00DD25E4" w:rsidRPr="00CB0061">
        <w:rPr>
          <w:color w:val="auto"/>
        </w:rPr>
        <w:t xml:space="preserve"> i </w:t>
      </w:r>
      <w:r w:rsidR="00134C73" w:rsidRPr="00CB0061">
        <w:rPr>
          <w:color w:val="auto"/>
        </w:rPr>
        <w:t xml:space="preserve">zapisywania stanu </w:t>
      </w:r>
      <w:r w:rsidR="000456A5" w:rsidRPr="00CB0061">
        <w:rPr>
          <w:color w:val="auto"/>
        </w:rPr>
        <w:t>sieci</w:t>
      </w:r>
      <w:r w:rsidR="00134C73" w:rsidRPr="00CB0061">
        <w:rPr>
          <w:color w:val="auto"/>
        </w:rPr>
        <w:t xml:space="preserve"> neuronowej lub zestawu testów. Zależało mi</w:t>
      </w:r>
      <w:r w:rsidR="00D42D61" w:rsidRPr="00CB0061">
        <w:rPr>
          <w:color w:val="auto"/>
        </w:rPr>
        <w:t xml:space="preserve"> na </w:t>
      </w:r>
      <w:r w:rsidR="00134C73" w:rsidRPr="00CB0061">
        <w:rPr>
          <w:color w:val="auto"/>
        </w:rPr>
        <w:t xml:space="preserve">tym, żeby </w:t>
      </w:r>
      <w:r w:rsidR="0070479E" w:rsidRPr="00CB0061">
        <w:rPr>
          <w:color w:val="auto"/>
        </w:rPr>
        <w:t xml:space="preserve">format plików był czytelny również dla </w:t>
      </w:r>
      <w:del w:id="97" w:author="User" w:date="2010-05-24T21:39:00Z">
        <w:r w:rsidR="0070479E" w:rsidRPr="00CB0061" w:rsidDel="00DF0347">
          <w:rPr>
            <w:color w:val="auto"/>
          </w:rPr>
          <w:delText>człowieka</w:delText>
        </w:r>
      </w:del>
      <w:ins w:id="98" w:author="User" w:date="2010-05-24T21:39:00Z">
        <w:r w:rsidR="00DF0347">
          <w:rPr>
            <w:color w:val="auto"/>
          </w:rPr>
          <w:t>użytkownika biblioteki</w:t>
        </w:r>
      </w:ins>
      <w:r w:rsidR="00DD25E4" w:rsidRPr="00CB0061">
        <w:rPr>
          <w:color w:val="auto"/>
        </w:rPr>
        <w:t xml:space="preserve"> i </w:t>
      </w:r>
      <w:r w:rsidR="0070479E" w:rsidRPr="00CB0061">
        <w:rPr>
          <w:color w:val="auto"/>
        </w:rPr>
        <w:t>zawierał wszystkie informacje</w:t>
      </w:r>
      <w:r w:rsidR="00DD25E4" w:rsidRPr="00CB0061">
        <w:rPr>
          <w:color w:val="auto"/>
        </w:rPr>
        <w:t xml:space="preserve"> o </w:t>
      </w:r>
      <w:r w:rsidR="0070479E" w:rsidRPr="00CB0061">
        <w:rPr>
          <w:color w:val="auto"/>
        </w:rPr>
        <w:t>stanie danego obiektu.</w:t>
      </w:r>
      <w:r w:rsidR="00DD25E4" w:rsidRPr="00CB0061">
        <w:rPr>
          <w:color w:val="auto"/>
        </w:rPr>
        <w:t xml:space="preserve"> </w:t>
      </w:r>
      <w:r w:rsidR="00A3275D" w:rsidRPr="00CB0061">
        <w:rPr>
          <w:color w:val="auto"/>
        </w:rPr>
        <w:t>W</w:t>
      </w:r>
      <w:r w:rsidR="00DD25E4" w:rsidRPr="00CB0061">
        <w:rPr>
          <w:color w:val="auto"/>
        </w:rPr>
        <w:t> </w:t>
      </w:r>
      <w:r w:rsidR="0070479E" w:rsidRPr="00CB0061">
        <w:rPr>
          <w:color w:val="auto"/>
        </w:rPr>
        <w:t>związku</w:t>
      </w:r>
      <w:r w:rsidR="00DD25E4" w:rsidRPr="00CB0061">
        <w:rPr>
          <w:color w:val="auto"/>
        </w:rPr>
        <w:t xml:space="preserve"> z </w:t>
      </w:r>
      <w:r w:rsidR="0070479E" w:rsidRPr="00CB0061">
        <w:rPr>
          <w:color w:val="auto"/>
        </w:rPr>
        <w:t xml:space="preserve">tym wybrałem </w:t>
      </w:r>
      <w:r w:rsidR="001E4523" w:rsidRPr="00CB0061">
        <w:rPr>
          <w:color w:val="auto"/>
        </w:rPr>
        <w:t xml:space="preserve">popularny </w:t>
      </w:r>
      <w:r w:rsidR="000456A5" w:rsidRPr="00CB0061">
        <w:rPr>
          <w:color w:val="auto"/>
        </w:rPr>
        <w:t>f</w:t>
      </w:r>
      <w:r w:rsidRPr="00CB0061">
        <w:rPr>
          <w:color w:val="auto"/>
        </w:rPr>
        <w:t>ormat plików XML</w:t>
      </w:r>
      <w:r w:rsidR="001E4523" w:rsidRPr="00CB0061">
        <w:rPr>
          <w:color w:val="auto"/>
        </w:rPr>
        <w:t>.</w:t>
      </w:r>
      <w:r w:rsidRPr="00CB0061">
        <w:rPr>
          <w:color w:val="auto"/>
        </w:rPr>
        <w:t xml:space="preserve"> </w:t>
      </w:r>
      <w:r w:rsidR="007C4294" w:rsidRPr="00CB0061">
        <w:rPr>
          <w:rFonts w:eastAsiaTheme="minorHAnsi"/>
          <w:color w:val="auto"/>
          <w:lang w:eastAsia="en-US"/>
        </w:rPr>
        <w:t>Dokładny format trzech powyżej opisanych typów plik</w:t>
      </w:r>
      <w:r w:rsidR="00CA1765" w:rsidRPr="00CB0061">
        <w:rPr>
          <w:rFonts w:eastAsiaTheme="minorHAnsi"/>
          <w:color w:val="auto"/>
          <w:lang w:eastAsia="en-US"/>
        </w:rPr>
        <w:t xml:space="preserve">ów znajduje się w rozdziale </w:t>
      </w:r>
      <w:r w:rsidR="00CC3C12" w:rsidRPr="00CB0061">
        <w:rPr>
          <w:rFonts w:eastAsiaTheme="minorHAnsi"/>
          <w:color w:val="auto"/>
          <w:lang w:eastAsia="en-US"/>
        </w:rPr>
        <w:fldChar w:fldCharType="begin"/>
      </w:r>
      <w:r w:rsidR="00CA1765" w:rsidRPr="00CB0061">
        <w:rPr>
          <w:rFonts w:eastAsiaTheme="minorHAnsi"/>
          <w:color w:val="auto"/>
          <w:lang w:eastAsia="en-US"/>
        </w:rPr>
        <w:instrText xml:space="preserve"> REF _Ref261986597 \r \h </w:instrText>
      </w:r>
      <w:r w:rsidR="00CC3C12" w:rsidRPr="00CB0061">
        <w:rPr>
          <w:rFonts w:eastAsiaTheme="minorHAnsi"/>
          <w:color w:val="auto"/>
          <w:lang w:eastAsia="en-US"/>
        </w:rPr>
      </w:r>
      <w:r w:rsidR="00CC3C12" w:rsidRPr="00CB0061">
        <w:rPr>
          <w:rFonts w:eastAsiaTheme="minorHAnsi"/>
          <w:color w:val="auto"/>
          <w:lang w:eastAsia="en-US"/>
        </w:rPr>
        <w:fldChar w:fldCharType="separate"/>
      </w:r>
      <w:r w:rsidR="00ED5C84">
        <w:rPr>
          <w:rFonts w:eastAsiaTheme="minorHAnsi"/>
          <w:color w:val="auto"/>
          <w:lang w:eastAsia="en-US"/>
        </w:rPr>
        <w:t>8.2</w:t>
      </w:r>
      <w:r w:rsidR="00CC3C12" w:rsidRPr="00CB0061">
        <w:rPr>
          <w:rFonts w:eastAsiaTheme="minorHAnsi"/>
          <w:color w:val="auto"/>
          <w:lang w:eastAsia="en-US"/>
        </w:rPr>
        <w:fldChar w:fldCharType="end"/>
      </w:r>
      <w:r w:rsidR="00CA1765" w:rsidRPr="00CB0061">
        <w:rPr>
          <w:rFonts w:eastAsiaTheme="minorHAnsi"/>
          <w:color w:val="auto"/>
          <w:lang w:eastAsia="en-US"/>
        </w:rPr>
        <w:t>.</w:t>
      </w:r>
    </w:p>
    <w:p w:rsidR="00F934FF" w:rsidRPr="00CB0061" w:rsidRDefault="00E42DF2" w:rsidP="00420509">
      <w:pPr>
        <w:rPr>
          <w:rFonts w:eastAsiaTheme="minorHAnsi"/>
          <w:color w:val="auto"/>
          <w:lang w:eastAsia="en-US"/>
        </w:rPr>
      </w:pPr>
      <w:r w:rsidRPr="00CB0061">
        <w:rPr>
          <w:rFonts w:eastAsiaTheme="minorHAnsi"/>
          <w:color w:val="auto"/>
          <w:lang w:eastAsia="en-US"/>
        </w:rPr>
        <w:t>W</w:t>
      </w:r>
      <w:r w:rsidR="00DD25E4" w:rsidRPr="00CB0061">
        <w:rPr>
          <w:rFonts w:eastAsiaTheme="minorHAnsi"/>
          <w:color w:val="auto"/>
          <w:lang w:eastAsia="en-US"/>
        </w:rPr>
        <w:t> </w:t>
      </w:r>
      <w:r w:rsidR="00DE0ED3" w:rsidRPr="00CB0061">
        <w:rPr>
          <w:rFonts w:eastAsiaTheme="minorHAnsi"/>
          <w:color w:val="auto"/>
          <w:lang w:eastAsia="en-US"/>
        </w:rPr>
        <w:t xml:space="preserve">poniższej tabeli jest </w:t>
      </w:r>
      <w:r w:rsidR="0098072D" w:rsidRPr="00CB0061">
        <w:rPr>
          <w:rFonts w:eastAsiaTheme="minorHAnsi"/>
          <w:color w:val="auto"/>
          <w:lang w:eastAsia="en-US"/>
        </w:rPr>
        <w:t>opisana sekw</w:t>
      </w:r>
      <w:r w:rsidRPr="00CB0061">
        <w:rPr>
          <w:rFonts w:eastAsiaTheme="minorHAnsi"/>
          <w:color w:val="auto"/>
          <w:lang w:eastAsia="en-US"/>
        </w:rPr>
        <w:t>e</w:t>
      </w:r>
      <w:r w:rsidR="0098072D" w:rsidRPr="00CB0061">
        <w:rPr>
          <w:rFonts w:eastAsiaTheme="minorHAnsi"/>
          <w:color w:val="auto"/>
          <w:lang w:eastAsia="en-US"/>
        </w:rPr>
        <w:t>ncja</w:t>
      </w:r>
      <w:r w:rsidR="00D42D61" w:rsidRPr="00CB0061">
        <w:rPr>
          <w:rFonts w:eastAsiaTheme="minorHAnsi"/>
          <w:color w:val="auto"/>
          <w:lang w:eastAsia="en-US"/>
        </w:rPr>
        <w:t xml:space="preserve"> </w:t>
      </w:r>
      <w:r w:rsidRPr="00CB0061">
        <w:rPr>
          <w:rFonts w:eastAsiaTheme="minorHAnsi"/>
          <w:color w:val="auto"/>
          <w:lang w:eastAsia="en-US"/>
        </w:rPr>
        <w:t xml:space="preserve">generująca pliki </w:t>
      </w:r>
      <w:r w:rsidR="0098072D" w:rsidRPr="00CB0061">
        <w:rPr>
          <w:rFonts w:eastAsiaTheme="minorHAnsi"/>
          <w:color w:val="auto"/>
          <w:lang w:eastAsia="en-US"/>
        </w:rPr>
        <w:t>XML zestawu testów</w:t>
      </w:r>
      <w:r w:rsidR="00DD25E4" w:rsidRPr="00CB0061">
        <w:rPr>
          <w:rFonts w:eastAsiaTheme="minorHAnsi"/>
          <w:color w:val="auto"/>
          <w:lang w:eastAsia="en-US"/>
        </w:rPr>
        <w:t xml:space="preserve"> i </w:t>
      </w:r>
      <w:r w:rsidR="0098072D" w:rsidRPr="00CB0061">
        <w:rPr>
          <w:rFonts w:eastAsiaTheme="minorHAnsi"/>
          <w:color w:val="auto"/>
          <w:lang w:eastAsia="en-US"/>
        </w:rPr>
        <w:t>sieci MLP</w:t>
      </w:r>
      <w:r w:rsidR="007C4294" w:rsidRPr="00CB0061">
        <w:rPr>
          <w:rFonts w:eastAsiaTheme="minorHAnsi"/>
          <w:color w:val="auto"/>
          <w:lang w:eastAsia="en-US"/>
        </w:rPr>
        <w:t>.</w:t>
      </w:r>
      <w:r w:rsidRPr="00CB0061">
        <w:rPr>
          <w:rFonts w:eastAsiaTheme="minorHAnsi"/>
          <w:color w:val="auto"/>
          <w:lang w:eastAsia="en-US"/>
        </w:rPr>
        <w:t xml:space="preserve"> </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59"/>
      </w:tblGrid>
      <w:tr w:rsidR="00F934FF" w:rsidRPr="00CB0061" w:rsidTr="00797745">
        <w:tc>
          <w:tcPr>
            <w:tcW w:w="8763" w:type="dxa"/>
            <w:tcBorders>
              <w:top w:val="nil"/>
              <w:left w:val="nil"/>
              <w:bottom w:val="nil"/>
              <w:right w:val="nil"/>
            </w:tcBorders>
          </w:tcPr>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InputTestSet testSetCSV;</w:t>
            </w:r>
            <w:r w:rsidRPr="00CB0061">
              <w:rPr>
                <w:rFonts w:ascii="Courier New" w:hAnsi="Courier New" w:cs="Courier New"/>
                <w:sz w:val="19"/>
                <w:szCs w:val="19"/>
              </w:rPr>
              <w:tab/>
            </w:r>
            <w:r w:rsidRPr="00CB0061">
              <w:rPr>
                <w:rFonts w:ascii="Courier New" w:hAnsi="Courier New" w:cs="Courier New"/>
                <w:color w:val="008000"/>
                <w:sz w:val="19"/>
                <w:szCs w:val="19"/>
              </w:rPr>
              <w:t>// Nowy zestaw testów</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vector&lt;</w:t>
            </w:r>
            <w:r w:rsidRPr="00CB0061">
              <w:rPr>
                <w:rFonts w:ascii="Courier New" w:hAnsi="Courier New" w:cs="Courier New"/>
                <w:color w:val="0000FF"/>
                <w:sz w:val="19"/>
                <w:szCs w:val="19"/>
              </w:rPr>
              <w:t>int</w:t>
            </w:r>
            <w:r w:rsidRPr="00CB0061">
              <w:rPr>
                <w:rFonts w:ascii="Courier New" w:hAnsi="Courier New" w:cs="Courier New"/>
                <w:sz w:val="19"/>
                <w:szCs w:val="19"/>
              </w:rPr>
              <w:t>&gt; vecOutputColumns;</w:t>
            </w:r>
            <w:r w:rsidRPr="00CB0061">
              <w:rPr>
                <w:rFonts w:ascii="Courier New" w:hAnsi="Courier New" w:cs="Courier New"/>
                <w:sz w:val="19"/>
                <w:szCs w:val="19"/>
              </w:rPr>
              <w:tab/>
            </w:r>
            <w:r w:rsidRPr="00CB0061">
              <w:rPr>
                <w:rFonts w:ascii="Courier New" w:hAnsi="Courier New" w:cs="Courier New"/>
                <w:color w:val="008000"/>
                <w:sz w:val="19"/>
                <w:szCs w:val="19"/>
              </w:rPr>
              <w:t>// Tworzenie listy numerów kolumn wyjściowych (wynikowych)</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vecOutputColumns.push_back(12);</w:t>
            </w:r>
            <w:r w:rsidRPr="00CB0061">
              <w:rPr>
                <w:rFonts w:ascii="Courier New" w:hAnsi="Courier New" w:cs="Courier New"/>
                <w:sz w:val="19"/>
                <w:szCs w:val="19"/>
              </w:rPr>
              <w:tab/>
            </w:r>
            <w:r w:rsidRPr="00CB0061">
              <w:rPr>
                <w:rFonts w:ascii="Courier New" w:hAnsi="Courier New" w:cs="Courier New"/>
                <w:color w:val="008000"/>
                <w:sz w:val="19"/>
                <w:szCs w:val="19"/>
              </w:rPr>
              <w:t>// Jedyna wyjściowa kolumna - indeks 12</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vector&lt;</w:t>
            </w:r>
            <w:r w:rsidRPr="00CB0061">
              <w:rPr>
                <w:rFonts w:ascii="Courier New" w:hAnsi="Courier New" w:cs="Courier New"/>
                <w:color w:val="0000FF"/>
                <w:sz w:val="19"/>
                <w:szCs w:val="19"/>
              </w:rPr>
              <w:t>int</w:t>
            </w:r>
            <w:r w:rsidRPr="00CB0061">
              <w:rPr>
                <w:rFonts w:ascii="Courier New" w:hAnsi="Courier New" w:cs="Courier New"/>
                <w:sz w:val="19"/>
                <w:szCs w:val="19"/>
              </w:rPr>
              <w:t>&gt; vecUnusedColumns;</w:t>
            </w:r>
            <w:r w:rsidRPr="00CB0061">
              <w:rPr>
                <w:rFonts w:ascii="Courier New" w:hAnsi="Courier New" w:cs="Courier New"/>
                <w:sz w:val="19"/>
                <w:szCs w:val="19"/>
              </w:rPr>
              <w:tab/>
            </w:r>
            <w:r w:rsidRPr="00CB0061">
              <w:rPr>
                <w:rFonts w:ascii="Courier New" w:hAnsi="Courier New" w:cs="Courier New"/>
                <w:color w:val="008000"/>
                <w:sz w:val="19"/>
                <w:szCs w:val="19"/>
              </w:rPr>
              <w:t>// Lista numerów kolumn nieużywanych - pusta</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testSetCSV.loadFromCSVFile</w:t>
            </w:r>
            <w:r w:rsidRPr="00CB0061">
              <w:rPr>
                <w:rFonts w:ascii="Courier New" w:hAnsi="Courier New" w:cs="Courier New"/>
                <w:sz w:val="19"/>
                <w:szCs w:val="19"/>
              </w:rPr>
              <w:tab/>
            </w:r>
            <w:r w:rsidRPr="00CB0061">
              <w:rPr>
                <w:rFonts w:ascii="Courier New" w:hAnsi="Courier New" w:cs="Courier New"/>
                <w:color w:val="008000"/>
                <w:sz w:val="19"/>
                <w:szCs w:val="19"/>
              </w:rPr>
              <w:t>// Ładowanie listy testów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lastRenderedPageBreak/>
              <w:tab/>
            </w:r>
            <w:r w:rsidR="004772D9" w:rsidRPr="00CB0061">
              <w:rPr>
                <w:rFonts w:ascii="Courier New" w:hAnsi="Courier New" w:cs="Courier New"/>
                <w:sz w:val="19"/>
                <w:szCs w:val="19"/>
              </w:rPr>
              <w:t>(</w:t>
            </w:r>
            <w:r w:rsidR="004772D9" w:rsidRPr="00CB0061">
              <w:rPr>
                <w:rFonts w:ascii="Courier New" w:hAnsi="Courier New" w:cs="Courier New"/>
                <w:color w:val="A31515"/>
                <w:sz w:val="19"/>
                <w:szCs w:val="19"/>
              </w:rPr>
              <w:t>"forestfires2.csv"</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Pl</w:t>
            </w:r>
            <w:r w:rsidR="00CE1B12" w:rsidRPr="00CB0061">
              <w:rPr>
                <w:rFonts w:ascii="Courier New" w:hAnsi="Courier New" w:cs="Courier New"/>
                <w:color w:val="008000"/>
                <w:sz w:val="19"/>
                <w:szCs w:val="19"/>
              </w:rPr>
              <w:t>ik wejściowy</w:t>
            </w:r>
            <w:r w:rsidR="00DD25E4" w:rsidRPr="00CB0061">
              <w:rPr>
                <w:rFonts w:ascii="Courier New" w:hAnsi="Courier New" w:cs="Courier New"/>
                <w:color w:val="008000"/>
                <w:sz w:val="19"/>
                <w:szCs w:val="19"/>
              </w:rPr>
              <w:t xml:space="preserve"> z </w:t>
            </w:r>
            <w:r w:rsidR="00CE1B12" w:rsidRPr="00CB0061">
              <w:rPr>
                <w:rFonts w:ascii="Courier New" w:hAnsi="Courier New" w:cs="Courier New"/>
                <w:color w:val="008000"/>
                <w:sz w:val="19"/>
                <w:szCs w:val="19"/>
              </w:rPr>
              <w:t>testami</w:t>
            </w:r>
            <w:r w:rsidR="00DD25E4" w:rsidRPr="00CB0061">
              <w:rPr>
                <w:rFonts w:ascii="Courier New" w:hAnsi="Courier New" w:cs="Courier New"/>
                <w:color w:val="008000"/>
                <w:sz w:val="19"/>
                <w:szCs w:val="19"/>
              </w:rPr>
              <w:t xml:space="preserve"> w </w:t>
            </w:r>
            <w:r w:rsidR="00CE1B12" w:rsidRPr="00CB0061">
              <w:rPr>
                <w:rFonts w:ascii="Courier New" w:hAnsi="Courier New" w:cs="Courier New"/>
                <w:color w:val="008000"/>
                <w:sz w:val="19"/>
                <w:szCs w:val="19"/>
              </w:rPr>
              <w:t>formac</w:t>
            </w:r>
            <w:r w:rsidR="004772D9" w:rsidRPr="00CB0061">
              <w:rPr>
                <w:rFonts w:ascii="Courier New" w:hAnsi="Courier New" w:cs="Courier New"/>
                <w:color w:val="008000"/>
                <w:sz w:val="19"/>
                <w:szCs w:val="19"/>
              </w:rPr>
              <w:t>ie CSV</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w:t>
            </w:r>
            <w:r w:rsidR="004772D9" w:rsidRPr="00CB0061">
              <w:rPr>
                <w:rFonts w:ascii="Courier New" w:hAnsi="Courier New" w:cs="Courier New"/>
                <w:color w:val="0000FF"/>
                <w:sz w:val="19"/>
                <w:szCs w:val="19"/>
              </w:rPr>
              <w:t>true</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Pierwszy wiersz zawiera nazwy kolumn</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w:t>
            </w:r>
            <w:r w:rsidR="004772D9" w:rsidRPr="00CB0061">
              <w:rPr>
                <w:rFonts w:ascii="Courier New" w:hAnsi="Courier New" w:cs="Courier New"/>
                <w:color w:val="A31515"/>
                <w:sz w:val="19"/>
                <w:szCs w:val="19"/>
              </w:rPr>
              <w:t>','</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Określenie znaku oddzielającego elementy - przecinek</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,vecOutputColumns</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Podanie listy kolumn wyjściowych</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,vecUnusedColumns);</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Podanie listy kolumn nieużywanych</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MLP dummyNet;</w:t>
            </w:r>
            <w:r w:rsidRPr="00CB0061">
              <w:rPr>
                <w:rFonts w:ascii="Courier New" w:hAnsi="Courier New" w:cs="Courier New"/>
                <w:sz w:val="19"/>
                <w:szCs w:val="19"/>
              </w:rPr>
              <w:tab/>
            </w:r>
            <w:r w:rsidRPr="00CB0061">
              <w:rPr>
                <w:rFonts w:ascii="Courier New" w:hAnsi="Courier New" w:cs="Courier New"/>
                <w:color w:val="008000"/>
                <w:sz w:val="19"/>
                <w:szCs w:val="19"/>
              </w:rPr>
              <w:t>// Nowa sieć MLP</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dummyNet.setInputNeuronCount</w:t>
            </w:r>
            <w:r w:rsidRPr="00CB0061">
              <w:rPr>
                <w:rFonts w:ascii="Courier New" w:hAnsi="Courier New" w:cs="Courier New"/>
                <w:sz w:val="19"/>
                <w:szCs w:val="19"/>
              </w:rPr>
              <w:tab/>
            </w:r>
            <w:r w:rsidRPr="00CB0061">
              <w:rPr>
                <w:rFonts w:ascii="Courier New" w:hAnsi="Courier New" w:cs="Courier New"/>
                <w:color w:val="008000"/>
                <w:sz w:val="19"/>
                <w:szCs w:val="19"/>
              </w:rPr>
              <w:t>// Ustawienie ilości neuronów wejściowych</w:t>
            </w:r>
          </w:p>
          <w:p w:rsidR="004772D9" w:rsidRPr="00CB0061" w:rsidRDefault="00AC22D3" w:rsidP="00520939">
            <w:pPr>
              <w:tabs>
                <w:tab w:val="left" w:pos="585"/>
                <w:tab w:val="left" w:pos="4271"/>
              </w:tabs>
              <w:spacing w:line="240" w:lineRule="auto"/>
              <w:ind w:left="160" w:hanging="160"/>
              <w:jc w:val="left"/>
              <w:rPr>
                <w:rFonts w:ascii="Courier New" w:hAnsi="Courier New" w:cs="Courier New"/>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(testSetCSV.getInputCount());</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dummyNet.addNewLayer</w:t>
            </w:r>
            <w:r w:rsidRPr="00CB0061">
              <w:rPr>
                <w:rFonts w:ascii="Courier New" w:hAnsi="Courier New" w:cs="Courier New"/>
                <w:sz w:val="19"/>
                <w:szCs w:val="19"/>
              </w:rPr>
              <w:tab/>
            </w:r>
            <w:r w:rsidRPr="00CB0061">
              <w:rPr>
                <w:rFonts w:ascii="Courier New" w:hAnsi="Courier New" w:cs="Courier New"/>
                <w:color w:val="008000"/>
                <w:sz w:val="19"/>
                <w:szCs w:val="19"/>
              </w:rPr>
              <w:t>// Dodawanie warstwie ukrytej</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(6</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Ilość neuronów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,Neuron::NT_SIGMOID);</w:t>
            </w:r>
            <w:r w:rsidR="004772D9" w:rsidRPr="00CB0061">
              <w:rPr>
                <w:rFonts w:ascii="Courier New" w:hAnsi="Courier New" w:cs="Courier New"/>
                <w:sz w:val="19"/>
                <w:szCs w:val="19"/>
              </w:rPr>
              <w:tab/>
            </w:r>
            <w:r w:rsidR="00195183">
              <w:rPr>
                <w:rFonts w:ascii="Courier New" w:hAnsi="Courier New" w:cs="Courier New"/>
                <w:color w:val="008000"/>
                <w:sz w:val="19"/>
                <w:szCs w:val="19"/>
              </w:rPr>
              <w:t>// Funkcja aktywa</w:t>
            </w:r>
            <w:r w:rsidR="004772D9" w:rsidRPr="00CB0061">
              <w:rPr>
                <w:rFonts w:ascii="Courier New" w:hAnsi="Courier New" w:cs="Courier New"/>
                <w:color w:val="008000"/>
                <w:sz w:val="19"/>
                <w:szCs w:val="19"/>
              </w:rPr>
              <w:t>cji</w:t>
            </w:r>
            <w:r w:rsidR="00DD25E4" w:rsidRPr="00CB0061">
              <w:rPr>
                <w:rFonts w:ascii="Courier New" w:hAnsi="Courier New" w:cs="Courier New"/>
                <w:color w:val="008000"/>
                <w:sz w:val="19"/>
                <w:szCs w:val="19"/>
              </w:rPr>
              <w:t xml:space="preserve"> w </w:t>
            </w:r>
            <w:r w:rsidR="004772D9" w:rsidRPr="00CB0061">
              <w:rPr>
                <w:rFonts w:ascii="Courier New" w:hAnsi="Courier New" w:cs="Courier New"/>
                <w:color w:val="008000"/>
                <w:sz w:val="19"/>
                <w:szCs w:val="19"/>
              </w:rPr>
              <w:t>warstwie ukrytej</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dummyNet.addNewLayer</w:t>
            </w:r>
            <w:r w:rsidRPr="00CB0061">
              <w:rPr>
                <w:rFonts w:ascii="Courier New" w:hAnsi="Courier New" w:cs="Courier New"/>
                <w:sz w:val="19"/>
                <w:szCs w:val="19"/>
              </w:rPr>
              <w:tab/>
            </w:r>
            <w:r w:rsidRPr="00CB0061">
              <w:rPr>
                <w:rFonts w:ascii="Courier New" w:hAnsi="Courier New" w:cs="Courier New"/>
                <w:color w:val="008000"/>
                <w:sz w:val="19"/>
                <w:szCs w:val="19"/>
              </w:rPr>
              <w:t>// Ustawienie ilości neuronów wyjściowych ...</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(testSetCSV.getOutputCount()</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 - tyle ile wyjść</w:t>
            </w:r>
            <w:r w:rsidR="00DD25E4" w:rsidRPr="00CB0061">
              <w:rPr>
                <w:rFonts w:ascii="Courier New" w:hAnsi="Courier New" w:cs="Courier New"/>
                <w:color w:val="008000"/>
                <w:sz w:val="19"/>
                <w:szCs w:val="19"/>
              </w:rPr>
              <w:t xml:space="preserve"> w </w:t>
            </w:r>
            <w:r w:rsidR="004772D9" w:rsidRPr="00CB0061">
              <w:rPr>
                <w:rFonts w:ascii="Courier New" w:hAnsi="Courier New" w:cs="Courier New"/>
                <w:color w:val="008000"/>
                <w:sz w:val="19"/>
                <w:szCs w:val="19"/>
              </w:rPr>
              <w:t>zestawie testów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,Neuron::NT_LINEAR);</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Wyjście sieci - linearne</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dummyNet.randomizeWeights(0.01,NULL);</w:t>
            </w:r>
            <w:r w:rsidRPr="00CB0061">
              <w:rPr>
                <w:rFonts w:ascii="Courier New" w:hAnsi="Courier New" w:cs="Courier New"/>
                <w:sz w:val="19"/>
                <w:szCs w:val="19"/>
              </w:rPr>
              <w:tab/>
            </w:r>
            <w:r w:rsidRPr="00CB0061">
              <w:rPr>
                <w:rFonts w:ascii="Courier New" w:hAnsi="Courier New" w:cs="Courier New"/>
                <w:sz w:val="19"/>
                <w:szCs w:val="19"/>
              </w:rPr>
              <w:tab/>
            </w:r>
            <w:r w:rsidRPr="00CB0061">
              <w:rPr>
                <w:rFonts w:ascii="Courier New" w:hAnsi="Courier New" w:cs="Courier New"/>
                <w:color w:val="008000"/>
                <w:sz w:val="19"/>
                <w:szCs w:val="19"/>
              </w:rPr>
              <w:t>// dobranie losowych wartości wag</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dummyNet.trainNetwork</w:t>
            </w:r>
            <w:r w:rsidRPr="00CB0061">
              <w:rPr>
                <w:rFonts w:ascii="Courier New" w:hAnsi="Courier New" w:cs="Courier New"/>
                <w:sz w:val="19"/>
                <w:szCs w:val="19"/>
              </w:rPr>
              <w:tab/>
            </w:r>
            <w:r w:rsidRPr="00CB0061">
              <w:rPr>
                <w:rFonts w:ascii="Courier New" w:hAnsi="Courier New" w:cs="Courier New"/>
                <w:color w:val="008000"/>
                <w:sz w:val="19"/>
                <w:szCs w:val="19"/>
              </w:rPr>
              <w:t>// Uczenie sieci przez CPU</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(testSetCSV</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Uczenie wcześniej załadowanym zestawem testów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,6000</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Ilość sekwencji uczenia sieci</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,0.01</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eta - czynnik uczenia</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,1</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Ilość testów uczona</w:t>
            </w:r>
            <w:r w:rsidR="00D42D61" w:rsidRPr="00CB0061">
              <w:rPr>
                <w:rFonts w:ascii="Courier New" w:hAnsi="Courier New" w:cs="Courier New"/>
                <w:color w:val="008000"/>
                <w:sz w:val="19"/>
                <w:szCs w:val="19"/>
              </w:rPr>
              <w:t xml:space="preserve"> na </w:t>
            </w:r>
            <w:r w:rsidR="004772D9" w:rsidRPr="00CB0061">
              <w:rPr>
                <w:rFonts w:ascii="Courier New" w:hAnsi="Courier New" w:cs="Courier New"/>
                <w:color w:val="008000"/>
                <w:sz w:val="19"/>
                <w:szCs w:val="19"/>
              </w:rPr>
              <w:t>raz</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,NULL);</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Generator liczb pseudolosowych - niepotrzebny</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dummyNet.executeNetwork(testSetCSV);</w:t>
            </w:r>
            <w:r w:rsidRPr="00CB0061">
              <w:rPr>
                <w:rFonts w:ascii="Courier New" w:hAnsi="Courier New" w:cs="Courier New"/>
                <w:sz w:val="19"/>
                <w:szCs w:val="19"/>
              </w:rPr>
              <w:tab/>
            </w:r>
            <w:r w:rsidRPr="00CB0061">
              <w:rPr>
                <w:rFonts w:ascii="Courier New" w:hAnsi="Courier New" w:cs="Courier New"/>
                <w:sz w:val="19"/>
                <w:szCs w:val="19"/>
              </w:rPr>
              <w:tab/>
            </w:r>
            <w:r w:rsidRPr="00CB0061">
              <w:rPr>
                <w:rFonts w:ascii="Courier New" w:hAnsi="Courier New" w:cs="Courier New"/>
                <w:color w:val="008000"/>
                <w:sz w:val="19"/>
                <w:szCs w:val="19"/>
              </w:rPr>
              <w:t>// Uruchomienie sieci</w:t>
            </w:r>
            <w:r w:rsidR="00D42D61" w:rsidRPr="00CB0061">
              <w:rPr>
                <w:rFonts w:ascii="Courier New" w:hAnsi="Courier New" w:cs="Courier New"/>
                <w:color w:val="008000"/>
                <w:sz w:val="19"/>
                <w:szCs w:val="19"/>
              </w:rPr>
              <w:t xml:space="preserve"> na </w:t>
            </w:r>
            <w:r w:rsidRPr="00CB0061">
              <w:rPr>
                <w:rFonts w:ascii="Courier New" w:hAnsi="Courier New" w:cs="Courier New"/>
                <w:color w:val="008000"/>
                <w:sz w:val="19"/>
                <w:szCs w:val="19"/>
              </w:rPr>
              <w:t>wszystkich testach przez CPU</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dummyNet.executeNetworkGPU(testSetCSV);</w:t>
            </w:r>
            <w:r w:rsidRPr="00CB0061">
              <w:rPr>
                <w:rFonts w:ascii="Courier New" w:hAnsi="Courier New" w:cs="Courier New"/>
                <w:sz w:val="19"/>
                <w:szCs w:val="19"/>
              </w:rPr>
              <w:tab/>
            </w:r>
            <w:r w:rsidRPr="00CB0061">
              <w:rPr>
                <w:rFonts w:ascii="Courier New" w:hAnsi="Courier New" w:cs="Courier New"/>
                <w:color w:val="008000"/>
                <w:sz w:val="19"/>
                <w:szCs w:val="19"/>
              </w:rPr>
              <w:t>// Uruchomienie sieci</w:t>
            </w:r>
            <w:r w:rsidR="00D42D61" w:rsidRPr="00CB0061">
              <w:rPr>
                <w:rFonts w:ascii="Courier New" w:hAnsi="Courier New" w:cs="Courier New"/>
                <w:color w:val="008000"/>
                <w:sz w:val="19"/>
                <w:szCs w:val="19"/>
              </w:rPr>
              <w:t xml:space="preserve"> na </w:t>
            </w:r>
            <w:r w:rsidRPr="00CB0061">
              <w:rPr>
                <w:rFonts w:ascii="Courier New" w:hAnsi="Courier New" w:cs="Courier New"/>
                <w:color w:val="008000"/>
                <w:sz w:val="19"/>
                <w:szCs w:val="19"/>
              </w:rPr>
              <w:t>wszystkich testach przez GPU</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testSetCSV.saveToFile(</w:t>
            </w:r>
            <w:r w:rsidRPr="00CB0061">
              <w:rPr>
                <w:rFonts w:ascii="Courier New" w:hAnsi="Courier New" w:cs="Courier New"/>
                <w:color w:val="A31515"/>
                <w:sz w:val="19"/>
                <w:szCs w:val="19"/>
              </w:rPr>
              <w:t>"TestSetFromCSV.xml"</w:t>
            </w:r>
            <w:r w:rsidRPr="00CB0061">
              <w:rPr>
                <w:rFonts w:ascii="Courier New" w:hAnsi="Courier New" w:cs="Courier New"/>
                <w:sz w:val="19"/>
                <w:szCs w:val="19"/>
              </w:rPr>
              <w:t>);</w:t>
            </w:r>
            <w:r w:rsidRPr="00CB0061">
              <w:rPr>
                <w:rFonts w:ascii="Courier New" w:hAnsi="Courier New" w:cs="Courier New"/>
                <w:color w:val="008000"/>
                <w:sz w:val="19"/>
                <w:szCs w:val="19"/>
              </w:rPr>
              <w:t>// Zapisywanie zestawu testów jako XML</w:t>
            </w:r>
          </w:p>
          <w:p w:rsidR="00F934FF" w:rsidRPr="00CB0061" w:rsidRDefault="004772D9" w:rsidP="00520939">
            <w:pPr>
              <w:tabs>
                <w:tab w:val="left" w:pos="585"/>
                <w:tab w:val="left" w:pos="4271"/>
              </w:tabs>
              <w:spacing w:line="240" w:lineRule="auto"/>
              <w:ind w:left="160" w:hanging="160"/>
              <w:jc w:val="left"/>
              <w:rPr>
                <w:rFonts w:ascii="Courier New" w:hAnsi="Courier New" w:cs="Courier New"/>
                <w:sz w:val="19"/>
                <w:szCs w:val="19"/>
              </w:rPr>
            </w:pPr>
            <w:r w:rsidRPr="00CB0061">
              <w:rPr>
                <w:rFonts w:ascii="Courier New" w:hAnsi="Courier New" w:cs="Courier New"/>
                <w:sz w:val="19"/>
                <w:szCs w:val="19"/>
              </w:rPr>
              <w:t>dummyNet.saveToFile(</w:t>
            </w:r>
            <w:r w:rsidRPr="00CB0061">
              <w:rPr>
                <w:rFonts w:ascii="Courier New" w:hAnsi="Courier New" w:cs="Courier New"/>
                <w:color w:val="A31515"/>
                <w:sz w:val="19"/>
                <w:szCs w:val="19"/>
              </w:rPr>
              <w:t>"NetworkStruct.xml"</w:t>
            </w:r>
            <w:r w:rsidRPr="00CB0061">
              <w:rPr>
                <w:rFonts w:ascii="Courier New" w:hAnsi="Courier New" w:cs="Courier New"/>
                <w:sz w:val="19"/>
                <w:szCs w:val="19"/>
              </w:rPr>
              <w:t>);</w:t>
            </w:r>
            <w:r w:rsidRPr="00CB0061">
              <w:rPr>
                <w:rFonts w:ascii="Courier New" w:hAnsi="Courier New" w:cs="Courier New"/>
                <w:sz w:val="19"/>
                <w:szCs w:val="19"/>
              </w:rPr>
              <w:tab/>
            </w:r>
            <w:r w:rsidRPr="00CB0061">
              <w:rPr>
                <w:rFonts w:ascii="Courier New" w:hAnsi="Courier New" w:cs="Courier New"/>
                <w:color w:val="008000"/>
                <w:sz w:val="19"/>
                <w:szCs w:val="19"/>
              </w:rPr>
              <w:t>// Zapisywanie sieci MLP jako XML</w:t>
            </w:r>
          </w:p>
        </w:tc>
      </w:tr>
    </w:tbl>
    <w:p w:rsidR="001B7D2B" w:rsidRPr="00CB0061" w:rsidRDefault="00E84C03" w:rsidP="00F05B9A">
      <w:pPr>
        <w:pStyle w:val="Nagwek3"/>
      </w:pPr>
      <w:bookmarkStart w:id="99" w:name="_Toc262305039"/>
      <w:r w:rsidRPr="00CB0061">
        <w:lastRenderedPageBreak/>
        <w:t>Katalogi</w:t>
      </w:r>
      <w:r w:rsidR="00DD25E4" w:rsidRPr="00CB0061">
        <w:t xml:space="preserve"> i </w:t>
      </w:r>
      <w:r w:rsidRPr="00CB0061">
        <w:t>p</w:t>
      </w:r>
      <w:r w:rsidR="001B7D2B" w:rsidRPr="00CB0061">
        <w:t>liki</w:t>
      </w:r>
      <w:r w:rsidR="00DD25E4" w:rsidRPr="00CB0061">
        <w:t xml:space="preserve"> w </w:t>
      </w:r>
      <w:r w:rsidR="001B7D2B" w:rsidRPr="00CB0061">
        <w:t>projekcie</w:t>
      </w:r>
      <w:bookmarkEnd w:id="99"/>
    </w:p>
    <w:p w:rsidR="001B7D2B" w:rsidRPr="00CB0061" w:rsidRDefault="00E84C03" w:rsidP="00E84C03">
      <w:pPr>
        <w:rPr>
          <w:color w:val="auto"/>
        </w:rPr>
      </w:pPr>
      <w:r w:rsidRPr="00CB0061">
        <w:rPr>
          <w:color w:val="auto"/>
        </w:rPr>
        <w:t>Poniżej znajduje się lista katalogów</w:t>
      </w:r>
      <w:r w:rsidR="00DD25E4" w:rsidRPr="00CB0061">
        <w:rPr>
          <w:color w:val="auto"/>
        </w:rPr>
        <w:t xml:space="preserve"> i </w:t>
      </w:r>
      <w:r w:rsidRPr="00CB0061">
        <w:rPr>
          <w:color w:val="auto"/>
        </w:rPr>
        <w:t>plików użytych</w:t>
      </w:r>
      <w:r w:rsidR="00DD25E4" w:rsidRPr="00CB0061">
        <w:rPr>
          <w:color w:val="auto"/>
        </w:rPr>
        <w:t xml:space="preserve"> w </w:t>
      </w:r>
      <w:r w:rsidR="006B1D90" w:rsidRPr="00CB0061">
        <w:rPr>
          <w:color w:val="auto"/>
        </w:rPr>
        <w:t xml:space="preserve">projekcie Visual Studio 200. Na czerwono zaznaczone są katalogi programu, natomiast na </w:t>
      </w:r>
      <w:r w:rsidR="00855906" w:rsidRPr="00CB0061">
        <w:rPr>
          <w:color w:val="auto"/>
        </w:rPr>
        <w:t xml:space="preserve">brązowo z wcięciem są zaznaczone pliki. Jeśli dana klasa jest umieszczona w pliku </w:t>
      </w:r>
      <w:r w:rsidR="00855906" w:rsidRPr="00CB0061">
        <w:rPr>
          <w:rStyle w:val="NazwaplikuZnak"/>
        </w:rPr>
        <w:t>.cpp</w:t>
      </w:r>
      <w:r w:rsidR="00855906" w:rsidRPr="00CB0061">
        <w:rPr>
          <w:color w:val="auto"/>
        </w:rPr>
        <w:t xml:space="preserve"> oraz </w:t>
      </w:r>
      <w:r w:rsidR="00855906" w:rsidRPr="00CB0061">
        <w:rPr>
          <w:rStyle w:val="NazwaplikuZnak"/>
        </w:rPr>
        <w:t>.h</w:t>
      </w:r>
      <w:r w:rsidR="00855906" w:rsidRPr="00CB0061">
        <w:rPr>
          <w:color w:val="auto"/>
        </w:rPr>
        <w:t xml:space="preserve">, to została wymieniona jako </w:t>
      </w:r>
      <w:r w:rsidR="00855906" w:rsidRPr="00CB0061">
        <w:rPr>
          <w:rStyle w:val="NazwaplikuZnak"/>
        </w:rPr>
        <w:t>NazwaPliku.*</w:t>
      </w:r>
      <w:r w:rsidR="00855906" w:rsidRPr="00CB0061">
        <w:t>.</w:t>
      </w:r>
    </w:p>
    <w:tbl>
      <w:tblPr>
        <w:tblStyle w:val="Tabela-Siatka"/>
        <w:tblW w:w="0" w:type="auto"/>
        <w:tblLayout w:type="fixed"/>
        <w:tblLook w:val="04A0"/>
      </w:tblPr>
      <w:tblGrid>
        <w:gridCol w:w="2943"/>
        <w:gridCol w:w="5798"/>
      </w:tblGrid>
      <w:tr w:rsidR="00F24B75" w:rsidRPr="00CB0061" w:rsidTr="00F24B75">
        <w:tc>
          <w:tcPr>
            <w:tcW w:w="8741" w:type="dxa"/>
            <w:gridSpan w:val="2"/>
            <w:tcBorders>
              <w:top w:val="nil"/>
              <w:left w:val="nil"/>
              <w:bottom w:val="single" w:sz="12" w:space="0" w:color="auto"/>
              <w:right w:val="nil"/>
            </w:tcBorders>
          </w:tcPr>
          <w:p w:rsidR="00F24B75" w:rsidRPr="00CB0061" w:rsidRDefault="00F24B75" w:rsidP="00F24B75">
            <w:pPr>
              <w:ind w:firstLine="34"/>
              <w:rPr>
                <w:rFonts w:eastAsiaTheme="minorHAnsi"/>
                <w:noProof/>
                <w:lang w:eastAsia="en-US"/>
              </w:rPr>
            </w:pPr>
            <w:r w:rsidRPr="00CB0061">
              <w:t xml:space="preserve">Tabela </w:t>
            </w:r>
            <w:fldSimple w:instr=" SEQ Tabela \* ARABIC ">
              <w:r w:rsidR="00ED5C84">
                <w:rPr>
                  <w:noProof/>
                </w:rPr>
                <w:t>3</w:t>
              </w:r>
            </w:fldSimple>
            <w:r w:rsidRPr="00CB0061">
              <w:t xml:space="preserve">. </w:t>
            </w:r>
            <w:bookmarkStart w:id="100" w:name="_Toc262420644"/>
            <w:r w:rsidRPr="00CB0061">
              <w:t xml:space="preserve">Lista katalogów i plików w projekcie </w:t>
            </w:r>
            <w:r w:rsidR="00FC13E0" w:rsidRPr="00CB0061">
              <w:t xml:space="preserve">razem </w:t>
            </w:r>
            <w:r w:rsidRPr="00CB0061">
              <w:t>z opisami</w:t>
            </w:r>
            <w:bookmarkEnd w:id="100"/>
          </w:p>
        </w:tc>
      </w:tr>
      <w:tr w:rsidR="003D36F2" w:rsidRPr="00CB0061" w:rsidTr="003D36F2">
        <w:tc>
          <w:tcPr>
            <w:tcW w:w="2943" w:type="dxa"/>
            <w:tcBorders>
              <w:top w:val="single" w:sz="12" w:space="0" w:color="auto"/>
              <w:left w:val="single" w:sz="12" w:space="0" w:color="auto"/>
              <w:bottom w:val="single" w:sz="8" w:space="0" w:color="auto"/>
            </w:tcBorders>
          </w:tcPr>
          <w:p w:rsidR="003D36F2" w:rsidRPr="00CB0061" w:rsidRDefault="003D36F2" w:rsidP="003D36F2">
            <w:pPr>
              <w:pStyle w:val="Podkrelenie"/>
              <w:rPr>
                <w:rFonts w:eastAsiaTheme="minorHAnsi"/>
                <w:lang w:eastAsia="en-US"/>
              </w:rPr>
            </w:pPr>
            <w:r w:rsidRPr="00CB0061">
              <w:rPr>
                <w:rFonts w:eastAsiaTheme="minorHAnsi"/>
                <w:lang w:eastAsia="en-US"/>
              </w:rPr>
              <w:t>Nazwa katalogu/pliku</w:t>
            </w:r>
          </w:p>
        </w:tc>
        <w:tc>
          <w:tcPr>
            <w:tcW w:w="5798" w:type="dxa"/>
            <w:tcBorders>
              <w:top w:val="single" w:sz="12" w:space="0" w:color="auto"/>
              <w:bottom w:val="single" w:sz="8" w:space="0" w:color="auto"/>
              <w:right w:val="single" w:sz="12" w:space="0" w:color="auto"/>
            </w:tcBorders>
          </w:tcPr>
          <w:p w:rsidR="003D36F2" w:rsidRPr="00CB0061" w:rsidRDefault="003D36F2" w:rsidP="003D36F2">
            <w:pPr>
              <w:pStyle w:val="Podkrelenie"/>
              <w:rPr>
                <w:rFonts w:eastAsiaTheme="minorHAnsi"/>
                <w:lang w:eastAsia="en-US"/>
              </w:rPr>
            </w:pPr>
            <w:r w:rsidRPr="00CB0061">
              <w:rPr>
                <w:rFonts w:eastAsiaTheme="minorHAnsi"/>
                <w:lang w:eastAsia="en-US"/>
              </w:rPr>
              <w:t>Opis</w:t>
            </w:r>
          </w:p>
        </w:tc>
      </w:tr>
      <w:tr w:rsidR="008F3111" w:rsidRPr="00CB0061" w:rsidTr="003D36F2">
        <w:tc>
          <w:tcPr>
            <w:tcW w:w="2943" w:type="dxa"/>
            <w:tcBorders>
              <w:top w:val="single" w:sz="8" w:space="0" w:color="auto"/>
              <w:left w:val="single" w:sz="12" w:space="0" w:color="auto"/>
            </w:tcBorders>
          </w:tcPr>
          <w:p w:rsidR="008F3111" w:rsidRPr="00CB0061" w:rsidRDefault="008F3111" w:rsidP="008F3111">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CUDAFiles</w:t>
            </w:r>
          </w:p>
        </w:tc>
        <w:tc>
          <w:tcPr>
            <w:tcW w:w="5798" w:type="dxa"/>
            <w:tcBorders>
              <w:top w:val="single" w:sz="8" w:space="0" w:color="auto"/>
              <w:right w:val="single" w:sz="12" w:space="0" w:color="auto"/>
            </w:tcBorders>
          </w:tcPr>
          <w:p w:rsidR="008F3111" w:rsidRPr="00CB0061" w:rsidRDefault="00FC13E0" w:rsidP="00FC13E0">
            <w:pPr>
              <w:ind w:firstLine="34"/>
              <w:rPr>
                <w:rFonts w:eastAsiaTheme="minorHAnsi"/>
                <w:noProof/>
                <w:sz w:val="20"/>
                <w:szCs w:val="20"/>
                <w:lang w:eastAsia="en-US"/>
              </w:rPr>
            </w:pPr>
            <w:r w:rsidRPr="00CB0061">
              <w:rPr>
                <w:rFonts w:eastAsiaTheme="minorHAnsi"/>
                <w:noProof/>
                <w:sz w:val="20"/>
                <w:szCs w:val="20"/>
                <w:lang w:eastAsia="en-US"/>
              </w:rPr>
              <w:t>Znajdują</w:t>
            </w:r>
            <w:r w:rsidR="008F3111" w:rsidRPr="00CB0061">
              <w:rPr>
                <w:rFonts w:eastAsiaTheme="minorHAnsi"/>
                <w:noProof/>
                <w:sz w:val="20"/>
                <w:szCs w:val="20"/>
                <w:lang w:eastAsia="en-US"/>
              </w:rPr>
              <w:t xml:space="preserve"> się tu wszystkie pliki mające bezpośredni związek z CUDA (pliki </w:t>
            </w:r>
            <w:r w:rsidRPr="00CB0061">
              <w:rPr>
                <w:rStyle w:val="NazwaplikuZnak"/>
                <w:rFonts w:eastAsiaTheme="minorHAnsi"/>
                <w:sz w:val="20"/>
                <w:szCs w:val="20"/>
              </w:rPr>
              <w:t>.cu</w:t>
            </w:r>
            <w:r w:rsidR="008F3111" w:rsidRPr="00CB0061">
              <w:rPr>
                <w:rFonts w:eastAsiaTheme="minorHAnsi"/>
                <w:noProof/>
                <w:sz w:val="20"/>
                <w:szCs w:val="20"/>
                <w:lang w:eastAsia="en-US"/>
              </w:rPr>
              <w:t>, pliki alokujące, kopiujące, usuwające pamięć GPU).</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CUDATools.*</w:t>
            </w:r>
          </w:p>
        </w:tc>
        <w:tc>
          <w:tcPr>
            <w:tcW w:w="5798" w:type="dxa"/>
            <w:tcBorders>
              <w:right w:val="single" w:sz="12" w:space="0" w:color="auto"/>
            </w:tcBorders>
          </w:tcPr>
          <w:p w:rsidR="008F3111" w:rsidRPr="00CB0061" w:rsidRDefault="00FC13E0"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służąca do alokowania, kopiowania, usuwania p</w:t>
            </w:r>
            <w:r w:rsidRPr="00CB0061">
              <w:rPr>
                <w:rFonts w:eastAsiaTheme="minorHAnsi"/>
                <w:noProof/>
                <w:sz w:val="20"/>
                <w:szCs w:val="20"/>
                <w:lang w:eastAsia="en-US"/>
              </w:rPr>
              <w:t xml:space="preserve">amięci GPU, wywoływania plików </w:t>
            </w:r>
            <w:r w:rsidR="004F64E6" w:rsidRPr="00CB0061">
              <w:rPr>
                <w:rStyle w:val="NazwaplikuZnak"/>
                <w:rFonts w:eastAsiaTheme="minorHAnsi"/>
                <w:sz w:val="20"/>
                <w:szCs w:val="20"/>
              </w:rPr>
              <w:t>.cu</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lastRenderedPageBreak/>
              <w:t>TrainNetwork.cu</w:t>
            </w:r>
          </w:p>
        </w:tc>
        <w:tc>
          <w:tcPr>
            <w:tcW w:w="5798" w:type="dxa"/>
            <w:tcBorders>
              <w:right w:val="single" w:sz="12" w:space="0" w:color="auto"/>
            </w:tcBorders>
          </w:tcPr>
          <w:p w:rsidR="008F3111" w:rsidRPr="00CB0061" w:rsidRDefault="00FC13E0" w:rsidP="00DF0347">
            <w:pPr>
              <w:ind w:firstLine="34"/>
              <w:rPr>
                <w:rFonts w:eastAsiaTheme="minorHAnsi"/>
                <w:noProof/>
                <w:sz w:val="20"/>
                <w:szCs w:val="20"/>
                <w:lang w:eastAsia="en-US"/>
              </w:rPr>
            </w:pPr>
            <w:r w:rsidRPr="00CB0061">
              <w:rPr>
                <w:rFonts w:eastAsiaTheme="minorHAnsi"/>
                <w:noProof/>
                <w:sz w:val="20"/>
                <w:szCs w:val="20"/>
                <w:lang w:eastAsia="en-US"/>
              </w:rPr>
              <w:t>M</w:t>
            </w:r>
            <w:r w:rsidR="004F64E6" w:rsidRPr="00CB0061">
              <w:rPr>
                <w:rFonts w:eastAsiaTheme="minorHAnsi"/>
                <w:noProof/>
                <w:sz w:val="20"/>
                <w:szCs w:val="20"/>
                <w:lang w:eastAsia="en-US"/>
              </w:rPr>
              <w:t>etody wywołując</w:t>
            </w:r>
            <w:ins w:id="101" w:author="User" w:date="2010-05-24T21:40:00Z">
              <w:r w:rsidR="00DF0347">
                <w:rPr>
                  <w:rFonts w:eastAsiaTheme="minorHAnsi"/>
                  <w:noProof/>
                  <w:sz w:val="20"/>
                  <w:szCs w:val="20"/>
                  <w:lang w:eastAsia="en-US"/>
                </w:rPr>
                <w:t>e</w:t>
              </w:r>
            </w:ins>
            <w:del w:id="102" w:author="User" w:date="2010-05-24T21:40:00Z">
              <w:r w:rsidR="004F64E6" w:rsidRPr="00CB0061" w:rsidDel="00DF0347">
                <w:rPr>
                  <w:rFonts w:eastAsiaTheme="minorHAnsi"/>
                  <w:noProof/>
                  <w:sz w:val="20"/>
                  <w:szCs w:val="20"/>
                  <w:lang w:eastAsia="en-US"/>
                </w:rPr>
                <w:delText>a</w:delText>
              </w:r>
            </w:del>
            <w:r w:rsidR="004F64E6" w:rsidRPr="00CB0061">
              <w:rPr>
                <w:rFonts w:eastAsiaTheme="minorHAnsi"/>
                <w:noProof/>
                <w:sz w:val="20"/>
                <w:szCs w:val="20"/>
                <w:lang w:eastAsia="en-US"/>
              </w:rPr>
              <w:t xml:space="preserve"> kernele oraz kernele obliczający</w:t>
            </w:r>
            <w:ins w:id="103" w:author="User" w:date="2010-05-24T21:25:00Z">
              <w:r w:rsidR="00D77201">
                <w:rPr>
                  <w:rFonts w:eastAsiaTheme="minorHAnsi"/>
                  <w:noProof/>
                  <w:sz w:val="20"/>
                  <w:szCs w:val="20"/>
                  <w:lang w:eastAsia="en-US"/>
                </w:rPr>
                <w:t>z</w:t>
              </w:r>
            </w:ins>
            <w:r w:rsidR="004F64E6" w:rsidRPr="00CB0061">
              <w:rPr>
                <w:rFonts w:eastAsiaTheme="minorHAnsi"/>
                <w:noProof/>
                <w:sz w:val="20"/>
                <w:szCs w:val="20"/>
                <w:lang w:eastAsia="en-US"/>
              </w:rPr>
              <w:t xml:space="preserve"> wyjście warstwy sieci i kernele ucząc</w:t>
            </w:r>
            <w:r w:rsidRPr="00CB0061">
              <w:rPr>
                <w:rFonts w:eastAsiaTheme="minorHAnsi"/>
                <w:noProof/>
                <w:sz w:val="20"/>
                <w:szCs w:val="20"/>
                <w:lang w:eastAsia="en-US"/>
              </w:rPr>
              <w:t>e</w:t>
            </w:r>
            <w:r w:rsidR="004F64E6" w:rsidRPr="00CB0061">
              <w:rPr>
                <w:rFonts w:eastAsiaTheme="minorHAnsi"/>
                <w:noProof/>
                <w:sz w:val="20"/>
                <w:szCs w:val="20"/>
                <w:lang w:eastAsia="en-US"/>
              </w:rPr>
              <w:t xml:space="preserve"> sieć</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Global</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Pliki potrzebne do ogólnego działania projektu.</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CUDA.cpp</w:t>
            </w:r>
          </w:p>
        </w:tc>
        <w:tc>
          <w:tcPr>
            <w:tcW w:w="5798" w:type="dxa"/>
            <w:tcBorders>
              <w:right w:val="single" w:sz="12" w:space="0" w:color="auto"/>
            </w:tcBorders>
          </w:tcPr>
          <w:p w:rsidR="008F3111" w:rsidRPr="00CB0061" w:rsidRDefault="00FC13E0" w:rsidP="00FC13E0">
            <w:pPr>
              <w:ind w:firstLine="34"/>
              <w:rPr>
                <w:rFonts w:eastAsiaTheme="minorHAnsi"/>
                <w:noProof/>
                <w:sz w:val="20"/>
                <w:szCs w:val="20"/>
                <w:lang w:eastAsia="en-US"/>
              </w:rPr>
            </w:pPr>
            <w:r w:rsidRPr="00CB0061">
              <w:rPr>
                <w:rFonts w:eastAsiaTheme="minorHAnsi"/>
                <w:noProof/>
                <w:sz w:val="20"/>
                <w:szCs w:val="20"/>
                <w:lang w:eastAsia="en-US"/>
              </w:rPr>
              <w:t xml:space="preserve">Zawiera funkcję </w:t>
            </w:r>
            <w:r w:rsidRPr="00CB0061">
              <w:rPr>
                <w:rStyle w:val="KlasametodafunkcjaZnak"/>
                <w:rFonts w:eastAsiaTheme="minorHAnsi"/>
                <w:sz w:val="20"/>
                <w:szCs w:val="20"/>
              </w:rPr>
              <w:t>main</w:t>
            </w:r>
            <w:r w:rsidRPr="00CB0061">
              <w:rPr>
                <w:rFonts w:eastAsiaTheme="minorHAnsi"/>
                <w:noProof/>
                <w:sz w:val="20"/>
                <w:szCs w:val="20"/>
                <w:lang w:eastAsia="en-US"/>
              </w:rPr>
              <w:t xml:space="preserve"> programu</w:t>
            </w:r>
            <w:r w:rsidR="004F64E6" w:rsidRPr="00CB0061">
              <w:rPr>
                <w:rFonts w:eastAsiaTheme="minorHAnsi"/>
                <w:noProof/>
                <w:sz w:val="20"/>
                <w:szCs w:val="20"/>
                <w:lang w:eastAsia="en-US"/>
              </w:rPr>
              <w:t xml:space="preserve">, wywołuje podstawowe operacje na sieci i testach, </w:t>
            </w:r>
            <w:r w:rsidRPr="00CB0061">
              <w:rPr>
                <w:rFonts w:eastAsiaTheme="minorHAnsi"/>
                <w:noProof/>
                <w:sz w:val="20"/>
                <w:szCs w:val="20"/>
                <w:lang w:eastAsia="en-US"/>
              </w:rPr>
              <w:t>sprawdza</w:t>
            </w:r>
            <w:r w:rsidR="004F64E6" w:rsidRPr="00CB0061">
              <w:rPr>
                <w:rFonts w:eastAsiaTheme="minorHAnsi"/>
                <w:noProof/>
                <w:sz w:val="20"/>
                <w:szCs w:val="20"/>
                <w:lang w:eastAsia="en-US"/>
              </w:rPr>
              <w:t xml:space="preserve"> poprawność działania programu</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Global.*</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G</w:t>
            </w:r>
            <w:r w:rsidR="004F64E6" w:rsidRPr="00CB0061">
              <w:rPr>
                <w:rFonts w:eastAsiaTheme="minorHAnsi"/>
                <w:noProof/>
                <w:sz w:val="20"/>
                <w:szCs w:val="20"/>
                <w:lang w:eastAsia="en-US"/>
              </w:rPr>
              <w:t>lobalne funkcje, nie pasujące nigdzie indziej</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Logging.*</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logująca. Zapisuje logi do pliku i/lub na ekran</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MersenneTwister.h</w:t>
            </w:r>
          </w:p>
        </w:tc>
        <w:tc>
          <w:tcPr>
            <w:tcW w:w="5798" w:type="dxa"/>
            <w:tcBorders>
              <w:right w:val="single" w:sz="12" w:space="0" w:color="auto"/>
            </w:tcBorders>
          </w:tcPr>
          <w:p w:rsidR="008F3111" w:rsidRPr="00CB0061" w:rsidRDefault="004F64E6" w:rsidP="00EF11BB">
            <w:pPr>
              <w:ind w:firstLine="34"/>
              <w:rPr>
                <w:rFonts w:eastAsiaTheme="minorHAnsi"/>
                <w:noProof/>
                <w:sz w:val="20"/>
                <w:szCs w:val="20"/>
                <w:lang w:eastAsia="en-US"/>
              </w:rPr>
            </w:pPr>
            <w:r w:rsidRPr="00CB0061">
              <w:rPr>
                <w:rFonts w:eastAsiaTheme="minorHAnsi"/>
                <w:noProof/>
                <w:sz w:val="20"/>
                <w:szCs w:val="20"/>
                <w:lang w:eastAsia="en-US"/>
              </w:rPr>
              <w:t>Klasa generująca liczby pseudolosowe</w:t>
            </w:r>
            <w:r w:rsidR="00EF11BB" w:rsidRPr="00CB0061">
              <w:rPr>
                <w:rFonts w:eastAsiaTheme="minorHAnsi"/>
                <w:noProof/>
                <w:sz w:val="20"/>
                <w:szCs w:val="20"/>
                <w:lang w:eastAsia="en-US"/>
              </w:rPr>
              <w:t xml:space="preserve">. Bliżej opisana w rozdziale </w:t>
            </w:r>
            <w:r w:rsidR="00CC3C12" w:rsidRPr="00CB0061">
              <w:rPr>
                <w:rFonts w:eastAsiaTheme="minorHAnsi"/>
                <w:noProof/>
                <w:sz w:val="20"/>
                <w:szCs w:val="20"/>
                <w:lang w:eastAsia="en-US"/>
              </w:rPr>
              <w:fldChar w:fldCharType="begin"/>
            </w:r>
            <w:r w:rsidR="00EF11BB" w:rsidRPr="00CB0061">
              <w:rPr>
                <w:rFonts w:eastAsiaTheme="minorHAnsi"/>
                <w:noProof/>
                <w:sz w:val="20"/>
                <w:szCs w:val="20"/>
                <w:lang w:eastAsia="en-US"/>
              </w:rPr>
              <w:instrText xml:space="preserve"> REF _Ref261988254 \r \h </w:instrText>
            </w:r>
            <w:r w:rsidR="00CC3C12" w:rsidRPr="00CB0061">
              <w:rPr>
                <w:rFonts w:eastAsiaTheme="minorHAnsi"/>
                <w:noProof/>
                <w:sz w:val="20"/>
                <w:szCs w:val="20"/>
                <w:lang w:eastAsia="en-US"/>
              </w:rPr>
            </w:r>
            <w:r w:rsidR="00CC3C12" w:rsidRPr="00CB0061">
              <w:rPr>
                <w:rFonts w:eastAsiaTheme="minorHAnsi"/>
                <w:noProof/>
                <w:sz w:val="20"/>
                <w:szCs w:val="20"/>
                <w:lang w:eastAsia="en-US"/>
              </w:rPr>
              <w:fldChar w:fldCharType="separate"/>
            </w:r>
            <w:r w:rsidR="00ED5C84">
              <w:rPr>
                <w:rFonts w:eastAsiaTheme="minorHAnsi"/>
                <w:noProof/>
                <w:sz w:val="20"/>
                <w:szCs w:val="20"/>
                <w:lang w:eastAsia="en-US"/>
              </w:rPr>
              <w:t>4.5.1</w:t>
            </w:r>
            <w:r w:rsidR="00CC3C12" w:rsidRPr="00CB0061">
              <w:rPr>
                <w:rFonts w:eastAsiaTheme="minorHAnsi"/>
                <w:noProof/>
                <w:sz w:val="20"/>
                <w:szCs w:val="20"/>
                <w:lang w:eastAsia="en-US"/>
              </w:rPr>
              <w:fldChar w:fldCharType="end"/>
            </w:r>
            <w:r w:rsidR="00EF11BB"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stdafx.*</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P</w:t>
            </w:r>
            <w:r w:rsidR="004F64E6" w:rsidRPr="00CB0061">
              <w:rPr>
                <w:rFonts w:eastAsiaTheme="minorHAnsi"/>
                <w:noProof/>
                <w:sz w:val="20"/>
                <w:szCs w:val="20"/>
                <w:lang w:eastAsia="en-US"/>
              </w:rPr>
              <w:t xml:space="preserve">rekompilowany nagłówek </w:t>
            </w:r>
            <w:r w:rsidRPr="00CB0061">
              <w:rPr>
                <w:rFonts w:eastAsiaTheme="minorHAnsi"/>
                <w:noProof/>
                <w:sz w:val="20"/>
                <w:szCs w:val="20"/>
                <w:lang w:eastAsia="en-US"/>
              </w:rPr>
              <w:t>–</w:t>
            </w:r>
            <w:r w:rsidR="004F64E6" w:rsidRPr="00CB0061">
              <w:rPr>
                <w:rFonts w:eastAsiaTheme="minorHAnsi"/>
                <w:noProof/>
                <w:sz w:val="20"/>
                <w:szCs w:val="20"/>
                <w:lang w:eastAsia="en-US"/>
              </w:rPr>
              <w:t xml:space="preserve"> </w:t>
            </w:r>
            <w:r w:rsidRPr="00CB0061">
              <w:rPr>
                <w:rFonts w:eastAsiaTheme="minorHAnsi"/>
                <w:noProof/>
                <w:sz w:val="20"/>
                <w:szCs w:val="20"/>
                <w:lang w:eastAsia="en-US"/>
              </w:rPr>
              <w:t xml:space="preserve">użyty </w:t>
            </w:r>
            <w:r w:rsidR="004F64E6" w:rsidRPr="00CB0061">
              <w:rPr>
                <w:rFonts w:eastAsiaTheme="minorHAnsi"/>
                <w:noProof/>
                <w:sz w:val="20"/>
                <w:szCs w:val="20"/>
                <w:lang w:eastAsia="en-US"/>
              </w:rPr>
              <w:t>dla szybszej kompilacji</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InputTests</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 xml:space="preserve">Katalog zawierający klasy </w:t>
            </w:r>
            <w:r w:rsidRPr="00CB0061">
              <w:rPr>
                <w:rStyle w:val="KlasametodafunkcjaZnak"/>
                <w:rFonts w:eastAsiaTheme="minorHAnsi"/>
                <w:sz w:val="20"/>
                <w:szCs w:val="20"/>
              </w:rPr>
              <w:t>InputTest</w:t>
            </w:r>
            <w:r w:rsidRPr="00CB0061">
              <w:rPr>
                <w:rFonts w:eastAsiaTheme="minorHAnsi"/>
                <w:noProof/>
                <w:sz w:val="20"/>
                <w:szCs w:val="20"/>
                <w:lang w:eastAsia="en-US"/>
              </w:rPr>
              <w:t xml:space="preserve"> i </w:t>
            </w:r>
            <w:r w:rsidRPr="00CB0061">
              <w:rPr>
                <w:rStyle w:val="KlasametodafunkcjaZnak"/>
                <w:rFonts w:eastAsiaTheme="minorHAnsi"/>
                <w:sz w:val="20"/>
                <w:szCs w:val="20"/>
              </w:rPr>
              <w:t>InputTestSet</w:t>
            </w:r>
            <w:r w:rsidRPr="00CB0061">
              <w:rPr>
                <w:rFonts w:eastAsiaTheme="minorHAnsi"/>
                <w:noProof/>
                <w:sz w:val="20"/>
                <w:szCs w:val="20"/>
                <w:lang w:eastAsia="en-US"/>
              </w:rPr>
              <w:t>. Te klasy służą do zarządzania testami, w założeniu mogą być używane też w innych rodzajach sieci niż MLP.</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AttributeMapping.*</w:t>
            </w:r>
          </w:p>
        </w:tc>
        <w:tc>
          <w:tcPr>
            <w:tcW w:w="5798" w:type="dxa"/>
            <w:tcBorders>
              <w:right w:val="single" w:sz="12" w:space="0" w:color="auto"/>
            </w:tcBorders>
          </w:tcPr>
          <w:p w:rsidR="008F3111" w:rsidRPr="00CB0061" w:rsidRDefault="00EF11BB" w:rsidP="00EF11BB">
            <w:pPr>
              <w:ind w:firstLine="34"/>
              <w:rPr>
                <w:rFonts w:eastAsiaTheme="minorHAnsi"/>
                <w:noProof/>
                <w:sz w:val="20"/>
                <w:szCs w:val="20"/>
                <w:lang w:eastAsia="en-US"/>
              </w:rPr>
            </w:pPr>
            <w:r w:rsidRPr="00CB0061">
              <w:rPr>
                <w:rFonts w:eastAsiaTheme="minorHAnsi"/>
                <w:noProof/>
                <w:sz w:val="20"/>
                <w:szCs w:val="20"/>
                <w:lang w:eastAsia="en-US"/>
              </w:rPr>
              <w:t>Klasa zawiera i</w:t>
            </w:r>
            <w:r w:rsidR="004F64E6" w:rsidRPr="00CB0061">
              <w:rPr>
                <w:rFonts w:eastAsiaTheme="minorHAnsi"/>
                <w:noProof/>
                <w:sz w:val="20"/>
                <w:szCs w:val="20"/>
                <w:lang w:eastAsia="en-US"/>
              </w:rPr>
              <w:t>nformacje o mapowaniu jednego atrybutu (kolumny) zestawu testów.</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InputTest.*</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Z</w:t>
            </w:r>
            <w:r w:rsidR="004F64E6" w:rsidRPr="00CB0061">
              <w:rPr>
                <w:rFonts w:eastAsiaTheme="minorHAnsi"/>
                <w:noProof/>
                <w:sz w:val="20"/>
                <w:szCs w:val="20"/>
                <w:lang w:eastAsia="en-US"/>
              </w:rPr>
              <w:t>awiera informacje o jednym teście - wejścia, oczekiwane wyjścia, oraz ostatnie wyjścia sieci wygenerowane na CPU i GPU</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InputTestSet.*</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Zawiera informacje o zestawie testów. Zestawy testów można wczytywać/zapisywać do pliku</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MLP</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Pliki związane bezpośrednio z implementacją sieci neuronowej MLP.</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MLP.*</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Z</w:t>
            </w:r>
            <w:r w:rsidR="004F64E6" w:rsidRPr="00CB0061">
              <w:rPr>
                <w:rFonts w:eastAsiaTheme="minorHAnsi"/>
                <w:noProof/>
                <w:sz w:val="20"/>
                <w:szCs w:val="20"/>
                <w:lang w:eastAsia="en-US"/>
              </w:rPr>
              <w:t>awiera informacje o sieci MLP. Klasa dziedziczy z klasy NeuralNetwork. Implementuje wiele metod abstrakcyjnych z klasy bazowej.</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NeuralNetwork</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Pliki związane z ogólnym działaniem sieci neuronowych. W założeniu mają z nich korzystać wszystkie rodzaje sieci neuronowych.</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Neuron.*</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zawiera informacje o generycznym neuronie.</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Layer.*</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zawiera informacje o wartstwie sieci.</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NeuralNetwork.*</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bazowa sieci neuronowej. Zawiera wiele metod abstrakcyjnych do zaimplementowania w klasach pochodnych.</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Resources</w:t>
            </w:r>
          </w:p>
        </w:tc>
        <w:tc>
          <w:tcPr>
            <w:tcW w:w="5798" w:type="dxa"/>
            <w:tcBorders>
              <w:right w:val="single" w:sz="12" w:space="0" w:color="auto"/>
            </w:tcBorders>
          </w:tcPr>
          <w:p w:rsidR="008F3111" w:rsidRPr="00CB0061" w:rsidRDefault="00045008" w:rsidP="00045008">
            <w:pPr>
              <w:ind w:firstLine="34"/>
              <w:rPr>
                <w:rFonts w:eastAsiaTheme="minorHAnsi"/>
                <w:noProof/>
                <w:sz w:val="20"/>
                <w:szCs w:val="20"/>
                <w:lang w:eastAsia="en-US"/>
              </w:rPr>
            </w:pPr>
            <w:r w:rsidRPr="00CB0061">
              <w:rPr>
                <w:rFonts w:eastAsiaTheme="minorHAnsi"/>
                <w:noProof/>
                <w:sz w:val="20"/>
                <w:szCs w:val="20"/>
                <w:lang w:eastAsia="en-US"/>
              </w:rPr>
              <w:t>P</w:t>
            </w:r>
            <w:r w:rsidR="004F64E6" w:rsidRPr="00CB0061">
              <w:rPr>
                <w:rFonts w:eastAsiaTheme="minorHAnsi"/>
                <w:noProof/>
                <w:sz w:val="20"/>
                <w:szCs w:val="20"/>
                <w:lang w:eastAsia="en-US"/>
              </w:rPr>
              <w:t xml:space="preserve">liki nie używane </w:t>
            </w:r>
            <w:r w:rsidRPr="00CB0061">
              <w:rPr>
                <w:rFonts w:eastAsiaTheme="minorHAnsi"/>
                <w:noProof/>
                <w:sz w:val="20"/>
                <w:szCs w:val="20"/>
                <w:lang w:eastAsia="en-US"/>
              </w:rPr>
              <w:t xml:space="preserve">podczas </w:t>
            </w:r>
            <w:r w:rsidR="004F64E6" w:rsidRPr="00CB0061">
              <w:rPr>
                <w:rFonts w:eastAsiaTheme="minorHAnsi"/>
                <w:noProof/>
                <w:sz w:val="20"/>
                <w:szCs w:val="20"/>
                <w:lang w:eastAsia="en-US"/>
              </w:rPr>
              <w:t>kompilacji</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Cuda.Rules</w:t>
            </w:r>
          </w:p>
        </w:tc>
        <w:tc>
          <w:tcPr>
            <w:tcW w:w="5798" w:type="dxa"/>
            <w:tcBorders>
              <w:right w:val="single" w:sz="12" w:space="0" w:color="auto"/>
            </w:tcBorders>
          </w:tcPr>
          <w:p w:rsidR="008F3111" w:rsidRPr="00CB0061" w:rsidRDefault="00045008" w:rsidP="00045008">
            <w:pPr>
              <w:ind w:firstLine="34"/>
              <w:rPr>
                <w:rFonts w:eastAsiaTheme="minorHAnsi"/>
                <w:noProof/>
                <w:sz w:val="20"/>
                <w:szCs w:val="20"/>
                <w:lang w:eastAsia="en-US"/>
              </w:rPr>
            </w:pPr>
            <w:r w:rsidRPr="00CB0061">
              <w:rPr>
                <w:rFonts w:eastAsiaTheme="minorHAnsi"/>
                <w:noProof/>
                <w:sz w:val="20"/>
                <w:szCs w:val="20"/>
                <w:lang w:eastAsia="en-US"/>
              </w:rPr>
              <w:t>Plik zawierający info</w:t>
            </w:r>
            <w:r w:rsidR="004F64E6" w:rsidRPr="00CB0061">
              <w:rPr>
                <w:rFonts w:eastAsiaTheme="minorHAnsi"/>
                <w:noProof/>
                <w:sz w:val="20"/>
                <w:szCs w:val="20"/>
                <w:lang w:eastAsia="en-US"/>
              </w:rPr>
              <w:t>r</w:t>
            </w:r>
            <w:r w:rsidRPr="00CB0061">
              <w:rPr>
                <w:rFonts w:eastAsiaTheme="minorHAnsi"/>
                <w:noProof/>
                <w:sz w:val="20"/>
                <w:szCs w:val="20"/>
                <w:lang w:eastAsia="en-US"/>
              </w:rPr>
              <w:t>m</w:t>
            </w:r>
            <w:r w:rsidR="004F64E6" w:rsidRPr="00CB0061">
              <w:rPr>
                <w:rFonts w:eastAsiaTheme="minorHAnsi"/>
                <w:noProof/>
                <w:sz w:val="20"/>
                <w:szCs w:val="20"/>
                <w:lang w:eastAsia="en-US"/>
              </w:rPr>
              <w:t xml:space="preserve">acje o kompilacji plików </w:t>
            </w:r>
            <w:r w:rsidRPr="00CB0061">
              <w:rPr>
                <w:rStyle w:val="NazwaplikuZnak"/>
                <w:rFonts w:eastAsiaTheme="minorHAnsi"/>
                <w:sz w:val="20"/>
                <w:szCs w:val="20"/>
              </w:rPr>
              <w:t>.cu</w:t>
            </w:r>
            <w:r w:rsidR="004F64E6" w:rsidRPr="00CB0061">
              <w:rPr>
                <w:rFonts w:eastAsiaTheme="minorHAnsi"/>
                <w:noProof/>
                <w:sz w:val="20"/>
                <w:szCs w:val="20"/>
                <w:lang w:eastAsia="en-US"/>
              </w:rPr>
              <w:t xml:space="preserve"> dla Visual Studio 2008</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Diagrams_Visual_Paradigm.vpp</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Diagramy UML w programie Visual Paradigm</w:t>
            </w:r>
            <w:r w:rsidR="00045008"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Wykres_JakoscUczenia.xlsx</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P</w:t>
            </w:r>
            <w:r w:rsidR="004F64E6" w:rsidRPr="00CB0061">
              <w:rPr>
                <w:rFonts w:eastAsiaTheme="minorHAnsi"/>
                <w:noProof/>
                <w:sz w:val="20"/>
                <w:szCs w:val="20"/>
                <w:lang w:eastAsia="en-US"/>
              </w:rPr>
              <w:t>omocniczy plik Excela z wygenerowanymi wykresami jakości uczenia</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TinyXML</w:t>
            </w:r>
          </w:p>
        </w:tc>
        <w:tc>
          <w:tcPr>
            <w:tcW w:w="5798" w:type="dxa"/>
            <w:tcBorders>
              <w:right w:val="single" w:sz="12" w:space="0" w:color="auto"/>
            </w:tcBorders>
          </w:tcPr>
          <w:p w:rsidR="008F3111" w:rsidRPr="00CB0061" w:rsidRDefault="004F64E6" w:rsidP="00045008">
            <w:pPr>
              <w:ind w:firstLine="34"/>
              <w:rPr>
                <w:rFonts w:eastAsiaTheme="minorHAnsi"/>
                <w:noProof/>
                <w:sz w:val="20"/>
                <w:szCs w:val="20"/>
                <w:lang w:eastAsia="en-US"/>
              </w:rPr>
            </w:pPr>
            <w:r w:rsidRPr="00CB0061">
              <w:rPr>
                <w:rFonts w:eastAsiaTheme="minorHAnsi"/>
                <w:noProof/>
                <w:sz w:val="20"/>
                <w:szCs w:val="20"/>
                <w:lang w:eastAsia="en-US"/>
              </w:rPr>
              <w:t>Wszystkie pliki związane z biblioteką</w:t>
            </w:r>
            <w:r w:rsidR="00045008" w:rsidRPr="00CB0061">
              <w:rPr>
                <w:rFonts w:eastAsiaTheme="minorHAnsi"/>
                <w:noProof/>
                <w:sz w:val="20"/>
                <w:szCs w:val="20"/>
                <w:lang w:eastAsia="en-US"/>
              </w:rPr>
              <w:t xml:space="preserve"> TinyXML (w</w:t>
            </w:r>
            <w:r w:rsidRPr="00CB0061">
              <w:rPr>
                <w:rFonts w:eastAsiaTheme="minorHAnsi"/>
                <w:noProof/>
                <w:sz w:val="20"/>
                <w:szCs w:val="20"/>
                <w:lang w:eastAsia="en-US"/>
              </w:rPr>
              <w:t xml:space="preserve"> niewielkim stopniu zmodyfikowałem pliki </w:t>
            </w:r>
            <w:r w:rsidRPr="00CB0061">
              <w:rPr>
                <w:rStyle w:val="NazwaplikuZnak"/>
                <w:rFonts w:eastAsiaTheme="minorHAnsi"/>
                <w:sz w:val="20"/>
                <w:szCs w:val="20"/>
              </w:rPr>
              <w:t>tinystr.</w:t>
            </w:r>
            <w:r w:rsidR="00045008" w:rsidRPr="00CB0061">
              <w:rPr>
                <w:rStyle w:val="NazwaplikuZnak"/>
                <w:rFonts w:eastAsiaTheme="minorHAnsi"/>
                <w:sz w:val="20"/>
                <w:szCs w:val="20"/>
              </w:rPr>
              <w:t>c</w:t>
            </w:r>
            <w:r w:rsidRPr="00CB0061">
              <w:rPr>
                <w:rStyle w:val="NazwaplikuZnak"/>
                <w:rFonts w:eastAsiaTheme="minorHAnsi"/>
                <w:sz w:val="20"/>
                <w:szCs w:val="20"/>
              </w:rPr>
              <w:t>pp</w:t>
            </w:r>
            <w:r w:rsidRPr="00CB0061">
              <w:rPr>
                <w:rFonts w:eastAsiaTheme="minorHAnsi"/>
                <w:noProof/>
                <w:sz w:val="20"/>
                <w:szCs w:val="20"/>
                <w:lang w:eastAsia="en-US"/>
              </w:rPr>
              <w:t xml:space="preserve"> i </w:t>
            </w:r>
            <w:r w:rsidRPr="00CB0061">
              <w:rPr>
                <w:rStyle w:val="NazwaplikuZnak"/>
                <w:rFonts w:eastAsiaTheme="minorHAnsi"/>
                <w:sz w:val="20"/>
                <w:szCs w:val="20"/>
              </w:rPr>
              <w:t>tinystr.h</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lastRenderedPageBreak/>
              <w:t>tinystr.*</w:t>
            </w:r>
          </w:p>
        </w:tc>
        <w:tc>
          <w:tcPr>
            <w:tcW w:w="5798" w:type="dxa"/>
            <w:tcBorders>
              <w:right w:val="single" w:sz="12" w:space="0" w:color="auto"/>
            </w:tcBorders>
          </w:tcPr>
          <w:p w:rsidR="008F3111" w:rsidRPr="00CB0061" w:rsidRDefault="006B1D90" w:rsidP="00C122A5">
            <w:pPr>
              <w:ind w:firstLine="34"/>
              <w:rPr>
                <w:rFonts w:eastAsiaTheme="minorHAnsi"/>
                <w:noProof/>
                <w:sz w:val="20"/>
                <w:szCs w:val="20"/>
                <w:lang w:eastAsia="en-US"/>
              </w:rPr>
            </w:pPr>
            <w:r w:rsidRPr="00CB0061">
              <w:rPr>
                <w:rFonts w:eastAsiaTheme="minorHAnsi"/>
                <w:noProof/>
                <w:sz w:val="20"/>
                <w:szCs w:val="20"/>
                <w:lang w:eastAsia="en-US"/>
              </w:rPr>
              <w:t>Z</w:t>
            </w:r>
            <w:r w:rsidR="004F64E6" w:rsidRPr="00CB0061">
              <w:rPr>
                <w:rFonts w:eastAsiaTheme="minorHAnsi"/>
                <w:noProof/>
                <w:sz w:val="20"/>
                <w:szCs w:val="20"/>
                <w:lang w:eastAsia="en-US"/>
              </w:rPr>
              <w:t xml:space="preserve">modyfikowałem tę klasę, żeby zawierała przydatne dodatki - metodę </w:t>
            </w:r>
            <w:r w:rsidR="004F64E6" w:rsidRPr="00CB0061">
              <w:rPr>
                <w:rStyle w:val="KlasametodafunkcjaZnak"/>
                <w:rFonts w:eastAsiaTheme="minorHAnsi"/>
                <w:sz w:val="20"/>
                <w:szCs w:val="20"/>
              </w:rPr>
              <w:t>format</w:t>
            </w:r>
            <w:r w:rsidR="004F64E6" w:rsidRPr="00CB0061">
              <w:rPr>
                <w:rFonts w:eastAsiaTheme="minorHAnsi"/>
                <w:noProof/>
                <w:sz w:val="20"/>
                <w:szCs w:val="20"/>
                <w:lang w:eastAsia="en-US"/>
              </w:rPr>
              <w:t xml:space="preserve"> (podobna do </w:t>
            </w:r>
            <w:r w:rsidR="004F64E6" w:rsidRPr="00CB0061">
              <w:rPr>
                <w:rStyle w:val="KlasametodafunkcjaZnak"/>
                <w:rFonts w:eastAsiaTheme="minorHAnsi"/>
                <w:sz w:val="20"/>
                <w:szCs w:val="20"/>
              </w:rPr>
              <w:t>sprintf</w:t>
            </w:r>
            <w:r w:rsidR="004F64E6" w:rsidRPr="00CB0061">
              <w:rPr>
                <w:rFonts w:eastAsiaTheme="minorHAnsi"/>
                <w:noProof/>
                <w:sz w:val="20"/>
                <w:szCs w:val="20"/>
                <w:lang w:eastAsia="en-US"/>
              </w:rPr>
              <w:t xml:space="preserve">) oraz konstruktor akceptujący podobne parametry jak metoda </w:t>
            </w:r>
            <w:r w:rsidR="004F64E6" w:rsidRPr="00CB0061">
              <w:rPr>
                <w:rStyle w:val="KlasametodafunkcjaZnak"/>
                <w:rFonts w:eastAsiaTheme="minorHAnsi"/>
                <w:sz w:val="20"/>
                <w:szCs w:val="20"/>
              </w:rPr>
              <w:t>format</w:t>
            </w:r>
            <w:r w:rsidR="004F64E6" w:rsidRPr="00CB0061">
              <w:rPr>
                <w:rFonts w:eastAsiaTheme="minorHAnsi"/>
                <w:noProof/>
                <w:sz w:val="20"/>
                <w:szCs w:val="20"/>
                <w:lang w:eastAsia="en-US"/>
              </w:rPr>
              <w:t>.</w:t>
            </w:r>
          </w:p>
        </w:tc>
      </w:tr>
      <w:tr w:rsidR="008F3111" w:rsidRPr="00CB0061" w:rsidTr="00F24B75">
        <w:tc>
          <w:tcPr>
            <w:tcW w:w="2943" w:type="dxa"/>
            <w:tcBorders>
              <w:left w:val="single" w:sz="12" w:space="0" w:color="auto"/>
              <w:bottom w:val="single" w:sz="12" w:space="0" w:color="auto"/>
            </w:tcBorders>
          </w:tcPr>
          <w:p w:rsidR="008F3111" w:rsidRPr="00CB0061" w:rsidRDefault="008F3111" w:rsidP="00202911">
            <w:pPr>
              <w:ind w:firstLine="567"/>
              <w:rPr>
                <w:color w:val="3B2119"/>
                <w:sz w:val="19"/>
                <w:szCs w:val="19"/>
              </w:rPr>
            </w:pPr>
            <w:r w:rsidRPr="00CB0061">
              <w:rPr>
                <w:rFonts w:ascii="Courier New" w:eastAsiaTheme="minorHAnsi" w:hAnsi="Courier New" w:cs="Courier New"/>
                <w:noProof/>
                <w:color w:val="3B2119"/>
                <w:sz w:val="19"/>
                <w:szCs w:val="19"/>
                <w:lang w:eastAsia="en-US"/>
              </w:rPr>
              <w:t>*.*</w:t>
            </w:r>
          </w:p>
        </w:tc>
        <w:tc>
          <w:tcPr>
            <w:tcW w:w="5798" w:type="dxa"/>
            <w:tcBorders>
              <w:bottom w:val="single" w:sz="12" w:space="0" w:color="auto"/>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Pozostałe pliki z biblioteki TinyXML</w:t>
            </w:r>
            <w:r w:rsidR="006B1D90" w:rsidRPr="00CB0061">
              <w:rPr>
                <w:rFonts w:eastAsiaTheme="minorHAnsi"/>
                <w:noProof/>
                <w:sz w:val="20"/>
                <w:szCs w:val="20"/>
                <w:lang w:eastAsia="en-US"/>
              </w:rPr>
              <w:t>.</w:t>
            </w:r>
          </w:p>
        </w:tc>
      </w:tr>
    </w:tbl>
    <w:p w:rsidR="000954A1" w:rsidRPr="00CB0061" w:rsidRDefault="000954A1" w:rsidP="00F05B9A">
      <w:pPr>
        <w:pStyle w:val="Nagwek3"/>
      </w:pPr>
      <w:bookmarkStart w:id="104" w:name="_Toc262305040"/>
      <w:r w:rsidRPr="00CB0061">
        <w:t>Logowanie</w:t>
      </w:r>
      <w:bookmarkEnd w:id="104"/>
    </w:p>
    <w:p w:rsidR="00780866" w:rsidRPr="00CB0061" w:rsidRDefault="006B0FCD" w:rsidP="009166C7">
      <w:r w:rsidRPr="00CB0061">
        <w:t>W programie dodał</w:t>
      </w:r>
      <w:r w:rsidR="00134F66" w:rsidRPr="00CB0061">
        <w:t>em obsługę logowania wiadomości</w:t>
      </w:r>
      <w:r w:rsidR="00D42D61" w:rsidRPr="00CB0061">
        <w:t xml:space="preserve"> do </w:t>
      </w:r>
      <w:r w:rsidR="00134F66" w:rsidRPr="00CB0061">
        <w:t>pliku lub</w:t>
      </w:r>
      <w:r w:rsidR="00D42D61" w:rsidRPr="00CB0061">
        <w:t xml:space="preserve"> na </w:t>
      </w:r>
      <w:r w:rsidR="004B1C97" w:rsidRPr="00CB0061">
        <w:t>konsolę, które służy</w:t>
      </w:r>
      <w:r w:rsidR="00D42D61" w:rsidRPr="00CB0061">
        <w:t xml:space="preserve"> do </w:t>
      </w:r>
      <w:r w:rsidRPr="00CB0061">
        <w:t>chronologicznej rejestracji różnych zdarzeń. Każda wiadomość ma ok</w:t>
      </w:r>
      <w:r w:rsidR="007365CD" w:rsidRPr="00CB0061">
        <w:t xml:space="preserve">reślony </w:t>
      </w:r>
      <w:r w:rsidR="009C6444" w:rsidRPr="00CB0061">
        <w:t>„</w:t>
      </w:r>
      <w:r w:rsidR="007365CD" w:rsidRPr="00CB0061">
        <w:t>poziom</w:t>
      </w:r>
      <w:r w:rsidR="009C6444" w:rsidRPr="00CB0061">
        <w:t>”</w:t>
      </w:r>
      <w:r w:rsidR="007365CD" w:rsidRPr="00CB0061">
        <w:t xml:space="preserve"> logowania (typ wiadomości)</w:t>
      </w:r>
      <w:r w:rsidR="009C6444" w:rsidRPr="00CB0061">
        <w:t xml:space="preserve">, np. </w:t>
      </w:r>
      <w:r w:rsidR="009C6444" w:rsidRPr="00CB0061">
        <w:rPr>
          <w:rStyle w:val="PodkrelenieZnak"/>
          <w:rFonts w:eastAsiaTheme="minorHAnsi"/>
        </w:rPr>
        <w:t>LT_INFORMATION</w:t>
      </w:r>
      <w:r w:rsidR="009C6444" w:rsidRPr="00CB0061">
        <w:rPr>
          <w:rFonts w:eastAsiaTheme="minorHAnsi"/>
          <w:noProof/>
          <w:lang w:eastAsia="en-US"/>
        </w:rPr>
        <w:t xml:space="preserve"> (informacje</w:t>
      </w:r>
      <w:r w:rsidR="00DD25E4" w:rsidRPr="00CB0061">
        <w:rPr>
          <w:rFonts w:eastAsiaTheme="minorHAnsi"/>
          <w:noProof/>
          <w:lang w:eastAsia="en-US"/>
        </w:rPr>
        <w:t xml:space="preserve"> o </w:t>
      </w:r>
      <w:r w:rsidR="009C6444" w:rsidRPr="00CB0061">
        <w:rPr>
          <w:rFonts w:eastAsiaTheme="minorHAnsi"/>
          <w:noProof/>
          <w:lang w:eastAsia="en-US"/>
        </w:rPr>
        <w:t xml:space="preserve">przebiegu programu), </w:t>
      </w:r>
      <w:r w:rsidR="009C6444" w:rsidRPr="00CB0061">
        <w:rPr>
          <w:rStyle w:val="PodkrelenieZnak"/>
          <w:rFonts w:eastAsiaTheme="minorHAnsi"/>
        </w:rPr>
        <w:t>LT_WARNING</w:t>
      </w:r>
      <w:r w:rsidR="009C6444" w:rsidRPr="00CB0061">
        <w:rPr>
          <w:rFonts w:eastAsiaTheme="minorHAnsi"/>
          <w:noProof/>
          <w:lang w:eastAsia="en-US"/>
        </w:rPr>
        <w:t xml:space="preserve"> (ostrzeżenia</w:t>
      </w:r>
      <w:r w:rsidR="00DD25E4" w:rsidRPr="00CB0061">
        <w:rPr>
          <w:rFonts w:eastAsiaTheme="minorHAnsi"/>
          <w:noProof/>
          <w:lang w:eastAsia="en-US"/>
        </w:rPr>
        <w:t xml:space="preserve"> o </w:t>
      </w:r>
      <w:r w:rsidR="009C6444" w:rsidRPr="00CB0061">
        <w:rPr>
          <w:rFonts w:eastAsiaTheme="minorHAnsi"/>
          <w:noProof/>
          <w:lang w:eastAsia="en-US"/>
        </w:rPr>
        <w:t xml:space="preserve">potencjalnych błędach), lub </w:t>
      </w:r>
      <w:r w:rsidR="009C6444" w:rsidRPr="00CB0061">
        <w:rPr>
          <w:rStyle w:val="PodkrelenieZnak"/>
          <w:rFonts w:eastAsiaTheme="minorHAnsi"/>
        </w:rPr>
        <w:t>LT_ERROR</w:t>
      </w:r>
      <w:r w:rsidR="00F020BA" w:rsidRPr="00CB0061">
        <w:rPr>
          <w:rFonts w:eastAsiaTheme="minorHAnsi"/>
          <w:noProof/>
          <w:lang w:eastAsia="en-US"/>
        </w:rPr>
        <w:t xml:space="preserve"> </w:t>
      </w:r>
      <w:r w:rsidR="009C6444" w:rsidRPr="00CB0061">
        <w:rPr>
          <w:rFonts w:eastAsiaTheme="minorHAnsi"/>
          <w:noProof/>
          <w:lang w:eastAsia="en-US"/>
        </w:rPr>
        <w:t>(</w:t>
      </w:r>
      <w:r w:rsidR="00F020BA" w:rsidRPr="00CB0061">
        <w:rPr>
          <w:rFonts w:eastAsiaTheme="minorHAnsi"/>
          <w:noProof/>
          <w:lang w:eastAsia="en-US"/>
        </w:rPr>
        <w:t>błędy lub niespełnione warunki asercji)</w:t>
      </w:r>
      <w:r w:rsidR="007365CD" w:rsidRPr="00CB0061">
        <w:t>. Aplikacja umożliwia dynamiczne określenie, które poziomy logowania są wyświetlane</w:t>
      </w:r>
      <w:r w:rsidR="00DD25E4" w:rsidRPr="00CB0061">
        <w:t xml:space="preserve"> w </w:t>
      </w:r>
      <w:r w:rsidR="007365CD" w:rsidRPr="00CB0061">
        <w:t>konsoli,</w:t>
      </w:r>
      <w:r w:rsidR="00DD25E4" w:rsidRPr="00CB0061">
        <w:t xml:space="preserve"> a </w:t>
      </w:r>
      <w:r w:rsidR="007365CD" w:rsidRPr="00CB0061">
        <w:t>które</w:t>
      </w:r>
      <w:r w:rsidR="00DD25E4" w:rsidRPr="00CB0061">
        <w:t xml:space="preserve"> w </w:t>
      </w:r>
      <w:r w:rsidR="007365CD" w:rsidRPr="00CB0061">
        <w:t xml:space="preserve">pliku logowania. </w:t>
      </w:r>
      <w:r w:rsidR="00780866" w:rsidRPr="00CB0061">
        <w:t>Logowanie umożliwia:</w:t>
      </w:r>
    </w:p>
    <w:p w:rsidR="00780866" w:rsidRPr="00CB0061" w:rsidRDefault="001F32BC" w:rsidP="00780866">
      <w:pPr>
        <w:pStyle w:val="Akapitzlist"/>
        <w:numPr>
          <w:ilvl w:val="0"/>
          <w:numId w:val="37"/>
        </w:numPr>
        <w:rPr>
          <w:color w:val="auto"/>
        </w:rPr>
      </w:pPr>
      <w:r w:rsidRPr="00CB0061">
        <w:rPr>
          <w:color w:val="auto"/>
        </w:rPr>
        <w:t xml:space="preserve">łatwe </w:t>
      </w:r>
      <w:r w:rsidR="00780866" w:rsidRPr="00CB0061">
        <w:rPr>
          <w:color w:val="auto"/>
        </w:rPr>
        <w:t>o</w:t>
      </w:r>
      <w:r w:rsidRPr="00CB0061">
        <w:rPr>
          <w:color w:val="auto"/>
        </w:rPr>
        <w:t>kreśle</w:t>
      </w:r>
      <w:r w:rsidR="007365CD" w:rsidRPr="00CB0061">
        <w:rPr>
          <w:color w:val="auto"/>
        </w:rPr>
        <w:t>nie</w:t>
      </w:r>
      <w:r w:rsidR="00F020BA" w:rsidRPr="00CB0061">
        <w:rPr>
          <w:color w:val="auto"/>
        </w:rPr>
        <w:t xml:space="preserve"> sekwencji działań</w:t>
      </w:r>
      <w:r w:rsidR="00DD25E4" w:rsidRPr="00CB0061">
        <w:rPr>
          <w:color w:val="auto"/>
        </w:rPr>
        <w:t xml:space="preserve"> </w:t>
      </w:r>
      <w:r w:rsidRPr="00CB0061">
        <w:rPr>
          <w:color w:val="auto"/>
        </w:rPr>
        <w:t xml:space="preserve">wykonywanych </w:t>
      </w:r>
      <w:r w:rsidR="00DD25E4" w:rsidRPr="00CB0061">
        <w:rPr>
          <w:color w:val="auto"/>
        </w:rPr>
        <w:t>w </w:t>
      </w:r>
      <w:r w:rsidR="00780866" w:rsidRPr="00CB0061">
        <w:rPr>
          <w:color w:val="auto"/>
        </w:rPr>
        <w:t>bibliotece</w:t>
      </w:r>
      <w:r w:rsidRPr="00CB0061">
        <w:rPr>
          <w:color w:val="auto"/>
        </w:rPr>
        <w:t>,</w:t>
      </w:r>
    </w:p>
    <w:p w:rsidR="00780866" w:rsidRPr="00CB0061" w:rsidRDefault="007365CD" w:rsidP="00780866">
      <w:pPr>
        <w:pStyle w:val="Akapitzlist"/>
        <w:numPr>
          <w:ilvl w:val="0"/>
          <w:numId w:val="37"/>
        </w:numPr>
        <w:rPr>
          <w:color w:val="auto"/>
        </w:rPr>
      </w:pPr>
      <w:r w:rsidRPr="00CB0061">
        <w:rPr>
          <w:color w:val="auto"/>
        </w:rPr>
        <w:t xml:space="preserve">mierzenie czasu wykonywania pewnych </w:t>
      </w:r>
      <w:r w:rsidR="00780866" w:rsidRPr="00CB0061">
        <w:rPr>
          <w:color w:val="auto"/>
        </w:rPr>
        <w:t>operacji</w:t>
      </w:r>
      <w:r w:rsidR="001F32BC" w:rsidRPr="00CB0061">
        <w:rPr>
          <w:color w:val="auto"/>
        </w:rPr>
        <w:t>,</w:t>
      </w:r>
    </w:p>
    <w:p w:rsidR="006B0FCD" w:rsidRPr="00CB0061" w:rsidRDefault="00792E6A" w:rsidP="00780866">
      <w:pPr>
        <w:pStyle w:val="Akapitzlist"/>
        <w:numPr>
          <w:ilvl w:val="0"/>
          <w:numId w:val="37"/>
        </w:numPr>
        <w:rPr>
          <w:color w:val="auto"/>
        </w:rPr>
      </w:pPr>
      <w:r w:rsidRPr="00CB0061">
        <w:rPr>
          <w:color w:val="auto"/>
        </w:rPr>
        <w:t>k</w:t>
      </w:r>
      <w:r w:rsidR="00C0359F" w:rsidRPr="00CB0061">
        <w:rPr>
          <w:color w:val="auto"/>
        </w:rPr>
        <w:t>ilka razy</w:t>
      </w:r>
      <w:r w:rsidR="00DD25E4" w:rsidRPr="00CB0061">
        <w:rPr>
          <w:color w:val="auto"/>
        </w:rPr>
        <w:t xml:space="preserve"> w </w:t>
      </w:r>
      <w:r w:rsidR="00C0359F" w:rsidRPr="00CB0061">
        <w:rPr>
          <w:color w:val="auto"/>
        </w:rPr>
        <w:t>czasie pisania programu, logowanie pewnych danych bardzo ułatwiło mi rozwiązanie problemów</w:t>
      </w:r>
      <w:r w:rsidR="00DD25E4" w:rsidRPr="00CB0061">
        <w:rPr>
          <w:color w:val="auto"/>
        </w:rPr>
        <w:t xml:space="preserve"> z </w:t>
      </w:r>
      <w:r w:rsidR="00C0359F" w:rsidRPr="00CB0061">
        <w:rPr>
          <w:color w:val="auto"/>
        </w:rPr>
        <w:t>niestabilnym działaniem biblioteki</w:t>
      </w:r>
      <w:r w:rsidR="001F32BC" w:rsidRPr="00CB0061">
        <w:rPr>
          <w:color w:val="auto"/>
        </w:rPr>
        <w:t>,</w:t>
      </w:r>
    </w:p>
    <w:p w:rsidR="00304CD4" w:rsidRPr="00CB0061" w:rsidRDefault="00304CD4" w:rsidP="00780866">
      <w:pPr>
        <w:pStyle w:val="Akapitzlist"/>
        <w:numPr>
          <w:ilvl w:val="0"/>
          <w:numId w:val="37"/>
        </w:numPr>
        <w:rPr>
          <w:color w:val="auto"/>
        </w:rPr>
      </w:pPr>
      <w:r w:rsidRPr="00CB0061">
        <w:rPr>
          <w:color w:val="auto"/>
        </w:rPr>
        <w:t xml:space="preserve">logowanie pewnych informacji o wszystkich kolumnach testów </w:t>
      </w:r>
      <w:r w:rsidR="00792E6A" w:rsidRPr="00CB0061">
        <w:rPr>
          <w:color w:val="auto"/>
        </w:rPr>
        <w:t>w czasie wczytywania zestawu testów</w:t>
      </w:r>
      <w:r w:rsidR="00DD25E4" w:rsidRPr="00CB0061">
        <w:rPr>
          <w:color w:val="auto"/>
        </w:rPr>
        <w:t xml:space="preserve"> z </w:t>
      </w:r>
      <w:r w:rsidRPr="00CB0061">
        <w:rPr>
          <w:color w:val="auto"/>
        </w:rPr>
        <w:t>pliku CSV,</w:t>
      </w:r>
    </w:p>
    <w:p w:rsidR="002F00D7" w:rsidRPr="00CB0061" w:rsidRDefault="00304CD4" w:rsidP="00780866">
      <w:pPr>
        <w:pStyle w:val="Akapitzlist"/>
        <w:numPr>
          <w:ilvl w:val="0"/>
          <w:numId w:val="37"/>
        </w:numPr>
        <w:rPr>
          <w:color w:val="auto"/>
        </w:rPr>
      </w:pPr>
      <w:r w:rsidRPr="00CB0061">
        <w:rPr>
          <w:color w:val="auto"/>
        </w:rPr>
        <w:t>wyświetlanie informacji</w:t>
      </w:r>
      <w:r w:rsidR="002F00D7" w:rsidRPr="00CB0061">
        <w:rPr>
          <w:color w:val="auto"/>
        </w:rPr>
        <w:t xml:space="preserve">, jak duże są różnice między </w:t>
      </w:r>
      <w:r w:rsidR="009166C7" w:rsidRPr="00CB0061">
        <w:rPr>
          <w:color w:val="auto"/>
        </w:rPr>
        <w:t>poprawnymi wyjściami testów</w:t>
      </w:r>
      <w:r w:rsidR="00DD25E4" w:rsidRPr="00CB0061">
        <w:rPr>
          <w:color w:val="auto"/>
        </w:rPr>
        <w:t xml:space="preserve"> a </w:t>
      </w:r>
      <w:r w:rsidR="009166C7" w:rsidRPr="00CB0061">
        <w:rPr>
          <w:color w:val="auto"/>
        </w:rPr>
        <w:t xml:space="preserve">wyjściami sieci neuronowej (metoda </w:t>
      </w:r>
      <w:r w:rsidR="009166C7" w:rsidRPr="00CB0061">
        <w:rPr>
          <w:rStyle w:val="KlasametodafunkcjaZnak"/>
          <w:rFonts w:eastAsiaTheme="minorHAnsi"/>
          <w:sz w:val="22"/>
          <w:szCs w:val="22"/>
        </w:rPr>
        <w:t>InputTestSet::printVectorDifferenceInfo</w:t>
      </w:r>
      <w:r w:rsidR="009166C7" w:rsidRPr="00CB0061">
        <w:rPr>
          <w:rFonts w:eastAsiaTheme="minorHAnsi"/>
          <w:noProof/>
          <w:color w:val="auto"/>
          <w:lang w:eastAsia="en-US"/>
        </w:rPr>
        <w:t>)</w:t>
      </w:r>
      <w:r w:rsidRPr="00CB0061">
        <w:rPr>
          <w:rFonts w:eastAsiaTheme="minorHAnsi"/>
          <w:noProof/>
          <w:color w:val="auto"/>
          <w:lang w:eastAsia="en-US"/>
        </w:rPr>
        <w:t>.</w:t>
      </w:r>
    </w:p>
    <w:p w:rsidR="00D973D2" w:rsidRPr="00CB0061" w:rsidRDefault="007365CD" w:rsidP="009166C7">
      <w:pPr>
        <w:rPr>
          <w:rFonts w:eastAsiaTheme="minorHAnsi"/>
          <w:color w:val="auto"/>
          <w:lang w:eastAsia="en-US"/>
        </w:rPr>
      </w:pPr>
      <w:r w:rsidRPr="00CB0061">
        <w:rPr>
          <w:color w:val="auto"/>
        </w:rPr>
        <w:t xml:space="preserve">Prawie wszystkie informacje są logowane przy pomocy metody </w:t>
      </w:r>
      <w:r w:rsidRPr="00CB0061">
        <w:rPr>
          <w:rStyle w:val="KlasametodafunkcjaZnak"/>
          <w:sz w:val="22"/>
          <w:szCs w:val="22"/>
        </w:rPr>
        <w:t>Logging::</w:t>
      </w:r>
      <w:r w:rsidRPr="00CB0061">
        <w:rPr>
          <w:rFonts w:eastAsiaTheme="minorHAnsi"/>
          <w:color w:val="auto"/>
          <w:lang w:eastAsia="en-US"/>
        </w:rPr>
        <w:t xml:space="preserve"> </w:t>
      </w:r>
      <w:r w:rsidRPr="00CB0061">
        <w:rPr>
          <w:rStyle w:val="KlasametodafunkcjaZnak"/>
          <w:rFonts w:eastAsiaTheme="minorHAnsi"/>
          <w:sz w:val="22"/>
          <w:szCs w:val="22"/>
        </w:rPr>
        <w:t>logTextFileLine</w:t>
      </w:r>
      <w:r w:rsidRPr="00CB0061">
        <w:rPr>
          <w:rFonts w:eastAsiaTheme="minorHAnsi"/>
          <w:color w:val="auto"/>
          <w:lang w:eastAsia="en-US"/>
        </w:rPr>
        <w:t xml:space="preserve">, jednak ograniczenia kompilatora CUDA uniemożliwiają użycie go wewnątrz pliku </w:t>
      </w:r>
      <w:r w:rsidRPr="00CB0061">
        <w:rPr>
          <w:rStyle w:val="NazwaplikuZnak"/>
          <w:rFonts w:eastAsiaTheme="minorHAnsi"/>
        </w:rPr>
        <w:t>TrainNetwork.cu</w:t>
      </w:r>
      <w:r w:rsidRPr="00CB0061">
        <w:rPr>
          <w:rFonts w:eastAsiaTheme="minorHAnsi"/>
          <w:color w:val="auto"/>
          <w:lang w:eastAsia="en-US"/>
        </w:rPr>
        <w:t xml:space="preserve"> –</w:t>
      </w:r>
      <w:r w:rsidR="00DD25E4" w:rsidRPr="00CB0061">
        <w:rPr>
          <w:rFonts w:eastAsiaTheme="minorHAnsi"/>
          <w:color w:val="auto"/>
          <w:lang w:eastAsia="en-US"/>
        </w:rPr>
        <w:t xml:space="preserve"> z </w:t>
      </w:r>
      <w:r w:rsidRPr="00CB0061">
        <w:rPr>
          <w:rFonts w:eastAsiaTheme="minorHAnsi"/>
          <w:color w:val="auto"/>
          <w:lang w:eastAsia="en-US"/>
        </w:rPr>
        <w:t>tego powodu logowanie</w:t>
      </w:r>
      <w:r w:rsidR="00DD25E4" w:rsidRPr="00CB0061">
        <w:rPr>
          <w:rFonts w:eastAsiaTheme="minorHAnsi"/>
          <w:color w:val="auto"/>
          <w:lang w:eastAsia="en-US"/>
        </w:rPr>
        <w:t xml:space="preserve"> w </w:t>
      </w:r>
      <w:r w:rsidRPr="00CB0061">
        <w:rPr>
          <w:rFonts w:eastAsiaTheme="minorHAnsi"/>
          <w:color w:val="auto"/>
          <w:lang w:eastAsia="en-US"/>
        </w:rPr>
        <w:t xml:space="preserve">tym pliku jest wykonywane przez funkcję </w:t>
      </w:r>
      <w:r w:rsidRPr="00CB0061">
        <w:rPr>
          <w:rStyle w:val="KlasametodafunkcjaZnak"/>
          <w:rFonts w:eastAsiaTheme="minorHAnsi"/>
        </w:rPr>
        <w:t>printf</w:t>
      </w:r>
      <w:r w:rsidR="003B3204" w:rsidRPr="00CB0061">
        <w:rPr>
          <w:rFonts w:eastAsiaTheme="minorHAnsi"/>
          <w:color w:val="auto"/>
          <w:lang w:eastAsia="en-US"/>
        </w:rPr>
        <w:t xml:space="preserve"> (tylko</w:t>
      </w:r>
      <w:r w:rsidR="00D42D61" w:rsidRPr="00CB0061">
        <w:rPr>
          <w:rFonts w:eastAsiaTheme="minorHAnsi"/>
          <w:color w:val="auto"/>
          <w:lang w:eastAsia="en-US"/>
        </w:rPr>
        <w:t xml:space="preserve"> do </w:t>
      </w:r>
      <w:r w:rsidR="003B3204" w:rsidRPr="00CB0061">
        <w:rPr>
          <w:rFonts w:eastAsiaTheme="minorHAnsi"/>
          <w:color w:val="auto"/>
          <w:lang w:eastAsia="en-US"/>
        </w:rPr>
        <w:t>konsoli)</w:t>
      </w:r>
      <w:r w:rsidRPr="00CB0061">
        <w:rPr>
          <w:rFonts w:eastAsiaTheme="minorHAnsi"/>
          <w:color w:val="auto"/>
          <w:lang w:eastAsia="en-US"/>
        </w:rPr>
        <w:t>.</w:t>
      </w:r>
      <w:r w:rsidR="003B3204" w:rsidRPr="00CB0061">
        <w:rPr>
          <w:rFonts w:eastAsiaTheme="minorHAnsi"/>
          <w:color w:val="auto"/>
          <w:lang w:eastAsia="en-US"/>
        </w:rPr>
        <w:t xml:space="preserve"> Logowanie wewnątrz kerneli jest też ograniczone tylko</w:t>
      </w:r>
      <w:r w:rsidR="00D42D61" w:rsidRPr="00CB0061">
        <w:rPr>
          <w:rFonts w:eastAsiaTheme="minorHAnsi"/>
          <w:color w:val="auto"/>
          <w:lang w:eastAsia="en-US"/>
        </w:rPr>
        <w:t xml:space="preserve"> do </w:t>
      </w:r>
      <w:r w:rsidR="003B3204" w:rsidRPr="00CB0061">
        <w:rPr>
          <w:rFonts w:eastAsiaTheme="minorHAnsi"/>
          <w:color w:val="auto"/>
          <w:lang w:eastAsia="en-US"/>
        </w:rPr>
        <w:t>trybu emulacji.</w:t>
      </w:r>
    </w:p>
    <w:p w:rsidR="00D973D2" w:rsidRPr="00CB0061" w:rsidRDefault="00D973D2" w:rsidP="00F05B9A">
      <w:pPr>
        <w:pStyle w:val="Nagwek2"/>
      </w:pPr>
      <w:bookmarkStart w:id="105" w:name="_Toc262305041"/>
      <w:r w:rsidRPr="00CB0061">
        <w:t>Część CPU</w:t>
      </w:r>
      <w:bookmarkEnd w:id="105"/>
    </w:p>
    <w:p w:rsidR="007337FD" w:rsidRPr="00CB0061" w:rsidRDefault="00A436A2" w:rsidP="007337FD">
      <w:r w:rsidRPr="00CB0061">
        <w:t>W bibliotece została zaimplementowana możliwość uruchamiania</w:t>
      </w:r>
      <w:r w:rsidR="00DD25E4" w:rsidRPr="00CB0061">
        <w:t xml:space="preserve"> i </w:t>
      </w:r>
      <w:r w:rsidRPr="00CB0061">
        <w:t>uczenia sieci MLP wykonywana bez użycia GPU</w:t>
      </w:r>
      <w:r w:rsidR="00F57F4E" w:rsidRPr="00CB0061">
        <w:t>.</w:t>
      </w:r>
      <w:r w:rsidR="004E6C2D" w:rsidRPr="00CB0061">
        <w:t xml:space="preserve"> Każdy obiekt sieci MLP (</w:t>
      </w:r>
      <w:r w:rsidR="005353BA">
        <w:t xml:space="preserve">czyli </w:t>
      </w:r>
      <w:r w:rsidR="004E6C2D" w:rsidRPr="00CB0061">
        <w:t>s</w:t>
      </w:r>
      <w:r w:rsidR="005353BA">
        <w:t>ieć neuronowa, warstwa neuronów oraz</w:t>
      </w:r>
      <w:r w:rsidR="004E6C2D" w:rsidRPr="00CB0061">
        <w:t xml:space="preserve"> </w:t>
      </w:r>
      <w:r w:rsidR="005353BA">
        <w:t>pojedynczy neuron)</w:t>
      </w:r>
      <w:r w:rsidR="004E6C2D" w:rsidRPr="00CB0061">
        <w:t xml:space="preserve"> posiada reprezentującą go klasę </w:t>
      </w:r>
      <w:r w:rsidR="004E6C2D" w:rsidRPr="00CB0061">
        <w:lastRenderedPageBreak/>
        <w:t xml:space="preserve">(odpowiednio klasy </w:t>
      </w:r>
      <w:r w:rsidR="004E6C2D" w:rsidRPr="00CB0061">
        <w:rPr>
          <w:rStyle w:val="KlasametodafunkcjaZnak"/>
          <w:sz w:val="22"/>
          <w:szCs w:val="22"/>
        </w:rPr>
        <w:t>MLP</w:t>
      </w:r>
      <w:r w:rsidR="004E6C2D" w:rsidRPr="00CB0061">
        <w:t xml:space="preserve">, </w:t>
      </w:r>
      <w:r w:rsidR="007337FD" w:rsidRPr="00CB0061">
        <w:rPr>
          <w:rStyle w:val="KlasametodafunkcjaZnak"/>
          <w:sz w:val="22"/>
          <w:szCs w:val="22"/>
        </w:rPr>
        <w:t>Layer</w:t>
      </w:r>
      <w:r w:rsidR="007337FD" w:rsidRPr="00CB0061">
        <w:t xml:space="preserve">, </w:t>
      </w:r>
      <w:r w:rsidR="007337FD" w:rsidRPr="00CB0061">
        <w:rPr>
          <w:rStyle w:val="KlasametodafunkcjaZnak"/>
          <w:sz w:val="22"/>
          <w:szCs w:val="22"/>
        </w:rPr>
        <w:t>Neuron</w:t>
      </w:r>
      <w:r w:rsidR="007337FD" w:rsidRPr="00CB0061">
        <w:t>). Każdy obiekt jednej</w:t>
      </w:r>
      <w:r w:rsidR="00DD25E4" w:rsidRPr="00CB0061">
        <w:t xml:space="preserve"> z </w:t>
      </w:r>
      <w:r w:rsidR="007337FD" w:rsidRPr="00CB0061">
        <w:t xml:space="preserve">tych klas zawiera następujące informacje: </w:t>
      </w:r>
    </w:p>
    <w:p w:rsidR="007337FD" w:rsidRPr="00CB0061" w:rsidRDefault="007337FD" w:rsidP="007337FD">
      <w:pPr>
        <w:pStyle w:val="Akapitzlist"/>
      </w:pPr>
      <w:r w:rsidRPr="00CB0061">
        <w:t xml:space="preserve">Obiekt </w:t>
      </w:r>
      <w:r w:rsidRPr="005353BA">
        <w:rPr>
          <w:rStyle w:val="KlasametodafunkcjaZnak"/>
        </w:rPr>
        <w:t>MLP</w:t>
      </w:r>
      <w:r w:rsidRPr="00CB0061">
        <w:t xml:space="preserve"> zawiera informacje</w:t>
      </w:r>
      <w:r w:rsidR="00DD25E4" w:rsidRPr="00CB0061">
        <w:t xml:space="preserve"> o </w:t>
      </w:r>
      <w:r w:rsidRPr="00CB0061">
        <w:t>warstwach (obiekt</w:t>
      </w:r>
      <w:r w:rsidR="00DE459E" w:rsidRPr="00CB0061">
        <w:t>y</w:t>
      </w:r>
      <w:r w:rsidRPr="00CB0061">
        <w:t xml:space="preserve"> </w:t>
      </w:r>
      <w:r w:rsidRPr="005353BA">
        <w:rPr>
          <w:rStyle w:val="KlasametodafunkcjaZnak"/>
        </w:rPr>
        <w:t>Layer</w:t>
      </w:r>
      <w:r w:rsidRPr="00CB0061">
        <w:t>)</w:t>
      </w:r>
      <w:r w:rsidR="00DD25E4" w:rsidRPr="00CB0061">
        <w:t xml:space="preserve"> w </w:t>
      </w:r>
      <w:r w:rsidRPr="00CB0061">
        <w:t>nim zawartych</w:t>
      </w:r>
    </w:p>
    <w:p w:rsidR="007337FD" w:rsidRPr="00CB0061" w:rsidRDefault="006D79D9" w:rsidP="007337FD">
      <w:pPr>
        <w:pStyle w:val="Akapitzlist"/>
      </w:pPr>
      <w:r w:rsidRPr="00CB0061">
        <w:t xml:space="preserve">Obiekt </w:t>
      </w:r>
      <w:r w:rsidRPr="005353BA">
        <w:rPr>
          <w:rStyle w:val="KlasametodafunkcjaZnak"/>
        </w:rPr>
        <w:t>Layer</w:t>
      </w:r>
      <w:r w:rsidRPr="00CB0061">
        <w:t xml:space="preserve"> zawiera informacje</w:t>
      </w:r>
      <w:r w:rsidR="00DD25E4" w:rsidRPr="00CB0061">
        <w:t xml:space="preserve"> o </w:t>
      </w:r>
      <w:r w:rsidRPr="00CB0061">
        <w:t>neuronach</w:t>
      </w:r>
      <w:r w:rsidR="00DD25E4" w:rsidRPr="00CB0061">
        <w:t xml:space="preserve"> w </w:t>
      </w:r>
      <w:r w:rsidRPr="00CB0061">
        <w:t>nim zawartych</w:t>
      </w:r>
    </w:p>
    <w:p w:rsidR="00052978" w:rsidRPr="005353BA" w:rsidRDefault="006D79D9" w:rsidP="006D79D9">
      <w:pPr>
        <w:pStyle w:val="Akapitzlist"/>
        <w:rPr>
          <w:color w:val="auto"/>
        </w:rPr>
      </w:pPr>
      <w:r w:rsidRPr="00CB0061">
        <w:t xml:space="preserve">Obiekt </w:t>
      </w:r>
      <w:r w:rsidRPr="005353BA">
        <w:rPr>
          <w:rStyle w:val="KlasametodafunkcjaZnak"/>
        </w:rPr>
        <w:t>Neuron</w:t>
      </w:r>
      <w:r w:rsidRPr="00CB0061">
        <w:t xml:space="preserve"> zawiera właściwości danego neuronu  - typ neuronu, wartości wag, wartości ostatnich wyjść</w:t>
      </w:r>
      <w:r w:rsidR="00DD25E4" w:rsidRPr="00CB0061">
        <w:t xml:space="preserve"> i </w:t>
      </w:r>
      <w:r w:rsidRPr="00CB0061">
        <w:t>błędów.</w:t>
      </w:r>
    </w:p>
    <w:p w:rsidR="00052978" w:rsidRPr="00CB0061" w:rsidRDefault="005353BA" w:rsidP="00F05B9A">
      <w:pPr>
        <w:pStyle w:val="Nagwek3"/>
      </w:pPr>
      <w:bookmarkStart w:id="106" w:name="_Toc262305042"/>
      <w:r>
        <w:t xml:space="preserve">Kolejność </w:t>
      </w:r>
      <w:r w:rsidR="00301F12">
        <w:t>działań</w:t>
      </w:r>
      <w:r w:rsidR="00052978" w:rsidRPr="00CB0061">
        <w:t xml:space="preserve"> </w:t>
      </w:r>
      <w:r w:rsidR="003B58E7" w:rsidRPr="00CB0061">
        <w:t>przy operacjach</w:t>
      </w:r>
      <w:r w:rsidR="00D42D61" w:rsidRPr="00CB0061">
        <w:t xml:space="preserve"> na </w:t>
      </w:r>
      <w:r w:rsidR="003B58E7" w:rsidRPr="00CB0061">
        <w:t>MLP</w:t>
      </w:r>
      <w:bookmarkEnd w:id="106"/>
    </w:p>
    <w:p w:rsidR="003B58E7" w:rsidRPr="00CB0061" w:rsidRDefault="003B58E7" w:rsidP="003B58E7">
      <w:r w:rsidRPr="00CB0061">
        <w:t>Poniżej zamieściłem dwa diagramy przedstawiające uruchamianie</w:t>
      </w:r>
      <w:r w:rsidR="00DD25E4" w:rsidRPr="00CB0061">
        <w:t xml:space="preserve"> i </w:t>
      </w:r>
      <w:r w:rsidRPr="00CB0061">
        <w:t>trenowanie sieci MLP razem</w:t>
      </w:r>
      <w:r w:rsidR="00DD25E4" w:rsidRPr="00CB0061">
        <w:t xml:space="preserve"> z </w:t>
      </w:r>
      <w:r w:rsidRPr="00CB0061">
        <w:t>opisami.</w:t>
      </w:r>
    </w:p>
    <w:p w:rsidR="00052978" w:rsidRPr="00CB0061" w:rsidRDefault="00301F12" w:rsidP="004F3A28">
      <w:pPr>
        <w:pStyle w:val="Nagwek4"/>
      </w:pPr>
      <w:bookmarkStart w:id="107" w:name="_Ref261982965"/>
      <w:bookmarkStart w:id="108" w:name="_Toc262305043"/>
      <w:r>
        <w:t>Sekwencja</w:t>
      </w:r>
      <w:r w:rsidR="00A12AE5" w:rsidRPr="00CB0061">
        <w:t xml:space="preserve"> uruchamiania sieci</w:t>
      </w:r>
      <w:bookmarkEnd w:id="107"/>
      <w:bookmarkEnd w:id="108"/>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CB0061" w:rsidTr="002B2160">
        <w:tc>
          <w:tcPr>
            <w:tcW w:w="8665" w:type="dxa"/>
          </w:tcPr>
          <w:p w:rsidR="00ED2762" w:rsidRPr="00CB0061" w:rsidRDefault="00DF687F" w:rsidP="00A375D3">
            <w:pPr>
              <w:pStyle w:val="Podpisrysunku"/>
            </w:pPr>
            <w:r w:rsidRPr="00CB0061">
              <w:rPr>
                <w:b w:val="0"/>
                <w:bCs w:val="0"/>
                <w:noProof/>
              </w:rPr>
              <w:drawing>
                <wp:inline distT="0" distB="0" distL="0" distR="0">
                  <wp:extent cx="5408295" cy="2882265"/>
                  <wp:effectExtent l="19050" t="0" r="1905" b="0"/>
                  <wp:docPr id="1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408295" cy="2882265"/>
                          </a:xfrm>
                          <a:prstGeom prst="rect">
                            <a:avLst/>
                          </a:prstGeom>
                          <a:noFill/>
                          <a:ln w="9525">
                            <a:noFill/>
                            <a:miter lim="800000"/>
                            <a:headEnd/>
                            <a:tailEnd/>
                          </a:ln>
                        </pic:spPr>
                      </pic:pic>
                    </a:graphicData>
                  </a:graphic>
                </wp:inline>
              </w:drawing>
            </w:r>
          </w:p>
        </w:tc>
      </w:tr>
      <w:tr w:rsidR="00ED2762" w:rsidRPr="00CB0061" w:rsidTr="002B2160">
        <w:tc>
          <w:tcPr>
            <w:tcW w:w="8665" w:type="dxa"/>
          </w:tcPr>
          <w:p w:rsidR="00ED2762" w:rsidRPr="00CB0061" w:rsidRDefault="00ED2762" w:rsidP="006D3B96">
            <w:pPr>
              <w:pStyle w:val="Podpisrysunku"/>
              <w:rPr>
                <w:rFonts w:ascii="Verdana" w:hAnsi="Verdana"/>
              </w:rPr>
            </w:pPr>
            <w:bookmarkStart w:id="109" w:name="_Toc261555461"/>
            <w:r w:rsidRPr="00CB0061">
              <w:rPr>
                <w:rFonts w:ascii="Verdana" w:hAnsi="Verdana"/>
              </w:rPr>
              <w:t xml:space="preserve">Rysunek </w:t>
            </w:r>
            <w:r w:rsidR="00CC3C12" w:rsidRPr="00CB0061">
              <w:rPr>
                <w:rFonts w:ascii="Verdana" w:hAnsi="Verdana"/>
              </w:rPr>
              <w:fldChar w:fldCharType="begin"/>
            </w:r>
            <w:r w:rsidR="00642DAE" w:rsidRPr="00CB0061">
              <w:rPr>
                <w:rFonts w:ascii="Verdana" w:hAnsi="Verdana"/>
              </w:rPr>
              <w:instrText xml:space="preserve"> SEQ Rysunek \* ARABIC </w:instrText>
            </w:r>
            <w:r w:rsidR="00CC3C12" w:rsidRPr="00CB0061">
              <w:rPr>
                <w:rFonts w:ascii="Verdana" w:hAnsi="Verdana"/>
              </w:rPr>
              <w:fldChar w:fldCharType="separate"/>
            </w:r>
            <w:r w:rsidR="00ED5C84">
              <w:rPr>
                <w:rFonts w:ascii="Verdana" w:hAnsi="Verdana"/>
                <w:noProof/>
              </w:rPr>
              <w:t>17</w:t>
            </w:r>
            <w:r w:rsidR="00CC3C12" w:rsidRPr="00CB0061">
              <w:rPr>
                <w:rFonts w:ascii="Verdana" w:hAnsi="Verdana"/>
              </w:rPr>
              <w:fldChar w:fldCharType="end"/>
            </w:r>
            <w:r w:rsidRPr="00CB0061">
              <w:rPr>
                <w:rFonts w:ascii="Verdana" w:hAnsi="Verdana"/>
              </w:rPr>
              <w:t>. Diagram sekwencji uruchamiania sieci</w:t>
            </w:r>
            <w:r w:rsidR="00D42D61" w:rsidRPr="00CB0061">
              <w:rPr>
                <w:rFonts w:ascii="Verdana" w:hAnsi="Verdana"/>
              </w:rPr>
              <w:t xml:space="preserve"> na </w:t>
            </w:r>
            <w:r w:rsidRPr="00CB0061">
              <w:rPr>
                <w:rFonts w:ascii="Verdana" w:hAnsi="Verdana"/>
              </w:rPr>
              <w:t>CPU</w:t>
            </w:r>
            <w:bookmarkEnd w:id="109"/>
          </w:p>
        </w:tc>
      </w:tr>
    </w:tbl>
    <w:p w:rsidR="00A12AE5" w:rsidRPr="00CB0061" w:rsidRDefault="006D79D9" w:rsidP="00661EC6">
      <w:pPr>
        <w:rPr>
          <w:color w:val="auto"/>
        </w:rPr>
      </w:pPr>
      <w:r w:rsidRPr="00CB0061">
        <w:rPr>
          <w:color w:val="auto"/>
        </w:rPr>
        <w:t xml:space="preserve">Na powyższym diagramie opisano sekwencję </w:t>
      </w:r>
      <w:r w:rsidR="00301F12">
        <w:rPr>
          <w:color w:val="auto"/>
        </w:rPr>
        <w:t xml:space="preserve">kolejnych </w:t>
      </w:r>
      <w:r w:rsidR="00607CCE">
        <w:rPr>
          <w:color w:val="auto"/>
        </w:rPr>
        <w:t>wywołań</w:t>
      </w:r>
      <w:r w:rsidR="00301F12">
        <w:rPr>
          <w:color w:val="auto"/>
        </w:rPr>
        <w:t xml:space="preserve"> metod</w:t>
      </w:r>
      <w:r w:rsidRPr="00CB0061">
        <w:rPr>
          <w:color w:val="auto"/>
        </w:rPr>
        <w:t xml:space="preserve"> przy uruchomieniu sieci przy użyciu CPU. Najpierw są pobierane wejścia testu, później obiekt </w:t>
      </w:r>
      <w:r w:rsidRPr="00607CCE">
        <w:rPr>
          <w:rStyle w:val="KlasametodafunkcjaZnak"/>
        </w:rPr>
        <w:t>MLP</w:t>
      </w:r>
      <w:r w:rsidRPr="00CB0061">
        <w:rPr>
          <w:color w:val="auto"/>
        </w:rPr>
        <w:t xml:space="preserve"> uruchamia po kolei wszystkie warstwy sieci,</w:t>
      </w:r>
      <w:r w:rsidR="00DD25E4" w:rsidRPr="00CB0061">
        <w:rPr>
          <w:color w:val="auto"/>
        </w:rPr>
        <w:t xml:space="preserve"> a </w:t>
      </w:r>
      <w:r w:rsidRPr="00CB0061">
        <w:rPr>
          <w:color w:val="auto"/>
        </w:rPr>
        <w:t>obiekt każdej warstwy oblicza wyjście każdego neuronu</w:t>
      </w:r>
      <w:r w:rsidR="00DD25E4" w:rsidRPr="00CB0061">
        <w:rPr>
          <w:color w:val="auto"/>
        </w:rPr>
        <w:t xml:space="preserve"> w </w:t>
      </w:r>
      <w:r w:rsidRPr="00CB0061">
        <w:rPr>
          <w:color w:val="auto"/>
        </w:rPr>
        <w:t>tej warstwie. Później, zapisywane są obliczone wyjścia testu.</w:t>
      </w:r>
    </w:p>
    <w:p w:rsidR="00A12AE5" w:rsidRPr="00CB0061" w:rsidRDefault="00301F12" w:rsidP="004F3A28">
      <w:pPr>
        <w:pStyle w:val="Nagwek4"/>
      </w:pPr>
      <w:bookmarkStart w:id="110" w:name="_Ref261982969"/>
      <w:bookmarkStart w:id="111" w:name="_Toc262305044"/>
      <w:r>
        <w:lastRenderedPageBreak/>
        <w:t>Sekwencja</w:t>
      </w:r>
      <w:r w:rsidR="00A12AE5" w:rsidRPr="00CB0061">
        <w:t xml:space="preserve"> trenowania sieci</w:t>
      </w:r>
      <w:bookmarkEnd w:id="110"/>
      <w:bookmarkEnd w:id="111"/>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CB0061" w:rsidTr="002B2160">
        <w:tc>
          <w:tcPr>
            <w:tcW w:w="8741" w:type="dxa"/>
          </w:tcPr>
          <w:p w:rsidR="00ED2762" w:rsidRPr="00CB0061" w:rsidRDefault="005A070C" w:rsidP="00A375D3">
            <w:pPr>
              <w:pStyle w:val="Podpisrysunku"/>
            </w:pPr>
            <w:r w:rsidRPr="00CB0061">
              <w:rPr>
                <w:b w:val="0"/>
                <w:bCs w:val="0"/>
                <w:noProof/>
              </w:rPr>
              <w:drawing>
                <wp:inline distT="0" distB="0" distL="0" distR="0">
                  <wp:extent cx="5399405" cy="4267200"/>
                  <wp:effectExtent l="19050" t="0" r="0" b="0"/>
                  <wp:docPr id="12"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5399405" cy="4267200"/>
                          </a:xfrm>
                          <a:prstGeom prst="rect">
                            <a:avLst/>
                          </a:prstGeom>
                          <a:noFill/>
                          <a:ln w="9525">
                            <a:noFill/>
                            <a:miter lim="800000"/>
                            <a:headEnd/>
                            <a:tailEnd/>
                          </a:ln>
                        </pic:spPr>
                      </pic:pic>
                    </a:graphicData>
                  </a:graphic>
                </wp:inline>
              </w:drawing>
            </w:r>
          </w:p>
        </w:tc>
      </w:tr>
      <w:tr w:rsidR="00ED2762" w:rsidRPr="00CB0061" w:rsidTr="002B2160">
        <w:tc>
          <w:tcPr>
            <w:tcW w:w="8741" w:type="dxa"/>
          </w:tcPr>
          <w:p w:rsidR="00ED2762" w:rsidRPr="00CB0061" w:rsidRDefault="00ED2762" w:rsidP="005A070C">
            <w:pPr>
              <w:pStyle w:val="Podpisrysunku"/>
              <w:rPr>
                <w:rFonts w:ascii="Verdana" w:hAnsi="Verdana"/>
              </w:rPr>
            </w:pPr>
            <w:bookmarkStart w:id="112" w:name="_Toc261555462"/>
            <w:r w:rsidRPr="00CB0061">
              <w:rPr>
                <w:rFonts w:ascii="Verdana" w:hAnsi="Verdana"/>
              </w:rPr>
              <w:t xml:space="preserve">Rysunek </w:t>
            </w:r>
            <w:r w:rsidR="00CC3C12" w:rsidRPr="00CB0061">
              <w:rPr>
                <w:rFonts w:ascii="Verdana" w:hAnsi="Verdana"/>
              </w:rPr>
              <w:fldChar w:fldCharType="begin"/>
            </w:r>
            <w:r w:rsidR="00642DAE" w:rsidRPr="00CB0061">
              <w:rPr>
                <w:rFonts w:ascii="Verdana" w:hAnsi="Verdana"/>
              </w:rPr>
              <w:instrText xml:space="preserve"> SEQ Rysunek \* ARABIC </w:instrText>
            </w:r>
            <w:r w:rsidR="00CC3C12" w:rsidRPr="00CB0061">
              <w:rPr>
                <w:rFonts w:ascii="Verdana" w:hAnsi="Verdana"/>
              </w:rPr>
              <w:fldChar w:fldCharType="separate"/>
            </w:r>
            <w:r w:rsidR="00ED5C84">
              <w:rPr>
                <w:rFonts w:ascii="Verdana" w:hAnsi="Verdana"/>
                <w:noProof/>
              </w:rPr>
              <w:t>18</w:t>
            </w:r>
            <w:r w:rsidR="00CC3C12" w:rsidRPr="00CB0061">
              <w:rPr>
                <w:rFonts w:ascii="Verdana" w:hAnsi="Verdana"/>
              </w:rPr>
              <w:fldChar w:fldCharType="end"/>
            </w:r>
            <w:r w:rsidRPr="00CB0061">
              <w:rPr>
                <w:rFonts w:ascii="Verdana" w:hAnsi="Verdana"/>
              </w:rPr>
              <w:t xml:space="preserve">. Diagram sekwencji </w:t>
            </w:r>
            <w:r w:rsidR="00B679DA" w:rsidRPr="00CB0061">
              <w:rPr>
                <w:rFonts w:ascii="Verdana" w:hAnsi="Verdana"/>
              </w:rPr>
              <w:t>trenowania</w:t>
            </w:r>
            <w:r w:rsidRPr="00CB0061">
              <w:rPr>
                <w:rFonts w:ascii="Verdana" w:hAnsi="Verdana"/>
              </w:rPr>
              <w:t xml:space="preserve"> sieci</w:t>
            </w:r>
            <w:r w:rsidR="00D42D61" w:rsidRPr="00CB0061">
              <w:rPr>
                <w:rFonts w:ascii="Verdana" w:hAnsi="Verdana"/>
              </w:rPr>
              <w:t xml:space="preserve"> na </w:t>
            </w:r>
            <w:r w:rsidRPr="00CB0061">
              <w:rPr>
                <w:rFonts w:ascii="Verdana" w:hAnsi="Verdana"/>
              </w:rPr>
              <w:t>CPU</w:t>
            </w:r>
            <w:bookmarkEnd w:id="112"/>
          </w:p>
        </w:tc>
      </w:tr>
    </w:tbl>
    <w:p w:rsidR="006E3744" w:rsidRPr="00CB0061" w:rsidRDefault="006E3744" w:rsidP="006E3744">
      <w:pPr>
        <w:rPr>
          <w:color w:val="auto"/>
        </w:rPr>
      </w:pPr>
    </w:p>
    <w:p w:rsidR="006D79D9" w:rsidRPr="00CB0061" w:rsidRDefault="00607CCE" w:rsidP="002E45D2">
      <w:pPr>
        <w:rPr>
          <w:color w:val="auto"/>
        </w:rPr>
      </w:pPr>
      <w:r>
        <w:rPr>
          <w:color w:val="auto"/>
        </w:rPr>
        <w:t>Na</w:t>
      </w:r>
      <w:r w:rsidR="00AC1307" w:rsidRPr="00CB0061">
        <w:rPr>
          <w:color w:val="auto"/>
        </w:rPr>
        <w:t xml:space="preserve"> powyższym diagramie opisano sekwencję operacji dla jednej iteracji </w:t>
      </w:r>
      <w:r w:rsidR="00D8463A" w:rsidRPr="00CB0061">
        <w:rPr>
          <w:color w:val="auto"/>
        </w:rPr>
        <w:t>trenowania</w:t>
      </w:r>
      <w:r w:rsidR="00AC1307" w:rsidRPr="00CB0061">
        <w:rPr>
          <w:color w:val="auto"/>
        </w:rPr>
        <w:t xml:space="preserve"> sieci MLP przy użyciu CPU. </w:t>
      </w:r>
      <w:r w:rsidR="0083472E" w:rsidRPr="00CB0061">
        <w:rPr>
          <w:color w:val="auto"/>
        </w:rPr>
        <w:t>Pierwszym etapem jest wybranie losow</w:t>
      </w:r>
      <w:r w:rsidR="00A456D7" w:rsidRPr="00CB0061">
        <w:rPr>
          <w:color w:val="auto"/>
        </w:rPr>
        <w:t>ych</w:t>
      </w:r>
      <w:r w:rsidR="0083472E" w:rsidRPr="00CB0061">
        <w:rPr>
          <w:color w:val="auto"/>
        </w:rPr>
        <w:t xml:space="preserve"> test</w:t>
      </w:r>
      <w:r w:rsidR="00A456D7" w:rsidRPr="00CB0061">
        <w:rPr>
          <w:color w:val="auto"/>
        </w:rPr>
        <w:t>ów</w:t>
      </w:r>
      <w:r w:rsidR="00DD25E4" w:rsidRPr="00CB0061">
        <w:rPr>
          <w:color w:val="auto"/>
        </w:rPr>
        <w:t xml:space="preserve"> z </w:t>
      </w:r>
      <w:r w:rsidR="0083472E" w:rsidRPr="00CB0061">
        <w:rPr>
          <w:color w:val="auto"/>
        </w:rPr>
        <w:t xml:space="preserve">zestawu testów oraz uruchomienie </w:t>
      </w:r>
      <w:r w:rsidR="00A456D7" w:rsidRPr="00CB0061">
        <w:rPr>
          <w:color w:val="auto"/>
        </w:rPr>
        <w:t>ich</w:t>
      </w:r>
      <w:r w:rsidR="0083472E" w:rsidRPr="00CB0061">
        <w:rPr>
          <w:color w:val="auto"/>
        </w:rPr>
        <w:t xml:space="preserve">. </w:t>
      </w:r>
      <w:r w:rsidR="002405FC">
        <w:rPr>
          <w:color w:val="auto"/>
        </w:rPr>
        <w:t>Następnie określany jest błąd</w:t>
      </w:r>
      <w:r w:rsidR="00A456D7" w:rsidRPr="00CB0061">
        <w:rPr>
          <w:color w:val="auto"/>
        </w:rPr>
        <w:t xml:space="preserve"> wyjściowy każdego neuronu</w:t>
      </w:r>
      <w:r w:rsidR="00057B03" w:rsidRPr="00CB0061">
        <w:rPr>
          <w:color w:val="auto"/>
        </w:rPr>
        <w:t>. Końcowym etapem jest zaktualizowanie wszystkich wag.</w:t>
      </w:r>
    </w:p>
    <w:p w:rsidR="00D973D2" w:rsidRPr="00CB0061" w:rsidRDefault="00D973D2" w:rsidP="00F05B9A">
      <w:pPr>
        <w:pStyle w:val="Nagwek2"/>
      </w:pPr>
      <w:bookmarkStart w:id="113" w:name="_Toc262305045"/>
      <w:r w:rsidRPr="00CB0061">
        <w:t>Część GPU</w:t>
      </w:r>
      <w:bookmarkEnd w:id="113"/>
    </w:p>
    <w:p w:rsidR="0069653C" w:rsidRDefault="00317ED1" w:rsidP="00DA666F">
      <w:pPr>
        <w:rPr>
          <w:color w:val="auto"/>
        </w:rPr>
      </w:pPr>
      <w:r>
        <w:rPr>
          <w:color w:val="auto"/>
        </w:rPr>
        <w:t xml:space="preserve">Do zaimplementowania części biblioteki uruchamianej na GPU, użyłem interfejsu </w:t>
      </w:r>
      <w:r w:rsidRPr="00317ED1">
        <w:rPr>
          <w:rStyle w:val="PodkrelenieZnak"/>
        </w:rPr>
        <w:t>C for CUD</w:t>
      </w:r>
      <w:r w:rsidR="00220566">
        <w:rPr>
          <w:rStyle w:val="PodkrelenieZnak"/>
        </w:rPr>
        <w:t>A</w:t>
      </w:r>
      <w:r w:rsidR="00220566">
        <w:rPr>
          <w:rStyle w:val="Odwoanieprzypisudolnego"/>
          <w:color w:val="auto"/>
        </w:rPr>
        <w:footnoteReference w:id="28"/>
      </w:r>
      <w:r w:rsidR="00220566">
        <w:rPr>
          <w:rStyle w:val="PodkrelenieZnak"/>
        </w:rPr>
        <w:t>.</w:t>
      </w:r>
    </w:p>
    <w:p w:rsidR="00FF4C17" w:rsidRPr="00CB0061" w:rsidRDefault="00BE30FC" w:rsidP="00DA666F">
      <w:pPr>
        <w:rPr>
          <w:color w:val="auto"/>
        </w:rPr>
      </w:pPr>
      <w:r w:rsidRPr="00CB0061">
        <w:rPr>
          <w:color w:val="auto"/>
        </w:rPr>
        <w:t>Wszystkie kernele</w:t>
      </w:r>
      <w:r w:rsidR="00220566">
        <w:rPr>
          <w:rStyle w:val="Odwoanieprzypisudolnego"/>
          <w:color w:val="auto"/>
        </w:rPr>
        <w:footnoteReference w:id="29"/>
      </w:r>
      <w:r w:rsidR="00220566">
        <w:rPr>
          <w:color w:val="auto"/>
        </w:rPr>
        <w:t xml:space="preserve"> </w:t>
      </w:r>
      <w:r w:rsidRPr="00CB0061">
        <w:rPr>
          <w:color w:val="auto"/>
        </w:rPr>
        <w:t>oraz funkcje języka C służące</w:t>
      </w:r>
      <w:r w:rsidR="00D42D61" w:rsidRPr="00CB0061">
        <w:rPr>
          <w:color w:val="auto"/>
        </w:rPr>
        <w:t xml:space="preserve"> do </w:t>
      </w:r>
      <w:r w:rsidRPr="00CB0061">
        <w:rPr>
          <w:color w:val="auto"/>
        </w:rPr>
        <w:t>wywoływania kerneli, zawarte są</w:t>
      </w:r>
      <w:r w:rsidR="00DD25E4" w:rsidRPr="00CB0061">
        <w:rPr>
          <w:color w:val="auto"/>
        </w:rPr>
        <w:t xml:space="preserve"> w </w:t>
      </w:r>
      <w:r w:rsidRPr="00CB0061">
        <w:rPr>
          <w:color w:val="auto"/>
        </w:rPr>
        <w:t xml:space="preserve">pliku </w:t>
      </w:r>
      <w:r w:rsidRPr="00CB0061">
        <w:rPr>
          <w:rStyle w:val="NazwaplikuZnak"/>
          <w:sz w:val="22"/>
          <w:szCs w:val="22"/>
        </w:rPr>
        <w:t>TrainNetwork.cu</w:t>
      </w:r>
      <w:r w:rsidR="000227A7" w:rsidRPr="00CB0061">
        <w:rPr>
          <w:color w:val="auto"/>
        </w:rPr>
        <w:t xml:space="preserve">. Kernele są oznaczone przez słowo kluczowe </w:t>
      </w:r>
      <w:r w:rsidR="000227A7" w:rsidRPr="00220566">
        <w:rPr>
          <w:rStyle w:val="KlasametodafunkcjaZnak"/>
        </w:rPr>
        <w:lastRenderedPageBreak/>
        <w:t>__global__</w:t>
      </w:r>
      <w:r w:rsidR="00E84447" w:rsidRPr="00CB0061">
        <w:rPr>
          <w:color w:val="auto"/>
        </w:rPr>
        <w:t>,</w:t>
      </w:r>
      <w:r w:rsidR="00DD25E4" w:rsidRPr="00CB0061">
        <w:rPr>
          <w:color w:val="auto"/>
        </w:rPr>
        <w:t xml:space="preserve"> a </w:t>
      </w:r>
      <w:r w:rsidR="00E84447" w:rsidRPr="00CB0061">
        <w:rPr>
          <w:color w:val="auto"/>
        </w:rPr>
        <w:t>ich nazwy</w:t>
      </w:r>
      <w:r w:rsidR="000227A7" w:rsidRPr="00CB0061">
        <w:rPr>
          <w:color w:val="auto"/>
        </w:rPr>
        <w:t xml:space="preserve"> kończą się </w:t>
      </w:r>
      <w:r w:rsidR="00E84447" w:rsidRPr="00CB0061">
        <w:rPr>
          <w:color w:val="auto"/>
        </w:rPr>
        <w:t xml:space="preserve">słowem </w:t>
      </w:r>
      <w:r w:rsidR="000227A7" w:rsidRPr="00CB0061">
        <w:rPr>
          <w:color w:val="auto"/>
        </w:rPr>
        <w:t>„</w:t>
      </w:r>
      <w:r w:rsidR="00E84447" w:rsidRPr="00220566">
        <w:rPr>
          <w:rStyle w:val="NazwaplikuZnak"/>
        </w:rPr>
        <w:t>Kernel</w:t>
      </w:r>
      <w:r w:rsidR="000227A7" w:rsidRPr="00CB0061">
        <w:rPr>
          <w:color w:val="auto"/>
        </w:rPr>
        <w:t>”</w:t>
      </w:r>
      <w:r w:rsidR="00E84447" w:rsidRPr="00CB0061">
        <w:rPr>
          <w:color w:val="auto"/>
        </w:rPr>
        <w:t>, natomiast funkcje wywołujące kernele mają nazwy</w:t>
      </w:r>
      <w:r w:rsidR="00DD25E4" w:rsidRPr="00CB0061">
        <w:rPr>
          <w:color w:val="auto"/>
        </w:rPr>
        <w:t xml:space="preserve"> z </w:t>
      </w:r>
      <w:r w:rsidR="00E84447" w:rsidRPr="00CB0061">
        <w:rPr>
          <w:color w:val="auto"/>
        </w:rPr>
        <w:t>zakończeniem „</w:t>
      </w:r>
      <w:r w:rsidR="00E84447" w:rsidRPr="00220566">
        <w:rPr>
          <w:rStyle w:val="NazwaplikuZnak"/>
        </w:rPr>
        <w:t>CUDA</w:t>
      </w:r>
      <w:r w:rsidR="00E84447" w:rsidRPr="00CB0061">
        <w:rPr>
          <w:color w:val="auto"/>
        </w:rPr>
        <w:t>”. P</w:t>
      </w:r>
      <w:r w:rsidRPr="00CB0061">
        <w:rPr>
          <w:color w:val="auto"/>
        </w:rPr>
        <w:t xml:space="preserve">ozostałe funkcje używające wywołań CUDA </w:t>
      </w:r>
      <w:r w:rsidR="000227A7" w:rsidRPr="00CB0061">
        <w:rPr>
          <w:color w:val="auto"/>
        </w:rPr>
        <w:t>znajdują się</w:t>
      </w:r>
      <w:r w:rsidR="00DD25E4" w:rsidRPr="00CB0061">
        <w:rPr>
          <w:color w:val="auto"/>
        </w:rPr>
        <w:t xml:space="preserve"> w </w:t>
      </w:r>
      <w:r w:rsidR="000227A7" w:rsidRPr="00CB0061">
        <w:rPr>
          <w:color w:val="auto"/>
        </w:rPr>
        <w:t>pliku</w:t>
      </w:r>
      <w:r w:rsidRPr="00CB0061">
        <w:rPr>
          <w:color w:val="auto"/>
        </w:rPr>
        <w:t xml:space="preserve"> </w:t>
      </w:r>
      <w:r w:rsidR="000227A7" w:rsidRPr="00220566">
        <w:rPr>
          <w:rStyle w:val="NazwaplikuZnak"/>
        </w:rPr>
        <w:t>CUDATools.cpp</w:t>
      </w:r>
      <w:r w:rsidR="000227A7" w:rsidRPr="00CB0061">
        <w:rPr>
          <w:color w:val="auto"/>
        </w:rPr>
        <w:t>.</w:t>
      </w:r>
      <w:r w:rsidR="00CC5CEB" w:rsidRPr="00CB0061">
        <w:rPr>
          <w:color w:val="auto"/>
        </w:rPr>
        <w:t xml:space="preserve"> </w:t>
      </w:r>
      <w:r w:rsidR="00AC51D9" w:rsidRPr="00CB0061">
        <w:rPr>
          <w:color w:val="auto"/>
        </w:rPr>
        <w:t>Zawarte są tam</w:t>
      </w:r>
      <w:r w:rsidR="008D2F00" w:rsidRPr="00CB0061">
        <w:rPr>
          <w:color w:val="auto"/>
        </w:rPr>
        <w:t xml:space="preserve"> </w:t>
      </w:r>
      <w:r w:rsidR="00FF4C17" w:rsidRPr="00CB0061">
        <w:rPr>
          <w:color w:val="auto"/>
        </w:rPr>
        <w:t>metody statyczne odpowiedzialne za pozostałą komunikację</w:t>
      </w:r>
      <w:r w:rsidR="00DD25E4" w:rsidRPr="00CB0061">
        <w:rPr>
          <w:color w:val="auto"/>
        </w:rPr>
        <w:t xml:space="preserve"> z </w:t>
      </w:r>
      <w:r w:rsidR="00FF4C17" w:rsidRPr="00CB0061">
        <w:rPr>
          <w:color w:val="auto"/>
        </w:rPr>
        <w:t xml:space="preserve">GPU. Są to operacje </w:t>
      </w:r>
      <w:r w:rsidR="00AC51D9" w:rsidRPr="00CB0061">
        <w:rPr>
          <w:color w:val="auto"/>
        </w:rPr>
        <w:t>alokowania, dealokowania</w:t>
      </w:r>
      <w:r w:rsidR="00FF4C17" w:rsidRPr="00CB0061">
        <w:rPr>
          <w:color w:val="auto"/>
        </w:rPr>
        <w:t>, ustawiania, pobierania pamięci GPU, oraz uruchamiania funkcji</w:t>
      </w:r>
      <w:r w:rsidR="00DD25E4" w:rsidRPr="00CB0061">
        <w:rPr>
          <w:color w:val="auto"/>
        </w:rPr>
        <w:t xml:space="preserve"> z </w:t>
      </w:r>
      <w:r w:rsidR="00FF4C17" w:rsidRPr="00CB0061">
        <w:rPr>
          <w:color w:val="auto"/>
        </w:rPr>
        <w:t>zawartych</w:t>
      </w:r>
      <w:r w:rsidR="00DD25E4" w:rsidRPr="00CB0061">
        <w:rPr>
          <w:color w:val="auto"/>
        </w:rPr>
        <w:t xml:space="preserve"> w </w:t>
      </w:r>
      <w:r w:rsidR="00FF4C17" w:rsidRPr="00224576">
        <w:rPr>
          <w:rStyle w:val="NazwaplikuZnak"/>
        </w:rPr>
        <w:t>TrainNetwork.cu</w:t>
      </w:r>
      <w:r w:rsidR="00FF4C17" w:rsidRPr="00CB0061">
        <w:rPr>
          <w:color w:val="auto"/>
        </w:rPr>
        <w:t>.</w:t>
      </w:r>
    </w:p>
    <w:p w:rsidR="001B7D2B" w:rsidRPr="00CB0061" w:rsidRDefault="001B7D2B" w:rsidP="00F05B9A">
      <w:pPr>
        <w:pStyle w:val="Nagwek3"/>
      </w:pPr>
      <w:bookmarkStart w:id="114" w:name="_Toc262305046"/>
      <w:r w:rsidRPr="00CB0061">
        <w:t xml:space="preserve">Implementacja </w:t>
      </w:r>
      <w:r w:rsidR="006C3F31" w:rsidRPr="00CB0061">
        <w:t>MLP</w:t>
      </w:r>
      <w:r w:rsidR="00D42D61" w:rsidRPr="00CB0061">
        <w:t xml:space="preserve"> na </w:t>
      </w:r>
      <w:r w:rsidRPr="00CB0061">
        <w:t>GPU</w:t>
      </w:r>
      <w:bookmarkEnd w:id="114"/>
    </w:p>
    <w:p w:rsidR="001B7D2B" w:rsidRPr="00CB0061" w:rsidRDefault="001B7D2B" w:rsidP="004F3A28">
      <w:pPr>
        <w:pStyle w:val="Nagwek4"/>
      </w:pPr>
      <w:bookmarkStart w:id="115" w:name="_Toc262305047"/>
      <w:r w:rsidRPr="00CB0061">
        <w:t>Ogólny algorytm</w:t>
      </w:r>
      <w:bookmarkEnd w:id="115"/>
    </w:p>
    <w:p w:rsidR="00503C1E" w:rsidRPr="00CB0061" w:rsidRDefault="00F7686D" w:rsidP="00BD1BE6">
      <w:pPr>
        <w:rPr>
          <w:color w:val="auto"/>
        </w:rPr>
      </w:pPr>
      <w:r w:rsidRPr="00CB0061">
        <w:rPr>
          <w:color w:val="auto"/>
        </w:rPr>
        <w:t>Algorytmy uruchamiania</w:t>
      </w:r>
      <w:r w:rsidR="00DD25E4" w:rsidRPr="00CB0061">
        <w:rPr>
          <w:color w:val="auto"/>
        </w:rPr>
        <w:t xml:space="preserve"> i </w:t>
      </w:r>
      <w:r w:rsidRPr="00CB0061">
        <w:rPr>
          <w:color w:val="auto"/>
        </w:rPr>
        <w:t xml:space="preserve">trenowania sieci </w:t>
      </w:r>
      <w:r w:rsidR="00C4678D" w:rsidRPr="00CB0061">
        <w:rPr>
          <w:color w:val="auto"/>
        </w:rPr>
        <w:t>przez wsteczną propagację błędu są identyczne</w:t>
      </w:r>
      <w:r w:rsidR="00D42D61" w:rsidRPr="00CB0061">
        <w:rPr>
          <w:color w:val="auto"/>
        </w:rPr>
        <w:t xml:space="preserve"> na </w:t>
      </w:r>
      <w:r w:rsidRPr="00CB0061">
        <w:rPr>
          <w:color w:val="auto"/>
        </w:rPr>
        <w:t>CPU</w:t>
      </w:r>
      <w:r w:rsidR="00DD25E4" w:rsidRPr="00CB0061">
        <w:rPr>
          <w:color w:val="auto"/>
        </w:rPr>
        <w:t xml:space="preserve"> i </w:t>
      </w:r>
      <w:r w:rsidRPr="00CB0061">
        <w:rPr>
          <w:color w:val="auto"/>
        </w:rPr>
        <w:t xml:space="preserve">GPU (różnice </w:t>
      </w:r>
      <w:r w:rsidR="00224576">
        <w:rPr>
          <w:color w:val="auto"/>
        </w:rPr>
        <w:t>występują jedynie w kolejności</w:t>
      </w:r>
      <w:r w:rsidRPr="00CB0061">
        <w:rPr>
          <w:color w:val="auto"/>
        </w:rPr>
        <w:t xml:space="preserve"> dodawania kolejnych czynników). </w:t>
      </w:r>
      <w:r w:rsidR="00516BD4" w:rsidRPr="00CB0061">
        <w:rPr>
          <w:color w:val="auto"/>
        </w:rPr>
        <w:t>Mimo to, wykonanie tych algorytmów</w:t>
      </w:r>
      <w:r w:rsidR="00D42D61" w:rsidRPr="00CB0061">
        <w:rPr>
          <w:color w:val="auto"/>
        </w:rPr>
        <w:t xml:space="preserve"> na </w:t>
      </w:r>
      <w:r w:rsidR="00516BD4" w:rsidRPr="00CB0061">
        <w:rPr>
          <w:color w:val="auto"/>
        </w:rPr>
        <w:t>procesorze graficznym jest bardziej skomplikowane ze względu</w:t>
      </w:r>
      <w:r w:rsidR="00D42D61" w:rsidRPr="00CB0061">
        <w:rPr>
          <w:color w:val="auto"/>
        </w:rPr>
        <w:t xml:space="preserve"> na </w:t>
      </w:r>
      <w:r w:rsidR="00516BD4" w:rsidRPr="00CB0061">
        <w:rPr>
          <w:color w:val="auto"/>
        </w:rPr>
        <w:t>konieczność kopiowania danych</w:t>
      </w:r>
      <w:r w:rsidR="00D67C95">
        <w:rPr>
          <w:color w:val="auto"/>
        </w:rPr>
        <w:t xml:space="preserve"> </w:t>
      </w:r>
      <w:r w:rsidR="004D61FD">
        <w:rPr>
          <w:color w:val="auto"/>
        </w:rPr>
        <w:t>z RAM</w:t>
      </w:r>
      <w:r w:rsidR="00D67C95">
        <w:rPr>
          <w:color w:val="auto"/>
        </w:rPr>
        <w:t xml:space="preserve"> do</w:t>
      </w:r>
      <w:r w:rsidR="004D61FD">
        <w:rPr>
          <w:color w:val="auto"/>
        </w:rPr>
        <w:t xml:space="preserve"> </w:t>
      </w:r>
      <w:r w:rsidR="00516BD4" w:rsidRPr="00CB0061">
        <w:rPr>
          <w:color w:val="auto"/>
        </w:rPr>
        <w:t>tablic</w:t>
      </w:r>
      <w:r w:rsidR="00DD25E4" w:rsidRPr="00CB0061">
        <w:rPr>
          <w:color w:val="auto"/>
        </w:rPr>
        <w:t xml:space="preserve"> w </w:t>
      </w:r>
      <w:r w:rsidR="00516BD4" w:rsidRPr="00CB0061">
        <w:rPr>
          <w:color w:val="auto"/>
        </w:rPr>
        <w:t>pamięci graficznej</w:t>
      </w:r>
      <w:r w:rsidR="00D67C95">
        <w:rPr>
          <w:color w:val="auto"/>
        </w:rPr>
        <w:t xml:space="preserve"> i z powrotem</w:t>
      </w:r>
      <w:r w:rsidR="00516BD4" w:rsidRPr="00CB0061">
        <w:rPr>
          <w:color w:val="auto"/>
        </w:rPr>
        <w:t xml:space="preserve"> oraz równoległy charakter operacji</w:t>
      </w:r>
      <w:r w:rsidR="00D42D61" w:rsidRPr="00CB0061">
        <w:rPr>
          <w:color w:val="auto"/>
        </w:rPr>
        <w:t xml:space="preserve"> na </w:t>
      </w:r>
      <w:r w:rsidR="00516BD4" w:rsidRPr="00CB0061">
        <w:rPr>
          <w:color w:val="auto"/>
        </w:rPr>
        <w:t>GPU.</w:t>
      </w:r>
      <w:r w:rsidR="00DD25E4" w:rsidRPr="00CB0061">
        <w:rPr>
          <w:color w:val="auto"/>
        </w:rPr>
        <w:t xml:space="preserve"> </w:t>
      </w:r>
      <w:r w:rsidR="00C25E00" w:rsidRPr="00CB0061">
        <w:rPr>
          <w:color w:val="auto"/>
        </w:rPr>
        <w:t>W</w:t>
      </w:r>
      <w:r w:rsidR="00DD25E4" w:rsidRPr="00CB0061">
        <w:rPr>
          <w:color w:val="auto"/>
        </w:rPr>
        <w:t> </w:t>
      </w:r>
      <w:r w:rsidR="00516BD4" w:rsidRPr="00CB0061">
        <w:rPr>
          <w:color w:val="auto"/>
        </w:rPr>
        <w:t xml:space="preserve">kolejnych podrozdziałach są zamieszczone sekwencje </w:t>
      </w:r>
      <w:r w:rsidR="00F0656D" w:rsidRPr="00CB0061">
        <w:rPr>
          <w:color w:val="auto"/>
        </w:rPr>
        <w:t>działań (z punktu widzenia obiektów</w:t>
      </w:r>
      <w:r w:rsidR="00DD25E4" w:rsidRPr="00CB0061">
        <w:rPr>
          <w:color w:val="auto"/>
        </w:rPr>
        <w:t xml:space="preserve"> i </w:t>
      </w:r>
      <w:r w:rsidR="00F0656D" w:rsidRPr="00CB0061">
        <w:rPr>
          <w:color w:val="auto"/>
        </w:rPr>
        <w:t>klas) wykonywane przy uruchamianiu</w:t>
      </w:r>
      <w:r w:rsidR="00DD25E4" w:rsidRPr="00CB0061">
        <w:rPr>
          <w:color w:val="auto"/>
        </w:rPr>
        <w:t xml:space="preserve"> i </w:t>
      </w:r>
      <w:r w:rsidR="00F0656D" w:rsidRPr="00CB0061">
        <w:rPr>
          <w:color w:val="auto"/>
        </w:rPr>
        <w:t>uczeniu sieci MLP.</w:t>
      </w:r>
    </w:p>
    <w:p w:rsidR="00276682" w:rsidRPr="00CB0061" w:rsidRDefault="00301F12" w:rsidP="004F3A28">
      <w:pPr>
        <w:pStyle w:val="Nagwek4"/>
      </w:pPr>
      <w:bookmarkStart w:id="116" w:name="_Ref261982975"/>
      <w:bookmarkStart w:id="117" w:name="_Toc262305048"/>
      <w:r>
        <w:t>Sekwencja</w:t>
      </w:r>
      <w:r w:rsidR="00276682" w:rsidRPr="00CB0061">
        <w:t xml:space="preserve"> uruchamiania sieci</w:t>
      </w:r>
      <w:bookmarkEnd w:id="116"/>
      <w:bookmarkEnd w:id="117"/>
    </w:p>
    <w:p w:rsidR="00276682" w:rsidRPr="00CB0061" w:rsidRDefault="00276682" w:rsidP="00BD1BE6">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CB0061" w:rsidTr="002B2160">
        <w:tc>
          <w:tcPr>
            <w:tcW w:w="8665" w:type="dxa"/>
          </w:tcPr>
          <w:p w:rsidR="00ED2762" w:rsidRPr="00CB0061" w:rsidRDefault="005A070C" w:rsidP="00A375D3">
            <w:pPr>
              <w:pStyle w:val="Podpisrysunku"/>
            </w:pPr>
            <w:r w:rsidRPr="00CB0061">
              <w:rPr>
                <w:b w:val="0"/>
                <w:bCs w:val="0"/>
                <w:noProof/>
              </w:rPr>
              <w:lastRenderedPageBreak/>
              <w:drawing>
                <wp:inline distT="0" distB="0" distL="0" distR="0">
                  <wp:extent cx="5408295" cy="4528185"/>
                  <wp:effectExtent l="19050" t="0" r="1905" b="0"/>
                  <wp:docPr id="1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5408295" cy="4528185"/>
                          </a:xfrm>
                          <a:prstGeom prst="rect">
                            <a:avLst/>
                          </a:prstGeom>
                          <a:noFill/>
                          <a:ln w="9525">
                            <a:noFill/>
                            <a:miter lim="800000"/>
                            <a:headEnd/>
                            <a:tailEnd/>
                          </a:ln>
                        </pic:spPr>
                      </pic:pic>
                    </a:graphicData>
                  </a:graphic>
                </wp:inline>
              </w:drawing>
            </w:r>
          </w:p>
        </w:tc>
      </w:tr>
      <w:tr w:rsidR="00ED2762" w:rsidRPr="00CB0061" w:rsidTr="002B2160">
        <w:tc>
          <w:tcPr>
            <w:tcW w:w="8665" w:type="dxa"/>
          </w:tcPr>
          <w:p w:rsidR="00ED2762" w:rsidRPr="00CB0061" w:rsidRDefault="00ED2762" w:rsidP="006D3B96">
            <w:pPr>
              <w:pStyle w:val="Podpisrysunku"/>
              <w:rPr>
                <w:rFonts w:ascii="Verdana" w:hAnsi="Verdana"/>
              </w:rPr>
            </w:pPr>
            <w:bookmarkStart w:id="118" w:name="_Toc261555463"/>
            <w:r w:rsidRPr="00CB0061">
              <w:rPr>
                <w:rFonts w:ascii="Verdana" w:hAnsi="Verdana"/>
              </w:rPr>
              <w:t xml:space="preserve">Rysunek </w:t>
            </w:r>
            <w:r w:rsidR="00CC3C12" w:rsidRPr="00CB0061">
              <w:rPr>
                <w:rFonts w:ascii="Verdana" w:hAnsi="Verdana"/>
              </w:rPr>
              <w:fldChar w:fldCharType="begin"/>
            </w:r>
            <w:r w:rsidR="00642DAE" w:rsidRPr="00CB0061">
              <w:rPr>
                <w:rFonts w:ascii="Verdana" w:hAnsi="Verdana"/>
              </w:rPr>
              <w:instrText xml:space="preserve"> SEQ Rysunek \* ARABIC </w:instrText>
            </w:r>
            <w:r w:rsidR="00CC3C12" w:rsidRPr="00CB0061">
              <w:rPr>
                <w:rFonts w:ascii="Verdana" w:hAnsi="Verdana"/>
              </w:rPr>
              <w:fldChar w:fldCharType="separate"/>
            </w:r>
            <w:r w:rsidR="00ED5C84">
              <w:rPr>
                <w:rFonts w:ascii="Verdana" w:hAnsi="Verdana"/>
                <w:noProof/>
              </w:rPr>
              <w:t>19</w:t>
            </w:r>
            <w:r w:rsidR="00CC3C12" w:rsidRPr="00CB0061">
              <w:rPr>
                <w:rFonts w:ascii="Verdana" w:hAnsi="Verdana"/>
              </w:rPr>
              <w:fldChar w:fldCharType="end"/>
            </w:r>
            <w:r w:rsidRPr="00CB0061">
              <w:rPr>
                <w:rFonts w:ascii="Verdana" w:hAnsi="Verdana"/>
              </w:rPr>
              <w:t xml:space="preserve">. </w:t>
            </w:r>
            <w:r w:rsidR="00B679DA" w:rsidRPr="00CB0061">
              <w:rPr>
                <w:rFonts w:ascii="Verdana" w:hAnsi="Verdana"/>
              </w:rPr>
              <w:t>Diagram sekwencji uruchamiania sieci</w:t>
            </w:r>
            <w:r w:rsidR="00D42D61" w:rsidRPr="00CB0061">
              <w:rPr>
                <w:rFonts w:ascii="Verdana" w:hAnsi="Verdana"/>
              </w:rPr>
              <w:t xml:space="preserve"> na </w:t>
            </w:r>
            <w:r w:rsidR="00B679DA" w:rsidRPr="00CB0061">
              <w:rPr>
                <w:rFonts w:ascii="Verdana" w:hAnsi="Verdana"/>
              </w:rPr>
              <w:t>GPU</w:t>
            </w:r>
            <w:bookmarkEnd w:id="118"/>
          </w:p>
        </w:tc>
      </w:tr>
    </w:tbl>
    <w:p w:rsidR="00276682" w:rsidRPr="00CB0061" w:rsidRDefault="001629DB" w:rsidP="00F0656D">
      <w:pPr>
        <w:rPr>
          <w:color w:val="auto"/>
        </w:rPr>
      </w:pPr>
      <w:r w:rsidRPr="00CB0061">
        <w:rPr>
          <w:color w:val="auto"/>
        </w:rPr>
        <w:t>Na powyższym diagramie opisano sekwencję operacji przy uruchomieniu sieci przy użyciu GPU.</w:t>
      </w:r>
      <w:r w:rsidR="00F0656D" w:rsidRPr="00CB0061">
        <w:rPr>
          <w:color w:val="auto"/>
        </w:rPr>
        <w:t xml:space="preserve"> </w:t>
      </w:r>
      <w:r w:rsidR="00AB6B3D" w:rsidRPr="00CB0061">
        <w:rPr>
          <w:color w:val="auto"/>
        </w:rPr>
        <w:t>Dla każdej warstwy</w:t>
      </w:r>
      <w:r w:rsidRPr="00CB0061">
        <w:rPr>
          <w:color w:val="auto"/>
        </w:rPr>
        <w:t xml:space="preserve"> jest wykonywanych </w:t>
      </w:r>
      <w:r w:rsidR="00F0656D" w:rsidRPr="00CB0061">
        <w:rPr>
          <w:color w:val="auto"/>
        </w:rPr>
        <w:t xml:space="preserve">kilka </w:t>
      </w:r>
      <w:r w:rsidRPr="00CB0061">
        <w:rPr>
          <w:color w:val="auto"/>
        </w:rPr>
        <w:t>operacji. Najpierw alok</w:t>
      </w:r>
      <w:r w:rsidR="00AB6B3D" w:rsidRPr="00CB0061">
        <w:rPr>
          <w:color w:val="auto"/>
        </w:rPr>
        <w:t xml:space="preserve">owana jest pamięć potrzebna </w:t>
      </w:r>
      <w:r w:rsidRPr="00CB0061">
        <w:rPr>
          <w:color w:val="auto"/>
        </w:rPr>
        <w:t>dla aktualnej warstwy (wagi, wyjścia)</w:t>
      </w:r>
      <w:r w:rsidR="00DD25E4" w:rsidRPr="00CB0061">
        <w:rPr>
          <w:color w:val="auto"/>
        </w:rPr>
        <w:t xml:space="preserve"> i </w:t>
      </w:r>
      <w:r w:rsidRPr="00CB0061">
        <w:rPr>
          <w:color w:val="auto"/>
        </w:rPr>
        <w:t xml:space="preserve">zwalniana jest niepotrzebna pamięć używana wcześniej. </w:t>
      </w:r>
      <w:r w:rsidR="00075925" w:rsidRPr="00CB0061">
        <w:rPr>
          <w:color w:val="auto"/>
        </w:rPr>
        <w:t xml:space="preserve">Następnie </w:t>
      </w:r>
      <w:r w:rsidRPr="00CB0061">
        <w:rPr>
          <w:color w:val="auto"/>
        </w:rPr>
        <w:t xml:space="preserve">jest wykonywana </w:t>
      </w:r>
      <w:r w:rsidR="00075925" w:rsidRPr="00CB0061">
        <w:rPr>
          <w:color w:val="auto"/>
        </w:rPr>
        <w:t>me</w:t>
      </w:r>
      <w:r w:rsidR="002D2560" w:rsidRPr="00CB0061">
        <w:rPr>
          <w:color w:val="auto"/>
        </w:rPr>
        <w:t xml:space="preserve">toda statyczna </w:t>
      </w:r>
      <w:r w:rsidR="002D2560" w:rsidRPr="00CB0061">
        <w:rPr>
          <w:rStyle w:val="KlasametodafunkcjaZnak"/>
          <w:sz w:val="22"/>
          <w:szCs w:val="22"/>
        </w:rPr>
        <w:t>executeLayerGPU</w:t>
      </w:r>
      <w:r w:rsidR="00075925" w:rsidRPr="00CB0061">
        <w:rPr>
          <w:color w:val="auto"/>
        </w:rPr>
        <w:t xml:space="preserve">, która </w:t>
      </w:r>
      <w:r w:rsidRPr="00CB0061">
        <w:rPr>
          <w:color w:val="auto"/>
        </w:rPr>
        <w:t>uruchamia kernel wykonujący równolegle operacje uruchamiania neuronów</w:t>
      </w:r>
      <w:r w:rsidR="00D42D61" w:rsidRPr="00CB0061">
        <w:rPr>
          <w:color w:val="auto"/>
        </w:rPr>
        <w:t xml:space="preserve"> na </w:t>
      </w:r>
      <w:r w:rsidRPr="00CB0061">
        <w:rPr>
          <w:color w:val="auto"/>
        </w:rPr>
        <w:t>danej warstwie. Sam kernel opisany jest</w:t>
      </w:r>
      <w:r w:rsidR="00DD25E4" w:rsidRPr="00CB0061">
        <w:rPr>
          <w:color w:val="auto"/>
        </w:rPr>
        <w:t xml:space="preserve"> </w:t>
      </w:r>
      <w:r w:rsidR="00B31C2C">
        <w:rPr>
          <w:color w:val="auto"/>
        </w:rPr>
        <w:t xml:space="preserve">dokładniej </w:t>
      </w:r>
      <w:r w:rsidR="00DD25E4" w:rsidRPr="00CB0061">
        <w:rPr>
          <w:color w:val="auto"/>
        </w:rPr>
        <w:t>w </w:t>
      </w:r>
      <w:r w:rsidR="00B31C2C">
        <w:rPr>
          <w:color w:val="auto"/>
        </w:rPr>
        <w:t xml:space="preserve">rozdziale </w:t>
      </w:r>
      <w:r w:rsidR="00CC3C12">
        <w:rPr>
          <w:color w:val="auto"/>
        </w:rPr>
        <w:fldChar w:fldCharType="begin"/>
      </w:r>
      <w:r w:rsidR="00B31C2C">
        <w:rPr>
          <w:color w:val="auto"/>
        </w:rPr>
        <w:instrText xml:space="preserve"> REF _Ref262236544 \r \h </w:instrText>
      </w:r>
      <w:r w:rsidR="00CC3C12">
        <w:rPr>
          <w:color w:val="auto"/>
        </w:rPr>
      </w:r>
      <w:r w:rsidR="00CC3C12">
        <w:rPr>
          <w:color w:val="auto"/>
        </w:rPr>
        <w:fldChar w:fldCharType="separate"/>
      </w:r>
      <w:r w:rsidR="00ED5C84">
        <w:rPr>
          <w:color w:val="auto"/>
        </w:rPr>
        <w:t>4.3.1.5</w:t>
      </w:r>
      <w:r w:rsidR="00CC3C12">
        <w:rPr>
          <w:color w:val="auto"/>
        </w:rPr>
        <w:fldChar w:fldCharType="end"/>
      </w:r>
      <w:r w:rsidRPr="00CB0061">
        <w:rPr>
          <w:color w:val="auto"/>
        </w:rPr>
        <w:t>.</w:t>
      </w:r>
    </w:p>
    <w:p w:rsidR="00276682" w:rsidRPr="00CB0061" w:rsidRDefault="00301F12" w:rsidP="004F3A28">
      <w:pPr>
        <w:pStyle w:val="Nagwek4"/>
      </w:pPr>
      <w:bookmarkStart w:id="119" w:name="_Ref261982977"/>
      <w:bookmarkStart w:id="120" w:name="_Toc262305049"/>
      <w:r>
        <w:t>S</w:t>
      </w:r>
      <w:r w:rsidR="00276682" w:rsidRPr="00CB0061">
        <w:t>ekwencji trenowania sieci</w:t>
      </w:r>
      <w:bookmarkEnd w:id="119"/>
      <w:bookmarkEnd w:id="120"/>
    </w:p>
    <w:p w:rsidR="00276682" w:rsidRPr="00CB0061" w:rsidRDefault="00276682" w:rsidP="00276682">
      <w:pPr>
        <w:rPr>
          <w:color w:val="auto"/>
        </w:rPr>
      </w:pPr>
    </w:p>
    <w:p w:rsidR="00276682" w:rsidRPr="00CB0061" w:rsidRDefault="00276682" w:rsidP="00276682">
      <w:pPr>
        <w:rPr>
          <w:color w:val="auto"/>
        </w:rPr>
      </w:pPr>
    </w:p>
    <w:tbl>
      <w:tblPr>
        <w:tblStyle w:val="Tabela-Siatka"/>
        <w:tblW w:w="0" w:type="auto"/>
        <w:tblLook w:val="04A0"/>
      </w:tblPr>
      <w:tblGrid>
        <w:gridCol w:w="8741"/>
      </w:tblGrid>
      <w:tr w:rsidR="00B679DA" w:rsidRPr="00CB0061" w:rsidTr="00B679DA">
        <w:tc>
          <w:tcPr>
            <w:tcW w:w="8665" w:type="dxa"/>
          </w:tcPr>
          <w:p w:rsidR="00B679DA" w:rsidRPr="00CB0061" w:rsidRDefault="006D3B96" w:rsidP="009E50B4">
            <w:pPr>
              <w:keepNext/>
              <w:ind w:firstLine="0"/>
              <w:jc w:val="center"/>
            </w:pPr>
            <w:r w:rsidRPr="00CB0061">
              <w:rPr>
                <w:noProof/>
                <w:color w:val="auto"/>
              </w:rPr>
              <w:lastRenderedPageBreak/>
              <w:drawing>
                <wp:inline distT="0" distB="0" distL="0" distR="0">
                  <wp:extent cx="5408295" cy="7802880"/>
                  <wp:effectExtent l="19050" t="0" r="1905"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srcRect/>
                          <a:stretch>
                            <a:fillRect/>
                          </a:stretch>
                        </pic:blipFill>
                        <pic:spPr bwMode="auto">
                          <a:xfrm>
                            <a:off x="0" y="0"/>
                            <a:ext cx="5408295" cy="7802880"/>
                          </a:xfrm>
                          <a:prstGeom prst="rect">
                            <a:avLst/>
                          </a:prstGeom>
                          <a:noFill/>
                          <a:ln w="9525">
                            <a:noFill/>
                            <a:miter lim="800000"/>
                            <a:headEnd/>
                            <a:tailEnd/>
                          </a:ln>
                        </pic:spPr>
                      </pic:pic>
                    </a:graphicData>
                  </a:graphic>
                </wp:inline>
              </w:drawing>
            </w:r>
          </w:p>
        </w:tc>
      </w:tr>
      <w:tr w:rsidR="00B679DA" w:rsidRPr="00CB0061" w:rsidTr="00B679DA">
        <w:tc>
          <w:tcPr>
            <w:tcW w:w="8665" w:type="dxa"/>
          </w:tcPr>
          <w:p w:rsidR="00B679DA" w:rsidRPr="00CB0061" w:rsidRDefault="00B679DA" w:rsidP="006D3B96">
            <w:pPr>
              <w:pStyle w:val="Legenda"/>
              <w:ind w:firstLine="0"/>
              <w:jc w:val="center"/>
              <w:rPr>
                <w:rFonts w:ascii="Verdana" w:hAnsi="Verdana"/>
              </w:rPr>
            </w:pPr>
            <w:bookmarkStart w:id="121" w:name="_Toc261555464"/>
            <w:r w:rsidRPr="00CB0061">
              <w:rPr>
                <w:rFonts w:ascii="Verdana" w:hAnsi="Verdana"/>
              </w:rPr>
              <w:t xml:space="preserve">Rysunek </w:t>
            </w:r>
            <w:r w:rsidR="00CC3C12" w:rsidRPr="00CB0061">
              <w:rPr>
                <w:rFonts w:ascii="Verdana" w:hAnsi="Verdana"/>
              </w:rPr>
              <w:fldChar w:fldCharType="begin"/>
            </w:r>
            <w:r w:rsidR="006C768F" w:rsidRPr="00CB0061">
              <w:rPr>
                <w:rFonts w:ascii="Verdana" w:hAnsi="Verdana"/>
              </w:rPr>
              <w:instrText xml:space="preserve"> SEQ Rysunek \* ARABIC </w:instrText>
            </w:r>
            <w:r w:rsidR="00CC3C12" w:rsidRPr="00CB0061">
              <w:rPr>
                <w:rFonts w:ascii="Verdana" w:hAnsi="Verdana"/>
              </w:rPr>
              <w:fldChar w:fldCharType="separate"/>
            </w:r>
            <w:r w:rsidR="00ED5C84">
              <w:rPr>
                <w:rFonts w:ascii="Verdana" w:hAnsi="Verdana"/>
                <w:noProof/>
              </w:rPr>
              <w:t>20</w:t>
            </w:r>
            <w:r w:rsidR="00CC3C12" w:rsidRPr="00CB0061">
              <w:rPr>
                <w:rFonts w:ascii="Verdana" w:hAnsi="Verdana"/>
              </w:rPr>
              <w:fldChar w:fldCharType="end"/>
            </w:r>
            <w:r w:rsidRPr="00CB0061">
              <w:rPr>
                <w:rFonts w:ascii="Verdana" w:hAnsi="Verdana"/>
              </w:rPr>
              <w:t>. Diagram sekwencji trenowania sieci</w:t>
            </w:r>
            <w:r w:rsidR="00D42D61" w:rsidRPr="00CB0061">
              <w:rPr>
                <w:rFonts w:ascii="Verdana" w:hAnsi="Verdana"/>
              </w:rPr>
              <w:t xml:space="preserve"> na </w:t>
            </w:r>
            <w:r w:rsidRPr="00CB0061">
              <w:rPr>
                <w:rFonts w:ascii="Verdana" w:hAnsi="Verdana"/>
              </w:rPr>
              <w:t>GPU</w:t>
            </w:r>
            <w:bookmarkEnd w:id="121"/>
          </w:p>
        </w:tc>
      </w:tr>
    </w:tbl>
    <w:p w:rsidR="00276682" w:rsidRPr="00CB0061" w:rsidRDefault="00276682" w:rsidP="00BD1BE6">
      <w:pPr>
        <w:rPr>
          <w:color w:val="auto"/>
        </w:rPr>
      </w:pPr>
    </w:p>
    <w:p w:rsidR="00107097" w:rsidRPr="00CB0061" w:rsidRDefault="00365653" w:rsidP="00665820">
      <w:pPr>
        <w:rPr>
          <w:color w:val="auto"/>
        </w:rPr>
      </w:pPr>
      <w:r w:rsidRPr="00CB0061">
        <w:rPr>
          <w:color w:val="auto"/>
        </w:rPr>
        <w:t>Na</w:t>
      </w:r>
      <w:r w:rsidR="00276682" w:rsidRPr="00CB0061">
        <w:rPr>
          <w:color w:val="auto"/>
        </w:rPr>
        <w:t xml:space="preserve"> powyższym diagramie opisano sekwencję operacji dla jednej iteracji uczenia sieci MLP prz</w:t>
      </w:r>
      <w:r w:rsidRPr="00CB0061">
        <w:rPr>
          <w:color w:val="auto"/>
        </w:rPr>
        <w:t>y użyciu G</w:t>
      </w:r>
      <w:r w:rsidR="00276682" w:rsidRPr="00CB0061">
        <w:rPr>
          <w:color w:val="auto"/>
        </w:rPr>
        <w:t>PU. Pierwszym etapem jest wybranie losowych testów</w:t>
      </w:r>
      <w:r w:rsidR="00DD25E4" w:rsidRPr="00CB0061">
        <w:rPr>
          <w:color w:val="auto"/>
        </w:rPr>
        <w:t xml:space="preserve"> </w:t>
      </w:r>
      <w:r w:rsidR="00DD25E4" w:rsidRPr="00CB0061">
        <w:rPr>
          <w:color w:val="auto"/>
        </w:rPr>
        <w:lastRenderedPageBreak/>
        <w:t>z </w:t>
      </w:r>
      <w:r w:rsidR="00276682" w:rsidRPr="00CB0061">
        <w:rPr>
          <w:color w:val="auto"/>
        </w:rPr>
        <w:t>zestawu testów oraz uruchomienie ich. Następnie określany jest „błąd” wyjściowy każdego neuronu.</w:t>
      </w:r>
      <w:r w:rsidR="00B31C2C">
        <w:rPr>
          <w:color w:val="auto"/>
        </w:rPr>
        <w:t xml:space="preserve"> N</w:t>
      </w:r>
      <w:r w:rsidR="00D42D61" w:rsidRPr="00CB0061">
        <w:rPr>
          <w:color w:val="auto"/>
        </w:rPr>
        <w:t>a </w:t>
      </w:r>
      <w:r w:rsidRPr="00CB0061">
        <w:rPr>
          <w:color w:val="auto"/>
        </w:rPr>
        <w:t>końcu każdej iteracji wszystkie wagi sieci są aktualizowane.</w:t>
      </w:r>
    </w:p>
    <w:p w:rsidR="001B7D2B" w:rsidRPr="00CB0061" w:rsidRDefault="001B7D2B" w:rsidP="004F3A28">
      <w:pPr>
        <w:pStyle w:val="Nagwek4"/>
      </w:pPr>
      <w:bookmarkStart w:id="122" w:name="_Toc262305050"/>
      <w:r w:rsidRPr="00CB0061">
        <w:t>Struktury danych</w:t>
      </w:r>
      <w:r w:rsidR="00DD25E4" w:rsidRPr="00CB0061">
        <w:t xml:space="preserve"> w </w:t>
      </w:r>
      <w:r w:rsidRPr="00CB0061">
        <w:t>pamięci GPU</w:t>
      </w:r>
      <w:bookmarkEnd w:id="122"/>
    </w:p>
    <w:p w:rsidR="00AA3DD2" w:rsidRPr="00CB0061" w:rsidRDefault="001C4178" w:rsidP="00F35451">
      <w:pPr>
        <w:rPr>
          <w:color w:val="auto"/>
        </w:rPr>
      </w:pPr>
      <w:r w:rsidRPr="00CB0061">
        <w:rPr>
          <w:color w:val="auto"/>
        </w:rPr>
        <w:t>Tech</w:t>
      </w:r>
      <w:r w:rsidR="009D7DAD" w:rsidRPr="00CB0061">
        <w:rPr>
          <w:color w:val="auto"/>
        </w:rPr>
        <w:t xml:space="preserve">nologia CUDA też </w:t>
      </w:r>
      <w:r w:rsidR="00F85F5C" w:rsidRPr="00CB0061">
        <w:rPr>
          <w:color w:val="auto"/>
        </w:rPr>
        <w:t xml:space="preserve">umożliwia </w:t>
      </w:r>
      <w:r w:rsidR="009D7DAD" w:rsidRPr="00CB0061">
        <w:rPr>
          <w:color w:val="auto"/>
        </w:rPr>
        <w:t xml:space="preserve">używanie </w:t>
      </w:r>
      <w:r w:rsidR="00F85F5C" w:rsidRPr="00CB0061">
        <w:rPr>
          <w:color w:val="auto"/>
        </w:rPr>
        <w:t>złożonych typów danych (</w:t>
      </w:r>
      <w:r w:rsidR="00F85F5C" w:rsidRPr="003D151F">
        <w:rPr>
          <w:rStyle w:val="KlasametodafunkcjaZnak"/>
        </w:rPr>
        <w:t>struct</w:t>
      </w:r>
      <w:r w:rsidR="00F85F5C" w:rsidRPr="00CB0061">
        <w:rPr>
          <w:color w:val="auto"/>
        </w:rPr>
        <w:t>)</w:t>
      </w:r>
      <w:r w:rsidR="00F35451">
        <w:rPr>
          <w:color w:val="auto"/>
        </w:rPr>
        <w:t>, jednak ż</w:t>
      </w:r>
      <w:r w:rsidR="00BC2E00" w:rsidRPr="00CB0061">
        <w:rPr>
          <w:color w:val="auto"/>
        </w:rPr>
        <w:t>eby uzyskać wysoką wydajność</w:t>
      </w:r>
      <w:r w:rsidR="00EA45A6" w:rsidRPr="00CB0061">
        <w:rPr>
          <w:color w:val="auto"/>
        </w:rPr>
        <w:t>, konieczne jest czytanie oraz zapisywanie danych z/do globalnej pamięci przy pomocy tablic</w:t>
      </w:r>
      <w:r w:rsidR="00F35451">
        <w:rPr>
          <w:rStyle w:val="Odwoanieprzypisudolnego"/>
          <w:color w:val="auto"/>
        </w:rPr>
        <w:footnoteReference w:id="30"/>
      </w:r>
      <w:r w:rsidR="00EA45A6" w:rsidRPr="00CB0061">
        <w:rPr>
          <w:color w:val="auto"/>
        </w:rPr>
        <w:t>.</w:t>
      </w:r>
      <w:r w:rsidR="00F35451">
        <w:rPr>
          <w:color w:val="auto"/>
        </w:rPr>
        <w:t xml:space="preserve"> </w:t>
      </w:r>
      <w:r w:rsidR="00841988" w:rsidRPr="00CB0061">
        <w:rPr>
          <w:color w:val="auto"/>
        </w:rPr>
        <w:t xml:space="preserve">Z tego względu, po stronie GPU </w:t>
      </w:r>
      <w:r w:rsidR="003F719D" w:rsidRPr="00CB0061">
        <w:rPr>
          <w:color w:val="auto"/>
        </w:rPr>
        <w:t xml:space="preserve">używane są tylko zmienne </w:t>
      </w:r>
      <w:r w:rsidR="00366847" w:rsidRPr="00CB0061">
        <w:rPr>
          <w:color w:val="auto"/>
        </w:rPr>
        <w:t xml:space="preserve">całkowite, zmienne zmiennoprzecinkowe oraz tablice jednowymiarowe zmiennych tych typów. </w:t>
      </w:r>
      <w:r w:rsidR="004A6536" w:rsidRPr="00CB0061">
        <w:rPr>
          <w:color w:val="auto"/>
        </w:rPr>
        <w:t>Alokowanie</w:t>
      </w:r>
      <w:r w:rsidR="00DD25E4" w:rsidRPr="00CB0061">
        <w:rPr>
          <w:color w:val="auto"/>
        </w:rPr>
        <w:t xml:space="preserve"> i </w:t>
      </w:r>
      <w:r w:rsidR="004A6536" w:rsidRPr="00CB0061">
        <w:rPr>
          <w:color w:val="auto"/>
        </w:rPr>
        <w:t>dealokowanie pamięci</w:t>
      </w:r>
      <w:r w:rsidR="00D42D61" w:rsidRPr="00CB0061">
        <w:rPr>
          <w:color w:val="auto"/>
        </w:rPr>
        <w:t xml:space="preserve"> na </w:t>
      </w:r>
      <w:r w:rsidR="004A6536" w:rsidRPr="00CB0061">
        <w:rPr>
          <w:color w:val="auto"/>
        </w:rPr>
        <w:t>GPU zajmuje dużo więcej czasu niż</w:t>
      </w:r>
      <w:r w:rsidR="00DD25E4" w:rsidRPr="00CB0061">
        <w:rPr>
          <w:color w:val="auto"/>
        </w:rPr>
        <w:t xml:space="preserve"> w </w:t>
      </w:r>
      <w:r w:rsidR="004A6536" w:rsidRPr="00CB0061">
        <w:rPr>
          <w:color w:val="auto"/>
        </w:rPr>
        <w:t>pamięci RAM, więc nie ma osobnych tablic dla pojedynczego neuronu lub pojedynczego testu – tablice zawierają informacje</w:t>
      </w:r>
      <w:r w:rsidR="00DD25E4" w:rsidRPr="00CB0061">
        <w:rPr>
          <w:color w:val="auto"/>
        </w:rPr>
        <w:t xml:space="preserve"> o </w:t>
      </w:r>
      <w:r w:rsidR="004A6536" w:rsidRPr="00CB0061">
        <w:rPr>
          <w:color w:val="auto"/>
        </w:rPr>
        <w:t xml:space="preserve">całej warstwie neuronów lub zestawie testów. </w:t>
      </w:r>
      <w:r w:rsidR="00366847" w:rsidRPr="00CB0061">
        <w:rPr>
          <w:color w:val="auto"/>
        </w:rPr>
        <w:t>Poniżej znajduje się lista tablic używanych po stronie GPU oraz ich opis:</w:t>
      </w:r>
    </w:p>
    <w:p w:rsidR="00494E01" w:rsidRPr="00CB0061" w:rsidRDefault="004A6536">
      <w:pPr>
        <w:pStyle w:val="Akapitzlist"/>
      </w:pPr>
      <w:r w:rsidRPr="00F35451">
        <w:rPr>
          <w:rStyle w:val="KlasametodafunkcjaZnak"/>
          <w:rFonts w:eastAsiaTheme="minorHAnsi"/>
        </w:rPr>
        <w:t>TestsInput</w:t>
      </w:r>
      <w:r w:rsidRPr="00CB0061">
        <w:rPr>
          <w:rFonts w:eastAsiaTheme="minorHAnsi"/>
        </w:rPr>
        <w:t xml:space="preserve"> –</w:t>
      </w:r>
      <w:r w:rsidR="00B416C0">
        <w:rPr>
          <w:rFonts w:eastAsiaTheme="minorHAnsi"/>
        </w:rPr>
        <w:t xml:space="preserve"> </w:t>
      </w:r>
      <w:r w:rsidRPr="00CB0061">
        <w:rPr>
          <w:rFonts w:eastAsiaTheme="minorHAnsi"/>
        </w:rPr>
        <w:t>wartości wejść testów</w:t>
      </w:r>
      <w:r w:rsidR="00F35451">
        <w:rPr>
          <w:rFonts w:eastAsiaTheme="minorHAnsi"/>
        </w:rPr>
        <w:t>,</w:t>
      </w:r>
    </w:p>
    <w:p w:rsidR="00494E01" w:rsidRPr="00CB0061" w:rsidRDefault="002C7029">
      <w:pPr>
        <w:pStyle w:val="Akapitzlist"/>
      </w:pPr>
      <w:r w:rsidRPr="00F35451">
        <w:rPr>
          <w:rStyle w:val="KlasametodafunkcjaZnak"/>
          <w:rFonts w:eastAsiaTheme="minorHAnsi"/>
        </w:rPr>
        <w:t>TestsOutput</w:t>
      </w:r>
      <w:r w:rsidRPr="00CB0061">
        <w:rPr>
          <w:rFonts w:eastAsiaTheme="minorHAnsi"/>
        </w:rPr>
        <w:t xml:space="preserve"> –</w:t>
      </w:r>
      <w:r w:rsidR="00B416C0">
        <w:rPr>
          <w:rFonts w:eastAsiaTheme="minorHAnsi"/>
        </w:rPr>
        <w:t xml:space="preserve"> </w:t>
      </w:r>
      <w:r w:rsidRPr="00CB0061">
        <w:rPr>
          <w:rFonts w:eastAsiaTheme="minorHAnsi"/>
        </w:rPr>
        <w:t>wartości wyjść testów</w:t>
      </w:r>
      <w:r w:rsidR="00F35451">
        <w:rPr>
          <w:rFonts w:eastAsiaTheme="minorHAnsi"/>
        </w:rPr>
        <w:t>,</w:t>
      </w:r>
    </w:p>
    <w:p w:rsidR="00494E01" w:rsidRPr="00CB0061" w:rsidRDefault="002C7029">
      <w:pPr>
        <w:pStyle w:val="Akapitzlist"/>
      </w:pPr>
      <w:r w:rsidRPr="00F35451">
        <w:rPr>
          <w:rStyle w:val="KlasametodafunkcjaZnak"/>
          <w:rFonts w:eastAsiaTheme="minorHAnsi"/>
        </w:rPr>
        <w:t>LayerWeights</w:t>
      </w:r>
      <w:r w:rsidRPr="00CB0061">
        <w:rPr>
          <w:rFonts w:eastAsiaTheme="minorHAnsi"/>
        </w:rPr>
        <w:t xml:space="preserve"> – wagi</w:t>
      </w:r>
      <w:r w:rsidR="00DD25E4" w:rsidRPr="00CB0061">
        <w:rPr>
          <w:rFonts w:eastAsiaTheme="minorHAnsi"/>
        </w:rPr>
        <w:t xml:space="preserve"> w </w:t>
      </w:r>
      <w:r w:rsidRPr="00CB0061">
        <w:rPr>
          <w:rFonts w:eastAsiaTheme="minorHAnsi"/>
        </w:rPr>
        <w:t>danej warstwie neuronów</w:t>
      </w:r>
      <w:r w:rsidR="00F35451">
        <w:rPr>
          <w:rFonts w:eastAsiaTheme="minorHAnsi"/>
        </w:rPr>
        <w:t>,</w:t>
      </w:r>
    </w:p>
    <w:p w:rsidR="00494E01" w:rsidRPr="00CB0061" w:rsidRDefault="002C7029">
      <w:pPr>
        <w:pStyle w:val="Akapitzlist"/>
      </w:pPr>
      <w:r w:rsidRPr="00F35451">
        <w:rPr>
          <w:rStyle w:val="KlasametodafunkcjaZnak"/>
          <w:rFonts w:eastAsiaTheme="minorHAnsi"/>
        </w:rPr>
        <w:t>DerivativeOfLastOutput</w:t>
      </w:r>
      <w:r w:rsidRPr="00CB0061">
        <w:rPr>
          <w:rFonts w:eastAsiaTheme="minorHAnsi"/>
        </w:rPr>
        <w:t xml:space="preserve"> – pochodna </w:t>
      </w:r>
      <w:r w:rsidR="00D13A81" w:rsidRPr="00CB0061">
        <w:rPr>
          <w:rFonts w:eastAsiaTheme="minorHAnsi"/>
        </w:rPr>
        <w:t>wyjść neuronów</w:t>
      </w:r>
      <w:r w:rsidR="00DD25E4" w:rsidRPr="00CB0061">
        <w:rPr>
          <w:rFonts w:eastAsiaTheme="minorHAnsi"/>
        </w:rPr>
        <w:t xml:space="preserve"> w </w:t>
      </w:r>
      <w:r w:rsidR="00D13A81" w:rsidRPr="00CB0061">
        <w:rPr>
          <w:rFonts w:eastAsiaTheme="minorHAnsi"/>
        </w:rPr>
        <w:t>danej warstwie</w:t>
      </w:r>
      <w:r w:rsidR="00F35451">
        <w:rPr>
          <w:rFonts w:eastAsiaTheme="minorHAnsi"/>
        </w:rPr>
        <w:t>,</w:t>
      </w:r>
    </w:p>
    <w:p w:rsidR="00494E01" w:rsidRPr="00CB0061" w:rsidRDefault="00D13A81">
      <w:pPr>
        <w:pStyle w:val="Akapitzlist"/>
      </w:pPr>
      <w:r w:rsidRPr="00F35451">
        <w:rPr>
          <w:rStyle w:val="KlasametodafunkcjaZnak"/>
          <w:rFonts w:eastAsiaTheme="minorHAnsi"/>
        </w:rPr>
        <w:t>LastOutputWithOutputFunction</w:t>
      </w:r>
      <w:r w:rsidRPr="00CB0061">
        <w:rPr>
          <w:rFonts w:eastAsiaTheme="minorHAnsi"/>
        </w:rPr>
        <w:t xml:space="preserve"> – wyjścia neuronów po wykonaniu funkcji aktywacji</w:t>
      </w:r>
      <w:r w:rsidR="00F35451">
        <w:rPr>
          <w:rFonts w:eastAsiaTheme="minorHAnsi"/>
        </w:rPr>
        <w:t>,</w:t>
      </w:r>
    </w:p>
    <w:p w:rsidR="00494E01" w:rsidRPr="00CB0061" w:rsidRDefault="00D13A81">
      <w:pPr>
        <w:pStyle w:val="Akapitzlist"/>
      </w:pPr>
      <w:r w:rsidRPr="00F35451">
        <w:rPr>
          <w:rStyle w:val="KlasametodafunkcjaZnak"/>
          <w:rFonts w:eastAsiaTheme="minorHAnsi"/>
        </w:rPr>
        <w:t>LastError</w:t>
      </w:r>
      <w:r w:rsidRPr="00CB0061">
        <w:rPr>
          <w:rFonts w:eastAsiaTheme="minorHAnsi"/>
        </w:rPr>
        <w:t xml:space="preserve"> – różnica między oczekiwanymi</w:t>
      </w:r>
      <w:r w:rsidR="00DD25E4" w:rsidRPr="00CB0061">
        <w:rPr>
          <w:rFonts w:eastAsiaTheme="minorHAnsi"/>
        </w:rPr>
        <w:t xml:space="preserve"> a </w:t>
      </w:r>
      <w:r w:rsidRPr="00CB0061">
        <w:rPr>
          <w:rFonts w:eastAsiaTheme="minorHAnsi"/>
        </w:rPr>
        <w:t>rzeczywistymi wyjściami neuronów</w:t>
      </w:r>
      <w:r w:rsidR="00F35451">
        <w:rPr>
          <w:rFonts w:eastAsiaTheme="minorHAnsi"/>
        </w:rPr>
        <w:t>,</w:t>
      </w:r>
    </w:p>
    <w:p w:rsidR="00494E01" w:rsidRPr="00CB0061" w:rsidRDefault="00DB2E29">
      <w:pPr>
        <w:pStyle w:val="Akapitzlist"/>
      </w:pPr>
      <w:r w:rsidRPr="00F35451">
        <w:rPr>
          <w:rStyle w:val="KlasametodafunkcjaZnak"/>
          <w:rFonts w:eastAsiaTheme="minorHAnsi"/>
        </w:rPr>
        <w:t>TestIndices</w:t>
      </w:r>
      <w:r w:rsidRPr="00CB0061">
        <w:rPr>
          <w:rFonts w:eastAsiaTheme="minorHAnsi"/>
        </w:rPr>
        <w:t xml:space="preserve"> –</w:t>
      </w:r>
      <w:r w:rsidR="00B416C0">
        <w:rPr>
          <w:rFonts w:eastAsiaTheme="minorHAnsi"/>
        </w:rPr>
        <w:t xml:space="preserve"> </w:t>
      </w:r>
      <w:r w:rsidR="00E4369D" w:rsidRPr="00CB0061">
        <w:rPr>
          <w:rFonts w:eastAsiaTheme="minorHAnsi"/>
        </w:rPr>
        <w:t xml:space="preserve">indeksy testów </w:t>
      </w:r>
      <w:r w:rsidR="00B416C0">
        <w:rPr>
          <w:rFonts w:eastAsiaTheme="minorHAnsi"/>
        </w:rPr>
        <w:t>używanych przy trenowaniu sieci;</w:t>
      </w:r>
      <w:r w:rsidR="00E4369D" w:rsidRPr="00CB0061">
        <w:rPr>
          <w:rFonts w:eastAsiaTheme="minorHAnsi"/>
        </w:rPr>
        <w:t xml:space="preserve"> znajduje się</w:t>
      </w:r>
      <w:r w:rsidR="00DD25E4" w:rsidRPr="00CB0061">
        <w:rPr>
          <w:rFonts w:eastAsiaTheme="minorHAnsi"/>
        </w:rPr>
        <w:t xml:space="preserve"> w </w:t>
      </w:r>
      <w:r w:rsidR="00E4369D" w:rsidRPr="00CB0061">
        <w:rPr>
          <w:rFonts w:eastAsiaTheme="minorHAnsi"/>
        </w:rPr>
        <w:t>pamięci stałej (</w:t>
      </w:r>
      <w:r w:rsidR="00E4369D" w:rsidRPr="00CB0061">
        <w:rPr>
          <w:rStyle w:val="PodkrelenieZnak"/>
          <w:rFonts w:eastAsiaTheme="minorHAnsi"/>
        </w:rPr>
        <w:t>constant</w:t>
      </w:r>
      <w:r w:rsidR="00E4369D" w:rsidRPr="00CB0061">
        <w:rPr>
          <w:rFonts w:eastAsiaTheme="minorHAnsi"/>
        </w:rPr>
        <w:t>).</w:t>
      </w:r>
    </w:p>
    <w:p w:rsidR="002C7029" w:rsidRPr="00CB0061" w:rsidRDefault="00E4369D" w:rsidP="00665820">
      <w:pPr>
        <w:rPr>
          <w:color w:val="auto"/>
        </w:rPr>
      </w:pPr>
      <w:r w:rsidRPr="00CB0061">
        <w:rPr>
          <w:color w:val="auto"/>
        </w:rPr>
        <w:t xml:space="preserve">Oprócz </w:t>
      </w:r>
      <w:r w:rsidR="00342194">
        <w:rPr>
          <w:color w:val="auto"/>
        </w:rPr>
        <w:t>wyżej wymienionych</w:t>
      </w:r>
      <w:r w:rsidRPr="00CB0061">
        <w:rPr>
          <w:color w:val="auto"/>
        </w:rPr>
        <w:t xml:space="preserve"> tablic, </w:t>
      </w:r>
      <w:r w:rsidR="00E91B7E" w:rsidRPr="00CB0061">
        <w:rPr>
          <w:color w:val="auto"/>
        </w:rPr>
        <w:t>kernele używają tablic znajdujących się</w:t>
      </w:r>
      <w:r w:rsidR="00DD25E4" w:rsidRPr="00CB0061">
        <w:rPr>
          <w:color w:val="auto"/>
        </w:rPr>
        <w:t xml:space="preserve"> w </w:t>
      </w:r>
      <w:r w:rsidR="00E91B7E" w:rsidRPr="00CB0061">
        <w:rPr>
          <w:color w:val="auto"/>
        </w:rPr>
        <w:t>pamięci dzielonej, która jest używan</w:t>
      </w:r>
      <w:r w:rsidR="004D573C" w:rsidRPr="00CB0061">
        <w:rPr>
          <w:color w:val="auto"/>
        </w:rPr>
        <w:t>a jako szybka pamięć podręczna.</w:t>
      </w:r>
    </w:p>
    <w:p w:rsidR="001B7D2B" w:rsidRPr="00CB0061" w:rsidRDefault="001B7D2B" w:rsidP="00170876">
      <w:pPr>
        <w:pStyle w:val="Nagwek4"/>
      </w:pPr>
      <w:bookmarkStart w:id="123" w:name="_Ref262236544"/>
      <w:bookmarkStart w:id="124" w:name="_Toc262305051"/>
      <w:r w:rsidRPr="00CB0061">
        <w:lastRenderedPageBreak/>
        <w:t>Opis działania kerneli</w:t>
      </w:r>
      <w:bookmarkEnd w:id="123"/>
      <w:bookmarkEnd w:id="124"/>
    </w:p>
    <w:p w:rsidR="00856A3B" w:rsidRPr="00CB0061" w:rsidRDefault="004173A9" w:rsidP="00856A3B">
      <w:pPr>
        <w:rPr>
          <w:color w:val="auto"/>
        </w:rPr>
      </w:pPr>
      <w:r w:rsidRPr="00CB0061">
        <w:rPr>
          <w:color w:val="auto"/>
        </w:rPr>
        <w:t>Wszystkie operacje</w:t>
      </w:r>
      <w:r w:rsidR="00D42D61" w:rsidRPr="00CB0061">
        <w:rPr>
          <w:color w:val="auto"/>
        </w:rPr>
        <w:t xml:space="preserve"> </w:t>
      </w:r>
      <w:r w:rsidR="0038256C">
        <w:rPr>
          <w:color w:val="auto"/>
        </w:rPr>
        <w:t xml:space="preserve">w technologii CUDA wykonywane </w:t>
      </w:r>
      <w:r w:rsidR="00D42D61" w:rsidRPr="00CB0061">
        <w:rPr>
          <w:color w:val="auto"/>
        </w:rPr>
        <w:t>na </w:t>
      </w:r>
      <w:r w:rsidR="00DD0871" w:rsidRPr="00CB0061">
        <w:rPr>
          <w:color w:val="auto"/>
        </w:rPr>
        <w:t xml:space="preserve">GPU </w:t>
      </w:r>
      <w:r w:rsidR="0038256C">
        <w:rPr>
          <w:color w:val="auto"/>
        </w:rPr>
        <w:t xml:space="preserve">znajdują się </w:t>
      </w:r>
      <w:r w:rsidR="00DD25E4" w:rsidRPr="00CB0061">
        <w:rPr>
          <w:color w:val="auto"/>
        </w:rPr>
        <w:t>w </w:t>
      </w:r>
      <w:r w:rsidR="00DD0871" w:rsidRPr="00CB0061">
        <w:rPr>
          <w:color w:val="auto"/>
        </w:rPr>
        <w:t>kernelach</w:t>
      </w:r>
      <w:r w:rsidR="002515D5" w:rsidRPr="00CB0061">
        <w:rPr>
          <w:color w:val="auto"/>
        </w:rPr>
        <w:t xml:space="preserve"> (odpowiednikach funkcji wykonywanych</w:t>
      </w:r>
      <w:r w:rsidR="00D42D61" w:rsidRPr="00CB0061">
        <w:rPr>
          <w:color w:val="auto"/>
        </w:rPr>
        <w:t xml:space="preserve"> na </w:t>
      </w:r>
      <w:r w:rsidR="008C3DC1" w:rsidRPr="00CB0061">
        <w:rPr>
          <w:color w:val="auto"/>
        </w:rPr>
        <w:t>CPU). Poniżej</w:t>
      </w:r>
      <w:r w:rsidR="00DD0871" w:rsidRPr="00CB0061">
        <w:rPr>
          <w:color w:val="auto"/>
        </w:rPr>
        <w:t xml:space="preserve"> są wymienione</w:t>
      </w:r>
      <w:r w:rsidR="00DD25E4" w:rsidRPr="00CB0061">
        <w:rPr>
          <w:color w:val="auto"/>
        </w:rPr>
        <w:t xml:space="preserve"> i </w:t>
      </w:r>
      <w:r w:rsidR="00DD0871" w:rsidRPr="00CB0061">
        <w:rPr>
          <w:color w:val="auto"/>
        </w:rPr>
        <w:t>opisane kernele użyte</w:t>
      </w:r>
      <w:r w:rsidR="00DD25E4" w:rsidRPr="00CB0061">
        <w:rPr>
          <w:color w:val="auto"/>
        </w:rPr>
        <w:t xml:space="preserve"> w </w:t>
      </w:r>
      <w:r w:rsidR="00DD0871" w:rsidRPr="00CB0061">
        <w:rPr>
          <w:color w:val="auto"/>
        </w:rPr>
        <w:t>bibliotece</w:t>
      </w:r>
      <w:r w:rsidR="005B61EF" w:rsidRPr="00CB0061">
        <w:rPr>
          <w:color w:val="auto"/>
        </w:rPr>
        <w:t>.</w:t>
      </w:r>
    </w:p>
    <w:p w:rsidR="00C25E00" w:rsidRPr="00CB0061" w:rsidRDefault="00C25E00"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01"/>
        <w:gridCol w:w="3889"/>
        <w:gridCol w:w="3751"/>
      </w:tblGrid>
      <w:tr w:rsidR="00C25E00" w:rsidRPr="00CB0061" w:rsidTr="005027B6">
        <w:tc>
          <w:tcPr>
            <w:tcW w:w="8741" w:type="dxa"/>
            <w:gridSpan w:val="3"/>
            <w:tcBorders>
              <w:top w:val="nil"/>
              <w:left w:val="nil"/>
              <w:bottom w:val="single" w:sz="12" w:space="0" w:color="auto"/>
              <w:right w:val="nil"/>
            </w:tcBorders>
          </w:tcPr>
          <w:p w:rsidR="00C25E00" w:rsidRPr="00CB0061" w:rsidRDefault="00C25E00" w:rsidP="00C25E00">
            <w:pPr>
              <w:ind w:firstLine="0"/>
              <w:rPr>
                <w:i/>
                <w:color w:val="auto"/>
              </w:rPr>
            </w:pPr>
            <w:r w:rsidRPr="00CB0061">
              <w:t xml:space="preserve">Tabela </w:t>
            </w:r>
            <w:fldSimple w:instr=" SEQ Tabela \* ARABIC ">
              <w:r w:rsidR="00ED5C84">
                <w:rPr>
                  <w:noProof/>
                </w:rPr>
                <w:t>4</w:t>
              </w:r>
            </w:fldSimple>
            <w:r w:rsidRPr="00CB0061">
              <w:t xml:space="preserve">. </w:t>
            </w:r>
            <w:bookmarkStart w:id="125" w:name="_Toc262420645"/>
            <w:r w:rsidRPr="00CB0061">
              <w:t>Opis użytych kerneli</w:t>
            </w:r>
            <w:bookmarkEnd w:id="125"/>
          </w:p>
        </w:tc>
      </w:tr>
      <w:tr w:rsidR="007E0F29" w:rsidRPr="00CB0061" w:rsidTr="00E87CD3">
        <w:tc>
          <w:tcPr>
            <w:tcW w:w="1101" w:type="dxa"/>
            <w:tcBorders>
              <w:top w:val="single" w:sz="12" w:space="0" w:color="auto"/>
              <w:left w:val="single" w:sz="12" w:space="0" w:color="auto"/>
              <w:bottom w:val="single" w:sz="8" w:space="0" w:color="auto"/>
              <w:right w:val="single" w:sz="8" w:space="0" w:color="auto"/>
            </w:tcBorders>
          </w:tcPr>
          <w:p w:rsidR="007E0F29" w:rsidRPr="00CB0061" w:rsidRDefault="007E0F29" w:rsidP="007E0F29"/>
        </w:tc>
        <w:tc>
          <w:tcPr>
            <w:tcW w:w="3889" w:type="dxa"/>
            <w:tcBorders>
              <w:top w:val="single" w:sz="12" w:space="0" w:color="auto"/>
              <w:left w:val="single" w:sz="8" w:space="0" w:color="auto"/>
              <w:bottom w:val="single" w:sz="8" w:space="0" w:color="auto"/>
            </w:tcBorders>
          </w:tcPr>
          <w:p w:rsidR="007E0F29" w:rsidRPr="008C3DC1" w:rsidRDefault="007E0F29" w:rsidP="008C3DC1">
            <w:pPr>
              <w:pStyle w:val="Klasametodafunkcja"/>
              <w:rPr>
                <w:sz w:val="18"/>
                <w:szCs w:val="18"/>
              </w:rPr>
            </w:pPr>
            <w:r w:rsidRPr="008C3DC1">
              <w:rPr>
                <w:sz w:val="18"/>
                <w:szCs w:val="18"/>
                <w:lang w:eastAsia="en-US"/>
              </w:rPr>
              <w:t>executeLayerKernel</w:t>
            </w:r>
          </w:p>
        </w:tc>
        <w:tc>
          <w:tcPr>
            <w:tcW w:w="3751" w:type="dxa"/>
            <w:tcBorders>
              <w:top w:val="single" w:sz="12" w:space="0" w:color="auto"/>
              <w:bottom w:val="single" w:sz="8" w:space="0" w:color="auto"/>
              <w:right w:val="single" w:sz="12" w:space="0" w:color="auto"/>
            </w:tcBorders>
          </w:tcPr>
          <w:p w:rsidR="007E0F29" w:rsidRPr="008C3DC1" w:rsidRDefault="007E0F29" w:rsidP="008C3DC1">
            <w:pPr>
              <w:pStyle w:val="Klasametodafunkcja"/>
              <w:rPr>
                <w:sz w:val="18"/>
                <w:szCs w:val="18"/>
              </w:rPr>
            </w:pPr>
            <w:r w:rsidRPr="008C3DC1">
              <w:rPr>
                <w:sz w:val="18"/>
                <w:szCs w:val="18"/>
                <w:lang w:eastAsia="en-US"/>
              </w:rPr>
              <w:t>calculateErrorInLastLayerKernel</w:t>
            </w:r>
          </w:p>
        </w:tc>
      </w:tr>
      <w:tr w:rsidR="007E0F29" w:rsidRPr="00CB0061" w:rsidTr="00E87CD3">
        <w:tc>
          <w:tcPr>
            <w:tcW w:w="1101" w:type="dxa"/>
            <w:tcBorders>
              <w:top w:val="single" w:sz="8" w:space="0" w:color="auto"/>
              <w:left w:val="single" w:sz="12" w:space="0" w:color="auto"/>
              <w:right w:val="single" w:sz="8" w:space="0" w:color="auto"/>
            </w:tcBorders>
          </w:tcPr>
          <w:p w:rsidR="007939A6" w:rsidRPr="00E87CD3" w:rsidRDefault="00BC1016">
            <w:pPr>
              <w:pStyle w:val="Podkrelenie"/>
            </w:pPr>
            <w:r w:rsidRPr="00E87CD3">
              <w:rPr>
                <w:rFonts w:eastAsiaTheme="minorHAnsi"/>
                <w:sz w:val="22"/>
                <w:szCs w:val="22"/>
                <w:lang w:eastAsia="en-US"/>
              </w:rPr>
              <w:t>Opis</w:t>
            </w:r>
          </w:p>
        </w:tc>
        <w:tc>
          <w:tcPr>
            <w:tcW w:w="3889" w:type="dxa"/>
            <w:tcBorders>
              <w:top w:val="single" w:sz="8" w:space="0" w:color="auto"/>
              <w:left w:val="single" w:sz="8" w:space="0" w:color="auto"/>
            </w:tcBorders>
          </w:tcPr>
          <w:p w:rsidR="007E0F29" w:rsidRPr="00E87CD3" w:rsidRDefault="00BC1016" w:rsidP="00BC1016">
            <w:pPr>
              <w:ind w:firstLine="0"/>
              <w:rPr>
                <w:color w:val="auto"/>
              </w:rPr>
            </w:pPr>
            <w:r w:rsidRPr="00E87CD3">
              <w:rPr>
                <w:color w:val="auto"/>
                <w:sz w:val="22"/>
                <w:szCs w:val="22"/>
              </w:rPr>
              <w:t xml:space="preserve">Oblicza wyjście </w:t>
            </w:r>
            <w:r w:rsidR="00480491" w:rsidRPr="00E87CD3">
              <w:rPr>
                <w:color w:val="auto"/>
                <w:sz w:val="22"/>
                <w:szCs w:val="22"/>
              </w:rPr>
              <w:t>neuronów</w:t>
            </w:r>
            <w:r w:rsidR="00DD25E4" w:rsidRPr="00E87CD3">
              <w:rPr>
                <w:color w:val="auto"/>
                <w:sz w:val="22"/>
                <w:szCs w:val="22"/>
              </w:rPr>
              <w:t xml:space="preserve"> w </w:t>
            </w:r>
            <w:r w:rsidR="00480491" w:rsidRPr="00E87CD3">
              <w:rPr>
                <w:color w:val="auto"/>
                <w:sz w:val="22"/>
                <w:szCs w:val="22"/>
              </w:rPr>
              <w:t>danej warstwie</w:t>
            </w:r>
            <w:r w:rsidR="00D42D61" w:rsidRPr="00E87CD3">
              <w:rPr>
                <w:color w:val="auto"/>
                <w:sz w:val="22"/>
                <w:szCs w:val="22"/>
              </w:rPr>
              <w:t xml:space="preserve"> na </w:t>
            </w:r>
            <w:r w:rsidR="00480491" w:rsidRPr="00E87CD3">
              <w:rPr>
                <w:color w:val="auto"/>
                <w:sz w:val="22"/>
                <w:szCs w:val="22"/>
              </w:rPr>
              <w:t>podstawie wejść</w:t>
            </w:r>
            <w:r w:rsidR="00DD25E4" w:rsidRPr="00E87CD3">
              <w:rPr>
                <w:color w:val="auto"/>
                <w:sz w:val="22"/>
                <w:szCs w:val="22"/>
              </w:rPr>
              <w:t xml:space="preserve"> i </w:t>
            </w:r>
            <w:r w:rsidR="00480491" w:rsidRPr="00E87CD3">
              <w:rPr>
                <w:color w:val="auto"/>
                <w:sz w:val="22"/>
                <w:szCs w:val="22"/>
              </w:rPr>
              <w:t>wag neuronów.</w:t>
            </w:r>
          </w:p>
        </w:tc>
        <w:tc>
          <w:tcPr>
            <w:tcW w:w="3751" w:type="dxa"/>
            <w:tcBorders>
              <w:top w:val="single" w:sz="8" w:space="0" w:color="auto"/>
              <w:right w:val="single" w:sz="12" w:space="0" w:color="auto"/>
            </w:tcBorders>
          </w:tcPr>
          <w:p w:rsidR="007E0F29" w:rsidRPr="00E87CD3" w:rsidRDefault="008A4F80" w:rsidP="00BC1016">
            <w:pPr>
              <w:ind w:firstLine="0"/>
              <w:rPr>
                <w:color w:val="auto"/>
              </w:rPr>
            </w:pPr>
            <w:r w:rsidRPr="00E87CD3">
              <w:rPr>
                <w:color w:val="auto"/>
                <w:sz w:val="22"/>
                <w:szCs w:val="22"/>
              </w:rPr>
              <w:t>Oblicza błąd</w:t>
            </w:r>
            <w:r w:rsidR="00DD25E4" w:rsidRPr="00E87CD3">
              <w:rPr>
                <w:color w:val="auto"/>
                <w:sz w:val="22"/>
                <w:szCs w:val="22"/>
              </w:rPr>
              <w:t xml:space="preserve"> w </w:t>
            </w:r>
            <w:r w:rsidRPr="00E87CD3">
              <w:rPr>
                <w:color w:val="auto"/>
                <w:sz w:val="22"/>
                <w:szCs w:val="22"/>
              </w:rPr>
              <w:t>ostatniej warstwie sieci</w:t>
            </w:r>
            <w:r w:rsidR="00F96727">
              <w:rPr>
                <w:color w:val="auto"/>
                <w:sz w:val="22"/>
                <w:szCs w:val="22"/>
              </w:rPr>
              <w:t>.</w:t>
            </w:r>
          </w:p>
        </w:tc>
      </w:tr>
      <w:tr w:rsidR="007E0F29" w:rsidRPr="00CB0061" w:rsidTr="00E87CD3">
        <w:tc>
          <w:tcPr>
            <w:tcW w:w="1101" w:type="dxa"/>
            <w:tcBorders>
              <w:left w:val="single" w:sz="12"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Użycie</w:t>
            </w:r>
          </w:p>
        </w:tc>
        <w:tc>
          <w:tcPr>
            <w:tcW w:w="3889" w:type="dxa"/>
            <w:tcBorders>
              <w:left w:val="single" w:sz="8" w:space="0" w:color="auto"/>
            </w:tcBorders>
          </w:tcPr>
          <w:p w:rsidR="007E0F29" w:rsidRPr="00E87CD3" w:rsidRDefault="00D3234B" w:rsidP="00BC1016">
            <w:pPr>
              <w:ind w:firstLine="0"/>
              <w:rPr>
                <w:color w:val="auto"/>
              </w:rPr>
            </w:pPr>
            <w:r w:rsidRPr="00E87CD3">
              <w:rPr>
                <w:color w:val="auto"/>
                <w:sz w:val="22"/>
                <w:szCs w:val="22"/>
              </w:rPr>
              <w:t>Uruchamianie</w:t>
            </w:r>
            <w:r w:rsidR="00DD25E4" w:rsidRPr="00E87CD3">
              <w:rPr>
                <w:color w:val="auto"/>
                <w:sz w:val="22"/>
                <w:szCs w:val="22"/>
              </w:rPr>
              <w:t xml:space="preserve"> i </w:t>
            </w:r>
            <w:r w:rsidRPr="00E87CD3">
              <w:rPr>
                <w:color w:val="auto"/>
                <w:sz w:val="22"/>
                <w:szCs w:val="22"/>
              </w:rPr>
              <w:t>trenowanie sieci.</w:t>
            </w:r>
          </w:p>
        </w:tc>
        <w:tc>
          <w:tcPr>
            <w:tcW w:w="3751" w:type="dxa"/>
            <w:tcBorders>
              <w:right w:val="single" w:sz="12" w:space="0" w:color="auto"/>
            </w:tcBorders>
          </w:tcPr>
          <w:p w:rsidR="007E0F29" w:rsidRPr="00E87CD3" w:rsidRDefault="005B61EF" w:rsidP="00BC1016">
            <w:pPr>
              <w:ind w:firstLine="0"/>
              <w:rPr>
                <w:color w:val="auto"/>
              </w:rPr>
            </w:pPr>
            <w:r w:rsidRPr="00E87CD3">
              <w:rPr>
                <w:color w:val="auto"/>
                <w:sz w:val="22"/>
                <w:szCs w:val="22"/>
              </w:rPr>
              <w:t>Trenowanie sieci</w:t>
            </w:r>
          </w:p>
        </w:tc>
      </w:tr>
      <w:tr w:rsidR="00BC1016" w:rsidRPr="00CB0061" w:rsidTr="00E87CD3">
        <w:tc>
          <w:tcPr>
            <w:tcW w:w="1101" w:type="dxa"/>
            <w:tcBorders>
              <w:left w:val="single" w:sz="12"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 xml:space="preserve">Ilość bloków </w:t>
            </w:r>
          </w:p>
        </w:tc>
        <w:tc>
          <w:tcPr>
            <w:tcW w:w="3889" w:type="dxa"/>
            <w:tcBorders>
              <w:left w:val="single" w:sz="8" w:space="0" w:color="auto"/>
            </w:tcBorders>
          </w:tcPr>
          <w:p w:rsidR="00BC1016" w:rsidRPr="00E87CD3" w:rsidRDefault="0001129D" w:rsidP="0001129D">
            <w:pPr>
              <w:ind w:firstLine="0"/>
              <w:rPr>
                <w:rFonts w:eastAsiaTheme="minorHAnsi"/>
                <w:color w:val="auto"/>
                <w:lang w:eastAsia="en-US"/>
              </w:rPr>
            </w:pPr>
            <w:r w:rsidRPr="00E87CD3">
              <w:rPr>
                <w:rFonts w:eastAsiaTheme="minorHAnsi"/>
                <w:color w:val="auto"/>
                <w:sz w:val="22"/>
                <w:szCs w:val="22"/>
                <w:lang w:eastAsia="en-US"/>
              </w:rPr>
              <w:t>W przypadku uruchamiania sieci - l</w:t>
            </w:r>
            <w:r w:rsidR="00D3234B" w:rsidRPr="00E87CD3">
              <w:rPr>
                <w:rFonts w:eastAsiaTheme="minorHAnsi"/>
                <w:color w:val="auto"/>
                <w:sz w:val="22"/>
                <w:szCs w:val="22"/>
                <w:lang w:eastAsia="en-US"/>
              </w:rPr>
              <w:t>iczba testów</w:t>
            </w:r>
            <w:r w:rsidR="00DD25E4" w:rsidRPr="00E87CD3">
              <w:rPr>
                <w:rFonts w:eastAsiaTheme="minorHAnsi"/>
                <w:color w:val="auto"/>
                <w:sz w:val="22"/>
                <w:szCs w:val="22"/>
                <w:lang w:eastAsia="en-US"/>
              </w:rPr>
              <w:t xml:space="preserve"> w </w:t>
            </w:r>
            <w:r w:rsidR="00F96727">
              <w:rPr>
                <w:rFonts w:eastAsiaTheme="minorHAnsi"/>
                <w:color w:val="auto"/>
                <w:sz w:val="22"/>
                <w:szCs w:val="22"/>
                <w:lang w:eastAsia="en-US"/>
              </w:rPr>
              <w:t>zestawie testów</w:t>
            </w:r>
            <w:r w:rsidR="00ED0C3D">
              <w:rPr>
                <w:rFonts w:eastAsiaTheme="minorHAnsi"/>
                <w:color w:val="auto"/>
                <w:sz w:val="22"/>
                <w:szCs w:val="22"/>
                <w:lang w:eastAsia="en-US"/>
              </w:rPr>
              <w:t>;</w:t>
            </w:r>
          </w:p>
          <w:p w:rsidR="0001129D" w:rsidRPr="00E87CD3" w:rsidRDefault="0001129D" w:rsidP="0001129D">
            <w:pPr>
              <w:ind w:firstLine="0"/>
              <w:rPr>
                <w:rFonts w:eastAsiaTheme="minorHAnsi"/>
                <w:color w:val="auto"/>
                <w:lang w:eastAsia="en-US"/>
              </w:rPr>
            </w:pPr>
            <w:r w:rsidRPr="00E87CD3">
              <w:rPr>
                <w:rFonts w:eastAsiaTheme="minorHAnsi"/>
                <w:color w:val="auto"/>
                <w:sz w:val="22"/>
                <w:szCs w:val="22"/>
                <w:lang w:eastAsia="en-US"/>
              </w:rPr>
              <w:t>W przypadku trenowania sieci – ilość uczonych elementów</w:t>
            </w:r>
            <w:r w:rsidR="00ED0C3D">
              <w:rPr>
                <w:rFonts w:eastAsiaTheme="minorHAnsi"/>
                <w:color w:val="auto"/>
                <w:sz w:val="22"/>
                <w:szCs w:val="22"/>
                <w:lang w:eastAsia="en-US"/>
              </w:rPr>
              <w:t>;</w:t>
            </w:r>
          </w:p>
        </w:tc>
        <w:tc>
          <w:tcPr>
            <w:tcW w:w="3751" w:type="dxa"/>
            <w:tcBorders>
              <w:right w:val="single" w:sz="12" w:space="0" w:color="auto"/>
            </w:tcBorders>
          </w:tcPr>
          <w:p w:rsidR="00BC1016" w:rsidRPr="00E87CD3" w:rsidRDefault="004D573C" w:rsidP="00BC1016">
            <w:pPr>
              <w:ind w:firstLine="0"/>
              <w:rPr>
                <w:color w:val="auto"/>
              </w:rPr>
            </w:pPr>
            <w:r w:rsidRPr="00E87CD3">
              <w:rPr>
                <w:rFonts w:eastAsiaTheme="minorHAnsi"/>
                <w:color w:val="auto"/>
                <w:sz w:val="22"/>
                <w:szCs w:val="22"/>
                <w:lang w:eastAsia="en-US"/>
              </w:rPr>
              <w:t>I</w:t>
            </w:r>
            <w:r w:rsidR="005B61EF" w:rsidRPr="00E87CD3">
              <w:rPr>
                <w:rFonts w:eastAsiaTheme="minorHAnsi"/>
                <w:color w:val="auto"/>
                <w:sz w:val="22"/>
                <w:szCs w:val="22"/>
                <w:lang w:eastAsia="en-US"/>
              </w:rPr>
              <w:t>lość uczonych elementów</w:t>
            </w:r>
          </w:p>
        </w:tc>
      </w:tr>
      <w:tr w:rsidR="00BC1016" w:rsidRPr="00CB0061" w:rsidTr="00E87CD3">
        <w:tc>
          <w:tcPr>
            <w:tcW w:w="1101" w:type="dxa"/>
            <w:tcBorders>
              <w:left w:val="single" w:sz="12" w:space="0" w:color="auto"/>
              <w:bottom w:val="single" w:sz="4"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Ilość wątków</w:t>
            </w:r>
          </w:p>
        </w:tc>
        <w:tc>
          <w:tcPr>
            <w:tcW w:w="3889" w:type="dxa"/>
            <w:tcBorders>
              <w:left w:val="single" w:sz="8" w:space="0" w:color="auto"/>
            </w:tcBorders>
          </w:tcPr>
          <w:p w:rsidR="00BC1016" w:rsidRPr="00E87CD3" w:rsidRDefault="0001129D" w:rsidP="006B316F">
            <w:pPr>
              <w:ind w:firstLine="0"/>
              <w:rPr>
                <w:rFonts w:eastAsiaTheme="minorHAnsi"/>
                <w:color w:val="auto"/>
                <w:lang w:eastAsia="en-US"/>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006B316F" w:rsidRPr="00E87CD3">
              <w:rPr>
                <w:rFonts w:eastAsiaTheme="minorHAnsi"/>
                <w:color w:val="auto"/>
                <w:sz w:val="22"/>
                <w:szCs w:val="22"/>
                <w:lang w:eastAsia="en-US"/>
              </w:rPr>
              <w:t>danej warstwie</w:t>
            </w:r>
          </w:p>
        </w:tc>
        <w:tc>
          <w:tcPr>
            <w:tcW w:w="3751" w:type="dxa"/>
            <w:tcBorders>
              <w:right w:val="single" w:sz="12" w:space="0" w:color="auto"/>
            </w:tcBorders>
          </w:tcPr>
          <w:p w:rsidR="00BC1016" w:rsidRPr="00E87CD3" w:rsidRDefault="005B61EF" w:rsidP="00BC1016">
            <w:pPr>
              <w:ind w:firstLine="0"/>
              <w:rPr>
                <w:color w:val="auto"/>
              </w:rPr>
            </w:pPr>
            <w:r w:rsidRPr="00E87CD3">
              <w:rPr>
                <w:color w:val="auto"/>
                <w:sz w:val="22"/>
                <w:szCs w:val="22"/>
              </w:rPr>
              <w:t>Ilość wyjściowych neuronów</w:t>
            </w:r>
          </w:p>
        </w:tc>
      </w:tr>
      <w:tr w:rsidR="00BC1016" w:rsidRPr="00CB0061" w:rsidTr="00E87CD3">
        <w:tc>
          <w:tcPr>
            <w:tcW w:w="1101" w:type="dxa"/>
            <w:tcBorders>
              <w:left w:val="single" w:sz="12" w:space="0" w:color="auto"/>
              <w:bottom w:val="double" w:sz="6"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 xml:space="preserve">Użycie </w:t>
            </w:r>
            <w:r w:rsidR="00BB3A88" w:rsidRPr="00E87CD3">
              <w:rPr>
                <w:rFonts w:eastAsiaTheme="minorHAnsi"/>
                <w:sz w:val="22"/>
                <w:szCs w:val="22"/>
              </w:rPr>
              <w:t>shared memory</w:t>
            </w:r>
          </w:p>
        </w:tc>
        <w:tc>
          <w:tcPr>
            <w:tcW w:w="3889" w:type="dxa"/>
            <w:tcBorders>
              <w:left w:val="single" w:sz="8" w:space="0" w:color="auto"/>
              <w:bottom w:val="double" w:sz="6" w:space="0" w:color="auto"/>
            </w:tcBorders>
          </w:tcPr>
          <w:p w:rsidR="00BC1016" w:rsidRPr="00E87CD3" w:rsidRDefault="008A4F80" w:rsidP="00BC1016">
            <w:pPr>
              <w:ind w:firstLine="0"/>
              <w:rPr>
                <w:color w:val="auto"/>
              </w:rPr>
            </w:pPr>
            <w:r w:rsidRPr="00E87CD3">
              <w:rPr>
                <w:color w:val="auto"/>
                <w:sz w:val="22"/>
                <w:szCs w:val="22"/>
              </w:rPr>
              <w:t>Wejścia warstwy</w:t>
            </w:r>
            <w:r w:rsidR="00DD25E4" w:rsidRPr="00E87CD3">
              <w:rPr>
                <w:color w:val="auto"/>
                <w:sz w:val="22"/>
                <w:szCs w:val="22"/>
              </w:rPr>
              <w:t xml:space="preserve"> i </w:t>
            </w:r>
            <w:r w:rsidRPr="00E87CD3">
              <w:rPr>
                <w:color w:val="auto"/>
                <w:sz w:val="22"/>
                <w:szCs w:val="22"/>
              </w:rPr>
              <w:t>wagi neuronów</w:t>
            </w:r>
          </w:p>
        </w:tc>
        <w:tc>
          <w:tcPr>
            <w:tcW w:w="3751" w:type="dxa"/>
            <w:tcBorders>
              <w:bottom w:val="double" w:sz="6" w:space="0" w:color="auto"/>
              <w:right w:val="single" w:sz="12" w:space="0" w:color="auto"/>
            </w:tcBorders>
          </w:tcPr>
          <w:p w:rsidR="00BC1016" w:rsidRPr="00E87CD3" w:rsidRDefault="005B61EF" w:rsidP="00BC1016">
            <w:pPr>
              <w:ind w:firstLine="0"/>
              <w:rPr>
                <w:color w:val="auto"/>
              </w:rPr>
            </w:pPr>
            <w:r w:rsidRPr="00E87CD3">
              <w:rPr>
                <w:color w:val="auto"/>
                <w:sz w:val="22"/>
                <w:szCs w:val="22"/>
              </w:rPr>
              <w:t>Nie</w:t>
            </w:r>
          </w:p>
        </w:tc>
      </w:tr>
      <w:tr w:rsidR="00042BD4" w:rsidRPr="00CB0061" w:rsidTr="00E87CD3">
        <w:tc>
          <w:tcPr>
            <w:tcW w:w="1101" w:type="dxa"/>
            <w:tcBorders>
              <w:top w:val="double" w:sz="6" w:space="0" w:color="auto"/>
              <w:left w:val="single" w:sz="12" w:space="0" w:color="auto"/>
              <w:bottom w:val="single" w:sz="8" w:space="0" w:color="auto"/>
              <w:right w:val="single" w:sz="8" w:space="0" w:color="auto"/>
            </w:tcBorders>
          </w:tcPr>
          <w:p w:rsidR="007939A6" w:rsidRPr="00CB0061" w:rsidRDefault="007939A6">
            <w:pPr>
              <w:pStyle w:val="Podkrelenie"/>
            </w:pPr>
          </w:p>
        </w:tc>
        <w:tc>
          <w:tcPr>
            <w:tcW w:w="3889" w:type="dxa"/>
            <w:tcBorders>
              <w:top w:val="double" w:sz="6" w:space="0" w:color="auto"/>
              <w:left w:val="single" w:sz="8" w:space="0" w:color="auto"/>
              <w:bottom w:val="single" w:sz="8" w:space="0" w:color="auto"/>
            </w:tcBorders>
          </w:tcPr>
          <w:p w:rsidR="00042BD4" w:rsidRPr="008C3DC1" w:rsidRDefault="00042BD4" w:rsidP="008C3DC1">
            <w:pPr>
              <w:pStyle w:val="Klasametodafunkcja"/>
              <w:rPr>
                <w:b/>
                <w:sz w:val="18"/>
                <w:szCs w:val="18"/>
              </w:rPr>
            </w:pPr>
            <w:r w:rsidRPr="008C3DC1">
              <w:rPr>
                <w:sz w:val="18"/>
                <w:szCs w:val="18"/>
                <w:lang w:eastAsia="en-US"/>
              </w:rPr>
              <w:t>calculateErrorInNotLastLayerKernel</w:t>
            </w:r>
          </w:p>
        </w:tc>
        <w:tc>
          <w:tcPr>
            <w:tcW w:w="3751" w:type="dxa"/>
            <w:tcBorders>
              <w:top w:val="double" w:sz="6" w:space="0" w:color="auto"/>
              <w:bottom w:val="single" w:sz="8" w:space="0" w:color="auto"/>
              <w:right w:val="single" w:sz="12" w:space="0" w:color="auto"/>
            </w:tcBorders>
          </w:tcPr>
          <w:p w:rsidR="00042BD4" w:rsidRPr="008C3DC1" w:rsidRDefault="00042BD4" w:rsidP="008C3DC1">
            <w:pPr>
              <w:pStyle w:val="Klasametodafunkcja"/>
              <w:rPr>
                <w:b/>
                <w:sz w:val="18"/>
                <w:szCs w:val="18"/>
              </w:rPr>
            </w:pPr>
            <w:r w:rsidRPr="008C3DC1">
              <w:rPr>
                <w:sz w:val="18"/>
                <w:szCs w:val="18"/>
                <w:lang w:eastAsia="en-US"/>
              </w:rPr>
              <w:t>updateWeightsInTrainingKernel</w:t>
            </w:r>
          </w:p>
        </w:tc>
      </w:tr>
      <w:tr w:rsidR="00042BD4" w:rsidRPr="00CB0061" w:rsidTr="00E87CD3">
        <w:tc>
          <w:tcPr>
            <w:tcW w:w="1101" w:type="dxa"/>
            <w:tcBorders>
              <w:top w:val="single" w:sz="8" w:space="0" w:color="auto"/>
              <w:left w:val="single" w:sz="12" w:space="0" w:color="auto"/>
              <w:right w:val="single" w:sz="8" w:space="0" w:color="auto"/>
            </w:tcBorders>
          </w:tcPr>
          <w:p w:rsidR="007939A6" w:rsidRPr="00E87CD3" w:rsidRDefault="00042BD4">
            <w:pPr>
              <w:pStyle w:val="Podkrelenie"/>
            </w:pPr>
            <w:r w:rsidRPr="00E87CD3">
              <w:rPr>
                <w:rFonts w:eastAsiaTheme="minorHAnsi"/>
                <w:sz w:val="22"/>
                <w:szCs w:val="22"/>
                <w:lang w:eastAsia="en-US"/>
              </w:rPr>
              <w:t>Opis</w:t>
            </w:r>
          </w:p>
        </w:tc>
        <w:tc>
          <w:tcPr>
            <w:tcW w:w="3889" w:type="dxa"/>
            <w:tcBorders>
              <w:top w:val="single" w:sz="8" w:space="0" w:color="auto"/>
              <w:left w:val="single" w:sz="8" w:space="0" w:color="auto"/>
            </w:tcBorders>
          </w:tcPr>
          <w:p w:rsidR="00042BD4" w:rsidRPr="00E87CD3" w:rsidRDefault="00502C60" w:rsidP="00042BD4">
            <w:pPr>
              <w:ind w:firstLine="0"/>
              <w:rPr>
                <w:color w:val="auto"/>
              </w:rPr>
            </w:pPr>
            <w:r w:rsidRPr="00E87CD3">
              <w:rPr>
                <w:color w:val="auto"/>
                <w:sz w:val="22"/>
                <w:szCs w:val="22"/>
              </w:rPr>
              <w:t>Oblicza</w:t>
            </w:r>
            <w:r w:rsidR="00DD25E4" w:rsidRPr="00E87CD3">
              <w:rPr>
                <w:color w:val="auto"/>
                <w:sz w:val="22"/>
                <w:szCs w:val="22"/>
              </w:rPr>
              <w:t xml:space="preserve"> i </w:t>
            </w:r>
            <w:r w:rsidRPr="00E87CD3">
              <w:rPr>
                <w:color w:val="auto"/>
                <w:sz w:val="22"/>
                <w:szCs w:val="22"/>
              </w:rPr>
              <w:t>zapisuje błąd</w:t>
            </w:r>
            <w:r w:rsidR="00DD25E4" w:rsidRPr="00E87CD3">
              <w:rPr>
                <w:color w:val="auto"/>
                <w:sz w:val="22"/>
                <w:szCs w:val="22"/>
              </w:rPr>
              <w:t xml:space="preserve"> w </w:t>
            </w:r>
            <w:r w:rsidR="00525A9C" w:rsidRPr="00E87CD3">
              <w:rPr>
                <w:color w:val="auto"/>
                <w:sz w:val="22"/>
                <w:szCs w:val="22"/>
              </w:rPr>
              <w:t>warstwie sieci innej niż ostatnia.</w:t>
            </w:r>
          </w:p>
        </w:tc>
        <w:tc>
          <w:tcPr>
            <w:tcW w:w="3751" w:type="dxa"/>
            <w:tcBorders>
              <w:top w:val="single" w:sz="8" w:space="0" w:color="auto"/>
              <w:right w:val="single" w:sz="12" w:space="0" w:color="auto"/>
            </w:tcBorders>
          </w:tcPr>
          <w:p w:rsidR="00042BD4" w:rsidRPr="00E87CD3" w:rsidRDefault="00870B6C" w:rsidP="00042BD4">
            <w:pPr>
              <w:ind w:firstLine="0"/>
              <w:rPr>
                <w:color w:val="auto"/>
              </w:rPr>
            </w:pPr>
            <w:r w:rsidRPr="00E87CD3">
              <w:rPr>
                <w:color w:val="auto"/>
                <w:sz w:val="22"/>
                <w:szCs w:val="22"/>
              </w:rPr>
              <w:t>Uaktualnia wartości wag</w:t>
            </w:r>
            <w:r w:rsidR="00DD25E4" w:rsidRPr="00E87CD3">
              <w:rPr>
                <w:color w:val="auto"/>
                <w:sz w:val="22"/>
                <w:szCs w:val="22"/>
              </w:rPr>
              <w:t xml:space="preserve"> w </w:t>
            </w:r>
            <w:r w:rsidRPr="00E87CD3">
              <w:rPr>
                <w:color w:val="auto"/>
                <w:sz w:val="22"/>
                <w:szCs w:val="22"/>
              </w:rPr>
              <w:t>danej warstwie</w:t>
            </w:r>
            <w:r w:rsidR="00F96727">
              <w:rPr>
                <w:color w:val="auto"/>
                <w:sz w:val="22"/>
                <w:szCs w:val="22"/>
              </w:rPr>
              <w:t>.</w:t>
            </w:r>
          </w:p>
        </w:tc>
      </w:tr>
      <w:tr w:rsidR="00042BD4" w:rsidRPr="00CB0061" w:rsidTr="00E87CD3">
        <w:tc>
          <w:tcPr>
            <w:tcW w:w="1101" w:type="dxa"/>
            <w:tcBorders>
              <w:left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Użycie</w:t>
            </w:r>
          </w:p>
        </w:tc>
        <w:tc>
          <w:tcPr>
            <w:tcW w:w="3889" w:type="dxa"/>
            <w:tcBorders>
              <w:left w:val="single" w:sz="8" w:space="0" w:color="auto"/>
            </w:tcBorders>
          </w:tcPr>
          <w:p w:rsidR="00042BD4" w:rsidRPr="00E87CD3" w:rsidRDefault="00525A9C" w:rsidP="00525A9C">
            <w:pPr>
              <w:ind w:firstLine="0"/>
              <w:rPr>
                <w:color w:val="auto"/>
              </w:rPr>
            </w:pPr>
            <w:r w:rsidRPr="00E87CD3">
              <w:rPr>
                <w:color w:val="auto"/>
                <w:sz w:val="22"/>
                <w:szCs w:val="22"/>
              </w:rPr>
              <w:t>Trenowanie</w:t>
            </w:r>
          </w:p>
        </w:tc>
        <w:tc>
          <w:tcPr>
            <w:tcW w:w="3751" w:type="dxa"/>
            <w:tcBorders>
              <w:right w:val="single" w:sz="12" w:space="0" w:color="auto"/>
            </w:tcBorders>
          </w:tcPr>
          <w:p w:rsidR="00042BD4" w:rsidRPr="00E87CD3" w:rsidRDefault="00870B6C" w:rsidP="00042BD4">
            <w:pPr>
              <w:ind w:firstLine="0"/>
              <w:rPr>
                <w:color w:val="auto"/>
              </w:rPr>
            </w:pPr>
            <w:r w:rsidRPr="00E87CD3">
              <w:rPr>
                <w:color w:val="auto"/>
                <w:sz w:val="22"/>
                <w:szCs w:val="22"/>
              </w:rPr>
              <w:t>Trenowanie</w:t>
            </w:r>
          </w:p>
        </w:tc>
      </w:tr>
      <w:tr w:rsidR="00042BD4" w:rsidRPr="00CB0061" w:rsidTr="00E87CD3">
        <w:tc>
          <w:tcPr>
            <w:tcW w:w="1101" w:type="dxa"/>
            <w:tcBorders>
              <w:left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 xml:space="preserve">Ilość bloków </w:t>
            </w:r>
          </w:p>
        </w:tc>
        <w:tc>
          <w:tcPr>
            <w:tcW w:w="3889" w:type="dxa"/>
            <w:tcBorders>
              <w:left w:val="single" w:sz="8" w:space="0" w:color="auto"/>
            </w:tcBorders>
          </w:tcPr>
          <w:p w:rsidR="00042BD4" w:rsidRPr="00E87CD3" w:rsidRDefault="006B316F" w:rsidP="00042BD4">
            <w:pPr>
              <w:ind w:firstLine="0"/>
              <w:rPr>
                <w:rFonts w:eastAsiaTheme="minorHAnsi"/>
                <w:color w:val="auto"/>
                <w:lang w:eastAsia="en-US"/>
              </w:rPr>
            </w:pPr>
            <w:r w:rsidRPr="00E87CD3">
              <w:rPr>
                <w:rFonts w:eastAsiaTheme="minorHAnsi"/>
                <w:color w:val="auto"/>
                <w:sz w:val="22"/>
                <w:szCs w:val="22"/>
                <w:lang w:eastAsia="en-US"/>
              </w:rPr>
              <w:t>I</w:t>
            </w:r>
            <w:r w:rsidR="00525A9C" w:rsidRPr="00E87CD3">
              <w:rPr>
                <w:rFonts w:eastAsiaTheme="minorHAnsi"/>
                <w:color w:val="auto"/>
                <w:sz w:val="22"/>
                <w:szCs w:val="22"/>
                <w:lang w:eastAsia="en-US"/>
              </w:rPr>
              <w:t>lość uczonych elementów</w:t>
            </w:r>
          </w:p>
        </w:tc>
        <w:tc>
          <w:tcPr>
            <w:tcW w:w="3751" w:type="dxa"/>
            <w:tcBorders>
              <w:right w:val="single" w:sz="12" w:space="0" w:color="auto"/>
            </w:tcBorders>
          </w:tcPr>
          <w:p w:rsidR="00042BD4" w:rsidRPr="00E87CD3" w:rsidRDefault="00870B6C" w:rsidP="00042BD4">
            <w:pPr>
              <w:ind w:firstLine="0"/>
              <w:rPr>
                <w:color w:val="auto"/>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Pr="00E87CD3">
              <w:rPr>
                <w:rFonts w:eastAsiaTheme="minorHAnsi"/>
                <w:color w:val="auto"/>
                <w:sz w:val="22"/>
                <w:szCs w:val="22"/>
                <w:lang w:eastAsia="en-US"/>
              </w:rPr>
              <w:t>danej warstwie</w:t>
            </w:r>
          </w:p>
        </w:tc>
      </w:tr>
      <w:tr w:rsidR="00042BD4" w:rsidRPr="00CB0061" w:rsidTr="00E87CD3">
        <w:tc>
          <w:tcPr>
            <w:tcW w:w="1101" w:type="dxa"/>
            <w:tcBorders>
              <w:left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Ilość wątków</w:t>
            </w:r>
          </w:p>
        </w:tc>
        <w:tc>
          <w:tcPr>
            <w:tcW w:w="3889" w:type="dxa"/>
            <w:tcBorders>
              <w:left w:val="single" w:sz="8" w:space="0" w:color="auto"/>
            </w:tcBorders>
          </w:tcPr>
          <w:p w:rsidR="00042BD4" w:rsidRPr="00E87CD3" w:rsidRDefault="00525A9C" w:rsidP="00042BD4">
            <w:pPr>
              <w:ind w:firstLine="0"/>
              <w:rPr>
                <w:rFonts w:eastAsiaTheme="minorHAnsi"/>
                <w:color w:val="auto"/>
                <w:lang w:eastAsia="en-US"/>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006B316F" w:rsidRPr="00E87CD3">
              <w:rPr>
                <w:rFonts w:eastAsiaTheme="minorHAnsi"/>
                <w:color w:val="auto"/>
                <w:sz w:val="22"/>
                <w:szCs w:val="22"/>
                <w:lang w:eastAsia="en-US"/>
              </w:rPr>
              <w:t>danej warstwie</w:t>
            </w:r>
          </w:p>
        </w:tc>
        <w:tc>
          <w:tcPr>
            <w:tcW w:w="3751" w:type="dxa"/>
            <w:tcBorders>
              <w:right w:val="single" w:sz="12" w:space="0" w:color="auto"/>
            </w:tcBorders>
          </w:tcPr>
          <w:p w:rsidR="00042BD4" w:rsidRPr="00E87CD3" w:rsidRDefault="00CB60F7" w:rsidP="00CB60F7">
            <w:pPr>
              <w:ind w:firstLine="0"/>
              <w:rPr>
                <w:color w:val="auto"/>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Pr="00E87CD3">
              <w:rPr>
                <w:rFonts w:eastAsiaTheme="minorHAnsi"/>
                <w:color w:val="auto"/>
                <w:sz w:val="22"/>
                <w:szCs w:val="22"/>
                <w:lang w:eastAsia="en-US"/>
              </w:rPr>
              <w:t>poprzedniej warstwie</w:t>
            </w:r>
          </w:p>
        </w:tc>
      </w:tr>
      <w:tr w:rsidR="00042BD4" w:rsidRPr="00CB0061" w:rsidTr="00E87CD3">
        <w:tc>
          <w:tcPr>
            <w:tcW w:w="1101" w:type="dxa"/>
            <w:tcBorders>
              <w:left w:val="single" w:sz="12" w:space="0" w:color="auto"/>
              <w:bottom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 xml:space="preserve">Użycie </w:t>
            </w:r>
            <w:r w:rsidR="00BB3A88" w:rsidRPr="00E87CD3">
              <w:rPr>
                <w:rFonts w:eastAsiaTheme="minorHAnsi"/>
                <w:sz w:val="22"/>
                <w:szCs w:val="22"/>
              </w:rPr>
              <w:t>shared memory</w:t>
            </w:r>
          </w:p>
        </w:tc>
        <w:tc>
          <w:tcPr>
            <w:tcW w:w="3889" w:type="dxa"/>
            <w:tcBorders>
              <w:left w:val="single" w:sz="8" w:space="0" w:color="auto"/>
              <w:bottom w:val="single" w:sz="12" w:space="0" w:color="auto"/>
            </w:tcBorders>
          </w:tcPr>
          <w:p w:rsidR="00042BD4" w:rsidRPr="00E87CD3" w:rsidRDefault="006B316F" w:rsidP="00042BD4">
            <w:pPr>
              <w:ind w:firstLine="0"/>
              <w:rPr>
                <w:color w:val="auto"/>
              </w:rPr>
            </w:pPr>
            <w:r w:rsidRPr="00E87CD3">
              <w:rPr>
                <w:color w:val="auto"/>
                <w:sz w:val="22"/>
                <w:szCs w:val="22"/>
              </w:rPr>
              <w:t>Błąd wyjścia oraz wagi neuronów kolejnej warstwy</w:t>
            </w:r>
          </w:p>
        </w:tc>
        <w:tc>
          <w:tcPr>
            <w:tcW w:w="3751" w:type="dxa"/>
            <w:tcBorders>
              <w:bottom w:val="single" w:sz="12" w:space="0" w:color="auto"/>
              <w:right w:val="single" w:sz="12" w:space="0" w:color="auto"/>
            </w:tcBorders>
          </w:tcPr>
          <w:p w:rsidR="00042BD4" w:rsidRPr="00E87CD3" w:rsidRDefault="00CB60F7" w:rsidP="00CB60F7">
            <w:pPr>
              <w:ind w:firstLine="0"/>
              <w:rPr>
                <w:color w:val="auto"/>
              </w:rPr>
            </w:pPr>
            <w:r w:rsidRPr="00E87CD3">
              <w:rPr>
                <w:color w:val="auto"/>
                <w:sz w:val="22"/>
                <w:szCs w:val="22"/>
              </w:rPr>
              <w:t>Błąd wyjścia oraz pochodne wyjścia neuronów danej warstwy</w:t>
            </w:r>
          </w:p>
        </w:tc>
      </w:tr>
    </w:tbl>
    <w:p w:rsidR="007E0F29" w:rsidRPr="00CB0061" w:rsidRDefault="007E0F29" w:rsidP="007E0F29">
      <w:pPr>
        <w:rPr>
          <w:color w:val="auto"/>
        </w:rPr>
      </w:pPr>
    </w:p>
    <w:p w:rsidR="007E0F29" w:rsidRPr="00CB0061" w:rsidRDefault="00ED0C3D" w:rsidP="00665820">
      <w:pPr>
        <w:rPr>
          <w:color w:val="auto"/>
        </w:rPr>
      </w:pPr>
      <w:r>
        <w:rPr>
          <w:color w:val="auto"/>
        </w:rPr>
        <w:t>W tabeli</w:t>
      </w:r>
      <w:r w:rsidR="00CB60F7" w:rsidRPr="00CB0061">
        <w:rPr>
          <w:color w:val="auto"/>
        </w:rPr>
        <w:t xml:space="preserve"> zostało podane,</w:t>
      </w:r>
      <w:r w:rsidR="00DD25E4" w:rsidRPr="00CB0061">
        <w:rPr>
          <w:color w:val="auto"/>
        </w:rPr>
        <w:t xml:space="preserve"> w </w:t>
      </w:r>
      <w:r w:rsidR="00CB60F7" w:rsidRPr="00CB0061">
        <w:rPr>
          <w:color w:val="auto"/>
        </w:rPr>
        <w:t>jakich sytuacjach jest używany dany kernel, od czego zależy ilość bloków oraz wątków</w:t>
      </w:r>
      <w:r>
        <w:rPr>
          <w:color w:val="auto"/>
        </w:rPr>
        <w:t xml:space="preserve"> w bloku</w:t>
      </w:r>
      <w:r w:rsidR="00CB60F7" w:rsidRPr="00CB0061">
        <w:rPr>
          <w:color w:val="auto"/>
        </w:rPr>
        <w:t xml:space="preserve">, oraz opisane, czy jest użyta pamięć dzielona </w:t>
      </w:r>
      <w:r w:rsidR="00CB60F7" w:rsidRPr="00CB0061">
        <w:rPr>
          <w:color w:val="auto"/>
        </w:rPr>
        <w:lastRenderedPageBreak/>
        <w:t>(a jeśli tak, to</w:t>
      </w:r>
      <w:r w:rsidR="00D42D61" w:rsidRPr="00CB0061">
        <w:rPr>
          <w:color w:val="auto"/>
        </w:rPr>
        <w:t xml:space="preserve"> </w:t>
      </w:r>
      <w:del w:id="126" w:author="User" w:date="2010-05-24T21:43:00Z">
        <w:r w:rsidR="00D42D61" w:rsidRPr="00CB0061" w:rsidDel="00DF0347">
          <w:rPr>
            <w:color w:val="auto"/>
          </w:rPr>
          <w:delText>na </w:delText>
        </w:r>
      </w:del>
      <w:ins w:id="127" w:author="User" w:date="2010-05-24T21:43:00Z">
        <w:r w:rsidR="00DF0347">
          <w:rPr>
            <w:color w:val="auto"/>
          </w:rPr>
          <w:t xml:space="preserve">co </w:t>
        </w:r>
        <w:r w:rsidR="00DF0347" w:rsidRPr="00CB0061">
          <w:rPr>
            <w:color w:val="auto"/>
          </w:rPr>
          <w:t> </w:t>
        </w:r>
      </w:ins>
      <w:r w:rsidR="00F06DF5">
        <w:rPr>
          <w:color w:val="auto"/>
        </w:rPr>
        <w:t>jest w niej zapisywane</w:t>
      </w:r>
      <w:r w:rsidR="00CB60F7" w:rsidRPr="00CB0061">
        <w:rPr>
          <w:color w:val="auto"/>
        </w:rPr>
        <w:t>).</w:t>
      </w:r>
      <w:r w:rsidR="00D70D2F" w:rsidRPr="00CB0061">
        <w:rPr>
          <w:color w:val="auto"/>
        </w:rPr>
        <w:t xml:space="preserve"> Jak widać,</w:t>
      </w:r>
      <w:r w:rsidR="00DD25E4" w:rsidRPr="00CB0061">
        <w:rPr>
          <w:color w:val="auto"/>
        </w:rPr>
        <w:t xml:space="preserve"> w </w:t>
      </w:r>
      <w:r w:rsidR="00D70D2F" w:rsidRPr="00CB0061">
        <w:rPr>
          <w:color w:val="auto"/>
        </w:rPr>
        <w:t xml:space="preserve">kernelu </w:t>
      </w:r>
      <w:r w:rsidR="00D70D2F" w:rsidRPr="00CB0061">
        <w:rPr>
          <w:rStyle w:val="KlasametodafunkcjaZnak"/>
          <w:rFonts w:eastAsiaTheme="minorHAnsi"/>
          <w:sz w:val="22"/>
          <w:szCs w:val="22"/>
        </w:rPr>
        <w:t>updateWeightsInTrainingKernel</w:t>
      </w:r>
      <w:r w:rsidR="00D55197" w:rsidRPr="00CB0061">
        <w:rPr>
          <w:rFonts w:eastAsiaTheme="minorHAnsi"/>
          <w:color w:val="auto"/>
          <w:lang w:eastAsia="en-US"/>
        </w:rPr>
        <w:t xml:space="preserve"> ilość bloków</w:t>
      </w:r>
      <w:r w:rsidR="00DD25E4" w:rsidRPr="00CB0061">
        <w:rPr>
          <w:rFonts w:eastAsiaTheme="minorHAnsi"/>
          <w:color w:val="auto"/>
          <w:lang w:eastAsia="en-US"/>
        </w:rPr>
        <w:t xml:space="preserve"> i </w:t>
      </w:r>
      <w:r w:rsidR="00D55197" w:rsidRPr="00CB0061">
        <w:rPr>
          <w:rFonts w:eastAsiaTheme="minorHAnsi"/>
          <w:color w:val="auto"/>
          <w:lang w:eastAsia="en-US"/>
        </w:rPr>
        <w:t>wątków jest określana</w:t>
      </w:r>
      <w:r w:rsidR="00DD25E4" w:rsidRPr="00CB0061">
        <w:rPr>
          <w:rFonts w:eastAsiaTheme="minorHAnsi"/>
          <w:color w:val="auto"/>
          <w:lang w:eastAsia="en-US"/>
        </w:rPr>
        <w:t xml:space="preserve"> w </w:t>
      </w:r>
      <w:r w:rsidR="00D55197" w:rsidRPr="00CB0061">
        <w:rPr>
          <w:rFonts w:eastAsiaTheme="minorHAnsi"/>
          <w:color w:val="auto"/>
          <w:lang w:eastAsia="en-US"/>
        </w:rPr>
        <w:t>inny sposób niż</w:t>
      </w:r>
      <w:r w:rsidR="00DD25E4" w:rsidRPr="00CB0061">
        <w:rPr>
          <w:rFonts w:eastAsiaTheme="minorHAnsi"/>
          <w:color w:val="auto"/>
          <w:lang w:eastAsia="en-US"/>
        </w:rPr>
        <w:t xml:space="preserve"> w </w:t>
      </w:r>
      <w:r w:rsidR="00D55197" w:rsidRPr="00CB0061">
        <w:rPr>
          <w:rFonts w:eastAsiaTheme="minorHAnsi"/>
          <w:color w:val="auto"/>
          <w:lang w:eastAsia="en-US"/>
        </w:rPr>
        <w:t xml:space="preserve">innych kernelach. </w:t>
      </w:r>
      <w:r w:rsidR="00E75A95" w:rsidRPr="00CB0061">
        <w:rPr>
          <w:rFonts w:eastAsiaTheme="minorHAnsi"/>
          <w:color w:val="auto"/>
          <w:lang w:eastAsia="en-US"/>
        </w:rPr>
        <w:t xml:space="preserve">Zostało to tak zrobione, żeby </w:t>
      </w:r>
      <w:r w:rsidR="001D2548" w:rsidRPr="00CB0061">
        <w:rPr>
          <w:rFonts w:eastAsiaTheme="minorHAnsi"/>
          <w:color w:val="auto"/>
          <w:lang w:eastAsia="en-US"/>
        </w:rPr>
        <w:t>przyspieszyć dostęp</w:t>
      </w:r>
      <w:r w:rsidR="00D42D61" w:rsidRPr="00CB0061">
        <w:rPr>
          <w:rFonts w:eastAsiaTheme="minorHAnsi"/>
          <w:color w:val="auto"/>
          <w:lang w:eastAsia="en-US"/>
        </w:rPr>
        <w:t xml:space="preserve"> do </w:t>
      </w:r>
      <w:r w:rsidR="002F75C6" w:rsidRPr="00CB0061">
        <w:rPr>
          <w:rFonts w:eastAsiaTheme="minorHAnsi"/>
          <w:color w:val="auto"/>
          <w:lang w:eastAsia="en-US"/>
        </w:rPr>
        <w:t>pamięci globalnej.</w:t>
      </w:r>
    </w:p>
    <w:p w:rsidR="001B7D2B" w:rsidRPr="00CB0061" w:rsidRDefault="001B7D2B" w:rsidP="004F3A28">
      <w:pPr>
        <w:pStyle w:val="Nagwek4"/>
      </w:pPr>
      <w:bookmarkStart w:id="128" w:name="_Ref260312280"/>
      <w:bookmarkStart w:id="129" w:name="_Toc262305052"/>
      <w:r w:rsidRPr="00CB0061">
        <w:t>Analiza zależności danych</w:t>
      </w:r>
      <w:bookmarkEnd w:id="128"/>
      <w:bookmarkEnd w:id="129"/>
    </w:p>
    <w:p w:rsidR="001B7D2B" w:rsidRPr="00CB0061" w:rsidRDefault="00F06DF5" w:rsidP="00594A09">
      <w:pPr>
        <w:rPr>
          <w:color w:val="auto"/>
        </w:rPr>
      </w:pPr>
      <w:r>
        <w:rPr>
          <w:color w:val="auto"/>
        </w:rPr>
        <w:t>Kernele</w:t>
      </w:r>
      <w:r w:rsidR="00B1719E" w:rsidRPr="00CB0061">
        <w:rPr>
          <w:color w:val="auto"/>
        </w:rPr>
        <w:t xml:space="preserve"> są wykonywane</w:t>
      </w:r>
      <w:r w:rsidR="00D42D61" w:rsidRPr="00CB0061">
        <w:rPr>
          <w:color w:val="auto"/>
        </w:rPr>
        <w:t xml:space="preserve"> </w:t>
      </w:r>
      <w:r w:rsidR="00B1719E" w:rsidRPr="00CB0061">
        <w:rPr>
          <w:color w:val="auto"/>
        </w:rPr>
        <w:t>przez wiele wątków</w:t>
      </w:r>
      <w:r w:rsidR="00D42D61" w:rsidRPr="00CB0061">
        <w:rPr>
          <w:color w:val="auto"/>
        </w:rPr>
        <w:t xml:space="preserve"> na </w:t>
      </w:r>
      <w:r w:rsidR="00B1719E" w:rsidRPr="00CB0061">
        <w:rPr>
          <w:color w:val="auto"/>
        </w:rPr>
        <w:t>raz,</w:t>
      </w:r>
      <w:r w:rsidR="00DD25E4" w:rsidRPr="00CB0061">
        <w:rPr>
          <w:color w:val="auto"/>
        </w:rPr>
        <w:t xml:space="preserve"> a </w:t>
      </w:r>
      <w:r w:rsidR="005B1ECB">
        <w:rPr>
          <w:color w:val="auto"/>
        </w:rPr>
        <w:t xml:space="preserve">często </w:t>
      </w:r>
      <w:r w:rsidR="00FB40EA" w:rsidRPr="00CB0061">
        <w:rPr>
          <w:color w:val="auto"/>
        </w:rPr>
        <w:t xml:space="preserve">pamięć </w:t>
      </w:r>
      <w:r w:rsidR="005B1ECB">
        <w:rPr>
          <w:color w:val="auto"/>
        </w:rPr>
        <w:t xml:space="preserve">wykorzystywana </w:t>
      </w:r>
      <w:r w:rsidR="0094247C" w:rsidRPr="00CB0061">
        <w:rPr>
          <w:color w:val="auto"/>
        </w:rPr>
        <w:t>przez te wątki</w:t>
      </w:r>
      <w:r w:rsidR="005B1ECB">
        <w:rPr>
          <w:color w:val="auto"/>
        </w:rPr>
        <w:t xml:space="preserve"> jest przez nie współdzielona</w:t>
      </w:r>
      <w:r w:rsidR="0094247C" w:rsidRPr="00CB0061">
        <w:rPr>
          <w:color w:val="auto"/>
        </w:rPr>
        <w:t>. Jeśli dana komórka pamięci może być</w:t>
      </w:r>
      <w:r w:rsidR="00DD25E4" w:rsidRPr="00CB0061">
        <w:rPr>
          <w:color w:val="auto"/>
        </w:rPr>
        <w:t xml:space="preserve"> w </w:t>
      </w:r>
      <w:r w:rsidR="009B3731" w:rsidRPr="00CB0061">
        <w:rPr>
          <w:color w:val="auto"/>
        </w:rPr>
        <w:t xml:space="preserve">jednym momencie </w:t>
      </w:r>
      <w:r w:rsidR="005B1ECB">
        <w:rPr>
          <w:color w:val="auto"/>
        </w:rPr>
        <w:t xml:space="preserve">czasu zapisywana przez jeden wątek </w:t>
      </w:r>
      <w:r w:rsidR="00DD25E4" w:rsidRPr="00CB0061">
        <w:rPr>
          <w:color w:val="auto"/>
        </w:rPr>
        <w:t>i </w:t>
      </w:r>
      <w:r w:rsidR="005B1ECB">
        <w:rPr>
          <w:color w:val="auto"/>
        </w:rPr>
        <w:t xml:space="preserve">jednocześnie </w:t>
      </w:r>
      <w:r w:rsidR="009B3731" w:rsidRPr="00CB0061">
        <w:rPr>
          <w:color w:val="auto"/>
        </w:rPr>
        <w:t xml:space="preserve">odczytywana przez inny, </w:t>
      </w:r>
      <w:r w:rsidR="005532F4" w:rsidRPr="00CB0061">
        <w:rPr>
          <w:color w:val="auto"/>
        </w:rPr>
        <w:t xml:space="preserve">program </w:t>
      </w:r>
      <w:r w:rsidR="00A9707F">
        <w:rPr>
          <w:color w:val="auto"/>
        </w:rPr>
        <w:t>staje się niedeterministyczny</w:t>
      </w:r>
      <w:r w:rsidR="00AA19C4">
        <w:rPr>
          <w:color w:val="auto"/>
        </w:rPr>
        <w:t xml:space="preserve"> – </w:t>
      </w:r>
      <w:r w:rsidR="005532F4" w:rsidRPr="00CB0061">
        <w:rPr>
          <w:color w:val="auto"/>
        </w:rPr>
        <w:t>uruchomienie programu wiele razy może dawać różne wyniki</w:t>
      </w:r>
      <w:r w:rsidR="0004245B" w:rsidRPr="00CB0061">
        <w:rPr>
          <w:color w:val="auto"/>
        </w:rPr>
        <w:t xml:space="preserve"> (</w:t>
      </w:r>
      <w:r w:rsidR="00AA19C4">
        <w:rPr>
          <w:color w:val="auto"/>
        </w:rPr>
        <w:t xml:space="preserve">może wystąpić </w:t>
      </w:r>
      <w:r w:rsidR="00AA19C4" w:rsidRPr="00CB0061">
        <w:rPr>
          <w:color w:val="auto"/>
        </w:rPr>
        <w:t>za</w:t>
      </w:r>
      <w:r w:rsidR="00AA19C4">
        <w:rPr>
          <w:color w:val="auto"/>
        </w:rPr>
        <w:t>l</w:t>
      </w:r>
      <w:r w:rsidR="00AA19C4" w:rsidRPr="00CB0061">
        <w:rPr>
          <w:color w:val="auto"/>
        </w:rPr>
        <w:t>eżność</w:t>
      </w:r>
      <w:r w:rsidR="003B5DEA" w:rsidRPr="00CB0061">
        <w:rPr>
          <w:color w:val="auto"/>
        </w:rPr>
        <w:t xml:space="preserve"> „</w:t>
      </w:r>
      <w:r w:rsidR="003B5DEA" w:rsidRPr="00CB0061">
        <w:rPr>
          <w:rStyle w:val="PodkrelenieZnak"/>
        </w:rPr>
        <w:t>r</w:t>
      </w:r>
      <w:r w:rsidR="0004245B" w:rsidRPr="00CB0061">
        <w:rPr>
          <w:rStyle w:val="PodkrelenieZnak"/>
        </w:rPr>
        <w:t>ead after write</w:t>
      </w:r>
      <w:r w:rsidR="003B5DEA" w:rsidRPr="00CB0061">
        <w:rPr>
          <w:color w:val="auto"/>
        </w:rPr>
        <w:t>”, szerzej opisana</w:t>
      </w:r>
      <w:r w:rsidR="00DD25E4" w:rsidRPr="00CB0061">
        <w:rPr>
          <w:color w:val="auto"/>
        </w:rPr>
        <w:t xml:space="preserve"> w </w:t>
      </w:r>
      <w:sdt>
        <w:sdtPr>
          <w:rPr>
            <w:color w:val="auto"/>
          </w:rPr>
          <w:id w:val="187127110"/>
          <w:citation/>
        </w:sdtPr>
        <w:sdtContent>
          <w:r w:rsidR="00CC3C12" w:rsidRPr="00CB0061">
            <w:rPr>
              <w:color w:val="auto"/>
            </w:rPr>
            <w:fldChar w:fldCharType="begin"/>
          </w:r>
          <w:r w:rsidR="003B5DEA" w:rsidRPr="00CB0061">
            <w:rPr>
              <w:color w:val="auto"/>
            </w:rPr>
            <w:instrText xml:space="preserve"> CITATION Joe05 \l 1045 </w:instrText>
          </w:r>
          <w:r w:rsidR="00CC3C12" w:rsidRPr="00CB0061">
            <w:rPr>
              <w:color w:val="auto"/>
            </w:rPr>
            <w:fldChar w:fldCharType="separate"/>
          </w:r>
          <w:r w:rsidR="00527F76" w:rsidRPr="00CB0061">
            <w:rPr>
              <w:noProof/>
              <w:color w:val="auto"/>
            </w:rPr>
            <w:t>(Pfeiffer, 2005)</w:t>
          </w:r>
          <w:r w:rsidR="00CC3C12" w:rsidRPr="00CB0061">
            <w:rPr>
              <w:color w:val="auto"/>
            </w:rPr>
            <w:fldChar w:fldCharType="end"/>
          </w:r>
        </w:sdtContent>
      </w:sdt>
      <w:r w:rsidR="0004245B" w:rsidRPr="00CB0061">
        <w:rPr>
          <w:color w:val="auto"/>
        </w:rPr>
        <w:t>)</w:t>
      </w:r>
      <w:r w:rsidR="005532F4" w:rsidRPr="00CB0061">
        <w:rPr>
          <w:color w:val="auto"/>
        </w:rPr>
        <w:t>.</w:t>
      </w:r>
      <w:r w:rsidR="00DD25E4" w:rsidRPr="00CB0061">
        <w:rPr>
          <w:color w:val="auto"/>
        </w:rPr>
        <w:t xml:space="preserve"> </w:t>
      </w:r>
      <w:r w:rsidR="00AA19C4">
        <w:rPr>
          <w:color w:val="auto"/>
        </w:rPr>
        <w:t>W</w:t>
      </w:r>
      <w:r w:rsidR="00DD25E4" w:rsidRPr="00CB0061">
        <w:rPr>
          <w:color w:val="auto"/>
        </w:rPr>
        <w:t> </w:t>
      </w:r>
      <w:r w:rsidR="005532F4" w:rsidRPr="00CB0061">
        <w:rPr>
          <w:color w:val="auto"/>
        </w:rPr>
        <w:t>kernelach użytych</w:t>
      </w:r>
      <w:r w:rsidR="00DD25E4" w:rsidRPr="00CB0061">
        <w:rPr>
          <w:color w:val="auto"/>
        </w:rPr>
        <w:t xml:space="preserve"> w </w:t>
      </w:r>
      <w:r w:rsidR="00D34B5B" w:rsidRPr="00CB0061">
        <w:rPr>
          <w:color w:val="auto"/>
        </w:rPr>
        <w:t xml:space="preserve">CNT jest wiele tego typu </w:t>
      </w:r>
      <w:r w:rsidR="00594A09" w:rsidRPr="00CB0061">
        <w:rPr>
          <w:color w:val="auto"/>
        </w:rPr>
        <w:t>zależności przy czytaniu/zapisywaniu</w:t>
      </w:r>
      <w:r w:rsidR="00D42D61" w:rsidRPr="00CB0061">
        <w:rPr>
          <w:color w:val="auto"/>
        </w:rPr>
        <w:t xml:space="preserve"> do </w:t>
      </w:r>
      <w:r w:rsidR="00594A09" w:rsidRPr="00CB0061">
        <w:rPr>
          <w:color w:val="auto"/>
        </w:rPr>
        <w:t>pamięci dzielonej</w:t>
      </w:r>
      <w:r w:rsidR="00D34B5B" w:rsidRPr="00CB0061">
        <w:rPr>
          <w:color w:val="auto"/>
        </w:rPr>
        <w:t>. Aby mieć pewność</w:t>
      </w:r>
      <w:r w:rsidR="0004245B" w:rsidRPr="00CB0061">
        <w:rPr>
          <w:color w:val="auto"/>
        </w:rPr>
        <w:t>,</w:t>
      </w:r>
      <w:r w:rsidR="00D42D61" w:rsidRPr="00CB0061">
        <w:rPr>
          <w:color w:val="auto"/>
        </w:rPr>
        <w:t xml:space="preserve"> że </w:t>
      </w:r>
      <w:r w:rsidR="0004245B" w:rsidRPr="00CB0061">
        <w:rPr>
          <w:color w:val="auto"/>
        </w:rPr>
        <w:t>zależne od siebie operacje zawsze będą wykonane</w:t>
      </w:r>
      <w:r w:rsidR="00DD25E4" w:rsidRPr="00CB0061">
        <w:rPr>
          <w:color w:val="auto"/>
        </w:rPr>
        <w:t xml:space="preserve"> w </w:t>
      </w:r>
      <w:r w:rsidR="0004245B" w:rsidRPr="00CB0061">
        <w:rPr>
          <w:color w:val="auto"/>
        </w:rPr>
        <w:t xml:space="preserve">odpowiedniej kolejności, </w:t>
      </w:r>
      <w:r w:rsidR="003B5DEA" w:rsidRPr="00CB0061">
        <w:rPr>
          <w:color w:val="auto"/>
        </w:rPr>
        <w:t xml:space="preserve">użyta jest komenda synchronizująca </w:t>
      </w:r>
      <w:r w:rsidR="0004245B" w:rsidRPr="00CB0061">
        <w:rPr>
          <w:rStyle w:val="KlasametodafunkcjaZnak"/>
          <w:sz w:val="22"/>
          <w:szCs w:val="22"/>
        </w:rPr>
        <w:t>__syncthreads</w:t>
      </w:r>
      <w:r w:rsidR="009961FC" w:rsidRPr="00CB0061">
        <w:rPr>
          <w:rStyle w:val="Odwoanieprzypisudolnego"/>
          <w:i/>
          <w:noProof/>
        </w:rPr>
        <w:footnoteReference w:id="31"/>
      </w:r>
      <w:r w:rsidR="003B5DEA" w:rsidRPr="00CB0061">
        <w:rPr>
          <w:color w:val="auto"/>
        </w:rPr>
        <w:t>.</w:t>
      </w:r>
    </w:p>
    <w:p w:rsidR="001B7D2B" w:rsidRPr="00CB0061" w:rsidRDefault="001B7D2B" w:rsidP="00F05B9A">
      <w:pPr>
        <w:pStyle w:val="Nagwek3"/>
      </w:pPr>
      <w:bookmarkStart w:id="130" w:name="_Toc262305053"/>
      <w:bookmarkStart w:id="131" w:name="_Ref262305604"/>
      <w:r w:rsidRPr="00CB0061">
        <w:t>Ograniczenia wykonanego algorytmu</w:t>
      </w:r>
      <w:bookmarkEnd w:id="130"/>
      <w:bookmarkEnd w:id="131"/>
    </w:p>
    <w:p w:rsidR="00974C45" w:rsidRPr="00CB0061" w:rsidRDefault="00974C45" w:rsidP="008359D1">
      <w:pPr>
        <w:rPr>
          <w:color w:val="auto"/>
        </w:rPr>
      </w:pPr>
      <w:r w:rsidRPr="00CB0061">
        <w:rPr>
          <w:color w:val="auto"/>
        </w:rPr>
        <w:t xml:space="preserve">Chociaż </w:t>
      </w:r>
      <w:r w:rsidR="00EF7BFF" w:rsidRPr="00CB0061">
        <w:rPr>
          <w:color w:val="auto"/>
        </w:rPr>
        <w:t>GPU pozwalają</w:t>
      </w:r>
      <w:r w:rsidR="00D42D61" w:rsidRPr="00CB0061">
        <w:rPr>
          <w:color w:val="auto"/>
        </w:rPr>
        <w:t xml:space="preserve"> na </w:t>
      </w:r>
      <w:r w:rsidRPr="00CB0061">
        <w:rPr>
          <w:color w:val="auto"/>
        </w:rPr>
        <w:t xml:space="preserve">wykonywanie </w:t>
      </w:r>
      <w:r w:rsidR="00EF7BFF" w:rsidRPr="00CB0061">
        <w:rPr>
          <w:color w:val="auto"/>
        </w:rPr>
        <w:t>programów niegraficznych</w:t>
      </w:r>
      <w:r w:rsidRPr="00CB0061">
        <w:rPr>
          <w:color w:val="auto"/>
        </w:rPr>
        <w:t xml:space="preserve">, to cały czas </w:t>
      </w:r>
      <w:r w:rsidR="00D46F66" w:rsidRPr="00CB0061">
        <w:rPr>
          <w:color w:val="auto"/>
        </w:rPr>
        <w:t>ich głównym zastosowaniem jest rendering grafiki</w:t>
      </w:r>
      <w:r w:rsidR="000775E4">
        <w:rPr>
          <w:color w:val="auto"/>
        </w:rPr>
        <w:t xml:space="preserve"> w czasie rzeczywistym</w:t>
      </w:r>
      <w:r w:rsidR="00D46F66" w:rsidRPr="00CB0061">
        <w:rPr>
          <w:color w:val="auto"/>
        </w:rPr>
        <w:t>.  Architektura GPU</w:t>
      </w:r>
      <w:r w:rsidR="00DD25E4" w:rsidRPr="00CB0061">
        <w:rPr>
          <w:color w:val="auto"/>
        </w:rPr>
        <w:t xml:space="preserve"> i </w:t>
      </w:r>
      <w:r w:rsidR="00D46F66" w:rsidRPr="00CB0061">
        <w:rPr>
          <w:color w:val="auto"/>
        </w:rPr>
        <w:t xml:space="preserve">różnego typu pamięci graficznych jest głównie </w:t>
      </w:r>
      <w:r w:rsidR="008359D1" w:rsidRPr="00CB0061">
        <w:rPr>
          <w:color w:val="auto"/>
        </w:rPr>
        <w:t>przygotowana</w:t>
      </w:r>
      <w:r w:rsidR="00D42D61" w:rsidRPr="00CB0061">
        <w:rPr>
          <w:color w:val="auto"/>
        </w:rPr>
        <w:t xml:space="preserve"> do </w:t>
      </w:r>
      <w:r w:rsidR="008359D1" w:rsidRPr="00CB0061">
        <w:rPr>
          <w:color w:val="auto"/>
        </w:rPr>
        <w:t xml:space="preserve">tych zastosowań – </w:t>
      </w:r>
      <w:r w:rsidRPr="00CB0061">
        <w:rPr>
          <w:color w:val="auto"/>
        </w:rPr>
        <w:t>przez co programy ogólnego zastosowania wykonywane</w:t>
      </w:r>
      <w:r w:rsidR="00D42D61" w:rsidRPr="00CB0061">
        <w:rPr>
          <w:color w:val="auto"/>
        </w:rPr>
        <w:t xml:space="preserve"> na </w:t>
      </w:r>
      <w:r w:rsidRPr="00CB0061">
        <w:rPr>
          <w:color w:val="auto"/>
        </w:rPr>
        <w:t>GPU muszą brać pod uwagę pewne ograniczenia.</w:t>
      </w:r>
      <w:r w:rsidR="008359D1" w:rsidRPr="00CB0061">
        <w:rPr>
          <w:color w:val="auto"/>
        </w:rPr>
        <w:t xml:space="preserve"> </w:t>
      </w:r>
      <w:r w:rsidR="000775E4">
        <w:rPr>
          <w:color w:val="auto"/>
        </w:rPr>
        <w:t>Niektóre o</w:t>
      </w:r>
      <w:r w:rsidRPr="00CB0061">
        <w:rPr>
          <w:color w:val="auto"/>
        </w:rPr>
        <w:t>graniczenia mojej biblioteki są właśnie związane</w:t>
      </w:r>
      <w:r w:rsidR="00DD25E4" w:rsidRPr="00CB0061">
        <w:rPr>
          <w:color w:val="auto"/>
        </w:rPr>
        <w:t xml:space="preserve"> z </w:t>
      </w:r>
      <w:r w:rsidR="00040C14" w:rsidRPr="00CB0061">
        <w:rPr>
          <w:color w:val="auto"/>
        </w:rPr>
        <w:t>ograniczeniami</w:t>
      </w:r>
      <w:r w:rsidR="003738C8" w:rsidRPr="00CB0061">
        <w:rPr>
          <w:color w:val="auto"/>
        </w:rPr>
        <w:t xml:space="preserve"> </w:t>
      </w:r>
      <w:r w:rsidR="000775E4">
        <w:rPr>
          <w:color w:val="auto"/>
        </w:rPr>
        <w:t>technologii CUDA</w:t>
      </w:r>
      <w:r w:rsidRPr="00CB0061">
        <w:rPr>
          <w:color w:val="auto"/>
        </w:rPr>
        <w:t xml:space="preserve">. </w:t>
      </w:r>
      <w:r w:rsidR="008359D1" w:rsidRPr="00CB0061">
        <w:rPr>
          <w:color w:val="auto"/>
        </w:rPr>
        <w:t>Te ograniczenia to</w:t>
      </w:r>
      <w:r w:rsidRPr="00CB0061">
        <w:rPr>
          <w:color w:val="auto"/>
        </w:rPr>
        <w:t>:</w:t>
      </w:r>
    </w:p>
    <w:p w:rsidR="00494E01" w:rsidRPr="00CB0061" w:rsidRDefault="00974C45">
      <w:pPr>
        <w:pStyle w:val="Akapitzlist"/>
      </w:pPr>
      <w:r w:rsidRPr="00CB0061">
        <w:t>Każda</w:t>
      </w:r>
      <w:r w:rsidR="00DD25E4" w:rsidRPr="00CB0061">
        <w:t xml:space="preserve"> z </w:t>
      </w:r>
      <w:r w:rsidRPr="00CB0061">
        <w:t>warstw może zawierać nie więcej niż 511 neuronów. Jest to związane</w:t>
      </w:r>
      <w:r w:rsidR="00DD25E4" w:rsidRPr="00CB0061">
        <w:t xml:space="preserve"> z </w:t>
      </w:r>
      <w:r w:rsidRPr="00CB0061">
        <w:t>maksymalną ilością wątków</w:t>
      </w:r>
      <w:r w:rsidR="00DD25E4" w:rsidRPr="00CB0061">
        <w:t xml:space="preserve"> w </w:t>
      </w:r>
      <w:r w:rsidR="0018584D" w:rsidRPr="00CB0061">
        <w:t>bloku.</w:t>
      </w:r>
    </w:p>
    <w:p w:rsidR="00494E01" w:rsidRPr="00CB0061" w:rsidRDefault="0018584D">
      <w:pPr>
        <w:pStyle w:val="Akapitzlist"/>
      </w:pPr>
      <w:r w:rsidRPr="00CB0061">
        <w:t xml:space="preserve">Jeden zestaw testów może zawierać </w:t>
      </w:r>
      <w:r w:rsidR="008359D1" w:rsidRPr="00CB0061">
        <w:t xml:space="preserve">maksymalnie </w:t>
      </w:r>
      <w:r w:rsidRPr="00CB0061">
        <w:t>65535 testów. Jest to związane</w:t>
      </w:r>
      <w:r w:rsidR="00DD25E4" w:rsidRPr="00CB0061">
        <w:t xml:space="preserve"> z </w:t>
      </w:r>
      <w:r w:rsidRPr="00CB0061">
        <w:t>maksymalną ilością bloków</w:t>
      </w:r>
      <w:r w:rsidR="00DD25E4" w:rsidRPr="00CB0061">
        <w:t xml:space="preserve"> w </w:t>
      </w:r>
      <w:r w:rsidRPr="00CB0061">
        <w:t xml:space="preserve">jednym wymiarze </w:t>
      </w:r>
      <w:r w:rsidRPr="00CE1C72">
        <w:t>gridu</w:t>
      </w:r>
      <w:r w:rsidRPr="00CB0061">
        <w:t>.</w:t>
      </w:r>
    </w:p>
    <w:p w:rsidR="0018584D" w:rsidRPr="00CB0061" w:rsidRDefault="0018584D" w:rsidP="0018584D">
      <w:pPr>
        <w:rPr>
          <w:color w:val="auto"/>
        </w:rPr>
      </w:pPr>
      <w:r w:rsidRPr="00CB0061">
        <w:rPr>
          <w:color w:val="auto"/>
        </w:rPr>
        <w:t xml:space="preserve">Możliwe </w:t>
      </w:r>
      <w:r w:rsidR="00900039" w:rsidRPr="00CB0061">
        <w:rPr>
          <w:color w:val="auto"/>
        </w:rPr>
        <w:t>byłoby ominięcie tych ogranicz</w:t>
      </w:r>
      <w:r w:rsidRPr="00CB0061">
        <w:rPr>
          <w:color w:val="auto"/>
        </w:rPr>
        <w:t>eń, ale</w:t>
      </w:r>
      <w:r w:rsidR="007E0932" w:rsidRPr="00CB0061">
        <w:rPr>
          <w:color w:val="auto"/>
        </w:rPr>
        <w:t xml:space="preserve"> zmiana kodu byłaby żmudna</w:t>
      </w:r>
      <w:r w:rsidRPr="00CB0061">
        <w:rPr>
          <w:color w:val="auto"/>
        </w:rPr>
        <w:t>,</w:t>
      </w:r>
      <w:r w:rsidR="00DD25E4" w:rsidRPr="00CB0061">
        <w:rPr>
          <w:color w:val="auto"/>
        </w:rPr>
        <w:t xml:space="preserve"> a </w:t>
      </w:r>
      <w:r w:rsidR="007E0932" w:rsidRPr="00CB0061">
        <w:rPr>
          <w:color w:val="auto"/>
        </w:rPr>
        <w:t xml:space="preserve">modyfikacje </w:t>
      </w:r>
      <w:r w:rsidRPr="00CB0061">
        <w:rPr>
          <w:color w:val="auto"/>
        </w:rPr>
        <w:t>mogł</w:t>
      </w:r>
      <w:ins w:id="132" w:author="User" w:date="2010-05-24T21:44:00Z">
        <w:r w:rsidR="00DF0347">
          <w:rPr>
            <w:color w:val="auto"/>
          </w:rPr>
          <w:t>y</w:t>
        </w:r>
      </w:ins>
      <w:del w:id="133" w:author="User" w:date="2010-05-24T21:44:00Z">
        <w:r w:rsidRPr="00CB0061" w:rsidDel="00DF0347">
          <w:rPr>
            <w:color w:val="auto"/>
          </w:rPr>
          <w:delText>o</w:delText>
        </w:r>
      </w:del>
      <w:r w:rsidRPr="00CB0061">
        <w:rPr>
          <w:color w:val="auto"/>
        </w:rPr>
        <w:t>by zwolnić działanie programu.</w:t>
      </w:r>
    </w:p>
    <w:p w:rsidR="007331B4" w:rsidRPr="00CB0061" w:rsidRDefault="0079421A" w:rsidP="00CE4263">
      <w:pPr>
        <w:rPr>
          <w:color w:val="auto"/>
        </w:rPr>
      </w:pPr>
      <w:r w:rsidRPr="00CB0061">
        <w:rPr>
          <w:color w:val="auto"/>
        </w:rPr>
        <w:lastRenderedPageBreak/>
        <w:t>P</w:t>
      </w:r>
      <w:r w:rsidR="006379A4" w:rsidRPr="00CB0061">
        <w:rPr>
          <w:color w:val="auto"/>
        </w:rPr>
        <w:t xml:space="preserve">amięć GPU jest </w:t>
      </w:r>
      <w:r w:rsidRPr="00CB0061">
        <w:rPr>
          <w:color w:val="auto"/>
        </w:rPr>
        <w:t xml:space="preserve">zwykle </w:t>
      </w:r>
      <w:r w:rsidR="006379A4" w:rsidRPr="00CB0061">
        <w:rPr>
          <w:color w:val="auto"/>
        </w:rPr>
        <w:t>mniejsza niż RAM,</w:t>
      </w:r>
      <w:r w:rsidR="00DD25E4" w:rsidRPr="00CB0061">
        <w:rPr>
          <w:color w:val="auto"/>
        </w:rPr>
        <w:t xml:space="preserve"> a </w:t>
      </w:r>
      <w:r w:rsidR="006379A4" w:rsidRPr="00CB0061">
        <w:rPr>
          <w:color w:val="auto"/>
        </w:rPr>
        <w:t xml:space="preserve">wszystkie </w:t>
      </w:r>
      <w:r w:rsidRPr="00CB0061">
        <w:rPr>
          <w:color w:val="auto"/>
        </w:rPr>
        <w:t>dane muszą się</w:t>
      </w:r>
      <w:r w:rsidR="00D42D61" w:rsidRPr="00CB0061">
        <w:rPr>
          <w:color w:val="auto"/>
        </w:rPr>
        <w:t xml:space="preserve"> na </w:t>
      </w:r>
      <w:r w:rsidRPr="00CB0061">
        <w:rPr>
          <w:color w:val="auto"/>
        </w:rPr>
        <w:t>niej zmieścić, jednak nie jest to problemem</w:t>
      </w:r>
      <w:r w:rsidR="00DD25E4" w:rsidRPr="00CB0061">
        <w:rPr>
          <w:color w:val="auto"/>
        </w:rPr>
        <w:t xml:space="preserve"> w </w:t>
      </w:r>
      <w:r w:rsidRPr="00CB0061">
        <w:rPr>
          <w:color w:val="auto"/>
        </w:rPr>
        <w:t xml:space="preserve">przypadku </w:t>
      </w:r>
      <w:r w:rsidR="003239AB" w:rsidRPr="00CB0061">
        <w:rPr>
          <w:color w:val="auto"/>
        </w:rPr>
        <w:t xml:space="preserve">biblioteki CNL. Maksymalna możliwa wielkość jednocześnie zadeklarowanej pamięci graficznej wynosi około </w:t>
      </w:r>
      <w:r w:rsidR="00CE4263" w:rsidRPr="00CB0061">
        <w:t>140</w:t>
      </w:r>
      <w:r w:rsidR="004F2EDD" w:rsidRPr="00CB0061">
        <w:t> </w:t>
      </w:r>
      <w:r w:rsidR="003239AB" w:rsidRPr="00CB0061">
        <w:t>MB</w:t>
      </w:r>
      <w:r w:rsidR="00CE4263" w:rsidRPr="00CB0061">
        <w:rPr>
          <w:color w:val="auto"/>
        </w:rPr>
        <w:t xml:space="preserve">, czyli </w:t>
      </w:r>
      <w:r w:rsidR="004F2EDD" w:rsidRPr="00CB0061">
        <w:rPr>
          <w:color w:val="auto"/>
        </w:rPr>
        <w:t xml:space="preserve">mniej </w:t>
      </w:r>
      <w:r w:rsidR="00BA1E68" w:rsidRPr="00CB0061">
        <w:rPr>
          <w:color w:val="auto"/>
        </w:rPr>
        <w:t xml:space="preserve">od </w:t>
      </w:r>
      <w:r w:rsidR="004F2EDD" w:rsidRPr="00CB0061">
        <w:rPr>
          <w:color w:val="auto"/>
        </w:rPr>
        <w:t>minimalnej wymaganej pamięci graficznej potrzebnej</w:t>
      </w:r>
      <w:r w:rsidR="00D42D61" w:rsidRPr="00CB0061">
        <w:rPr>
          <w:color w:val="auto"/>
        </w:rPr>
        <w:t xml:space="preserve"> do </w:t>
      </w:r>
      <w:r w:rsidR="004F2EDD" w:rsidRPr="00CB0061">
        <w:rPr>
          <w:color w:val="auto"/>
        </w:rPr>
        <w:t>używania CUDA (256 MB)</w:t>
      </w:r>
      <w:r w:rsidR="00CE1C72">
        <w:rPr>
          <w:color w:val="auto"/>
        </w:rPr>
        <w:t xml:space="preserve"> – </w:t>
      </w:r>
      <w:r w:rsidR="00CE1C72">
        <w:t>w przypadku 65535 testów, przy dwóch kolejnych warstwach zawierających 511 neuronów, ilość zadeklarowanej pamięci graficznej wynosi nieco powyżej 65535 * 511 * 4 B = 128 MB</w:t>
      </w:r>
      <w:r w:rsidR="003239AB" w:rsidRPr="00CB0061">
        <w:rPr>
          <w:color w:val="auto"/>
        </w:rPr>
        <w:t>.</w:t>
      </w:r>
    </w:p>
    <w:p w:rsidR="001B7D2B" w:rsidRPr="00CB0061" w:rsidRDefault="001B7D2B" w:rsidP="00F05B9A">
      <w:pPr>
        <w:pStyle w:val="Nagwek3"/>
      </w:pPr>
      <w:bookmarkStart w:id="134" w:name="_Toc262305054"/>
      <w:r w:rsidRPr="00CB0061">
        <w:t>Użyte optymalizacje kerneli</w:t>
      </w:r>
      <w:bookmarkEnd w:id="134"/>
    </w:p>
    <w:p w:rsidR="008F5F55" w:rsidRDefault="00A952A0" w:rsidP="00991FA5">
      <w:pPr>
        <w:rPr>
          <w:color w:val="auto"/>
        </w:rPr>
      </w:pPr>
      <w:r w:rsidRPr="00CB0061">
        <w:rPr>
          <w:color w:val="auto"/>
        </w:rPr>
        <w:t xml:space="preserve">Pierwsza wersja pliku </w:t>
      </w:r>
      <w:r w:rsidR="003E547A" w:rsidRPr="00CB0061">
        <w:rPr>
          <w:rStyle w:val="KlasametodafunkcjaZnak"/>
          <w:sz w:val="22"/>
          <w:szCs w:val="22"/>
        </w:rPr>
        <w:t>TrainNetwork</w:t>
      </w:r>
      <w:r w:rsidRPr="00CB0061">
        <w:rPr>
          <w:rStyle w:val="KlasametodafunkcjaZnak"/>
          <w:sz w:val="22"/>
          <w:szCs w:val="22"/>
        </w:rPr>
        <w:t>.cu</w:t>
      </w:r>
      <w:r w:rsidRPr="00CB0061">
        <w:rPr>
          <w:color w:val="auto"/>
        </w:rPr>
        <w:t xml:space="preserve"> zawierała niezoptymalizowane kernele służące</w:t>
      </w:r>
      <w:r w:rsidR="00D42D61" w:rsidRPr="00CB0061">
        <w:rPr>
          <w:color w:val="auto"/>
        </w:rPr>
        <w:t xml:space="preserve"> do </w:t>
      </w:r>
      <w:r w:rsidRPr="00CB0061">
        <w:rPr>
          <w:color w:val="auto"/>
        </w:rPr>
        <w:t>wykonywania</w:t>
      </w:r>
      <w:r w:rsidR="00DD25E4" w:rsidRPr="00CB0061">
        <w:rPr>
          <w:color w:val="auto"/>
        </w:rPr>
        <w:t xml:space="preserve"> i </w:t>
      </w:r>
      <w:r w:rsidRPr="00CB0061">
        <w:rPr>
          <w:color w:val="auto"/>
        </w:rPr>
        <w:t>uczenia sieci.</w:t>
      </w:r>
      <w:r w:rsidR="00991FA5" w:rsidRPr="00CB0061">
        <w:rPr>
          <w:color w:val="auto"/>
        </w:rPr>
        <w:t xml:space="preserve"> </w:t>
      </w:r>
      <w:r w:rsidRPr="00CB0061">
        <w:rPr>
          <w:color w:val="auto"/>
        </w:rPr>
        <w:t xml:space="preserve">Używając programu </w:t>
      </w:r>
      <w:r w:rsidRPr="00CB0061">
        <w:rPr>
          <w:rStyle w:val="PodkrelenieZnak"/>
        </w:rPr>
        <w:t>CudaProf</w:t>
      </w:r>
      <w:r w:rsidRPr="00CB0061">
        <w:rPr>
          <w:color w:val="auto"/>
        </w:rPr>
        <w:t xml:space="preserve"> zauważyłem,</w:t>
      </w:r>
      <w:r w:rsidR="00D42D61" w:rsidRPr="00CB0061">
        <w:rPr>
          <w:color w:val="auto"/>
        </w:rPr>
        <w:t xml:space="preserve"> że </w:t>
      </w:r>
      <w:r w:rsidRPr="00CB0061">
        <w:rPr>
          <w:color w:val="auto"/>
        </w:rPr>
        <w:t>przy krótko dzi</w:t>
      </w:r>
      <w:r w:rsidR="00596280" w:rsidRPr="00CB0061">
        <w:rPr>
          <w:color w:val="auto"/>
        </w:rPr>
        <w:t>ałających kernelach</w:t>
      </w:r>
      <w:r w:rsidRPr="00CB0061">
        <w:rPr>
          <w:color w:val="auto"/>
        </w:rPr>
        <w:t>, czas</w:t>
      </w:r>
      <w:r w:rsidR="00CE1C72">
        <w:rPr>
          <w:color w:val="auto"/>
        </w:rPr>
        <w:t xml:space="preserve"> poświęcony na uruchomienie</w:t>
      </w:r>
      <w:r w:rsidRPr="00CB0061">
        <w:rPr>
          <w:color w:val="auto"/>
        </w:rPr>
        <w:t xml:space="preserve"> kernela jest często większy niż jego wykonania. Jest to problemem</w:t>
      </w:r>
      <w:r w:rsidR="00DD25E4" w:rsidRPr="00CB0061">
        <w:rPr>
          <w:color w:val="auto"/>
        </w:rPr>
        <w:t xml:space="preserve"> i </w:t>
      </w:r>
      <w:r w:rsidRPr="00CB0061">
        <w:rPr>
          <w:color w:val="auto"/>
        </w:rPr>
        <w:t>powoduje,</w:t>
      </w:r>
      <w:r w:rsidR="00D42D61" w:rsidRPr="00CB0061">
        <w:rPr>
          <w:color w:val="auto"/>
        </w:rPr>
        <w:t xml:space="preserve"> że </w:t>
      </w:r>
      <w:r w:rsidR="001744C9" w:rsidRPr="00CB0061">
        <w:rPr>
          <w:color w:val="auto"/>
        </w:rPr>
        <w:t>wywołania niewielkich kerneli</w:t>
      </w:r>
      <w:r w:rsidR="00D42D61" w:rsidRPr="00CB0061">
        <w:rPr>
          <w:color w:val="auto"/>
        </w:rPr>
        <w:t xml:space="preserve"> na </w:t>
      </w:r>
      <w:r w:rsidRPr="00CB0061">
        <w:rPr>
          <w:color w:val="auto"/>
        </w:rPr>
        <w:t>GPU mogą działać dużo dłużej niż</w:t>
      </w:r>
      <w:r w:rsidR="00D42D61" w:rsidRPr="00CB0061">
        <w:rPr>
          <w:color w:val="auto"/>
        </w:rPr>
        <w:t xml:space="preserve"> </w:t>
      </w:r>
      <w:r w:rsidR="00CE1C72">
        <w:rPr>
          <w:color w:val="auto"/>
        </w:rPr>
        <w:t xml:space="preserve">ich odpowiedniki </w:t>
      </w:r>
      <w:r w:rsidR="00D42D61" w:rsidRPr="00CB0061">
        <w:rPr>
          <w:color w:val="auto"/>
        </w:rPr>
        <w:t>na </w:t>
      </w:r>
      <w:r w:rsidRPr="00CB0061">
        <w:rPr>
          <w:color w:val="auto"/>
        </w:rPr>
        <w:t>CPU.</w:t>
      </w:r>
    </w:p>
    <w:p w:rsidR="00EC43BE" w:rsidRPr="00CB0061" w:rsidRDefault="008F5F55" w:rsidP="004F059C">
      <w:pPr>
        <w:rPr>
          <w:color w:val="auto"/>
        </w:rPr>
      </w:pPr>
      <w:r>
        <w:rPr>
          <w:color w:val="auto"/>
        </w:rPr>
        <w:t>W czasie</w:t>
      </w:r>
      <w:r w:rsidRPr="00CB0061">
        <w:rPr>
          <w:color w:val="auto"/>
        </w:rPr>
        <w:t xml:space="preserve"> dokonywaniu modyfikacji (optymalizacji)</w:t>
      </w:r>
      <w:r>
        <w:rPr>
          <w:color w:val="auto"/>
        </w:rPr>
        <w:t xml:space="preserve"> </w:t>
      </w:r>
      <w:r w:rsidR="004F059C">
        <w:rPr>
          <w:color w:val="auto"/>
        </w:rPr>
        <w:t>kerneli</w:t>
      </w:r>
      <w:r w:rsidR="00EC43BE" w:rsidRPr="00CB0061">
        <w:rPr>
          <w:color w:val="auto"/>
        </w:rPr>
        <w:t xml:space="preserve"> wykonywanych</w:t>
      </w:r>
      <w:r w:rsidR="00D42D61" w:rsidRPr="00CB0061">
        <w:rPr>
          <w:color w:val="auto"/>
        </w:rPr>
        <w:t xml:space="preserve"> na </w:t>
      </w:r>
      <w:r w:rsidR="00EC43BE" w:rsidRPr="00CB0061">
        <w:rPr>
          <w:color w:val="auto"/>
        </w:rPr>
        <w:t>GPU</w:t>
      </w:r>
      <w:r w:rsidR="00F57493" w:rsidRPr="00CB0061">
        <w:rPr>
          <w:color w:val="auto"/>
        </w:rPr>
        <w:t>, dobrze jest j</w:t>
      </w:r>
      <w:r>
        <w:rPr>
          <w:color w:val="auto"/>
        </w:rPr>
        <w:t>e</w:t>
      </w:r>
      <w:r w:rsidR="00F57493" w:rsidRPr="00CB0061">
        <w:rPr>
          <w:color w:val="auto"/>
        </w:rPr>
        <w:t xml:space="preserve"> przetestować </w:t>
      </w:r>
      <w:r w:rsidR="004F059C">
        <w:rPr>
          <w:color w:val="auto"/>
        </w:rPr>
        <w:t xml:space="preserve">na kilku różnych zestawach </w:t>
      </w:r>
      <w:r w:rsidR="00F57493" w:rsidRPr="00CB0061">
        <w:rPr>
          <w:color w:val="auto"/>
        </w:rPr>
        <w:t xml:space="preserve">danych wejściowych </w:t>
      </w:r>
      <w:r w:rsidR="00EC43BE" w:rsidRPr="00CB0061">
        <w:rPr>
          <w:color w:val="auto"/>
        </w:rPr>
        <w:t>–</w:t>
      </w:r>
      <w:r w:rsidR="005D6945" w:rsidRPr="00CB0061">
        <w:rPr>
          <w:color w:val="auto"/>
        </w:rPr>
        <w:t xml:space="preserve"> często się zdarza,</w:t>
      </w:r>
      <w:r w:rsidR="00D42D61" w:rsidRPr="00CB0061">
        <w:rPr>
          <w:color w:val="auto"/>
        </w:rPr>
        <w:t xml:space="preserve"> że </w:t>
      </w:r>
      <w:r w:rsidR="00EC43BE" w:rsidRPr="00CB0061">
        <w:rPr>
          <w:color w:val="auto"/>
        </w:rPr>
        <w:t>modyfikacja</w:t>
      </w:r>
      <w:r w:rsidR="00DD25E4" w:rsidRPr="00CB0061">
        <w:rPr>
          <w:color w:val="auto"/>
        </w:rPr>
        <w:t xml:space="preserve"> w </w:t>
      </w:r>
      <w:r w:rsidR="00EC43BE" w:rsidRPr="00CB0061">
        <w:rPr>
          <w:color w:val="auto"/>
        </w:rPr>
        <w:t xml:space="preserve">jednym przypadku </w:t>
      </w:r>
      <w:r w:rsidR="005D6945" w:rsidRPr="00CB0061">
        <w:rPr>
          <w:color w:val="auto"/>
        </w:rPr>
        <w:t>przyspiesza działanie kernela</w:t>
      </w:r>
      <w:r w:rsidR="00EC43BE" w:rsidRPr="00CB0061">
        <w:rPr>
          <w:color w:val="auto"/>
        </w:rPr>
        <w:t>,</w:t>
      </w:r>
      <w:r w:rsidR="00DD25E4" w:rsidRPr="00CB0061">
        <w:rPr>
          <w:color w:val="auto"/>
        </w:rPr>
        <w:t xml:space="preserve"> a w </w:t>
      </w:r>
      <w:r w:rsidR="005D6945" w:rsidRPr="00CB0061">
        <w:rPr>
          <w:color w:val="auto"/>
        </w:rPr>
        <w:t xml:space="preserve">przypadku innych danych wejściowych </w:t>
      </w:r>
      <w:r w:rsidR="004F059C">
        <w:rPr>
          <w:color w:val="auto"/>
        </w:rPr>
        <w:t>je</w:t>
      </w:r>
      <w:r>
        <w:rPr>
          <w:color w:val="auto"/>
        </w:rPr>
        <w:t xml:space="preserve"> </w:t>
      </w:r>
      <w:r w:rsidR="005D6945" w:rsidRPr="00CB0061">
        <w:rPr>
          <w:color w:val="auto"/>
        </w:rPr>
        <w:t>spowalnia</w:t>
      </w:r>
      <w:r w:rsidR="004F059C">
        <w:rPr>
          <w:color w:val="auto"/>
        </w:rPr>
        <w:t xml:space="preserve">. </w:t>
      </w:r>
      <w:r w:rsidR="005D6945" w:rsidRPr="00CB0061">
        <w:rPr>
          <w:color w:val="auto"/>
        </w:rPr>
        <w:t>W przypadku niniejszej biblioteki,</w:t>
      </w:r>
      <w:r w:rsidR="00DD25E4" w:rsidRPr="00CB0061">
        <w:rPr>
          <w:color w:val="auto"/>
        </w:rPr>
        <w:t xml:space="preserve"> w </w:t>
      </w:r>
      <w:r w:rsidR="00880DFF" w:rsidRPr="00CB0061">
        <w:rPr>
          <w:color w:val="auto"/>
        </w:rPr>
        <w:t>czasie optymalizacji, nacisk był kładziony</w:t>
      </w:r>
      <w:r w:rsidR="00D42D61" w:rsidRPr="00CB0061">
        <w:rPr>
          <w:color w:val="auto"/>
        </w:rPr>
        <w:t xml:space="preserve"> na </w:t>
      </w:r>
      <w:r w:rsidR="00880DFF" w:rsidRPr="00CB0061">
        <w:rPr>
          <w:color w:val="auto"/>
        </w:rPr>
        <w:t>jak najlepsze zoptymalizowanie działania kerneli</w:t>
      </w:r>
      <w:r w:rsidR="00DD25E4" w:rsidRPr="00CB0061">
        <w:rPr>
          <w:color w:val="auto"/>
        </w:rPr>
        <w:t xml:space="preserve"> w </w:t>
      </w:r>
      <w:r w:rsidR="00880DFF" w:rsidRPr="00CB0061">
        <w:rPr>
          <w:color w:val="auto"/>
        </w:rPr>
        <w:t xml:space="preserve">przypadku </w:t>
      </w:r>
      <w:r w:rsidR="00202F21">
        <w:rPr>
          <w:color w:val="auto"/>
        </w:rPr>
        <w:t xml:space="preserve">danych </w:t>
      </w:r>
      <w:r w:rsidR="00880DFF" w:rsidRPr="00CB0061">
        <w:rPr>
          <w:color w:val="auto"/>
        </w:rPr>
        <w:t>wejściowych</w:t>
      </w:r>
      <w:r w:rsidR="00202F21">
        <w:rPr>
          <w:color w:val="auto"/>
        </w:rPr>
        <w:t xml:space="preserve"> o dużych rozmiarach</w:t>
      </w:r>
      <w:r w:rsidR="009961FC" w:rsidRPr="00CB0061">
        <w:rPr>
          <w:rStyle w:val="Odwoanieprzypisudolnego"/>
          <w:color w:val="auto"/>
        </w:rPr>
        <w:footnoteReference w:id="32"/>
      </w:r>
      <w:r w:rsidR="00880DFF" w:rsidRPr="00CB0061">
        <w:rPr>
          <w:color w:val="auto"/>
        </w:rPr>
        <w:t>.</w:t>
      </w:r>
      <w:r w:rsidR="00B92BBD">
        <w:rPr>
          <w:color w:val="auto"/>
        </w:rPr>
        <w:t xml:space="preserve"> </w:t>
      </w:r>
      <w:r w:rsidR="00D05438" w:rsidRPr="00CB0061">
        <w:rPr>
          <w:color w:val="auto"/>
        </w:rPr>
        <w:t xml:space="preserve">Poniżej są opisane </w:t>
      </w:r>
      <w:r w:rsidR="009961FC" w:rsidRPr="00CB0061">
        <w:rPr>
          <w:color w:val="auto"/>
        </w:rPr>
        <w:t>optymalizacje, których</w:t>
      </w:r>
      <w:r w:rsidR="00D05438" w:rsidRPr="00CB0061">
        <w:rPr>
          <w:color w:val="auto"/>
        </w:rPr>
        <w:t xml:space="preserve"> użyłem, żeby przyśpieszyć działanie kerneli </w:t>
      </w:r>
      <w:r w:rsidR="002A391B" w:rsidRPr="00CB0061">
        <w:rPr>
          <w:color w:val="auto"/>
        </w:rPr>
        <w:t>przy dużej ilości danych</w:t>
      </w:r>
      <w:r w:rsidR="00202F21">
        <w:rPr>
          <w:color w:val="auto"/>
        </w:rPr>
        <w:t>.</w:t>
      </w:r>
    </w:p>
    <w:p w:rsidR="001B7D2B" w:rsidRPr="00CB0061" w:rsidRDefault="00486A70" w:rsidP="004F3A28">
      <w:pPr>
        <w:pStyle w:val="Nagwek4"/>
      </w:pPr>
      <w:bookmarkStart w:id="135" w:name="_Toc262305055"/>
      <w:r w:rsidRPr="00CB0061">
        <w:t>Dostępy</w:t>
      </w:r>
      <w:r w:rsidR="00D42D61" w:rsidRPr="00CB0061">
        <w:t xml:space="preserve"> do </w:t>
      </w:r>
      <w:r w:rsidRPr="00CB0061">
        <w:t>danych globalnych</w:t>
      </w:r>
      <w:r w:rsidR="00DD25E4" w:rsidRPr="00CB0061">
        <w:t xml:space="preserve"> o </w:t>
      </w:r>
      <w:r w:rsidR="00EA4661">
        <w:t>wysokiej</w:t>
      </w:r>
      <w:r w:rsidRPr="00CB0061">
        <w:t xml:space="preserve"> przepustowości</w:t>
      </w:r>
      <w:bookmarkEnd w:id="135"/>
    </w:p>
    <w:p w:rsidR="00633D35" w:rsidRPr="00CB0061" w:rsidRDefault="00735279" w:rsidP="00B3333A">
      <w:pPr>
        <w:rPr>
          <w:color w:val="auto"/>
        </w:rPr>
      </w:pPr>
      <w:r w:rsidRPr="00CB0061">
        <w:rPr>
          <w:color w:val="auto"/>
        </w:rPr>
        <w:t xml:space="preserve">W rozdziale </w:t>
      </w:r>
      <w:r w:rsidR="00CC3C12">
        <w:rPr>
          <w:color w:val="auto"/>
        </w:rPr>
        <w:fldChar w:fldCharType="begin"/>
      </w:r>
      <w:r w:rsidR="00202F21">
        <w:rPr>
          <w:color w:val="auto"/>
        </w:rPr>
        <w:instrText xml:space="preserve"> REF _Ref260261152 \r \h </w:instrText>
      </w:r>
      <w:r w:rsidR="00CC3C12">
        <w:rPr>
          <w:color w:val="auto"/>
        </w:rPr>
      </w:r>
      <w:r w:rsidR="00CC3C12">
        <w:rPr>
          <w:color w:val="auto"/>
        </w:rPr>
        <w:fldChar w:fldCharType="separate"/>
      </w:r>
      <w:r w:rsidR="00ED5C84">
        <w:rPr>
          <w:color w:val="auto"/>
        </w:rPr>
        <w:t>2.1.2</w:t>
      </w:r>
      <w:r w:rsidR="00CC3C12">
        <w:rPr>
          <w:color w:val="auto"/>
        </w:rPr>
        <w:fldChar w:fldCharType="end"/>
      </w:r>
      <w:r w:rsidR="00202F21">
        <w:rPr>
          <w:color w:val="auto"/>
        </w:rPr>
        <w:t xml:space="preserve"> jest opisane</w:t>
      </w:r>
      <w:r w:rsidR="00F22D9D" w:rsidRPr="00CB0061">
        <w:rPr>
          <w:color w:val="auto"/>
        </w:rPr>
        <w:t xml:space="preserve">, czym są </w:t>
      </w:r>
      <w:r w:rsidR="0011282D" w:rsidRPr="00CB0061">
        <w:rPr>
          <w:color w:val="auto"/>
        </w:rPr>
        <w:t xml:space="preserve">tzw. </w:t>
      </w:r>
      <w:r w:rsidR="00F22D9D" w:rsidRPr="00CB0061">
        <w:rPr>
          <w:color w:val="auto"/>
        </w:rPr>
        <w:t>złączone</w:t>
      </w:r>
      <w:r w:rsidR="0011282D" w:rsidRPr="00CB0061">
        <w:rPr>
          <w:color w:val="auto"/>
        </w:rPr>
        <w:t xml:space="preserve"> (</w:t>
      </w:r>
      <w:r w:rsidR="0011282D" w:rsidRPr="00202F21">
        <w:rPr>
          <w:rStyle w:val="PodkrelenieZnak"/>
        </w:rPr>
        <w:t>coalesced</w:t>
      </w:r>
      <w:r w:rsidR="0011282D" w:rsidRPr="00CB0061">
        <w:rPr>
          <w:color w:val="auto"/>
        </w:rPr>
        <w:t>)</w:t>
      </w:r>
      <w:r w:rsidR="00F22D9D" w:rsidRPr="00CB0061">
        <w:rPr>
          <w:color w:val="auto"/>
        </w:rPr>
        <w:t xml:space="preserve"> zapisy/odczyty pamięci globalnej</w:t>
      </w:r>
      <w:r w:rsidR="009D20B3">
        <w:rPr>
          <w:color w:val="auto"/>
        </w:rPr>
        <w:t xml:space="preserve">, które są wymagane do uzyskania wysokiej </w:t>
      </w:r>
      <w:r w:rsidR="009D20B3" w:rsidRPr="00CB0061">
        <w:rPr>
          <w:color w:val="auto"/>
        </w:rPr>
        <w:t>przepustowoś</w:t>
      </w:r>
      <w:r w:rsidR="009D20B3">
        <w:rPr>
          <w:color w:val="auto"/>
        </w:rPr>
        <w:t>ci</w:t>
      </w:r>
      <w:r w:rsidR="009D20B3" w:rsidRPr="00CB0061">
        <w:rPr>
          <w:color w:val="auto"/>
        </w:rPr>
        <w:t xml:space="preserve"> komunikacji między pamięcią graficzną a GPU</w:t>
      </w:r>
      <w:r w:rsidR="009D20B3">
        <w:rPr>
          <w:color w:val="auto"/>
        </w:rPr>
        <w:t>. Aby zwiększyć ilość złączonych dostępów do pamięci w bibliotece CNL, tablice zawierające dane w</w:t>
      </w:r>
      <w:r w:rsidR="00D05438" w:rsidRPr="00CB0061">
        <w:rPr>
          <w:color w:val="auto"/>
        </w:rPr>
        <w:t>ejś</w:t>
      </w:r>
      <w:r w:rsidR="009D20B3">
        <w:rPr>
          <w:color w:val="auto"/>
        </w:rPr>
        <w:t>ć</w:t>
      </w:r>
      <w:r w:rsidR="00D05438" w:rsidRPr="00CB0061">
        <w:rPr>
          <w:color w:val="auto"/>
        </w:rPr>
        <w:t xml:space="preserve"> testów, wyjścia testów oraz wyjścia </w:t>
      </w:r>
      <w:r w:rsidR="00781967">
        <w:rPr>
          <w:color w:val="auto"/>
        </w:rPr>
        <w:t>każdej</w:t>
      </w:r>
      <w:r w:rsidR="00D05438" w:rsidRPr="00CB0061">
        <w:rPr>
          <w:color w:val="auto"/>
        </w:rPr>
        <w:t xml:space="preserve"> </w:t>
      </w:r>
      <w:r w:rsidR="00781967">
        <w:rPr>
          <w:color w:val="auto"/>
        </w:rPr>
        <w:t>warstwy</w:t>
      </w:r>
      <w:r w:rsidR="00D05438" w:rsidRPr="00CB0061">
        <w:rPr>
          <w:color w:val="auto"/>
        </w:rPr>
        <w:t xml:space="preserve"> </w:t>
      </w:r>
      <w:r w:rsidR="00781967">
        <w:rPr>
          <w:color w:val="auto"/>
        </w:rPr>
        <w:t xml:space="preserve">– </w:t>
      </w:r>
      <w:r w:rsidR="00D05438" w:rsidRPr="00CB0061">
        <w:rPr>
          <w:color w:val="auto"/>
        </w:rPr>
        <w:t xml:space="preserve">są </w:t>
      </w:r>
      <w:r w:rsidR="00633D35" w:rsidRPr="00CB0061">
        <w:rPr>
          <w:color w:val="auto"/>
        </w:rPr>
        <w:t>wyrównane (</w:t>
      </w:r>
      <w:r w:rsidR="00633D35" w:rsidRPr="00CB0061">
        <w:rPr>
          <w:rStyle w:val="PodkrelenieZnak"/>
        </w:rPr>
        <w:t>aligned</w:t>
      </w:r>
      <w:r w:rsidR="00633D35" w:rsidRPr="00CB0061">
        <w:rPr>
          <w:color w:val="auto"/>
        </w:rPr>
        <w:t>)</w:t>
      </w:r>
      <w:r w:rsidR="00D42D61" w:rsidRPr="00CB0061">
        <w:rPr>
          <w:color w:val="auto"/>
        </w:rPr>
        <w:t xml:space="preserve"> do </w:t>
      </w:r>
      <w:r w:rsidR="00633D35" w:rsidRPr="00CB0061">
        <w:rPr>
          <w:color w:val="auto"/>
        </w:rPr>
        <w:t xml:space="preserve">16 </w:t>
      </w:r>
      <w:r w:rsidR="00633D35" w:rsidRPr="00CB0061">
        <w:rPr>
          <w:color w:val="auto"/>
        </w:rPr>
        <w:lastRenderedPageBreak/>
        <w:t>elementów.</w:t>
      </w:r>
      <w:r w:rsidR="00DD25E4" w:rsidRPr="00CB0061">
        <w:rPr>
          <w:color w:val="auto"/>
        </w:rPr>
        <w:t xml:space="preserve"> </w:t>
      </w:r>
      <w:r w:rsidR="00781967">
        <w:rPr>
          <w:color w:val="auto"/>
        </w:rPr>
        <w:t>Oznacza to, że</w:t>
      </w:r>
      <w:r w:rsidR="00E83585">
        <w:rPr>
          <w:color w:val="auto"/>
        </w:rPr>
        <w:t xml:space="preserve"> dane reprezentujące </w:t>
      </w:r>
      <w:r w:rsidR="00273047">
        <w:rPr>
          <w:color w:val="auto"/>
        </w:rPr>
        <w:t>każdy</w:t>
      </w:r>
      <w:r w:rsidR="00E83585">
        <w:rPr>
          <w:color w:val="auto"/>
        </w:rPr>
        <w:t xml:space="preserve"> test lub neuron zawsze zaczynają się </w:t>
      </w:r>
      <w:r w:rsidR="00273047">
        <w:rPr>
          <w:color w:val="auto"/>
        </w:rPr>
        <w:t xml:space="preserve">od elementu o indeksie będącym wielokrotnością 16 elementów (niektóre elementy mogą nie być używane). </w:t>
      </w:r>
      <w:r w:rsidR="0056206B" w:rsidRPr="00CB0061">
        <w:rPr>
          <w:color w:val="auto"/>
        </w:rPr>
        <w:t xml:space="preserve">Wagi </w:t>
      </w:r>
      <w:r w:rsidR="00182F83" w:rsidRPr="00CB0061">
        <w:rPr>
          <w:color w:val="auto"/>
        </w:rPr>
        <w:t>sieci nie są wyrównane</w:t>
      </w:r>
      <w:r w:rsidR="00D42D61" w:rsidRPr="00CB0061">
        <w:rPr>
          <w:color w:val="auto"/>
        </w:rPr>
        <w:t xml:space="preserve"> do </w:t>
      </w:r>
      <w:r w:rsidR="00182F83" w:rsidRPr="00CB0061">
        <w:rPr>
          <w:color w:val="auto"/>
        </w:rPr>
        <w:t>16 elementów, ale</w:t>
      </w:r>
      <w:r w:rsidR="00DD25E4" w:rsidRPr="00CB0061">
        <w:rPr>
          <w:color w:val="auto"/>
        </w:rPr>
        <w:t xml:space="preserve"> </w:t>
      </w:r>
      <w:r w:rsidR="00D0295A" w:rsidRPr="00CB0061">
        <w:rPr>
          <w:rFonts w:eastAsiaTheme="minorHAnsi"/>
        </w:rPr>
        <w:t>odczyty tych</w:t>
      </w:r>
      <w:r w:rsidR="00182F83" w:rsidRPr="00CB0061">
        <w:rPr>
          <w:rFonts w:eastAsiaTheme="minorHAnsi"/>
        </w:rPr>
        <w:t xml:space="preserve"> </w:t>
      </w:r>
      <w:r w:rsidR="00D0295A" w:rsidRPr="00CB0061">
        <w:rPr>
          <w:rFonts w:eastAsiaTheme="minorHAnsi"/>
        </w:rPr>
        <w:t>wag</w:t>
      </w:r>
      <w:r w:rsidR="00182F83" w:rsidRPr="00CB0061">
        <w:rPr>
          <w:rFonts w:eastAsiaTheme="minorHAnsi"/>
        </w:rPr>
        <w:t xml:space="preserve"> </w:t>
      </w:r>
      <w:r w:rsidR="00182F83" w:rsidRPr="00CB0061">
        <w:rPr>
          <w:rFonts w:eastAsiaTheme="minorHAnsi"/>
          <w:color w:val="auto"/>
          <w:lang w:eastAsia="en-US"/>
        </w:rPr>
        <w:t xml:space="preserve">są </w:t>
      </w:r>
      <w:r w:rsidR="00D0295A" w:rsidRPr="00CB0061">
        <w:rPr>
          <w:rFonts w:eastAsiaTheme="minorHAnsi"/>
          <w:color w:val="auto"/>
          <w:lang w:eastAsia="en-US"/>
        </w:rPr>
        <w:t>złączone (</w:t>
      </w:r>
      <w:r w:rsidR="000E69E8" w:rsidRPr="00CB0061">
        <w:rPr>
          <w:rFonts w:eastAsiaTheme="minorHAnsi"/>
          <w:color w:val="auto"/>
          <w:lang w:eastAsia="en-US"/>
        </w:rPr>
        <w:t xml:space="preserve">wagi te </w:t>
      </w:r>
      <w:r w:rsidR="00182F83" w:rsidRPr="00CB0061">
        <w:rPr>
          <w:rFonts w:eastAsiaTheme="minorHAnsi"/>
          <w:color w:val="auto"/>
          <w:lang w:eastAsia="en-US"/>
        </w:rPr>
        <w:t>najpierw są przepisywane</w:t>
      </w:r>
      <w:r w:rsidR="00D42D61" w:rsidRPr="00CB0061">
        <w:rPr>
          <w:rFonts w:eastAsiaTheme="minorHAnsi"/>
          <w:color w:val="auto"/>
          <w:lang w:eastAsia="en-US"/>
        </w:rPr>
        <w:t xml:space="preserve"> do </w:t>
      </w:r>
      <w:r w:rsidR="00182F83" w:rsidRPr="00CB0061">
        <w:rPr>
          <w:rFonts w:eastAsiaTheme="minorHAnsi"/>
          <w:color w:val="auto"/>
          <w:lang w:eastAsia="en-US"/>
        </w:rPr>
        <w:t>pamięci dzielonej,</w:t>
      </w:r>
      <w:r w:rsidR="00DD25E4" w:rsidRPr="00CB0061">
        <w:rPr>
          <w:rFonts w:eastAsiaTheme="minorHAnsi"/>
          <w:color w:val="auto"/>
          <w:lang w:eastAsia="en-US"/>
        </w:rPr>
        <w:t xml:space="preserve"> a </w:t>
      </w:r>
      <w:r w:rsidR="00182F83" w:rsidRPr="00CB0061">
        <w:rPr>
          <w:rFonts w:eastAsiaTheme="minorHAnsi"/>
          <w:color w:val="auto"/>
          <w:lang w:eastAsia="en-US"/>
        </w:rPr>
        <w:t>później odczytywane</w:t>
      </w:r>
      <w:r w:rsidR="000E69E8" w:rsidRPr="00CB0061">
        <w:rPr>
          <w:rFonts w:eastAsiaTheme="minorHAnsi"/>
          <w:color w:val="auto"/>
          <w:lang w:eastAsia="en-US"/>
        </w:rPr>
        <w:t>)</w:t>
      </w:r>
      <w:r w:rsidR="00182F83" w:rsidRPr="00CB0061">
        <w:rPr>
          <w:rFonts w:eastAsiaTheme="minorHAnsi"/>
          <w:color w:val="auto"/>
          <w:lang w:eastAsia="en-US"/>
        </w:rPr>
        <w:t>.</w:t>
      </w:r>
    </w:p>
    <w:p w:rsidR="001B7D2B" w:rsidRPr="00CB0061" w:rsidRDefault="001B7D2B" w:rsidP="004F3A28">
      <w:pPr>
        <w:pStyle w:val="Nagwek4"/>
      </w:pPr>
      <w:bookmarkStart w:id="136" w:name="_Toc262305056"/>
      <w:r w:rsidRPr="00CB0061">
        <w:t>Obsługa 2 testów</w:t>
      </w:r>
      <w:r w:rsidR="00F407A0">
        <w:t xml:space="preserve"> na</w:t>
      </w:r>
      <w:r w:rsidR="00355E5D">
        <w:t xml:space="preserve"> </w:t>
      </w:r>
      <w:r w:rsidRPr="00CB0061">
        <w:t>raz</w:t>
      </w:r>
      <w:bookmarkEnd w:id="136"/>
    </w:p>
    <w:p w:rsidR="00107097" w:rsidRPr="00CB0061" w:rsidRDefault="007331B4" w:rsidP="00665820">
      <w:pPr>
        <w:rPr>
          <w:color w:val="auto"/>
        </w:rPr>
      </w:pPr>
      <w:r w:rsidRPr="00CB0061">
        <w:rPr>
          <w:rFonts w:eastAsiaTheme="minorHAnsi"/>
          <w:color w:val="auto"/>
          <w:lang w:eastAsia="en-US"/>
        </w:rPr>
        <w:t xml:space="preserve">W kernelach </w:t>
      </w:r>
      <w:r w:rsidRPr="00CB0061">
        <w:rPr>
          <w:rStyle w:val="KlasametodafunkcjaZnak"/>
          <w:rFonts w:eastAsiaTheme="minorHAnsi"/>
          <w:sz w:val="22"/>
          <w:szCs w:val="22"/>
        </w:rPr>
        <w:t>executeLayerKernel</w:t>
      </w:r>
      <w:r w:rsidR="00DD25E4" w:rsidRPr="00CB0061">
        <w:rPr>
          <w:rFonts w:eastAsiaTheme="minorHAnsi"/>
          <w:color w:val="auto"/>
          <w:lang w:eastAsia="en-US"/>
        </w:rPr>
        <w:t xml:space="preserve"> i </w:t>
      </w:r>
      <w:r w:rsidRPr="00CB0061">
        <w:rPr>
          <w:rStyle w:val="KlasametodafunkcjaZnak"/>
          <w:rFonts w:eastAsiaTheme="minorHAnsi"/>
          <w:sz w:val="22"/>
          <w:szCs w:val="22"/>
        </w:rPr>
        <w:t>calculateErrorInNotLastLayerKernel</w:t>
      </w:r>
      <w:r w:rsidRPr="00CB0061">
        <w:rPr>
          <w:rFonts w:eastAsiaTheme="minorHAnsi"/>
          <w:color w:val="auto"/>
          <w:lang w:eastAsia="en-US"/>
        </w:rPr>
        <w:t xml:space="preserve"> jeden wątek reprezentuje dwa testy,</w:t>
      </w:r>
      <w:r w:rsidR="00DD25E4" w:rsidRPr="00CB0061">
        <w:rPr>
          <w:rFonts w:eastAsiaTheme="minorHAnsi"/>
          <w:color w:val="auto"/>
          <w:lang w:eastAsia="en-US"/>
        </w:rPr>
        <w:t xml:space="preserve"> a w </w:t>
      </w:r>
      <w:r w:rsidRPr="00CB0061">
        <w:rPr>
          <w:rFonts w:eastAsiaTheme="minorHAnsi"/>
          <w:color w:val="auto"/>
          <w:lang w:eastAsia="en-US"/>
        </w:rPr>
        <w:t xml:space="preserve">kernelu </w:t>
      </w:r>
      <w:r w:rsidRPr="00CB0061">
        <w:rPr>
          <w:rStyle w:val="KlasametodafunkcjaZnak"/>
          <w:rFonts w:eastAsiaTheme="minorHAnsi"/>
          <w:sz w:val="22"/>
          <w:szCs w:val="22"/>
        </w:rPr>
        <w:t>updateWeightsInTrainingKernel</w:t>
      </w:r>
      <w:r w:rsidRPr="00CB0061">
        <w:rPr>
          <w:rFonts w:eastAsiaTheme="minorHAnsi"/>
          <w:color w:val="auto"/>
          <w:lang w:eastAsia="en-US"/>
        </w:rPr>
        <w:t xml:space="preserve"> jeden wątek reprezentuje dwie wagi.</w:t>
      </w:r>
      <w:r w:rsidR="00087AAF" w:rsidRPr="00CB0061">
        <w:rPr>
          <w:rFonts w:eastAsiaTheme="minorHAnsi"/>
          <w:color w:val="auto"/>
          <w:lang w:eastAsia="en-US"/>
        </w:rPr>
        <w:t xml:space="preserve"> Ta optymalizacja powoduje,</w:t>
      </w:r>
      <w:r w:rsidR="00D42D61" w:rsidRPr="00CB0061">
        <w:rPr>
          <w:rFonts w:eastAsiaTheme="minorHAnsi"/>
          <w:color w:val="auto"/>
          <w:lang w:eastAsia="en-US"/>
        </w:rPr>
        <w:t xml:space="preserve"> że </w:t>
      </w:r>
      <w:r w:rsidR="00087AAF" w:rsidRPr="00CB0061">
        <w:rPr>
          <w:rFonts w:eastAsiaTheme="minorHAnsi"/>
          <w:color w:val="auto"/>
          <w:lang w:eastAsia="en-US"/>
        </w:rPr>
        <w:t>dane skopiowane</w:t>
      </w:r>
      <w:r w:rsidR="00DD25E4" w:rsidRPr="00CB0061">
        <w:rPr>
          <w:rFonts w:eastAsiaTheme="minorHAnsi"/>
          <w:color w:val="auto"/>
          <w:lang w:eastAsia="en-US"/>
        </w:rPr>
        <w:t xml:space="preserve"> w </w:t>
      </w:r>
      <w:r w:rsidR="00087AAF" w:rsidRPr="00CB0061">
        <w:rPr>
          <w:rFonts w:eastAsiaTheme="minorHAnsi"/>
          <w:color w:val="auto"/>
          <w:lang w:eastAsia="en-US"/>
        </w:rPr>
        <w:t>każdym bloku mogą być użyte</w:t>
      </w:r>
      <w:r w:rsidR="00D42D61" w:rsidRPr="00CB0061">
        <w:rPr>
          <w:rFonts w:eastAsiaTheme="minorHAnsi"/>
          <w:color w:val="auto"/>
          <w:lang w:eastAsia="en-US"/>
        </w:rPr>
        <w:t xml:space="preserve"> do </w:t>
      </w:r>
      <w:r w:rsidR="00087AAF" w:rsidRPr="00CB0061">
        <w:rPr>
          <w:rFonts w:eastAsiaTheme="minorHAnsi"/>
          <w:color w:val="auto"/>
          <w:lang w:eastAsia="en-US"/>
        </w:rPr>
        <w:t xml:space="preserve">wykonania dwóch razy więcej obliczeń. Jednak zmiana prędkości działania kernela </w:t>
      </w:r>
      <w:r w:rsidR="00087AAF" w:rsidRPr="00CB0061">
        <w:rPr>
          <w:rStyle w:val="KlasametodafunkcjaZnak"/>
          <w:rFonts w:eastAsiaTheme="minorHAnsi"/>
          <w:sz w:val="22"/>
          <w:szCs w:val="22"/>
        </w:rPr>
        <w:t>executeLayerKernel</w:t>
      </w:r>
      <w:r w:rsidR="00087AAF" w:rsidRPr="00CB0061">
        <w:rPr>
          <w:rFonts w:eastAsiaTheme="minorHAnsi"/>
          <w:color w:val="auto"/>
          <w:lang w:eastAsia="en-US"/>
        </w:rPr>
        <w:t xml:space="preserve"> po tej optymalizacji </w:t>
      </w:r>
      <w:r w:rsidR="000B2AA0">
        <w:rPr>
          <w:rFonts w:eastAsiaTheme="minorHAnsi"/>
          <w:color w:val="auto"/>
          <w:lang w:eastAsia="en-US"/>
        </w:rPr>
        <w:t>zależy bardzo</w:t>
      </w:r>
      <w:r w:rsidR="00087AAF" w:rsidRPr="00CB0061">
        <w:rPr>
          <w:rFonts w:eastAsiaTheme="minorHAnsi"/>
          <w:color w:val="auto"/>
          <w:lang w:eastAsia="en-US"/>
        </w:rPr>
        <w:t xml:space="preserve"> od wielkości sieci.</w:t>
      </w:r>
      <w:r w:rsidR="000B2AA0">
        <w:rPr>
          <w:rFonts w:eastAsiaTheme="minorHAnsi"/>
          <w:color w:val="auto"/>
          <w:lang w:eastAsia="en-US"/>
        </w:rPr>
        <w:t xml:space="preserve"> W</w:t>
      </w:r>
      <w:r w:rsidR="00DD25E4" w:rsidRPr="00CB0061">
        <w:rPr>
          <w:rFonts w:eastAsiaTheme="minorHAnsi"/>
          <w:color w:val="auto"/>
          <w:lang w:eastAsia="en-US"/>
        </w:rPr>
        <w:t> </w:t>
      </w:r>
      <w:r w:rsidR="00087AAF" w:rsidRPr="00CB0061">
        <w:rPr>
          <w:rFonts w:eastAsiaTheme="minorHAnsi"/>
          <w:color w:val="auto"/>
          <w:lang w:eastAsia="en-US"/>
        </w:rPr>
        <w:t>przypadku sieci, gdzie 2 kolejne warstwy mają po 500 neuronów, przyspieszenie jest praw</w:t>
      </w:r>
      <w:r w:rsidR="000B2AA0">
        <w:rPr>
          <w:rFonts w:eastAsiaTheme="minorHAnsi"/>
          <w:color w:val="auto"/>
          <w:lang w:eastAsia="en-US"/>
        </w:rPr>
        <w:t xml:space="preserve">ie dwukrotne, </w:t>
      </w:r>
      <w:r w:rsidR="00B855E0">
        <w:rPr>
          <w:rFonts w:eastAsiaTheme="minorHAnsi"/>
          <w:color w:val="auto"/>
          <w:lang w:eastAsia="en-US"/>
        </w:rPr>
        <w:t>natomiast w</w:t>
      </w:r>
      <w:r w:rsidR="00DD25E4" w:rsidRPr="00CB0061">
        <w:rPr>
          <w:rFonts w:eastAsiaTheme="minorHAnsi"/>
          <w:color w:val="auto"/>
          <w:lang w:eastAsia="en-US"/>
        </w:rPr>
        <w:t> </w:t>
      </w:r>
      <w:r w:rsidR="00F17B04" w:rsidRPr="00CB0061">
        <w:rPr>
          <w:rFonts w:eastAsiaTheme="minorHAnsi"/>
          <w:color w:val="auto"/>
          <w:lang w:eastAsia="en-US"/>
        </w:rPr>
        <w:t>przy</w:t>
      </w:r>
      <w:r w:rsidR="00087AAF" w:rsidRPr="00CB0061">
        <w:rPr>
          <w:rFonts w:eastAsiaTheme="minorHAnsi"/>
          <w:color w:val="auto"/>
          <w:lang w:eastAsia="en-US"/>
        </w:rPr>
        <w:t>padku sieci, gdzie 2 kolejne warstwy mają po 20 neuronów, kernel działa ok. 10% wolniej.</w:t>
      </w:r>
      <w:r w:rsidR="00192020">
        <w:rPr>
          <w:rFonts w:eastAsiaTheme="minorHAnsi"/>
          <w:color w:val="auto"/>
          <w:lang w:eastAsia="en-US"/>
        </w:rPr>
        <w:t xml:space="preserve"> Optymalizacja została użyta w końcowej wersji biblioteki, ponieważ przyspiesza jej działanie w przypadku dużych sieci neuronowych.</w:t>
      </w:r>
    </w:p>
    <w:p w:rsidR="001B7D2B" w:rsidRPr="00CB0061" w:rsidRDefault="00F248B0" w:rsidP="004F3A28">
      <w:pPr>
        <w:pStyle w:val="Nagwek4"/>
      </w:pPr>
      <w:bookmarkStart w:id="137" w:name="_Toc262305057"/>
      <w:r w:rsidRPr="00CB0061">
        <w:t>Z</w:t>
      </w:r>
      <w:r w:rsidR="001B7D2B" w:rsidRPr="00CB0061">
        <w:t>apisywanie danych</w:t>
      </w:r>
      <w:r w:rsidR="00D42D61" w:rsidRPr="00CB0061">
        <w:t xml:space="preserve"> do </w:t>
      </w:r>
      <w:r w:rsidR="00665820" w:rsidRPr="00CB0061">
        <w:t>pamięci dzielonej</w:t>
      </w:r>
      <w:bookmarkEnd w:id="137"/>
    </w:p>
    <w:p w:rsidR="008C692F" w:rsidRPr="00CB0061" w:rsidRDefault="003336F6" w:rsidP="008C692F">
      <w:pPr>
        <w:rPr>
          <w:rFonts w:eastAsiaTheme="minorHAnsi"/>
          <w:color w:val="auto"/>
          <w:lang w:eastAsia="en-US"/>
        </w:rPr>
      </w:pPr>
      <w:r w:rsidRPr="00CB0061">
        <w:rPr>
          <w:color w:val="auto"/>
        </w:rPr>
        <w:t>Pamięć</w:t>
      </w:r>
      <w:r w:rsidR="00E821FC" w:rsidRPr="00CB0061">
        <w:rPr>
          <w:color w:val="auto"/>
        </w:rPr>
        <w:t xml:space="preserve"> dzielona (</w:t>
      </w:r>
      <w:r w:rsidR="00E821FC" w:rsidRPr="00CB0061">
        <w:rPr>
          <w:rStyle w:val="PodkrelenieZnak"/>
        </w:rPr>
        <w:t>shared</w:t>
      </w:r>
      <w:r w:rsidR="00665820" w:rsidRPr="00CB0061">
        <w:rPr>
          <w:rStyle w:val="PodkrelenieZnak"/>
        </w:rPr>
        <w:t xml:space="preserve"> memory</w:t>
      </w:r>
      <w:r w:rsidR="00E821FC" w:rsidRPr="00CB0061">
        <w:rPr>
          <w:color w:val="auto"/>
        </w:rPr>
        <w:t>) jest</w:t>
      </w:r>
      <w:r w:rsidR="00DD25E4" w:rsidRPr="00CB0061">
        <w:rPr>
          <w:color w:val="auto"/>
        </w:rPr>
        <w:t xml:space="preserve"> o </w:t>
      </w:r>
      <w:r w:rsidR="000D75DE" w:rsidRPr="00CB0061">
        <w:rPr>
          <w:color w:val="auto"/>
        </w:rPr>
        <w:t>wiele szybsza</w:t>
      </w:r>
      <w:r w:rsidR="00DD25E4" w:rsidRPr="00CB0061">
        <w:rPr>
          <w:color w:val="auto"/>
        </w:rPr>
        <w:t xml:space="preserve"> w </w:t>
      </w:r>
      <w:r w:rsidR="000D75DE" w:rsidRPr="00CB0061">
        <w:rPr>
          <w:color w:val="auto"/>
        </w:rPr>
        <w:t>dostę</w:t>
      </w:r>
      <w:r w:rsidR="00E821FC" w:rsidRPr="00CB0061">
        <w:rPr>
          <w:color w:val="auto"/>
        </w:rPr>
        <w:t>pie od pa</w:t>
      </w:r>
      <w:r w:rsidR="000D75DE" w:rsidRPr="00CB0061">
        <w:rPr>
          <w:color w:val="auto"/>
        </w:rPr>
        <w:t>mię</w:t>
      </w:r>
      <w:r w:rsidR="00E821FC" w:rsidRPr="00CB0061">
        <w:rPr>
          <w:color w:val="auto"/>
        </w:rPr>
        <w:t xml:space="preserve">ci globalnej (nawet </w:t>
      </w:r>
      <w:r w:rsidR="000D75DE" w:rsidRPr="00CB0061">
        <w:rPr>
          <w:color w:val="auto"/>
        </w:rPr>
        <w:t>przy złączonym dostępie</w:t>
      </w:r>
      <w:r w:rsidR="00E821FC" w:rsidRPr="00CB0061">
        <w:rPr>
          <w:color w:val="auto"/>
        </w:rPr>
        <w:t>)</w:t>
      </w:r>
      <w:r w:rsidR="00DD25E4" w:rsidRPr="00CB0061">
        <w:rPr>
          <w:color w:val="auto"/>
        </w:rPr>
        <w:t xml:space="preserve"> i </w:t>
      </w:r>
      <w:r w:rsidR="000D75DE" w:rsidRPr="00CB0061">
        <w:rPr>
          <w:color w:val="auto"/>
        </w:rPr>
        <w:t xml:space="preserve">ma dużo krótszy czas </w:t>
      </w:r>
      <w:r w:rsidR="002D2560" w:rsidRPr="00CB0061">
        <w:rPr>
          <w:color w:val="auto"/>
        </w:rPr>
        <w:t>dostępu</w:t>
      </w:r>
      <w:r w:rsidR="000D75DE" w:rsidRPr="00CB0061">
        <w:rPr>
          <w:color w:val="auto"/>
        </w:rPr>
        <w:t xml:space="preserve"> (2 cykle zegara</w:t>
      </w:r>
      <w:r w:rsidR="00DD25E4" w:rsidRPr="00CB0061">
        <w:rPr>
          <w:color w:val="auto"/>
        </w:rPr>
        <w:t xml:space="preserve"> w </w:t>
      </w:r>
      <w:r w:rsidR="000D75DE" w:rsidRPr="00CB0061">
        <w:rPr>
          <w:color w:val="auto"/>
        </w:rPr>
        <w:t>porównaniu</w:t>
      </w:r>
      <w:r w:rsidR="00DD25E4" w:rsidRPr="00CB0061">
        <w:rPr>
          <w:color w:val="auto"/>
        </w:rPr>
        <w:t xml:space="preserve"> z </w:t>
      </w:r>
      <w:r w:rsidR="000D75DE" w:rsidRPr="00CB0061">
        <w:rPr>
          <w:color w:val="auto"/>
        </w:rPr>
        <w:t>kilkuset cyklami)</w:t>
      </w:r>
      <w:r w:rsidR="00E821FC" w:rsidRPr="00CB0061">
        <w:rPr>
          <w:color w:val="auto"/>
        </w:rPr>
        <w:t xml:space="preserve">. </w:t>
      </w:r>
      <w:r w:rsidR="00BE7917" w:rsidRPr="00CB0061">
        <w:rPr>
          <w:color w:val="auto"/>
        </w:rPr>
        <w:t xml:space="preserve">Oprócz tego umożliwia łatwe dzielenie się </w:t>
      </w:r>
      <w:r w:rsidR="000D75DE" w:rsidRPr="00CB0061">
        <w:rPr>
          <w:color w:val="auto"/>
        </w:rPr>
        <w:t xml:space="preserve">danymi </w:t>
      </w:r>
      <w:r w:rsidR="00DD25E4" w:rsidRPr="00CB0061">
        <w:rPr>
          <w:color w:val="auto"/>
        </w:rPr>
        <w:t xml:space="preserve"> i </w:t>
      </w:r>
      <w:r w:rsidR="0020196E" w:rsidRPr="00CB0061">
        <w:rPr>
          <w:color w:val="auto"/>
        </w:rPr>
        <w:t xml:space="preserve">komunikację </w:t>
      </w:r>
      <w:r w:rsidR="00BE7917" w:rsidRPr="00CB0061">
        <w:rPr>
          <w:color w:val="auto"/>
        </w:rPr>
        <w:t xml:space="preserve">między różnymi wątkami wewnątrz bloku. </w:t>
      </w:r>
      <w:r w:rsidR="00E821FC" w:rsidRPr="00CB0061">
        <w:rPr>
          <w:color w:val="auto"/>
        </w:rPr>
        <w:t xml:space="preserve">Zmniejszenie </w:t>
      </w:r>
      <w:r w:rsidR="001E5E4E" w:rsidRPr="00CB0061">
        <w:rPr>
          <w:color w:val="auto"/>
        </w:rPr>
        <w:t xml:space="preserve">ilości </w:t>
      </w:r>
      <w:r w:rsidR="00E821FC" w:rsidRPr="00CB0061">
        <w:rPr>
          <w:color w:val="auto"/>
        </w:rPr>
        <w:t>operacji</w:t>
      </w:r>
      <w:r w:rsidR="0098487A">
        <w:rPr>
          <w:color w:val="auto"/>
        </w:rPr>
        <w:t xml:space="preserve"> na</w:t>
      </w:r>
      <w:r w:rsidR="00DD25E4" w:rsidRPr="00CB0061">
        <w:rPr>
          <w:color w:val="auto"/>
        </w:rPr>
        <w:t> </w:t>
      </w:r>
      <w:r w:rsidR="00E821FC" w:rsidRPr="00CB0061">
        <w:rPr>
          <w:color w:val="auto"/>
        </w:rPr>
        <w:t>pamięci globalnej</w:t>
      </w:r>
      <w:r w:rsidR="0098487A">
        <w:rPr>
          <w:color w:val="auto"/>
        </w:rPr>
        <w:t xml:space="preserve"> i</w:t>
      </w:r>
      <w:r w:rsidR="00DD25E4" w:rsidRPr="00CB0061">
        <w:rPr>
          <w:color w:val="auto"/>
        </w:rPr>
        <w:t> </w:t>
      </w:r>
      <w:r w:rsidR="00E821FC" w:rsidRPr="00CB0061">
        <w:rPr>
          <w:color w:val="auto"/>
        </w:rPr>
        <w:t>operowanie</w:t>
      </w:r>
      <w:r w:rsidR="00D42D61" w:rsidRPr="00CB0061">
        <w:rPr>
          <w:color w:val="auto"/>
        </w:rPr>
        <w:t xml:space="preserve"> na </w:t>
      </w:r>
      <w:r w:rsidR="0098487A">
        <w:rPr>
          <w:color w:val="auto"/>
        </w:rPr>
        <w:t xml:space="preserve">szybszej pamięci </w:t>
      </w:r>
      <w:r w:rsidR="00E821FC" w:rsidRPr="00CB0061">
        <w:rPr>
          <w:color w:val="auto"/>
        </w:rPr>
        <w:t>jest opisywane</w:t>
      </w:r>
      <w:r w:rsidR="00DD25E4" w:rsidRPr="00CB0061">
        <w:rPr>
          <w:color w:val="auto"/>
        </w:rPr>
        <w:t xml:space="preserve"> w </w:t>
      </w:r>
      <w:r w:rsidR="00E821FC" w:rsidRPr="00CB0061">
        <w:rPr>
          <w:color w:val="auto"/>
        </w:rPr>
        <w:t>poradnikach</w:t>
      </w:r>
      <w:r w:rsidR="00DD25E4" w:rsidRPr="00CB0061">
        <w:rPr>
          <w:color w:val="auto"/>
        </w:rPr>
        <w:t xml:space="preserve"> o </w:t>
      </w:r>
      <w:r w:rsidR="00606CD0" w:rsidRPr="00CB0061">
        <w:rPr>
          <w:color w:val="auto"/>
        </w:rPr>
        <w:t>technologii CUDA</w:t>
      </w:r>
      <w:r w:rsidR="00E821FC" w:rsidRPr="00CB0061">
        <w:rPr>
          <w:color w:val="auto"/>
        </w:rPr>
        <w:t xml:space="preserve"> jako pierwszy krok optymalizacji kerneli. Kernele </w:t>
      </w:r>
      <w:r w:rsidR="00E821FC" w:rsidRPr="00CB0061">
        <w:rPr>
          <w:rStyle w:val="KlasametodafunkcjaZnak"/>
          <w:rFonts w:eastAsiaTheme="minorHAnsi"/>
          <w:sz w:val="22"/>
          <w:szCs w:val="22"/>
        </w:rPr>
        <w:t>executeLayerKernel</w:t>
      </w:r>
      <w:r w:rsidR="00E821FC" w:rsidRPr="00CB0061">
        <w:rPr>
          <w:rFonts w:eastAsiaTheme="minorHAnsi"/>
          <w:color w:val="auto"/>
          <w:lang w:eastAsia="en-US"/>
        </w:rPr>
        <w:t xml:space="preserve">, </w:t>
      </w:r>
      <w:r w:rsidR="00E821FC" w:rsidRPr="00CB0061">
        <w:rPr>
          <w:rStyle w:val="KlasametodafunkcjaZnak"/>
          <w:rFonts w:eastAsiaTheme="minorHAnsi"/>
          <w:sz w:val="22"/>
          <w:szCs w:val="22"/>
        </w:rPr>
        <w:t>calculateErrorInNotLastLayerKernel</w:t>
      </w:r>
      <w:r w:rsidR="00E821FC" w:rsidRPr="00CB0061">
        <w:rPr>
          <w:rFonts w:eastAsiaTheme="minorHAnsi"/>
          <w:color w:val="auto"/>
          <w:lang w:eastAsia="en-US"/>
        </w:rPr>
        <w:t xml:space="preserve">, </w:t>
      </w:r>
      <w:r w:rsidR="00E821FC" w:rsidRPr="00CB0061">
        <w:rPr>
          <w:rStyle w:val="KlasametodafunkcjaZnak"/>
          <w:rFonts w:eastAsiaTheme="minorHAnsi"/>
          <w:sz w:val="22"/>
          <w:szCs w:val="22"/>
        </w:rPr>
        <w:t>updateWeightsInTrainingKernel</w:t>
      </w:r>
      <w:r w:rsidR="00E821FC" w:rsidRPr="00CB0061">
        <w:rPr>
          <w:rFonts w:eastAsiaTheme="minorHAnsi"/>
          <w:color w:val="auto"/>
          <w:lang w:eastAsia="en-US"/>
        </w:rPr>
        <w:t xml:space="preserve"> </w:t>
      </w:r>
      <w:r w:rsidR="001E5E4E" w:rsidRPr="00CB0061">
        <w:rPr>
          <w:rFonts w:eastAsiaTheme="minorHAnsi"/>
          <w:color w:val="auto"/>
          <w:lang w:eastAsia="en-US"/>
        </w:rPr>
        <w:t>używają pamięci dzielone</w:t>
      </w:r>
      <w:r w:rsidR="00E821FC" w:rsidRPr="00CB0061">
        <w:rPr>
          <w:rFonts w:eastAsiaTheme="minorHAnsi"/>
          <w:color w:val="auto"/>
          <w:lang w:eastAsia="en-US"/>
        </w:rPr>
        <w:t>j</w:t>
      </w:r>
      <w:r w:rsidR="00D42D61" w:rsidRPr="00CB0061">
        <w:rPr>
          <w:rFonts w:eastAsiaTheme="minorHAnsi"/>
          <w:color w:val="auto"/>
          <w:lang w:eastAsia="en-US"/>
        </w:rPr>
        <w:t xml:space="preserve"> do </w:t>
      </w:r>
      <w:r w:rsidR="00E821FC" w:rsidRPr="00CB0061">
        <w:rPr>
          <w:rFonts w:eastAsiaTheme="minorHAnsi"/>
          <w:color w:val="auto"/>
          <w:lang w:eastAsia="en-US"/>
        </w:rPr>
        <w:t>przechowywania wag, wejść neuronów, błędów</w:t>
      </w:r>
      <w:r w:rsidR="00D42D61" w:rsidRPr="00CB0061">
        <w:rPr>
          <w:rFonts w:eastAsiaTheme="minorHAnsi"/>
          <w:color w:val="auto"/>
          <w:lang w:eastAsia="en-US"/>
        </w:rPr>
        <w:t xml:space="preserve"> na </w:t>
      </w:r>
      <w:r w:rsidR="00E821FC" w:rsidRPr="00CB0061">
        <w:rPr>
          <w:rFonts w:eastAsiaTheme="minorHAnsi"/>
          <w:color w:val="auto"/>
          <w:lang w:eastAsia="en-US"/>
        </w:rPr>
        <w:t xml:space="preserve">wyjściu neuronu oraz pochodnej wyjścia neuronu. Kernel </w:t>
      </w:r>
      <w:r w:rsidR="00E821FC" w:rsidRPr="00CB0061">
        <w:rPr>
          <w:rStyle w:val="KlasametodafunkcjaZnak"/>
          <w:rFonts w:eastAsiaTheme="minorHAnsi"/>
          <w:sz w:val="22"/>
          <w:szCs w:val="22"/>
        </w:rPr>
        <w:t>executeLayerKernel</w:t>
      </w:r>
      <w:r w:rsidR="00E821FC" w:rsidRPr="00CB0061">
        <w:rPr>
          <w:rFonts w:eastAsiaTheme="minorHAnsi"/>
          <w:color w:val="auto"/>
          <w:lang w:eastAsia="en-US"/>
        </w:rPr>
        <w:t xml:space="preserve"> jako jedną</w:t>
      </w:r>
      <w:r w:rsidR="00DD25E4" w:rsidRPr="00CB0061">
        <w:rPr>
          <w:rFonts w:eastAsiaTheme="minorHAnsi"/>
          <w:color w:val="auto"/>
          <w:lang w:eastAsia="en-US"/>
        </w:rPr>
        <w:t xml:space="preserve"> z </w:t>
      </w:r>
      <w:r w:rsidR="00751754">
        <w:rPr>
          <w:rFonts w:eastAsiaTheme="minorHAnsi"/>
          <w:color w:val="auto"/>
          <w:lang w:eastAsia="en-US"/>
        </w:rPr>
        <w:t>pierwszych operacji</w:t>
      </w:r>
      <w:r w:rsidR="00E821FC" w:rsidRPr="00CB0061">
        <w:rPr>
          <w:rFonts w:eastAsiaTheme="minorHAnsi"/>
          <w:color w:val="auto"/>
          <w:lang w:eastAsia="en-US"/>
        </w:rPr>
        <w:t xml:space="preserve"> </w:t>
      </w:r>
      <w:r w:rsidR="001E5E4E" w:rsidRPr="00CB0061">
        <w:rPr>
          <w:rFonts w:eastAsiaTheme="minorHAnsi"/>
          <w:color w:val="auto"/>
          <w:lang w:eastAsia="en-US"/>
        </w:rPr>
        <w:t>wykonuje kopiowanie globalnych danych</w:t>
      </w:r>
      <w:r w:rsidR="00D42D61" w:rsidRPr="00CB0061">
        <w:rPr>
          <w:rFonts w:eastAsiaTheme="minorHAnsi"/>
          <w:color w:val="auto"/>
          <w:lang w:eastAsia="en-US"/>
        </w:rPr>
        <w:t xml:space="preserve"> do </w:t>
      </w:r>
      <w:r w:rsidR="00E821FC" w:rsidRPr="00CB0061">
        <w:rPr>
          <w:rFonts w:eastAsiaTheme="minorHAnsi"/>
          <w:color w:val="auto"/>
          <w:lang w:eastAsia="en-US"/>
        </w:rPr>
        <w:t>tablicy</w:t>
      </w:r>
      <w:r w:rsidR="00DD25E4" w:rsidRPr="00CB0061">
        <w:rPr>
          <w:rFonts w:eastAsiaTheme="minorHAnsi"/>
          <w:color w:val="auto"/>
          <w:lang w:eastAsia="en-US"/>
        </w:rPr>
        <w:t xml:space="preserve"> w </w:t>
      </w:r>
      <w:r w:rsidR="001E5E4E" w:rsidRPr="00CB0061">
        <w:rPr>
          <w:rFonts w:eastAsiaTheme="minorHAnsi"/>
          <w:color w:val="auto"/>
          <w:lang w:eastAsia="en-US"/>
        </w:rPr>
        <w:t xml:space="preserve">pamięci </w:t>
      </w:r>
      <w:r w:rsidR="00E821FC" w:rsidRPr="00CB0061">
        <w:rPr>
          <w:rFonts w:eastAsiaTheme="minorHAnsi"/>
          <w:color w:val="auto"/>
          <w:lang w:eastAsia="en-US"/>
        </w:rPr>
        <w:t>dzielonej</w:t>
      </w:r>
      <w:r w:rsidR="00BE7917" w:rsidRPr="00CB0061">
        <w:rPr>
          <w:rFonts w:eastAsiaTheme="minorHAnsi"/>
          <w:color w:val="auto"/>
          <w:lang w:eastAsia="en-US"/>
        </w:rPr>
        <w:t>:</w:t>
      </w:r>
    </w:p>
    <w:p w:rsidR="00BE7917" w:rsidRPr="00CB0061"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CB0061" w:rsidTr="00797745">
        <w:tc>
          <w:tcPr>
            <w:tcW w:w="9308" w:type="dxa"/>
            <w:tcBorders>
              <w:top w:val="nil"/>
              <w:left w:val="nil"/>
              <w:bottom w:val="nil"/>
              <w:right w:val="nil"/>
            </w:tcBorders>
          </w:tcPr>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first, we copy d_LayerInputThisTest to s_InputNeurons</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lastRenderedPageBreak/>
              <w:t>for</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iInputIndex = </w:t>
            </w:r>
            <w:r w:rsidRPr="001D6F89">
              <w:rPr>
                <w:rFonts w:ascii="Courier New" w:eastAsiaTheme="minorHAnsi" w:hAnsi="Courier New" w:cs="Courier New"/>
                <w:noProof/>
                <w:color w:val="0000FF"/>
                <w:sz w:val="19"/>
                <w:szCs w:val="19"/>
                <w:lang w:val="en-US" w:eastAsia="en-US"/>
              </w:rPr>
              <w:t>threadIdx</w:t>
            </w:r>
            <w:r w:rsidRPr="001D6F89">
              <w:rPr>
                <w:rFonts w:ascii="Courier New" w:eastAsiaTheme="minorHAnsi" w:hAnsi="Courier New" w:cs="Courier New"/>
                <w:noProof/>
                <w:color w:val="auto"/>
                <w:sz w:val="19"/>
                <w:szCs w:val="19"/>
                <w:lang w:val="en-US" w:eastAsia="en-US"/>
              </w:rPr>
              <w:t>.x;iInputIndex &lt; p_iNumInputNeurons; iInputIndex+=</w:t>
            </w:r>
            <w:r w:rsidRPr="001D6F89">
              <w:rPr>
                <w:rFonts w:ascii="Courier New" w:eastAsiaTheme="minorHAnsi" w:hAnsi="Courier New" w:cs="Courier New"/>
                <w:noProof/>
                <w:color w:val="0000FF"/>
                <w:sz w:val="19"/>
                <w:szCs w:val="19"/>
                <w:lang w:val="en-US" w:eastAsia="en-US"/>
              </w:rPr>
              <w:t>blockDim</w:t>
            </w:r>
            <w:r w:rsidRPr="001D6F89">
              <w:rPr>
                <w:rFonts w:ascii="Courier New" w:eastAsiaTheme="minorHAnsi" w:hAnsi="Courier New" w:cs="Courier New"/>
                <w:noProof/>
                <w:color w:val="auto"/>
                <w:sz w:val="19"/>
                <w:szCs w:val="19"/>
                <w:lang w:val="en-US" w:eastAsia="en-US"/>
              </w:rPr>
              <w:t>.x)</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s_InputNeurons[iInputIndex] = d_LayerInputThisTest[iInputIndex];</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s_InputNeurons2[iInputIndex] = d_LayerInputThisTest2[iInputIndex];</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PRINT_MEMORY_INFO(dp_pLayerInput,&amp;d_LayerInputThisTest[iInputIndex]);</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we have to make sure that all data was written to shared memory</w:t>
            </w:r>
          </w:p>
          <w:p w:rsidR="00BE7917" w:rsidRPr="00CB0061"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__syncthreads</w:t>
            </w:r>
            <w:r w:rsidRPr="00CB0061">
              <w:rPr>
                <w:rFonts w:ascii="Courier New" w:eastAsiaTheme="minorHAnsi" w:hAnsi="Courier New" w:cs="Courier New"/>
                <w:noProof/>
                <w:color w:val="auto"/>
                <w:sz w:val="19"/>
                <w:szCs w:val="19"/>
                <w:lang w:eastAsia="en-US"/>
              </w:rPr>
              <w:t>();</w:t>
            </w:r>
          </w:p>
        </w:tc>
      </w:tr>
    </w:tbl>
    <w:p w:rsidR="00606CD0" w:rsidRPr="00CB0061" w:rsidRDefault="00606CD0" w:rsidP="008C692F">
      <w:pPr>
        <w:rPr>
          <w:rFonts w:eastAsiaTheme="minorHAnsi"/>
          <w:color w:val="auto"/>
          <w:lang w:eastAsia="en-US"/>
        </w:rPr>
      </w:pPr>
    </w:p>
    <w:p w:rsidR="00BE7917" w:rsidRPr="00CB0061" w:rsidRDefault="00BE7917" w:rsidP="00606CD0">
      <w:pPr>
        <w:rPr>
          <w:rFonts w:eastAsiaTheme="minorHAnsi"/>
          <w:color w:val="auto"/>
          <w:lang w:eastAsia="en-US"/>
        </w:rPr>
      </w:pPr>
      <w:r w:rsidRPr="00CB0061">
        <w:rPr>
          <w:rFonts w:eastAsiaTheme="minorHAnsi"/>
          <w:color w:val="auto"/>
          <w:lang w:eastAsia="en-US"/>
        </w:rPr>
        <w:t>Po kopiowaniu danych globalnych</w:t>
      </w:r>
      <w:r w:rsidR="00D42D61" w:rsidRPr="00CB0061">
        <w:rPr>
          <w:rFonts w:eastAsiaTheme="minorHAnsi"/>
          <w:color w:val="auto"/>
          <w:lang w:eastAsia="en-US"/>
        </w:rPr>
        <w:t xml:space="preserve"> do </w:t>
      </w:r>
      <w:r w:rsidRPr="00CB0061">
        <w:rPr>
          <w:rFonts w:eastAsiaTheme="minorHAnsi"/>
          <w:color w:val="auto"/>
          <w:lang w:eastAsia="en-US"/>
        </w:rPr>
        <w:t xml:space="preserve">pamięci dzielonej konieczne jest </w:t>
      </w:r>
      <w:r w:rsidR="00665820" w:rsidRPr="00CB0061">
        <w:rPr>
          <w:rFonts w:eastAsiaTheme="minorHAnsi"/>
          <w:color w:val="auto"/>
          <w:lang w:eastAsia="en-US"/>
        </w:rPr>
        <w:t>zsynchronizowanie</w:t>
      </w:r>
      <w:r w:rsidRPr="00CB0061">
        <w:rPr>
          <w:rFonts w:eastAsiaTheme="minorHAnsi"/>
          <w:color w:val="auto"/>
          <w:lang w:eastAsia="en-US"/>
        </w:rPr>
        <w:t xml:space="preserve"> między wszystkimi wątkami jednego bloku</w:t>
      </w:r>
      <w:r w:rsidR="00156BD8">
        <w:rPr>
          <w:rStyle w:val="Odwoanieprzypisudolnego"/>
          <w:rFonts w:eastAsiaTheme="minorHAnsi"/>
          <w:color w:val="auto"/>
          <w:lang w:eastAsia="en-US"/>
        </w:rPr>
        <w:footnoteReference w:id="33"/>
      </w:r>
      <w:r w:rsidR="00606CD0" w:rsidRPr="00CB0061">
        <w:rPr>
          <w:rFonts w:eastAsiaTheme="minorHAnsi"/>
          <w:color w:val="auto"/>
          <w:lang w:eastAsia="en-US"/>
        </w:rPr>
        <w:t xml:space="preserve">. </w:t>
      </w:r>
      <w:r w:rsidRPr="00CB0061">
        <w:rPr>
          <w:rFonts w:eastAsiaTheme="minorHAnsi"/>
          <w:color w:val="auto"/>
          <w:lang w:eastAsia="en-US"/>
        </w:rPr>
        <w:t>Bardzo podobn</w:t>
      </w:r>
      <w:r w:rsidR="00156BD8">
        <w:rPr>
          <w:rFonts w:eastAsiaTheme="minorHAnsi"/>
          <w:color w:val="auto"/>
          <w:lang w:eastAsia="en-US"/>
        </w:rPr>
        <w:t>i</w:t>
      </w:r>
      <w:r w:rsidRPr="00CB0061">
        <w:rPr>
          <w:rFonts w:eastAsiaTheme="minorHAnsi"/>
          <w:color w:val="auto"/>
          <w:lang w:eastAsia="en-US"/>
        </w:rPr>
        <w:t xml:space="preserve">e odbywa się </w:t>
      </w:r>
      <w:r w:rsidR="00606CD0" w:rsidRPr="00CB0061">
        <w:rPr>
          <w:rFonts w:eastAsiaTheme="minorHAnsi"/>
          <w:color w:val="auto"/>
          <w:lang w:eastAsia="en-US"/>
        </w:rPr>
        <w:t>to</w:t>
      </w:r>
      <w:r w:rsidR="00DD25E4" w:rsidRPr="00CB0061">
        <w:rPr>
          <w:rFonts w:eastAsiaTheme="minorHAnsi"/>
          <w:color w:val="auto"/>
          <w:lang w:eastAsia="en-US"/>
        </w:rPr>
        <w:t xml:space="preserve"> w </w:t>
      </w:r>
      <w:r w:rsidRPr="00CB0061">
        <w:rPr>
          <w:rFonts w:eastAsiaTheme="minorHAnsi"/>
          <w:color w:val="auto"/>
          <w:lang w:eastAsia="en-US"/>
        </w:rPr>
        <w:t xml:space="preserve">dwóch </w:t>
      </w:r>
      <w:r w:rsidR="006D6731" w:rsidRPr="00CB0061">
        <w:rPr>
          <w:rFonts w:eastAsiaTheme="minorHAnsi"/>
          <w:color w:val="auto"/>
          <w:lang w:eastAsia="en-US"/>
        </w:rPr>
        <w:t xml:space="preserve">pozostałych </w:t>
      </w:r>
      <w:r w:rsidRPr="00CB0061">
        <w:rPr>
          <w:rFonts w:eastAsiaTheme="minorHAnsi"/>
          <w:color w:val="auto"/>
          <w:lang w:eastAsia="en-US"/>
        </w:rPr>
        <w:t>kernelach</w:t>
      </w:r>
      <w:r w:rsidR="006D6731" w:rsidRPr="00CB0061">
        <w:rPr>
          <w:rFonts w:eastAsiaTheme="minorHAnsi"/>
          <w:color w:val="auto"/>
          <w:lang w:eastAsia="en-US"/>
        </w:rPr>
        <w:t>.</w:t>
      </w:r>
    </w:p>
    <w:p w:rsidR="001B7D2B" w:rsidRPr="00CB0061" w:rsidRDefault="00E821FC" w:rsidP="004F3A28">
      <w:pPr>
        <w:pStyle w:val="Nagwek4"/>
      </w:pPr>
      <w:r w:rsidRPr="00CB0061">
        <w:rPr>
          <w:szCs w:val="20"/>
        </w:rPr>
        <w:tab/>
      </w:r>
      <w:bookmarkStart w:id="138" w:name="_Toc262305058"/>
      <w:r w:rsidR="00856A3B" w:rsidRPr="00CB0061">
        <w:t>Przewidywanie ilości uruchomionych bloków</w:t>
      </w:r>
      <w:bookmarkEnd w:id="138"/>
    </w:p>
    <w:p w:rsidR="008E0993" w:rsidRPr="00CB0061" w:rsidRDefault="0088599E" w:rsidP="008E0993">
      <w:pPr>
        <w:rPr>
          <w:rFonts w:eastAsiaTheme="minorHAnsi"/>
          <w:color w:val="auto"/>
          <w:lang w:eastAsia="en-US"/>
        </w:rPr>
      </w:pPr>
      <w:r w:rsidRPr="00CB0061">
        <w:rPr>
          <w:color w:val="auto"/>
        </w:rPr>
        <w:t xml:space="preserve">Kernel </w:t>
      </w:r>
      <w:r w:rsidRPr="00CB0061">
        <w:rPr>
          <w:rStyle w:val="KlasametodafunkcjaZnak"/>
          <w:rFonts w:eastAsiaTheme="minorHAnsi"/>
          <w:sz w:val="22"/>
          <w:szCs w:val="22"/>
        </w:rPr>
        <w:t>executeLayerKernel</w:t>
      </w:r>
      <w:r w:rsidRPr="00CB0061">
        <w:rPr>
          <w:rFonts w:eastAsiaTheme="minorHAnsi"/>
          <w:color w:val="auto"/>
          <w:lang w:eastAsia="en-US"/>
        </w:rPr>
        <w:t xml:space="preserve"> używa pamięci dzielonej – jest ona przeznaczana</w:t>
      </w:r>
      <w:r w:rsidR="00D42D61" w:rsidRPr="00CB0061">
        <w:rPr>
          <w:rFonts w:eastAsiaTheme="minorHAnsi"/>
          <w:color w:val="auto"/>
          <w:lang w:eastAsia="en-US"/>
        </w:rPr>
        <w:t xml:space="preserve"> do </w:t>
      </w:r>
      <w:r w:rsidR="00CB1A54" w:rsidRPr="00CB0061">
        <w:rPr>
          <w:rFonts w:eastAsiaTheme="minorHAnsi"/>
          <w:color w:val="auto"/>
          <w:lang w:eastAsia="en-US"/>
        </w:rPr>
        <w:t>przechowywania</w:t>
      </w:r>
      <w:r w:rsidRPr="00CB0061">
        <w:rPr>
          <w:rFonts w:eastAsiaTheme="minorHAnsi"/>
          <w:color w:val="auto"/>
          <w:lang w:eastAsia="en-US"/>
        </w:rPr>
        <w:t xml:space="preserve"> wejść oraz </w:t>
      </w:r>
      <w:r w:rsidR="00CB1A54" w:rsidRPr="00CB0061">
        <w:rPr>
          <w:rFonts w:eastAsiaTheme="minorHAnsi"/>
          <w:color w:val="auto"/>
          <w:lang w:eastAsia="en-US"/>
        </w:rPr>
        <w:t xml:space="preserve">części </w:t>
      </w:r>
      <w:r w:rsidRPr="00CB0061">
        <w:rPr>
          <w:rFonts w:eastAsiaTheme="minorHAnsi"/>
          <w:color w:val="auto"/>
          <w:lang w:eastAsia="en-US"/>
        </w:rPr>
        <w:t>wag neuronów. Ilość pamięci przeznaczona</w:t>
      </w:r>
      <w:r w:rsidR="00D42D61" w:rsidRPr="00CB0061">
        <w:rPr>
          <w:rFonts w:eastAsiaTheme="minorHAnsi"/>
          <w:color w:val="auto"/>
          <w:lang w:eastAsia="en-US"/>
        </w:rPr>
        <w:t xml:space="preserve"> na </w:t>
      </w:r>
      <w:r w:rsidRPr="00CB0061">
        <w:rPr>
          <w:rFonts w:eastAsiaTheme="minorHAnsi"/>
          <w:color w:val="auto"/>
          <w:lang w:eastAsia="en-US"/>
        </w:rPr>
        <w:t>przechowywanie wejść jest</w:t>
      </w:r>
      <w:r w:rsidR="00DD25E4" w:rsidRPr="00CB0061">
        <w:rPr>
          <w:rFonts w:eastAsiaTheme="minorHAnsi"/>
          <w:color w:val="auto"/>
          <w:lang w:eastAsia="en-US"/>
        </w:rPr>
        <w:t xml:space="preserve"> z </w:t>
      </w:r>
      <w:r w:rsidRPr="00CB0061">
        <w:rPr>
          <w:rFonts w:eastAsiaTheme="minorHAnsi"/>
          <w:color w:val="auto"/>
          <w:lang w:eastAsia="en-US"/>
        </w:rPr>
        <w:t>góry określona, ale ta</w:t>
      </w:r>
      <w:r w:rsidR="00D42D61" w:rsidRPr="00CB0061">
        <w:rPr>
          <w:rFonts w:eastAsiaTheme="minorHAnsi"/>
          <w:color w:val="auto"/>
          <w:lang w:eastAsia="en-US"/>
        </w:rPr>
        <w:t xml:space="preserve"> na </w:t>
      </w:r>
      <w:r w:rsidRPr="00CB0061">
        <w:rPr>
          <w:rFonts w:eastAsiaTheme="minorHAnsi"/>
          <w:color w:val="auto"/>
          <w:lang w:eastAsia="en-US"/>
        </w:rPr>
        <w:t>przechowywanie wag – nie. Nie ma gwarancji,</w:t>
      </w:r>
      <w:r w:rsidR="00D42D61" w:rsidRPr="00CB0061">
        <w:rPr>
          <w:rFonts w:eastAsiaTheme="minorHAnsi"/>
          <w:color w:val="auto"/>
          <w:lang w:eastAsia="en-US"/>
        </w:rPr>
        <w:t xml:space="preserve"> że </w:t>
      </w:r>
      <w:r w:rsidRPr="00CB0061">
        <w:rPr>
          <w:rFonts w:eastAsiaTheme="minorHAnsi"/>
          <w:color w:val="auto"/>
          <w:lang w:eastAsia="en-US"/>
        </w:rPr>
        <w:t>pamięć potrzebna</w:t>
      </w:r>
      <w:r w:rsidR="00D42D61" w:rsidRPr="00CB0061">
        <w:rPr>
          <w:rFonts w:eastAsiaTheme="minorHAnsi"/>
          <w:color w:val="auto"/>
          <w:lang w:eastAsia="en-US"/>
        </w:rPr>
        <w:t xml:space="preserve"> na </w:t>
      </w:r>
      <w:r w:rsidRPr="00CB0061">
        <w:rPr>
          <w:rFonts w:eastAsiaTheme="minorHAnsi"/>
          <w:color w:val="auto"/>
          <w:lang w:eastAsia="en-US"/>
        </w:rPr>
        <w:t xml:space="preserve">przechowywanie </w:t>
      </w:r>
      <w:r w:rsidR="00156BD8">
        <w:rPr>
          <w:rFonts w:eastAsiaTheme="minorHAnsi"/>
          <w:color w:val="auto"/>
          <w:lang w:eastAsia="en-US"/>
        </w:rPr>
        <w:t xml:space="preserve">wszystkich </w:t>
      </w:r>
      <w:r w:rsidRPr="00CB0061">
        <w:rPr>
          <w:rFonts w:eastAsiaTheme="minorHAnsi"/>
          <w:color w:val="auto"/>
          <w:lang w:eastAsia="en-US"/>
        </w:rPr>
        <w:t>wag nie przekroczy maksymalnej pamięci dzielo</w:t>
      </w:r>
      <w:r w:rsidR="00192020">
        <w:rPr>
          <w:rFonts w:eastAsiaTheme="minorHAnsi"/>
          <w:color w:val="auto"/>
          <w:lang w:eastAsia="en-US"/>
        </w:rPr>
        <w:t>nej jednego multiprocesora (16 KB</w:t>
      </w:r>
      <w:r w:rsidRPr="00CB0061">
        <w:rPr>
          <w:rFonts w:eastAsiaTheme="minorHAnsi"/>
          <w:color w:val="auto"/>
          <w:lang w:eastAsia="en-US"/>
        </w:rPr>
        <w:t>).</w:t>
      </w:r>
      <w:r w:rsidR="00DD25E4" w:rsidRPr="00CB0061">
        <w:rPr>
          <w:rFonts w:eastAsiaTheme="minorHAnsi"/>
          <w:color w:val="auto"/>
          <w:lang w:eastAsia="en-US"/>
        </w:rPr>
        <w:t xml:space="preserve"> </w:t>
      </w:r>
      <w:r w:rsidR="00156BD8">
        <w:rPr>
          <w:rFonts w:eastAsiaTheme="minorHAnsi"/>
          <w:color w:val="auto"/>
          <w:lang w:eastAsia="en-US"/>
        </w:rPr>
        <w:t>Z</w:t>
      </w:r>
      <w:r w:rsidR="00DD25E4" w:rsidRPr="00CB0061">
        <w:rPr>
          <w:rFonts w:eastAsiaTheme="minorHAnsi"/>
          <w:color w:val="auto"/>
          <w:lang w:eastAsia="en-US"/>
        </w:rPr>
        <w:t> </w:t>
      </w:r>
      <w:r w:rsidRPr="00CB0061">
        <w:rPr>
          <w:rFonts w:eastAsiaTheme="minorHAnsi"/>
          <w:color w:val="auto"/>
          <w:lang w:eastAsia="en-US"/>
        </w:rPr>
        <w:t>tego względu</w:t>
      </w:r>
      <w:r w:rsidR="00156BD8">
        <w:rPr>
          <w:rFonts w:eastAsiaTheme="minorHAnsi"/>
          <w:color w:val="auto"/>
          <w:lang w:eastAsia="en-US"/>
        </w:rPr>
        <w:t>,</w:t>
      </w:r>
      <w:r w:rsidR="00DD25E4" w:rsidRPr="00CB0061">
        <w:rPr>
          <w:rFonts w:eastAsiaTheme="minorHAnsi"/>
          <w:color w:val="auto"/>
          <w:lang w:eastAsia="en-US"/>
        </w:rPr>
        <w:t xml:space="preserve"> w </w:t>
      </w:r>
      <w:r w:rsidR="00156BD8">
        <w:rPr>
          <w:rFonts w:eastAsiaTheme="minorHAnsi"/>
          <w:color w:val="auto"/>
          <w:lang w:eastAsia="en-US"/>
        </w:rPr>
        <w:t>każdej iteracji pętli,</w:t>
      </w:r>
      <w:r w:rsidRPr="00CB0061">
        <w:rPr>
          <w:rFonts w:eastAsiaTheme="minorHAnsi"/>
          <w:color w:val="auto"/>
          <w:lang w:eastAsia="en-US"/>
        </w:rPr>
        <w:t xml:space="preserve"> część tablicy wag jest wczytywana</w:t>
      </w:r>
      <w:r w:rsidR="00D42D61" w:rsidRPr="00CB0061">
        <w:rPr>
          <w:rFonts w:eastAsiaTheme="minorHAnsi"/>
          <w:color w:val="auto"/>
          <w:lang w:eastAsia="en-US"/>
        </w:rPr>
        <w:t xml:space="preserve"> do </w:t>
      </w:r>
      <w:r w:rsidRPr="00CB0061">
        <w:rPr>
          <w:rFonts w:eastAsiaTheme="minorHAnsi"/>
          <w:color w:val="auto"/>
          <w:lang w:eastAsia="en-US"/>
        </w:rPr>
        <w:t>pamięci dzielonej, później przetwarzana,</w:t>
      </w:r>
      <w:r w:rsidR="00DD25E4" w:rsidRPr="00CB0061">
        <w:rPr>
          <w:rFonts w:eastAsiaTheme="minorHAnsi"/>
          <w:color w:val="auto"/>
          <w:lang w:eastAsia="en-US"/>
        </w:rPr>
        <w:t xml:space="preserve"> a w </w:t>
      </w:r>
      <w:r w:rsidRPr="00CB0061">
        <w:rPr>
          <w:rFonts w:eastAsiaTheme="minorHAnsi"/>
          <w:color w:val="auto"/>
          <w:lang w:eastAsia="en-US"/>
        </w:rPr>
        <w:t>kolejnej iteracji pamięć dzielona jest nadpisywana kolejnym fragmentem tablicy wag</w:t>
      </w:r>
      <w:r w:rsidR="00DD25E4" w:rsidRPr="00CB0061">
        <w:rPr>
          <w:rFonts w:eastAsiaTheme="minorHAnsi"/>
          <w:color w:val="auto"/>
          <w:lang w:eastAsia="en-US"/>
        </w:rPr>
        <w:t xml:space="preserve"> i </w:t>
      </w:r>
      <w:r w:rsidRPr="00CB0061">
        <w:rPr>
          <w:rFonts w:eastAsiaTheme="minorHAnsi"/>
          <w:color w:val="auto"/>
          <w:lang w:eastAsia="en-US"/>
        </w:rPr>
        <w:t>przetwarzana.</w:t>
      </w:r>
      <w:r w:rsidR="00DD25E4" w:rsidRPr="00CB0061">
        <w:rPr>
          <w:rFonts w:eastAsiaTheme="minorHAnsi"/>
          <w:color w:val="auto"/>
          <w:lang w:eastAsia="en-US"/>
        </w:rPr>
        <w:t xml:space="preserve"> </w:t>
      </w:r>
      <w:r w:rsidR="00156BD8">
        <w:rPr>
          <w:rFonts w:eastAsiaTheme="minorHAnsi"/>
          <w:color w:val="auto"/>
          <w:lang w:eastAsia="en-US"/>
        </w:rPr>
        <w:t>W</w:t>
      </w:r>
      <w:r w:rsidR="00DD25E4" w:rsidRPr="00CB0061">
        <w:rPr>
          <w:rFonts w:eastAsiaTheme="minorHAnsi"/>
          <w:color w:val="auto"/>
          <w:lang w:eastAsia="en-US"/>
        </w:rPr>
        <w:t> </w:t>
      </w:r>
      <w:r w:rsidR="0087468D" w:rsidRPr="00CB0061">
        <w:rPr>
          <w:rFonts w:eastAsiaTheme="minorHAnsi"/>
          <w:color w:val="auto"/>
          <w:lang w:eastAsia="en-US"/>
        </w:rPr>
        <w:t>tym przypadku można zdecydować</w:t>
      </w:r>
      <w:r w:rsidR="00DD25E4" w:rsidRPr="00CB0061">
        <w:rPr>
          <w:rFonts w:eastAsiaTheme="minorHAnsi"/>
          <w:color w:val="auto"/>
          <w:lang w:eastAsia="en-US"/>
        </w:rPr>
        <w:t xml:space="preserve"> o </w:t>
      </w:r>
      <w:r w:rsidR="0087468D" w:rsidRPr="00CB0061">
        <w:rPr>
          <w:rFonts w:eastAsiaTheme="minorHAnsi"/>
          <w:color w:val="auto"/>
          <w:lang w:eastAsia="en-US"/>
        </w:rPr>
        <w:t>wielkości pamięci dzielonej poświęconej</w:t>
      </w:r>
      <w:r w:rsidR="00D42D61" w:rsidRPr="00CB0061">
        <w:rPr>
          <w:rFonts w:eastAsiaTheme="minorHAnsi"/>
          <w:color w:val="auto"/>
          <w:lang w:eastAsia="en-US"/>
        </w:rPr>
        <w:t xml:space="preserve"> na </w:t>
      </w:r>
      <w:r w:rsidR="0087468D" w:rsidRPr="00CB0061">
        <w:rPr>
          <w:rFonts w:eastAsiaTheme="minorHAnsi"/>
          <w:color w:val="auto"/>
          <w:lang w:eastAsia="en-US"/>
        </w:rPr>
        <w:t>wagi</w:t>
      </w:r>
      <w:r w:rsidR="00DD25E4" w:rsidRPr="00CB0061">
        <w:rPr>
          <w:rFonts w:eastAsiaTheme="minorHAnsi"/>
          <w:color w:val="auto"/>
          <w:lang w:eastAsia="en-US"/>
        </w:rPr>
        <w:t xml:space="preserve"> w </w:t>
      </w:r>
      <w:r w:rsidR="0087468D" w:rsidRPr="00CB0061">
        <w:rPr>
          <w:rFonts w:eastAsiaTheme="minorHAnsi"/>
          <w:color w:val="auto"/>
          <w:lang w:eastAsia="en-US"/>
        </w:rPr>
        <w:t xml:space="preserve">każdym bloku. </w:t>
      </w:r>
      <w:r w:rsidR="00B92438" w:rsidRPr="00CB0061">
        <w:rPr>
          <w:rFonts w:eastAsiaTheme="minorHAnsi"/>
          <w:color w:val="auto"/>
          <w:lang w:eastAsia="en-US"/>
        </w:rPr>
        <w:t>Im większa wielkość pamięci dzielonej</w:t>
      </w:r>
      <w:r w:rsidR="00C35303" w:rsidRPr="00CB0061">
        <w:rPr>
          <w:rFonts w:eastAsiaTheme="minorHAnsi"/>
          <w:color w:val="auto"/>
          <w:lang w:eastAsia="en-US"/>
        </w:rPr>
        <w:t xml:space="preserve"> dla jednego bloku, tym mniej będzie potrzebnych</w:t>
      </w:r>
      <w:r w:rsidR="00D42D61" w:rsidRPr="00CB0061">
        <w:rPr>
          <w:rFonts w:eastAsiaTheme="minorHAnsi"/>
          <w:color w:val="auto"/>
          <w:lang w:eastAsia="en-US"/>
        </w:rPr>
        <w:t xml:space="preserve"> do </w:t>
      </w:r>
      <w:r w:rsidR="00156BD8">
        <w:rPr>
          <w:rFonts w:eastAsiaTheme="minorHAnsi"/>
          <w:color w:val="auto"/>
          <w:lang w:eastAsia="en-US"/>
        </w:rPr>
        <w:t xml:space="preserve">wykonania iteracji pętli oraz </w:t>
      </w:r>
      <w:r w:rsidR="00C35303" w:rsidRPr="00CB0061">
        <w:rPr>
          <w:rFonts w:eastAsiaTheme="minorHAnsi"/>
          <w:color w:val="auto"/>
          <w:lang w:eastAsia="en-US"/>
        </w:rPr>
        <w:t>mniej synchronizacji, ale jednocześnie może być mniejsza ilość bloków równocześnie wykonywanych przez multiprocesor GPU.</w:t>
      </w:r>
      <w:r w:rsidR="00DD25E4" w:rsidRPr="00CB0061">
        <w:rPr>
          <w:rFonts w:eastAsiaTheme="minorHAnsi"/>
          <w:color w:val="auto"/>
          <w:lang w:eastAsia="en-US"/>
        </w:rPr>
        <w:t xml:space="preserve"> </w:t>
      </w:r>
      <w:r w:rsidR="009F51E5">
        <w:rPr>
          <w:rFonts w:eastAsiaTheme="minorHAnsi"/>
          <w:color w:val="auto"/>
          <w:lang w:eastAsia="en-US"/>
        </w:rPr>
        <w:t>W</w:t>
      </w:r>
      <w:r w:rsidR="00DD25E4" w:rsidRPr="00CB0061">
        <w:rPr>
          <w:rFonts w:eastAsiaTheme="minorHAnsi"/>
          <w:color w:val="auto"/>
          <w:lang w:eastAsia="en-US"/>
        </w:rPr>
        <w:t> </w:t>
      </w:r>
      <w:r w:rsidR="00C35303" w:rsidRPr="00CB0061">
        <w:rPr>
          <w:rFonts w:eastAsiaTheme="minorHAnsi"/>
          <w:color w:val="auto"/>
          <w:lang w:eastAsia="en-US"/>
        </w:rPr>
        <w:t xml:space="preserve">funkcji </w:t>
      </w:r>
      <w:r w:rsidR="00C35303" w:rsidRPr="00CB0061">
        <w:rPr>
          <w:rStyle w:val="KlasametodafunkcjaZnak"/>
          <w:rFonts w:eastAsiaTheme="minorHAnsi"/>
          <w:sz w:val="22"/>
          <w:szCs w:val="22"/>
        </w:rPr>
        <w:t>executeLayerCUDA</w:t>
      </w:r>
      <w:r w:rsidR="00C35303" w:rsidRPr="00CB0061">
        <w:rPr>
          <w:rFonts w:eastAsiaTheme="minorHAnsi"/>
          <w:color w:val="auto"/>
          <w:lang w:eastAsia="en-US"/>
        </w:rPr>
        <w:t xml:space="preserve"> </w:t>
      </w:r>
      <w:r w:rsidR="009F51E5">
        <w:rPr>
          <w:rFonts w:eastAsiaTheme="minorHAnsi"/>
          <w:color w:val="auto"/>
          <w:lang w:eastAsia="en-US"/>
        </w:rPr>
        <w:t>jest obliczana optymalna ilość</w:t>
      </w:r>
      <w:r w:rsidR="00C35303" w:rsidRPr="00CB0061">
        <w:rPr>
          <w:rFonts w:eastAsiaTheme="minorHAnsi"/>
          <w:color w:val="auto"/>
          <w:lang w:eastAsia="en-US"/>
        </w:rPr>
        <w:t xml:space="preserve"> pamięci dzielonej dla wag. Obliczenia</w:t>
      </w:r>
      <w:r w:rsidR="009F51E5">
        <w:rPr>
          <w:rFonts w:eastAsiaTheme="minorHAnsi"/>
          <w:color w:val="auto"/>
          <w:lang w:eastAsia="en-US"/>
        </w:rPr>
        <w:t xml:space="preserve"> te bazują </w:t>
      </w:r>
      <w:r w:rsidR="00FC773E">
        <w:rPr>
          <w:rFonts w:eastAsiaTheme="minorHAnsi"/>
          <w:color w:val="auto"/>
          <w:lang w:eastAsia="en-US"/>
        </w:rPr>
        <w:t xml:space="preserve">na </w:t>
      </w:r>
      <w:r w:rsidR="009F51E5">
        <w:rPr>
          <w:rFonts w:eastAsiaTheme="minorHAnsi"/>
          <w:color w:val="auto"/>
          <w:lang w:eastAsia="en-US"/>
        </w:rPr>
        <w:t xml:space="preserve">testach empirycznych – </w:t>
      </w:r>
      <w:r w:rsidR="00C35303" w:rsidRPr="00CB0061">
        <w:rPr>
          <w:rFonts w:eastAsiaTheme="minorHAnsi"/>
          <w:color w:val="auto"/>
          <w:lang w:eastAsia="en-US"/>
        </w:rPr>
        <w:t xml:space="preserve"> </w:t>
      </w:r>
      <w:r w:rsidR="00FC773E">
        <w:rPr>
          <w:rFonts w:eastAsiaTheme="minorHAnsi"/>
          <w:color w:val="auto"/>
          <w:lang w:eastAsia="en-US"/>
        </w:rPr>
        <w:t xml:space="preserve">zostały dopasowane </w:t>
      </w:r>
      <w:r w:rsidR="00C35303" w:rsidRPr="00CB0061">
        <w:rPr>
          <w:rFonts w:eastAsiaTheme="minorHAnsi"/>
          <w:color w:val="auto"/>
          <w:lang w:eastAsia="en-US"/>
        </w:rPr>
        <w:t>tak</w:t>
      </w:r>
      <w:r w:rsidR="009F51E5">
        <w:rPr>
          <w:rFonts w:eastAsiaTheme="minorHAnsi"/>
          <w:color w:val="auto"/>
          <w:lang w:eastAsia="en-US"/>
        </w:rPr>
        <w:t>,</w:t>
      </w:r>
      <w:r w:rsidR="00C35303" w:rsidRPr="00CB0061">
        <w:rPr>
          <w:rFonts w:eastAsiaTheme="minorHAnsi"/>
          <w:color w:val="auto"/>
          <w:lang w:eastAsia="en-US"/>
        </w:rPr>
        <w:t xml:space="preserve"> żeby kernel działał szybko</w:t>
      </w:r>
      <w:r w:rsidR="00DD25E4" w:rsidRPr="00CB0061">
        <w:rPr>
          <w:rFonts w:eastAsiaTheme="minorHAnsi"/>
          <w:color w:val="auto"/>
          <w:lang w:eastAsia="en-US"/>
        </w:rPr>
        <w:t xml:space="preserve"> w </w:t>
      </w:r>
      <w:r w:rsidR="009F51E5">
        <w:rPr>
          <w:rFonts w:eastAsiaTheme="minorHAnsi"/>
          <w:color w:val="auto"/>
          <w:lang w:eastAsia="en-US"/>
        </w:rPr>
        <w:t xml:space="preserve">różnych konfiguracjach </w:t>
      </w:r>
      <w:r w:rsidR="00CB1A54" w:rsidRPr="00CB0061">
        <w:rPr>
          <w:rFonts w:eastAsiaTheme="minorHAnsi"/>
          <w:color w:val="auto"/>
          <w:lang w:eastAsia="en-US"/>
        </w:rPr>
        <w:t>danych</w:t>
      </w:r>
      <w:r w:rsidR="009F51E5">
        <w:rPr>
          <w:rFonts w:eastAsiaTheme="minorHAnsi"/>
          <w:color w:val="auto"/>
          <w:lang w:eastAsia="en-US"/>
        </w:rPr>
        <w:t xml:space="preserve"> wejściowych</w:t>
      </w:r>
      <w:r w:rsidR="00CB1A54" w:rsidRPr="00CB0061">
        <w:rPr>
          <w:rFonts w:eastAsiaTheme="minorHAnsi"/>
          <w:color w:val="auto"/>
          <w:lang w:eastAsia="en-US"/>
        </w:rPr>
        <w:t>.</w:t>
      </w:r>
    </w:p>
    <w:p w:rsidR="00633D35" w:rsidRPr="00CB0061" w:rsidRDefault="00633D35" w:rsidP="004F3A28">
      <w:pPr>
        <w:pStyle w:val="Nagwek4"/>
      </w:pPr>
      <w:bookmarkStart w:id="139" w:name="_Toc262305059"/>
      <w:r w:rsidRPr="00CB0061">
        <w:t>Użycie pamięci constant</w:t>
      </w:r>
      <w:bookmarkEnd w:id="139"/>
    </w:p>
    <w:p w:rsidR="001B7D2B" w:rsidRPr="00CB0061" w:rsidRDefault="00CF481B" w:rsidP="00EC43BE">
      <w:pPr>
        <w:rPr>
          <w:color w:val="auto"/>
        </w:rPr>
      </w:pPr>
      <w:r w:rsidRPr="00CB0061">
        <w:rPr>
          <w:color w:val="auto"/>
        </w:rPr>
        <w:t xml:space="preserve">W przypadku uczenia sieci, każde wywołanie </w:t>
      </w:r>
      <w:r w:rsidRPr="00CB0061">
        <w:rPr>
          <w:rStyle w:val="KlasametodafunkcjaZnak"/>
          <w:rFonts w:eastAsiaTheme="minorHAnsi"/>
          <w:sz w:val="22"/>
          <w:szCs w:val="22"/>
        </w:rPr>
        <w:t>executeLayerKernel</w:t>
      </w:r>
      <w:r w:rsidRPr="00CB0061">
        <w:rPr>
          <w:rFonts w:eastAsiaTheme="minorHAnsi"/>
          <w:color w:val="auto"/>
          <w:lang w:eastAsia="en-US"/>
        </w:rPr>
        <w:t xml:space="preserve"> dla pierwszej war</w:t>
      </w:r>
      <w:r w:rsidR="00086410" w:rsidRPr="00CB0061">
        <w:rPr>
          <w:rFonts w:eastAsiaTheme="minorHAnsi"/>
          <w:color w:val="auto"/>
          <w:lang w:eastAsia="en-US"/>
        </w:rPr>
        <w:t>s</w:t>
      </w:r>
      <w:r w:rsidRPr="00CB0061">
        <w:rPr>
          <w:rFonts w:eastAsiaTheme="minorHAnsi"/>
          <w:color w:val="auto"/>
          <w:lang w:eastAsia="en-US"/>
        </w:rPr>
        <w:t xml:space="preserve">twy </w:t>
      </w:r>
      <w:r w:rsidR="00086410" w:rsidRPr="00CB0061">
        <w:rPr>
          <w:rFonts w:eastAsiaTheme="minorHAnsi"/>
          <w:color w:val="auto"/>
          <w:lang w:eastAsia="en-US"/>
        </w:rPr>
        <w:t xml:space="preserve">sieci </w:t>
      </w:r>
      <w:r w:rsidRPr="00CB0061">
        <w:rPr>
          <w:rFonts w:eastAsiaTheme="minorHAnsi"/>
          <w:color w:val="auto"/>
          <w:lang w:eastAsia="en-US"/>
        </w:rPr>
        <w:t xml:space="preserve">wymaga przekazania </w:t>
      </w:r>
      <w:r w:rsidR="00086410" w:rsidRPr="00CB0061">
        <w:rPr>
          <w:rFonts w:eastAsiaTheme="minorHAnsi"/>
          <w:color w:val="auto"/>
          <w:lang w:eastAsia="en-US"/>
        </w:rPr>
        <w:t xml:space="preserve">tablicy </w:t>
      </w:r>
      <w:r w:rsidRPr="00CB0061">
        <w:rPr>
          <w:rFonts w:eastAsiaTheme="minorHAnsi"/>
          <w:color w:val="auto"/>
          <w:lang w:eastAsia="en-US"/>
        </w:rPr>
        <w:t xml:space="preserve">indeksów testów, które mają być </w:t>
      </w:r>
      <w:r w:rsidRPr="00CB0061">
        <w:rPr>
          <w:rFonts w:eastAsiaTheme="minorHAnsi"/>
          <w:color w:val="auto"/>
          <w:lang w:eastAsia="en-US"/>
        </w:rPr>
        <w:lastRenderedPageBreak/>
        <w:t>użyte</w:t>
      </w:r>
      <w:r w:rsidR="00DD25E4" w:rsidRPr="00CB0061">
        <w:rPr>
          <w:rFonts w:eastAsiaTheme="minorHAnsi"/>
          <w:color w:val="auto"/>
          <w:lang w:eastAsia="en-US"/>
        </w:rPr>
        <w:t xml:space="preserve"> w </w:t>
      </w:r>
      <w:r w:rsidRPr="00CB0061">
        <w:rPr>
          <w:rFonts w:eastAsiaTheme="minorHAnsi"/>
          <w:color w:val="auto"/>
          <w:lang w:eastAsia="en-US"/>
        </w:rPr>
        <w:t>danym kroku</w:t>
      </w:r>
      <w:r w:rsidR="00086410" w:rsidRPr="00CB0061">
        <w:rPr>
          <w:rFonts w:eastAsiaTheme="minorHAnsi"/>
          <w:color w:val="auto"/>
          <w:lang w:eastAsia="en-US"/>
        </w:rPr>
        <w:t xml:space="preserve"> uczenia</w:t>
      </w:r>
      <w:r w:rsidRPr="00CB0061">
        <w:rPr>
          <w:rFonts w:eastAsiaTheme="minorHAnsi"/>
          <w:color w:val="auto"/>
          <w:lang w:eastAsia="en-US"/>
        </w:rPr>
        <w:t>. Zwykle w</w:t>
      </w:r>
      <w:r w:rsidR="00086410" w:rsidRPr="00CB0061">
        <w:rPr>
          <w:rFonts w:eastAsiaTheme="minorHAnsi"/>
          <w:color w:val="auto"/>
          <w:lang w:eastAsia="en-US"/>
        </w:rPr>
        <w:t>ielkość tej tablicy nie jest duża</w:t>
      </w:r>
      <w:r w:rsidRPr="00CB0061">
        <w:rPr>
          <w:rFonts w:eastAsiaTheme="minorHAnsi"/>
          <w:color w:val="auto"/>
          <w:lang w:eastAsia="en-US"/>
        </w:rPr>
        <w:t>, ale nie może ona być przekazana jako parametr wywołania kernela – biblioteka CUDA nie pozwala</w:t>
      </w:r>
      <w:r w:rsidR="00D42D61" w:rsidRPr="00CB0061">
        <w:rPr>
          <w:rFonts w:eastAsiaTheme="minorHAnsi"/>
          <w:color w:val="auto"/>
          <w:lang w:eastAsia="en-US"/>
        </w:rPr>
        <w:t xml:space="preserve"> na </w:t>
      </w:r>
      <w:r w:rsidRPr="00CB0061">
        <w:rPr>
          <w:rFonts w:eastAsiaTheme="minorHAnsi"/>
          <w:color w:val="auto"/>
          <w:lang w:eastAsia="en-US"/>
        </w:rPr>
        <w:t>to. Jednym</w:t>
      </w:r>
      <w:r w:rsidR="00DD25E4" w:rsidRPr="00CB0061">
        <w:rPr>
          <w:rFonts w:eastAsiaTheme="minorHAnsi"/>
          <w:color w:val="auto"/>
          <w:lang w:eastAsia="en-US"/>
        </w:rPr>
        <w:t xml:space="preserve"> z </w:t>
      </w:r>
      <w:r w:rsidRPr="00CB0061">
        <w:rPr>
          <w:rFonts w:eastAsiaTheme="minorHAnsi"/>
          <w:color w:val="auto"/>
          <w:lang w:eastAsia="en-US"/>
        </w:rPr>
        <w:t xml:space="preserve">rozwiązań byłoby </w:t>
      </w:r>
      <w:del w:id="140" w:author="User" w:date="2010-05-24T21:45:00Z">
        <w:r w:rsidRPr="00CB0061" w:rsidDel="00DF0347">
          <w:rPr>
            <w:rFonts w:eastAsiaTheme="minorHAnsi"/>
            <w:color w:val="auto"/>
            <w:lang w:eastAsia="en-US"/>
          </w:rPr>
          <w:delText>to,</w:delText>
        </w:r>
        <w:r w:rsidR="00D42D61" w:rsidRPr="00CB0061" w:rsidDel="00DF0347">
          <w:rPr>
            <w:rFonts w:eastAsiaTheme="minorHAnsi"/>
            <w:color w:val="auto"/>
            <w:lang w:eastAsia="en-US"/>
          </w:rPr>
          <w:delText xml:space="preserve"> że </w:delText>
        </w:r>
        <w:r w:rsidRPr="00CB0061" w:rsidDel="00DF0347">
          <w:rPr>
            <w:rFonts w:eastAsiaTheme="minorHAnsi"/>
            <w:color w:val="auto"/>
            <w:lang w:eastAsia="en-US"/>
          </w:rPr>
          <w:delText>indeksy te byłyby</w:delText>
        </w:r>
      </w:del>
      <w:ins w:id="141" w:author="User" w:date="2010-05-24T21:30:00Z">
        <w:r w:rsidR="00B2420E">
          <w:rPr>
            <w:rFonts w:eastAsiaTheme="minorHAnsi"/>
            <w:color w:val="auto"/>
            <w:lang w:eastAsia="en-US"/>
          </w:rPr>
          <w:t>wczytywanie</w:t>
        </w:r>
      </w:ins>
      <w:ins w:id="142" w:author="User" w:date="2010-05-24T21:31:00Z">
        <w:r w:rsidR="00B2420E">
          <w:rPr>
            <w:rFonts w:eastAsiaTheme="minorHAnsi"/>
            <w:color w:val="auto"/>
            <w:lang w:eastAsia="en-US"/>
          </w:rPr>
          <w:t xml:space="preserve"> tych indeks</w:t>
        </w:r>
      </w:ins>
      <w:ins w:id="143" w:author="User" w:date="2010-05-24T21:45:00Z">
        <w:r w:rsidR="00DF0347">
          <w:rPr>
            <w:rFonts w:eastAsiaTheme="minorHAnsi"/>
            <w:color w:val="auto"/>
            <w:lang w:eastAsia="en-US"/>
          </w:rPr>
          <w:t>ó</w:t>
        </w:r>
      </w:ins>
      <w:ins w:id="144" w:author="User" w:date="2010-05-24T21:31:00Z">
        <w:r w:rsidR="00B2420E">
          <w:rPr>
            <w:rFonts w:eastAsiaTheme="minorHAnsi"/>
            <w:color w:val="auto"/>
            <w:lang w:eastAsia="en-US"/>
          </w:rPr>
          <w:t xml:space="preserve">w </w:t>
        </w:r>
      </w:ins>
      <w:del w:id="145" w:author="User" w:date="2010-05-24T21:45:00Z">
        <w:r w:rsidRPr="00CB0061" w:rsidDel="00DF0347">
          <w:rPr>
            <w:rFonts w:eastAsiaTheme="minorHAnsi"/>
            <w:color w:val="auto"/>
            <w:lang w:eastAsia="en-US"/>
          </w:rPr>
          <w:delText xml:space="preserve"> wczytywane </w:delText>
        </w:r>
      </w:del>
      <w:r w:rsidRPr="00CB0061">
        <w:rPr>
          <w:rFonts w:eastAsiaTheme="minorHAnsi"/>
          <w:color w:val="auto"/>
          <w:lang w:eastAsia="en-US"/>
        </w:rPr>
        <w:t>za każdym razem</w:t>
      </w:r>
      <w:r w:rsidR="00DD25E4" w:rsidRPr="00CB0061">
        <w:rPr>
          <w:rFonts w:eastAsiaTheme="minorHAnsi"/>
          <w:color w:val="auto"/>
          <w:lang w:eastAsia="en-US"/>
        </w:rPr>
        <w:t xml:space="preserve"> z </w:t>
      </w:r>
      <w:r w:rsidRPr="00CB0061">
        <w:rPr>
          <w:rFonts w:eastAsiaTheme="minorHAnsi"/>
          <w:color w:val="auto"/>
          <w:lang w:eastAsia="en-US"/>
        </w:rPr>
        <w:t>pamięci globalnej.</w:t>
      </w:r>
      <w:r w:rsidR="008F4208">
        <w:rPr>
          <w:rFonts w:eastAsiaTheme="minorHAnsi"/>
          <w:color w:val="auto"/>
          <w:lang w:eastAsia="en-US"/>
        </w:rPr>
        <w:t xml:space="preserve"> W</w:t>
      </w:r>
      <w:r w:rsidR="00DD25E4" w:rsidRPr="00CB0061">
        <w:rPr>
          <w:rFonts w:eastAsiaTheme="minorHAnsi"/>
          <w:color w:val="auto"/>
          <w:lang w:eastAsia="en-US"/>
        </w:rPr>
        <w:t> </w:t>
      </w:r>
      <w:r w:rsidRPr="00CB0061">
        <w:rPr>
          <w:rFonts w:eastAsiaTheme="minorHAnsi"/>
          <w:color w:val="auto"/>
          <w:lang w:eastAsia="en-US"/>
        </w:rPr>
        <w:t>tym wypadku jednak wymagałoby to użycia pamięci dzielonej</w:t>
      </w:r>
      <w:r w:rsidR="00AB004F" w:rsidRPr="00CB0061">
        <w:rPr>
          <w:rFonts w:eastAsiaTheme="minorHAnsi"/>
          <w:color w:val="auto"/>
          <w:lang w:eastAsia="en-US"/>
        </w:rPr>
        <w:t>,</w:t>
      </w:r>
      <w:r w:rsidR="00DD25E4" w:rsidRPr="00CB0061">
        <w:rPr>
          <w:rFonts w:eastAsiaTheme="minorHAnsi"/>
          <w:color w:val="auto"/>
          <w:lang w:eastAsia="en-US"/>
        </w:rPr>
        <w:t xml:space="preserve"> a </w:t>
      </w:r>
      <w:r w:rsidR="00AB004F" w:rsidRPr="00CB0061">
        <w:rPr>
          <w:rFonts w:eastAsiaTheme="minorHAnsi"/>
          <w:color w:val="auto"/>
          <w:lang w:eastAsia="en-US"/>
        </w:rPr>
        <w:t>poza tym każdy blok musiałby kopiować tę samą tablicę globalną.</w:t>
      </w:r>
      <w:r w:rsidR="008F4208">
        <w:rPr>
          <w:rFonts w:eastAsiaTheme="minorHAnsi"/>
          <w:color w:val="auto"/>
          <w:lang w:eastAsia="en-US"/>
        </w:rPr>
        <w:t xml:space="preserve"> Z</w:t>
      </w:r>
      <w:r w:rsidR="00DD25E4" w:rsidRPr="00CB0061">
        <w:rPr>
          <w:rFonts w:eastAsiaTheme="minorHAnsi"/>
          <w:color w:val="auto"/>
          <w:lang w:eastAsia="en-US"/>
        </w:rPr>
        <w:t> </w:t>
      </w:r>
      <w:r w:rsidR="00AB004F" w:rsidRPr="00CB0061">
        <w:rPr>
          <w:rFonts w:eastAsiaTheme="minorHAnsi"/>
          <w:color w:val="auto"/>
          <w:lang w:eastAsia="en-US"/>
        </w:rPr>
        <w:t xml:space="preserve">tego względu użyłem specjalnego rodzaju pamięci – </w:t>
      </w:r>
      <w:r w:rsidR="008F4208">
        <w:rPr>
          <w:rFonts w:eastAsiaTheme="minorHAnsi"/>
          <w:color w:val="auto"/>
          <w:lang w:eastAsia="en-US"/>
        </w:rPr>
        <w:t xml:space="preserve">pamięci </w:t>
      </w:r>
      <w:r w:rsidR="00AB004F" w:rsidRPr="00CB0061">
        <w:rPr>
          <w:rFonts w:eastAsiaTheme="minorHAnsi"/>
          <w:color w:val="auto"/>
          <w:lang w:eastAsia="en-US"/>
        </w:rPr>
        <w:t>stałej (</w:t>
      </w:r>
      <w:r w:rsidR="00AB004F" w:rsidRPr="00CB0061">
        <w:rPr>
          <w:rStyle w:val="PodkrelenieZnak"/>
          <w:rFonts w:eastAsiaTheme="minorHAnsi"/>
        </w:rPr>
        <w:t>constant</w:t>
      </w:r>
      <w:r w:rsidR="00AB004F" w:rsidRPr="00CB0061">
        <w:rPr>
          <w:rFonts w:eastAsiaTheme="minorHAnsi"/>
          <w:color w:val="auto"/>
          <w:lang w:eastAsia="en-US"/>
        </w:rPr>
        <w:t xml:space="preserve">). </w:t>
      </w:r>
      <w:r w:rsidR="00E662B0" w:rsidRPr="00CB0061">
        <w:rPr>
          <w:rFonts w:eastAsiaTheme="minorHAnsi"/>
          <w:color w:val="auto"/>
          <w:lang w:eastAsia="en-US"/>
        </w:rPr>
        <w:t>Dzięki temu,</w:t>
      </w:r>
      <w:r w:rsidR="00D42D61" w:rsidRPr="00CB0061">
        <w:rPr>
          <w:rFonts w:eastAsiaTheme="minorHAnsi"/>
          <w:color w:val="auto"/>
          <w:lang w:eastAsia="en-US"/>
        </w:rPr>
        <w:t xml:space="preserve"> że </w:t>
      </w:r>
      <w:r w:rsidR="00E662B0" w:rsidRPr="00CB0061">
        <w:rPr>
          <w:rFonts w:eastAsiaTheme="minorHAnsi"/>
          <w:color w:val="auto"/>
          <w:lang w:eastAsia="en-US"/>
        </w:rPr>
        <w:t>ilość pamięci użytej</w:t>
      </w:r>
      <w:r w:rsidR="00D42D61" w:rsidRPr="00CB0061">
        <w:rPr>
          <w:rFonts w:eastAsiaTheme="minorHAnsi"/>
          <w:color w:val="auto"/>
          <w:lang w:eastAsia="en-US"/>
        </w:rPr>
        <w:t xml:space="preserve"> na </w:t>
      </w:r>
      <w:r w:rsidR="00E662B0" w:rsidRPr="00CB0061">
        <w:rPr>
          <w:rFonts w:eastAsiaTheme="minorHAnsi"/>
          <w:color w:val="auto"/>
          <w:lang w:eastAsia="en-US"/>
        </w:rPr>
        <w:t xml:space="preserve">przechowanie tabeli </w:t>
      </w:r>
      <w:r w:rsidR="008F4208">
        <w:rPr>
          <w:rFonts w:eastAsiaTheme="minorHAnsi"/>
          <w:color w:val="auto"/>
          <w:lang w:eastAsia="en-US"/>
        </w:rPr>
        <w:t xml:space="preserve">indeksów </w:t>
      </w:r>
      <w:r w:rsidR="00E662B0" w:rsidRPr="00CB0061">
        <w:rPr>
          <w:rFonts w:eastAsiaTheme="minorHAnsi"/>
          <w:color w:val="auto"/>
          <w:lang w:eastAsia="en-US"/>
        </w:rPr>
        <w:t xml:space="preserve">jest mniejsza niż ilość </w:t>
      </w:r>
      <w:r w:rsidR="00E662B0" w:rsidRPr="00CB0061">
        <w:rPr>
          <w:rStyle w:val="PodkrelenieZnak"/>
          <w:rFonts w:eastAsiaTheme="minorHAnsi"/>
        </w:rPr>
        <w:t>cache</w:t>
      </w:r>
      <w:r w:rsidR="00E662B0" w:rsidRPr="00CB0061">
        <w:rPr>
          <w:rFonts w:eastAsiaTheme="minorHAnsi"/>
          <w:color w:val="auto"/>
          <w:lang w:eastAsia="en-US"/>
        </w:rPr>
        <w:t xml:space="preserve"> wewnątrz każdego </w:t>
      </w:r>
      <w:r w:rsidR="008F4208" w:rsidRPr="00CB0061">
        <w:rPr>
          <w:rFonts w:eastAsiaTheme="minorHAnsi"/>
          <w:color w:val="auto"/>
          <w:lang w:eastAsia="en-US"/>
        </w:rPr>
        <w:t>multiprocesora</w:t>
      </w:r>
      <w:r w:rsidR="00E662B0" w:rsidRPr="00CB0061">
        <w:rPr>
          <w:rFonts w:eastAsiaTheme="minorHAnsi"/>
          <w:color w:val="auto"/>
          <w:lang w:eastAsia="en-US"/>
        </w:rPr>
        <w:t xml:space="preserve"> (8</w:t>
      </w:r>
      <w:r w:rsidR="008F4208">
        <w:rPr>
          <w:rFonts w:eastAsiaTheme="minorHAnsi"/>
          <w:color w:val="auto"/>
          <w:lang w:eastAsia="en-US"/>
        </w:rPr>
        <w:t xml:space="preserve"> KB</w:t>
      </w:r>
      <w:r w:rsidR="00E662B0" w:rsidRPr="00CB0061">
        <w:rPr>
          <w:rFonts w:eastAsiaTheme="minorHAnsi"/>
          <w:color w:val="auto"/>
          <w:lang w:eastAsia="en-US"/>
        </w:rPr>
        <w:t>), dane te będą kopiowane tylko raz</w:t>
      </w:r>
      <w:r w:rsidR="00D42D61" w:rsidRPr="00CB0061">
        <w:rPr>
          <w:rFonts w:eastAsiaTheme="minorHAnsi"/>
          <w:color w:val="auto"/>
          <w:lang w:eastAsia="en-US"/>
        </w:rPr>
        <w:t xml:space="preserve"> do </w:t>
      </w:r>
      <w:r w:rsidR="00E662B0" w:rsidRPr="00CB0061">
        <w:rPr>
          <w:rFonts w:eastAsiaTheme="minorHAnsi"/>
          <w:color w:val="auto"/>
          <w:lang w:eastAsia="en-US"/>
        </w:rPr>
        <w:t>multiprocesora,</w:t>
      </w:r>
      <w:r w:rsidR="00DD25E4" w:rsidRPr="00CB0061">
        <w:rPr>
          <w:rFonts w:eastAsiaTheme="minorHAnsi"/>
          <w:color w:val="auto"/>
          <w:lang w:eastAsia="en-US"/>
        </w:rPr>
        <w:t xml:space="preserve"> a </w:t>
      </w:r>
      <w:r w:rsidR="00E662B0" w:rsidRPr="00CB0061">
        <w:rPr>
          <w:rFonts w:eastAsiaTheme="minorHAnsi"/>
          <w:color w:val="auto"/>
          <w:lang w:eastAsia="en-US"/>
        </w:rPr>
        <w:t>później kopiowane</w:t>
      </w:r>
      <w:r w:rsidR="00DD25E4" w:rsidRPr="00CB0061">
        <w:rPr>
          <w:rFonts w:eastAsiaTheme="minorHAnsi"/>
          <w:color w:val="auto"/>
          <w:lang w:eastAsia="en-US"/>
        </w:rPr>
        <w:t xml:space="preserve"> z </w:t>
      </w:r>
      <w:r w:rsidR="00E662B0" w:rsidRPr="00CB0061">
        <w:rPr>
          <w:rFonts w:eastAsiaTheme="minorHAnsi"/>
          <w:color w:val="auto"/>
          <w:lang w:eastAsia="en-US"/>
        </w:rPr>
        <w:t xml:space="preserve">szybkiej pamięci </w:t>
      </w:r>
      <w:r w:rsidR="00E662B0" w:rsidRPr="00CB0061">
        <w:rPr>
          <w:rStyle w:val="PodkrelenieZnak"/>
          <w:rFonts w:eastAsiaTheme="minorHAnsi"/>
        </w:rPr>
        <w:t>cache</w:t>
      </w:r>
      <w:r w:rsidR="00E662B0" w:rsidRPr="00CB0061">
        <w:rPr>
          <w:rFonts w:eastAsiaTheme="minorHAnsi"/>
          <w:color w:val="auto"/>
          <w:lang w:eastAsia="en-US"/>
        </w:rPr>
        <w:t xml:space="preserve">. </w:t>
      </w:r>
    </w:p>
    <w:p w:rsidR="005117FD" w:rsidRPr="00CB0061" w:rsidRDefault="00D973D2" w:rsidP="00F05B9A">
      <w:pPr>
        <w:pStyle w:val="Nagwek2"/>
      </w:pPr>
      <w:bookmarkStart w:id="146" w:name="_Toc262305060"/>
      <w:r w:rsidRPr="00CB0061">
        <w:t>Testy implementacji sieci ML</w:t>
      </w:r>
      <w:r w:rsidR="005117FD" w:rsidRPr="00CB0061">
        <w:t>P</w:t>
      </w:r>
      <w:bookmarkEnd w:id="146"/>
    </w:p>
    <w:p w:rsidR="00AE2E7B" w:rsidRPr="00CB0061" w:rsidRDefault="005117FD" w:rsidP="005117FD">
      <w:pPr>
        <w:rPr>
          <w:color w:val="auto"/>
        </w:rPr>
      </w:pPr>
      <w:r w:rsidRPr="00CB0061">
        <w:rPr>
          <w:color w:val="auto"/>
        </w:rPr>
        <w:t>Jednym</w:t>
      </w:r>
      <w:r w:rsidR="00DD25E4" w:rsidRPr="00CB0061">
        <w:rPr>
          <w:color w:val="auto"/>
        </w:rPr>
        <w:t xml:space="preserve"> z </w:t>
      </w:r>
      <w:r w:rsidRPr="00CB0061">
        <w:rPr>
          <w:color w:val="auto"/>
        </w:rPr>
        <w:t>zadań</w:t>
      </w:r>
      <w:r w:rsidR="00DD25E4" w:rsidRPr="00CB0061">
        <w:rPr>
          <w:color w:val="auto"/>
        </w:rPr>
        <w:t xml:space="preserve"> w </w:t>
      </w:r>
      <w:r w:rsidRPr="00CB0061">
        <w:rPr>
          <w:color w:val="auto"/>
        </w:rPr>
        <w:t xml:space="preserve">ramach pisania tej pracy było </w:t>
      </w:r>
      <w:r w:rsidR="00EC704C" w:rsidRPr="00CB0061">
        <w:rPr>
          <w:color w:val="auto"/>
        </w:rPr>
        <w:t>wykorzystanie zestawów testów</w:t>
      </w:r>
      <w:r w:rsidR="00D42D61" w:rsidRPr="00CB0061">
        <w:rPr>
          <w:color w:val="auto"/>
        </w:rPr>
        <w:t xml:space="preserve"> do </w:t>
      </w:r>
      <w:r w:rsidRPr="00CB0061">
        <w:rPr>
          <w:color w:val="auto"/>
        </w:rPr>
        <w:t>uczeniu sieci</w:t>
      </w:r>
      <w:r w:rsidR="00493CA0">
        <w:rPr>
          <w:color w:val="auto"/>
        </w:rPr>
        <w:t xml:space="preserve"> neuronowej</w:t>
      </w:r>
      <w:r w:rsidRPr="00CB0061">
        <w:rPr>
          <w:color w:val="auto"/>
        </w:rPr>
        <w:t xml:space="preserve">. </w:t>
      </w:r>
      <w:r w:rsidR="00AE2E7B" w:rsidRPr="00CB0061">
        <w:rPr>
          <w:color w:val="auto"/>
        </w:rPr>
        <w:t>Dzięki temu</w:t>
      </w:r>
      <w:r w:rsidR="00EC704C" w:rsidRPr="00CB0061">
        <w:rPr>
          <w:color w:val="auto"/>
        </w:rPr>
        <w:t xml:space="preserve"> </w:t>
      </w:r>
      <w:r w:rsidR="00493CA0">
        <w:rPr>
          <w:color w:val="auto"/>
        </w:rPr>
        <w:t>mogłem</w:t>
      </w:r>
      <w:r w:rsidR="00AE2E7B" w:rsidRPr="00CB0061">
        <w:rPr>
          <w:color w:val="auto"/>
        </w:rPr>
        <w:t>:</w:t>
      </w:r>
    </w:p>
    <w:p w:rsidR="00494E01" w:rsidRPr="00CB0061" w:rsidRDefault="00AE2E7B">
      <w:pPr>
        <w:pStyle w:val="Akapitzlist"/>
      </w:pPr>
      <w:r w:rsidRPr="00CB0061">
        <w:t>określić, czy uczenie przez CPU</w:t>
      </w:r>
      <w:r w:rsidR="00DD25E4" w:rsidRPr="00CB0061">
        <w:t xml:space="preserve"> i </w:t>
      </w:r>
      <w:r w:rsidRPr="00CB0061">
        <w:t xml:space="preserve">GPU daje takie same </w:t>
      </w:r>
      <w:r w:rsidR="00E5497C" w:rsidRPr="00CB0061">
        <w:t>wyniki</w:t>
      </w:r>
      <w:r w:rsidR="00493CA0">
        <w:t>,</w:t>
      </w:r>
    </w:p>
    <w:p w:rsidR="00494E01" w:rsidRPr="00CB0061" w:rsidRDefault="00EC704C">
      <w:pPr>
        <w:pStyle w:val="Akapitzlist"/>
      </w:pPr>
      <w:r w:rsidRPr="00CB0061">
        <w:t>określić najlepsze parametry uczenia sieci</w:t>
      </w:r>
      <w:r w:rsidR="00493CA0">
        <w:t>,</w:t>
      </w:r>
    </w:p>
    <w:p w:rsidR="00856792" w:rsidRPr="00CB0061" w:rsidRDefault="00EC704C" w:rsidP="00856792">
      <w:pPr>
        <w:pStyle w:val="Akapitzlist"/>
        <w:rPr>
          <w:color w:val="auto"/>
        </w:rPr>
      </w:pPr>
      <w:r w:rsidRPr="00CB0061">
        <w:t>p</w:t>
      </w:r>
      <w:r w:rsidR="00AE2E7B" w:rsidRPr="00CB0061">
        <w:t xml:space="preserve">orównać prędkość </w:t>
      </w:r>
      <w:r w:rsidRPr="00CB0061">
        <w:t>działania operacji</w:t>
      </w:r>
      <w:r w:rsidR="00D42D61" w:rsidRPr="00CB0061">
        <w:t xml:space="preserve"> na </w:t>
      </w:r>
      <w:r w:rsidRPr="00CB0061">
        <w:t>CPU</w:t>
      </w:r>
      <w:r w:rsidR="00DD25E4" w:rsidRPr="00CB0061">
        <w:t xml:space="preserve"> i </w:t>
      </w:r>
      <w:r w:rsidRPr="00CB0061">
        <w:t>GPU</w:t>
      </w:r>
      <w:r w:rsidR="00E5497C" w:rsidRPr="00CB0061">
        <w:t xml:space="preserve"> oraz prędkość działania</w:t>
      </w:r>
      <w:r w:rsidR="00D42D61" w:rsidRPr="00CB0061">
        <w:t xml:space="preserve"> na </w:t>
      </w:r>
      <w:r w:rsidR="00E5497C" w:rsidRPr="00CB0061">
        <w:t>różnych platformach</w:t>
      </w:r>
      <w:r w:rsidR="00493CA0">
        <w:t>.</w:t>
      </w:r>
    </w:p>
    <w:p w:rsidR="00267178" w:rsidRPr="00CB0061" w:rsidRDefault="00E5497C" w:rsidP="00EC704C">
      <w:pPr>
        <w:rPr>
          <w:color w:val="auto"/>
        </w:rPr>
      </w:pPr>
      <w:r w:rsidRPr="00CB0061">
        <w:t>Dla zwiększenia wiarygodności wyników, każdy scenarius</w:t>
      </w:r>
      <w:r w:rsidR="00493CA0">
        <w:t>z zostaje przeprowadzony 3 razy</w:t>
      </w:r>
      <w:r w:rsidR="00DD25E4" w:rsidRPr="00CB0061">
        <w:t xml:space="preserve"> a </w:t>
      </w:r>
      <w:r w:rsidRPr="00CB0061">
        <w:t>statystyki błędów oraz czasy działania operacji są uśredniane.</w:t>
      </w:r>
    </w:p>
    <w:p w:rsidR="001B7D2B" w:rsidRPr="00CB0061" w:rsidRDefault="001B7D2B" w:rsidP="00F05B9A">
      <w:pPr>
        <w:pStyle w:val="Nagwek3"/>
      </w:pPr>
      <w:bookmarkStart w:id="147" w:name="_Toc262305061"/>
      <w:r w:rsidRPr="00CB0061">
        <w:t>Opis danych testowych</w:t>
      </w:r>
      <w:bookmarkEnd w:id="147"/>
    </w:p>
    <w:p w:rsidR="008151D3" w:rsidRPr="00CB0061" w:rsidRDefault="008151D3" w:rsidP="008151D3">
      <w:pPr>
        <w:rPr>
          <w:color w:val="auto"/>
        </w:rPr>
      </w:pPr>
      <w:r w:rsidRPr="00CB0061">
        <w:rPr>
          <w:color w:val="auto"/>
        </w:rPr>
        <w:t>Wybrałem następujące zestawy testów:</w:t>
      </w:r>
    </w:p>
    <w:p w:rsidR="00494E01" w:rsidRPr="00CB0061" w:rsidRDefault="00EC704C">
      <w:pPr>
        <w:pStyle w:val="Akapitzlist"/>
      </w:pPr>
      <w:r w:rsidRPr="00CB0061">
        <w:t>„</w:t>
      </w:r>
      <w:r w:rsidR="00C27EAB" w:rsidRPr="00CB0061">
        <w:rPr>
          <w:rStyle w:val="PodkrelenieZnak"/>
        </w:rPr>
        <w:t>Concrete</w:t>
      </w:r>
      <w:r w:rsidRPr="00CB0061">
        <w:t>” – baza</w:t>
      </w:r>
      <w:r w:rsidR="00DD25E4" w:rsidRPr="00CB0061">
        <w:t xml:space="preserve"> z </w:t>
      </w:r>
      <w:r w:rsidR="00C27EAB" w:rsidRPr="00CB0061">
        <w:t>7</w:t>
      </w:r>
      <w:r w:rsidRPr="00CB0061">
        <w:t xml:space="preserve"> wejściami opisującymi</w:t>
      </w:r>
      <w:r w:rsidR="008151D3" w:rsidRPr="00CB0061">
        <w:t xml:space="preserve"> </w:t>
      </w:r>
      <w:r w:rsidR="00C27EAB" w:rsidRPr="00CB0061">
        <w:t>skład</w:t>
      </w:r>
      <w:r w:rsidR="008151D3" w:rsidRPr="00CB0061">
        <w:t xml:space="preserve"> </w:t>
      </w:r>
      <w:r w:rsidR="00C27EAB" w:rsidRPr="00CB0061">
        <w:t>oraz wiek betonu</w:t>
      </w:r>
      <w:r w:rsidRPr="00CB0061">
        <w:t>, oraz</w:t>
      </w:r>
      <w:r w:rsidR="008151D3" w:rsidRPr="00CB0061">
        <w:t xml:space="preserve"> parametrem wyjściowym </w:t>
      </w:r>
      <w:r w:rsidR="00C27EAB" w:rsidRPr="00CB0061">
        <w:t>określającym</w:t>
      </w:r>
      <w:r w:rsidRPr="00CB0061">
        <w:t xml:space="preserve"> </w:t>
      </w:r>
      <w:r w:rsidR="00725631">
        <w:t>jego twardość;</w:t>
      </w:r>
    </w:p>
    <w:p w:rsidR="00494E01" w:rsidRPr="00CB0061" w:rsidRDefault="008151D3">
      <w:pPr>
        <w:pStyle w:val="Akapitzlist"/>
      </w:pPr>
      <w:r w:rsidRPr="00CB0061">
        <w:t>“</w:t>
      </w:r>
      <w:r w:rsidRPr="00CB0061">
        <w:rPr>
          <w:rStyle w:val="PodkrelenieZnak"/>
        </w:rPr>
        <w:t>Iris Plants Database</w:t>
      </w:r>
      <w:r w:rsidRPr="00CB0061">
        <w:t>” –</w:t>
      </w:r>
      <w:r w:rsidR="00DD25E4" w:rsidRPr="00CB0061">
        <w:t xml:space="preserve"> w </w:t>
      </w:r>
      <w:r w:rsidR="00EC704C" w:rsidRPr="00CB0061">
        <w:t>t</w:t>
      </w:r>
      <w:r w:rsidRPr="00CB0061">
        <w:t>ej bazie są 4 wej</w:t>
      </w:r>
      <w:r w:rsidR="00725631">
        <w:t>ścia określające atrybuty irysa; Wyjściem jest jeden atrybut</w:t>
      </w:r>
      <w:r w:rsidRPr="00CB0061">
        <w:t xml:space="preserve"> określający jeden</w:t>
      </w:r>
      <w:r w:rsidR="00DD25E4" w:rsidRPr="00CB0061">
        <w:t xml:space="preserve"> z </w:t>
      </w:r>
      <w:r w:rsidRPr="00CB0061">
        <w:t>3 typów irysów</w:t>
      </w:r>
      <w:r w:rsidR="00725631">
        <w:t>;</w:t>
      </w:r>
    </w:p>
    <w:p w:rsidR="008151D3" w:rsidRPr="00CB0061" w:rsidRDefault="008151D3" w:rsidP="008151D3">
      <w:pPr>
        <w:pStyle w:val="Akapitzlist"/>
        <w:rPr>
          <w:color w:val="auto"/>
        </w:rPr>
      </w:pPr>
      <w:r w:rsidRPr="00CB0061">
        <w:t>“</w:t>
      </w:r>
      <w:r w:rsidRPr="00CB0061">
        <w:rPr>
          <w:rStyle w:val="PodkrelenieZnak"/>
        </w:rPr>
        <w:t>Wisconsin Diagnostic Breast Cancer</w:t>
      </w:r>
      <w:r w:rsidRPr="00CB0061">
        <w:t xml:space="preserve"> (WDBC)” – Baza określająca</w:t>
      </w:r>
      <w:r w:rsidR="00D42D61" w:rsidRPr="00CB0061">
        <w:t xml:space="preserve"> na </w:t>
      </w:r>
      <w:r w:rsidRPr="00CB0061">
        <w:t xml:space="preserve">podstawie 30 atrybutów wejściowych, czy guz </w:t>
      </w:r>
      <w:r w:rsidR="00EC704C" w:rsidRPr="00CB0061">
        <w:t xml:space="preserve">piersi </w:t>
      </w:r>
      <w:r w:rsidRPr="00CB0061">
        <w:t>jest łagodny czy złośliwy.</w:t>
      </w:r>
    </w:p>
    <w:p w:rsidR="00B87D7A" w:rsidRPr="00CB0061" w:rsidRDefault="00546212" w:rsidP="00B87D7A">
      <w:pPr>
        <w:rPr>
          <w:color w:val="auto"/>
        </w:rPr>
      </w:pPr>
      <w:r w:rsidRPr="00CB0061">
        <w:rPr>
          <w:color w:val="auto"/>
        </w:rPr>
        <w:lastRenderedPageBreak/>
        <w:t xml:space="preserve">Wszystkie te trzy zestawy posiadają tylko </w:t>
      </w:r>
      <w:r w:rsidR="0049502F" w:rsidRPr="00CB0061">
        <w:rPr>
          <w:color w:val="auto"/>
        </w:rPr>
        <w:t>jedną</w:t>
      </w:r>
      <w:r w:rsidRPr="00CB0061">
        <w:rPr>
          <w:color w:val="auto"/>
        </w:rPr>
        <w:t xml:space="preserve"> zmienną wyjściową</w:t>
      </w:r>
      <w:r w:rsidR="00DD25E4" w:rsidRPr="00CB0061">
        <w:rPr>
          <w:color w:val="auto"/>
        </w:rPr>
        <w:t xml:space="preserve"> i </w:t>
      </w:r>
      <w:r w:rsidRPr="00CB0061">
        <w:rPr>
          <w:color w:val="auto"/>
        </w:rPr>
        <w:t xml:space="preserve">nie mają </w:t>
      </w:r>
      <w:r w:rsidR="0049502F" w:rsidRPr="00CB0061">
        <w:rPr>
          <w:color w:val="auto"/>
        </w:rPr>
        <w:t>brakujących</w:t>
      </w:r>
      <w:r w:rsidRPr="00CB0061">
        <w:rPr>
          <w:color w:val="auto"/>
        </w:rPr>
        <w:t xml:space="preserve"> wartości. Zostały one </w:t>
      </w:r>
      <w:r w:rsidR="0049502F" w:rsidRPr="00CB0061">
        <w:rPr>
          <w:color w:val="auto"/>
        </w:rPr>
        <w:t>ściągnięte</w:t>
      </w:r>
      <w:r w:rsidR="00DD25E4" w:rsidRPr="00CB0061">
        <w:rPr>
          <w:color w:val="auto"/>
        </w:rPr>
        <w:t xml:space="preserve"> z </w:t>
      </w:r>
      <w:r w:rsidR="00E5497C" w:rsidRPr="00CB0061">
        <w:rPr>
          <w:color w:val="auto"/>
        </w:rPr>
        <w:t>ogólnodostępnego repozytorium</w:t>
      </w:r>
      <w:r w:rsidRPr="00CB0061">
        <w:rPr>
          <w:color w:val="auto"/>
        </w:rPr>
        <w:t xml:space="preserve"> </w:t>
      </w:r>
      <w:sdt>
        <w:sdtPr>
          <w:rPr>
            <w:color w:val="auto"/>
          </w:rPr>
          <w:id w:val="280262751"/>
          <w:citation/>
        </w:sdtPr>
        <w:sdtContent>
          <w:r w:rsidR="00CC3C12" w:rsidRPr="00CB0061">
            <w:rPr>
              <w:color w:val="auto"/>
            </w:rPr>
            <w:fldChar w:fldCharType="begin"/>
          </w:r>
          <w:r w:rsidR="00B4712D" w:rsidRPr="00CB0061">
            <w:rPr>
              <w:color w:val="auto"/>
            </w:rPr>
            <w:instrText xml:space="preserve"> CITATION AAs10 \l 1045  </w:instrText>
          </w:r>
          <w:r w:rsidR="00CC3C12" w:rsidRPr="00CB0061">
            <w:rPr>
              <w:color w:val="auto"/>
            </w:rPr>
            <w:fldChar w:fldCharType="separate"/>
          </w:r>
          <w:r w:rsidR="00B4712D" w:rsidRPr="00CB0061">
            <w:rPr>
              <w:noProof/>
              <w:color w:val="auto"/>
            </w:rPr>
            <w:t>(Asuncion &amp; Newman, 2010)</w:t>
          </w:r>
          <w:r w:rsidR="00CC3C12" w:rsidRPr="00CB0061">
            <w:rPr>
              <w:color w:val="auto"/>
            </w:rPr>
            <w:fldChar w:fldCharType="end"/>
          </w:r>
        </w:sdtContent>
      </w:sdt>
      <w:r w:rsidRPr="00CB0061">
        <w:rPr>
          <w:color w:val="auto"/>
        </w:rPr>
        <w:t>.</w:t>
      </w:r>
    </w:p>
    <w:p w:rsidR="00B5248C" w:rsidRPr="00CB0061" w:rsidRDefault="00B5248C" w:rsidP="00B5248C">
      <w:pPr>
        <w:pStyle w:val="Nagwek3"/>
      </w:pPr>
      <w:bookmarkStart w:id="148" w:name="_Toc262305062"/>
      <w:r w:rsidRPr="00CB0061">
        <w:t>Środowisko testowe</w:t>
      </w:r>
      <w:bookmarkEnd w:id="148"/>
    </w:p>
    <w:p w:rsidR="00B5248C" w:rsidRPr="00CB0061" w:rsidRDefault="00B5248C" w:rsidP="00B5248C">
      <w:pPr>
        <w:rPr>
          <w:color w:val="auto"/>
        </w:rPr>
      </w:pPr>
      <w:r w:rsidRPr="00CB0061">
        <w:rPr>
          <w:color w:val="auto"/>
        </w:rPr>
        <w:t>Wszystkie testy zostały przeprowadzone</w:t>
      </w:r>
      <w:r w:rsidR="00D42D61" w:rsidRPr="00CB0061">
        <w:rPr>
          <w:color w:val="auto"/>
        </w:rPr>
        <w:t xml:space="preserve"> na </w:t>
      </w:r>
      <w:r w:rsidRPr="00CB0061">
        <w:rPr>
          <w:color w:val="auto"/>
        </w:rPr>
        <w:t>laptopie</w:t>
      </w:r>
      <w:r w:rsidR="00DD25E4" w:rsidRPr="00CB0061">
        <w:rPr>
          <w:color w:val="auto"/>
        </w:rPr>
        <w:t xml:space="preserve"> z </w:t>
      </w:r>
      <w:r w:rsidRPr="00CB0061">
        <w:rPr>
          <w:color w:val="auto"/>
        </w:rPr>
        <w:t>następującą konfiguracją:</w:t>
      </w:r>
    </w:p>
    <w:p w:rsidR="00B5248C" w:rsidRPr="001D6F89" w:rsidRDefault="003C71E1" w:rsidP="00B5248C">
      <w:pPr>
        <w:pStyle w:val="Akapitzlist"/>
        <w:rPr>
          <w:lang w:val="en-US"/>
        </w:rPr>
      </w:pPr>
      <w:r w:rsidRPr="001D6F89">
        <w:rPr>
          <w:lang w:val="en-US"/>
        </w:rPr>
        <w:t>p</w:t>
      </w:r>
      <w:r w:rsidR="00B5248C" w:rsidRPr="001D6F89">
        <w:rPr>
          <w:lang w:val="en-US"/>
        </w:rPr>
        <w:t>rocesor Intel Core 2 Duo P8400, 2.26Ghz</w:t>
      </w:r>
      <w:r w:rsidR="00D538DF" w:rsidRPr="001D6F89">
        <w:rPr>
          <w:lang w:val="en-US"/>
        </w:rPr>
        <w:t>,</w:t>
      </w:r>
    </w:p>
    <w:p w:rsidR="00B5248C" w:rsidRPr="00CB0061" w:rsidRDefault="00B5248C" w:rsidP="00B5248C">
      <w:pPr>
        <w:pStyle w:val="Akapitzlist"/>
      </w:pPr>
      <w:r w:rsidRPr="00CB0061">
        <w:t>4</w:t>
      </w:r>
      <w:r w:rsidR="00FC773E">
        <w:t xml:space="preserve"> </w:t>
      </w:r>
      <w:r w:rsidRPr="00CB0061">
        <w:t>GB RAM DDR2, 800Mhz</w:t>
      </w:r>
      <w:r w:rsidR="00D538DF">
        <w:t>,</w:t>
      </w:r>
    </w:p>
    <w:p w:rsidR="00B5248C" w:rsidRPr="00CB0061" w:rsidRDefault="003C71E1" w:rsidP="00B5248C">
      <w:pPr>
        <w:pStyle w:val="Akapitzlist"/>
      </w:pPr>
      <w:r>
        <w:t>k</w:t>
      </w:r>
      <w:r w:rsidR="00B5248C" w:rsidRPr="00CB0061">
        <w:t>arta graficzna</w:t>
      </w:r>
      <w:r w:rsidR="00DD25E4" w:rsidRPr="00CB0061">
        <w:t xml:space="preserve"> z </w:t>
      </w:r>
      <w:r w:rsidR="00B5248C" w:rsidRPr="00CB0061">
        <w:t>chipsetem NVIDIA GeForce 9600M GT, 512 MB RAM DDR2</w:t>
      </w:r>
      <w:r w:rsidR="00D538DF">
        <w:t>,</w:t>
      </w:r>
    </w:p>
    <w:p w:rsidR="00B5248C" w:rsidRPr="001D6F89" w:rsidRDefault="003C71E1" w:rsidP="00B5248C">
      <w:pPr>
        <w:pStyle w:val="Akapitzlist"/>
        <w:rPr>
          <w:lang w:val="en-US"/>
        </w:rPr>
      </w:pPr>
      <w:r w:rsidRPr="001D6F89">
        <w:rPr>
          <w:lang w:val="en-US"/>
        </w:rPr>
        <w:t>W</w:t>
      </w:r>
      <w:r w:rsidR="00B5248C" w:rsidRPr="001D6F89">
        <w:rPr>
          <w:lang w:val="en-US"/>
        </w:rPr>
        <w:t>indows Vista 32bit SP2 oraz Windows 7 64bit</w:t>
      </w:r>
      <w:r w:rsidR="00B5248C" w:rsidRPr="00CB0061">
        <w:rPr>
          <w:rStyle w:val="Odwoanieprzypisudolnego"/>
        </w:rPr>
        <w:footnoteReference w:id="34"/>
      </w:r>
      <w:r w:rsidR="00D538DF" w:rsidRPr="001D6F89">
        <w:rPr>
          <w:lang w:val="en-US"/>
        </w:rPr>
        <w:t>,</w:t>
      </w:r>
    </w:p>
    <w:p w:rsidR="00B5248C" w:rsidRPr="00CB0061" w:rsidRDefault="00B5248C" w:rsidP="00B5248C">
      <w:pPr>
        <w:pStyle w:val="Akapitzlist"/>
        <w:rPr>
          <w:color w:val="auto"/>
        </w:rPr>
      </w:pPr>
      <w:r w:rsidRPr="00CB0061">
        <w:t>CUDA Toolkit 2.3, CUDA SDK 2.3</w:t>
      </w:r>
      <w:r w:rsidRPr="00CB0061">
        <w:rPr>
          <w:rStyle w:val="Odwoanieprzypisudolnego"/>
        </w:rPr>
        <w:footnoteReference w:id="35"/>
      </w:r>
      <w:r w:rsidR="00D538DF">
        <w:t>.</w:t>
      </w:r>
    </w:p>
    <w:p w:rsidR="00B87D7A" w:rsidRPr="00CB0061" w:rsidRDefault="00B87D7A" w:rsidP="00B87D7A">
      <w:pPr>
        <w:pStyle w:val="Nagwek3"/>
      </w:pPr>
      <w:bookmarkStart w:id="149" w:name="_Toc262305063"/>
      <w:r w:rsidRPr="00CB0061">
        <w:t>Wpływ parametrów sieci</w:t>
      </w:r>
      <w:r w:rsidR="00D42D61" w:rsidRPr="00CB0061">
        <w:t xml:space="preserve"> na </w:t>
      </w:r>
      <w:r w:rsidRPr="00CB0061">
        <w:t>jakość uczenia</w:t>
      </w:r>
      <w:bookmarkEnd w:id="149"/>
    </w:p>
    <w:p w:rsidR="001579EA" w:rsidRPr="00CB0061" w:rsidRDefault="004D2CBA" w:rsidP="001579EA">
      <w:r w:rsidRPr="00CB0061">
        <w:t xml:space="preserve">W poniższej tabeli zostały zamieszczone wyniki </w:t>
      </w:r>
      <w:r w:rsidR="0023422E" w:rsidRPr="00CB0061">
        <w:t>jakości uczenia sieci neuronowych</w:t>
      </w:r>
      <w:r w:rsidR="008178A5" w:rsidRPr="00CB0061">
        <w:t xml:space="preserve"> dla trzech powyższych zestawów testów. </w:t>
      </w:r>
      <w:r w:rsidR="0002050D" w:rsidRPr="00CB0061">
        <w:t xml:space="preserve">Wyniki te zostały wygenerowane przez funkcję </w:t>
      </w:r>
      <w:r w:rsidR="0002050D" w:rsidRPr="00CB0061">
        <w:rPr>
          <w:rStyle w:val="KlasametodafunkcjaZnak"/>
          <w:rFonts w:eastAsiaTheme="minorHAnsi"/>
          <w:sz w:val="22"/>
          <w:szCs w:val="22"/>
        </w:rPr>
        <w:t>makeTrainingWithManyPossibilities</w:t>
      </w:r>
      <w:r w:rsidR="0002050D" w:rsidRPr="00CB0061">
        <w:t xml:space="preserve">, która </w:t>
      </w:r>
      <w:r w:rsidR="00966A70" w:rsidRPr="00CB0061">
        <w:t xml:space="preserve">trenuje sieci neuronowe przy użyciu różnych kombinacji parametrów uczenia. </w:t>
      </w:r>
      <w:r w:rsidR="007D1AB9" w:rsidRPr="00CB0061">
        <w:t>Sieć MLP używana</w:t>
      </w:r>
      <w:r w:rsidR="00DD25E4" w:rsidRPr="00CB0061">
        <w:t xml:space="preserve"> w </w:t>
      </w:r>
      <w:r w:rsidR="007D1AB9" w:rsidRPr="00CB0061">
        <w:t>tej funkcji zawiera jedną war</w:t>
      </w:r>
      <w:r w:rsidR="003818A5" w:rsidRPr="00CB0061">
        <w:t>s</w:t>
      </w:r>
      <w:r w:rsidR="007D1AB9" w:rsidRPr="00CB0061">
        <w:t>twę ukrytą</w:t>
      </w:r>
      <w:r w:rsidR="00DD25E4" w:rsidRPr="00CB0061">
        <w:t xml:space="preserve"> z </w:t>
      </w:r>
      <w:r w:rsidR="003818A5" w:rsidRPr="00CB0061">
        <w:t xml:space="preserve">sigmoidalną </w:t>
      </w:r>
      <w:r w:rsidR="007D1AB9" w:rsidRPr="00CB0061">
        <w:t>funkcją</w:t>
      </w:r>
      <w:r w:rsidR="00E5497C" w:rsidRPr="00CB0061">
        <w:t xml:space="preserve"> aktywacji.</w:t>
      </w:r>
    </w:p>
    <w:p w:rsidR="001579EA" w:rsidRPr="00CB0061" w:rsidRDefault="00D14BE3" w:rsidP="001579EA">
      <w:r w:rsidRPr="00CB0061">
        <w:t xml:space="preserve">Wyjścia sieci </w:t>
      </w:r>
      <w:r w:rsidR="001579EA" w:rsidRPr="00CB0061">
        <w:t>dla wszystkich tych konfiguracji przy przeprowadzaniu uczenia sieci</w:t>
      </w:r>
      <w:r w:rsidR="00D42D61" w:rsidRPr="00CB0061">
        <w:t xml:space="preserve"> na </w:t>
      </w:r>
      <w:r w:rsidR="001579EA" w:rsidRPr="00CB0061">
        <w:t>GPU były praktycznie identyczne</w:t>
      </w:r>
      <w:r w:rsidR="00D42D61" w:rsidRPr="00CB0061">
        <w:t xml:space="preserve"> do </w:t>
      </w:r>
      <w:r w:rsidR="001579EA" w:rsidRPr="00CB0061">
        <w:t>tych przeprowadzanych</w:t>
      </w:r>
      <w:r w:rsidR="00D42D61" w:rsidRPr="00CB0061">
        <w:t xml:space="preserve"> na </w:t>
      </w:r>
      <w:r w:rsidR="001579EA" w:rsidRPr="00CB0061">
        <w:t>hoście (różnice wynosiły najwyżej 0.000001).</w:t>
      </w:r>
    </w:p>
    <w:p w:rsidR="00B758F9" w:rsidRPr="00CB0061" w:rsidRDefault="00D14BE3" w:rsidP="00C5144B">
      <w:r w:rsidRPr="00CB0061">
        <w:t xml:space="preserve">W pierwszym </w:t>
      </w:r>
      <w:r w:rsidR="008178A5" w:rsidRPr="00CB0061">
        <w:t>wiersz</w:t>
      </w:r>
      <w:r w:rsidRPr="00CB0061">
        <w:t>u</w:t>
      </w:r>
      <w:r w:rsidR="008178A5" w:rsidRPr="00CB0061">
        <w:t xml:space="preserve"> zostały podane</w:t>
      </w:r>
      <w:r w:rsidRPr="00CB0061">
        <w:t xml:space="preserve"> informacje</w:t>
      </w:r>
      <w:r w:rsidR="00DD25E4" w:rsidRPr="00CB0061">
        <w:t xml:space="preserve"> o </w:t>
      </w:r>
      <w:r w:rsidRPr="00CB0061">
        <w:t>statystykach błędów</w:t>
      </w:r>
      <w:r w:rsidR="008178A5" w:rsidRPr="00CB0061">
        <w:t xml:space="preserve"> przy uruchomieniu sieci</w:t>
      </w:r>
      <w:r w:rsidRPr="00CB0061">
        <w:t xml:space="preserve"> przed uczeniem </w:t>
      </w:r>
      <w:r w:rsidR="008178A5" w:rsidRPr="00CB0061">
        <w:t>(dane oznaczone kursywą).</w:t>
      </w:r>
      <w:r w:rsidR="004D121F" w:rsidRPr="00CB0061">
        <w:t xml:space="preserve"> </w:t>
      </w:r>
      <w:r w:rsidR="008178A5" w:rsidRPr="00CB0061">
        <w:t xml:space="preserve">Są tu </w:t>
      </w:r>
      <w:r w:rsidR="004D121F" w:rsidRPr="00CB0061">
        <w:t xml:space="preserve">też </w:t>
      </w:r>
      <w:r w:rsidR="003C71E1">
        <w:t>podane statystyki błędów sieci z wszystkimi 24 kombinacjami</w:t>
      </w:r>
      <w:r w:rsidR="008178A5" w:rsidRPr="00CB0061">
        <w:t xml:space="preserve"> różnych wartości parametrów:</w:t>
      </w:r>
    </w:p>
    <w:p w:rsidR="008178A5" w:rsidRPr="00CB0061" w:rsidRDefault="003C71E1" w:rsidP="008178A5">
      <w:pPr>
        <w:pStyle w:val="Akapitzlist"/>
        <w:numPr>
          <w:ilvl w:val="0"/>
          <w:numId w:val="41"/>
        </w:numPr>
      </w:pPr>
      <w:r>
        <w:t>i</w:t>
      </w:r>
      <w:r w:rsidR="008178A5" w:rsidRPr="00CB0061">
        <w:t>lości iteracji</w:t>
      </w:r>
      <w:r w:rsidR="00DD25E4" w:rsidRPr="00CB0061">
        <w:t xml:space="preserve"> w </w:t>
      </w:r>
      <w:r w:rsidR="008178A5" w:rsidRPr="00CB0061">
        <w:t>czasie uczenia sieci (40000, 80000 lub 160000)</w:t>
      </w:r>
      <w:r>
        <w:t>,</w:t>
      </w:r>
    </w:p>
    <w:p w:rsidR="008178A5" w:rsidRPr="00CB0061" w:rsidRDefault="003C71E1" w:rsidP="008178A5">
      <w:pPr>
        <w:pStyle w:val="Akapitzlist"/>
        <w:numPr>
          <w:ilvl w:val="0"/>
          <w:numId w:val="41"/>
        </w:numPr>
      </w:pPr>
      <w:r>
        <w:lastRenderedPageBreak/>
        <w:t xml:space="preserve">współczynnik uczenia </w:t>
      </w:r>
      <w:r w:rsidRPr="003C71E1">
        <w:rPr>
          <w:rStyle w:val="PodkrelenieZnak"/>
        </w:rPr>
        <w:t>e</w:t>
      </w:r>
      <w:r w:rsidR="008178A5" w:rsidRPr="003C71E1">
        <w:rPr>
          <w:rStyle w:val="PodkrelenieZnak"/>
        </w:rPr>
        <w:t>ta</w:t>
      </w:r>
      <w:r w:rsidR="008178A5" w:rsidRPr="00CB0061">
        <w:t xml:space="preserve"> (0.01 lub 0.03)</w:t>
      </w:r>
      <w:r>
        <w:t>,</w:t>
      </w:r>
    </w:p>
    <w:p w:rsidR="008178A5" w:rsidRPr="00CB0061" w:rsidRDefault="003C71E1" w:rsidP="008178A5">
      <w:pPr>
        <w:pStyle w:val="Akapitzlist"/>
        <w:numPr>
          <w:ilvl w:val="0"/>
          <w:numId w:val="41"/>
        </w:numPr>
      </w:pPr>
      <w:r>
        <w:t>i</w:t>
      </w:r>
      <w:r w:rsidR="008178A5" w:rsidRPr="00CB0061">
        <w:t>lość testów użytych</w:t>
      </w:r>
      <w:r w:rsidR="00DD25E4" w:rsidRPr="00CB0061">
        <w:t xml:space="preserve"> w </w:t>
      </w:r>
      <w:r w:rsidR="008178A5" w:rsidRPr="00CB0061">
        <w:t>czasie jednej iteracji (1 lub 4)</w:t>
      </w:r>
      <w:r>
        <w:t>,</w:t>
      </w:r>
    </w:p>
    <w:p w:rsidR="008178A5" w:rsidRPr="00CB0061" w:rsidRDefault="005D1726" w:rsidP="008178A5">
      <w:pPr>
        <w:pStyle w:val="Akapitzlist"/>
        <w:numPr>
          <w:ilvl w:val="0"/>
          <w:numId w:val="41"/>
        </w:numPr>
      </w:pPr>
      <w:r>
        <w:t>i</w:t>
      </w:r>
      <w:r w:rsidR="008178A5" w:rsidRPr="00CB0061">
        <w:t>lość neuronów</w:t>
      </w:r>
      <w:r w:rsidR="00DD25E4" w:rsidRPr="00CB0061">
        <w:t xml:space="preserve"> w </w:t>
      </w:r>
      <w:r w:rsidR="008178A5" w:rsidRPr="00CB0061">
        <w:t>warstwie ukryte</w:t>
      </w:r>
      <w:r w:rsidR="00D14BE3" w:rsidRPr="00CB0061">
        <w:t>j</w:t>
      </w:r>
      <w:r w:rsidR="008178A5" w:rsidRPr="00CB0061">
        <w:t xml:space="preserve"> sieci (32 lub 64)</w:t>
      </w:r>
      <w:r>
        <w:t>.</w:t>
      </w:r>
    </w:p>
    <w:p w:rsidR="0002050D" w:rsidRPr="00CB0061" w:rsidRDefault="004D121F" w:rsidP="00C5144B">
      <w:pPr>
        <w:rPr>
          <w:lang w:eastAsia="en-US"/>
        </w:rPr>
      </w:pPr>
      <w:r w:rsidRPr="00CB0061">
        <w:t>W kolumnach został umieszony maksymalny</w:t>
      </w:r>
      <w:r w:rsidR="00DD25E4" w:rsidRPr="00CB0061">
        <w:t xml:space="preserve"> i </w:t>
      </w:r>
      <w:r w:rsidRPr="00CB0061">
        <w:t xml:space="preserve">średni </w:t>
      </w:r>
      <w:r w:rsidR="00225853" w:rsidRPr="00CB0061">
        <w:t xml:space="preserve">bezwzględny </w:t>
      </w:r>
      <w:r w:rsidRPr="00CB0061">
        <w:t xml:space="preserve">błąd </w:t>
      </w:r>
      <w:r w:rsidR="005D1726">
        <w:t>przy uczeniu danych z pliku</w:t>
      </w:r>
      <w:r w:rsidRPr="00CB0061">
        <w:t xml:space="preserve"> </w:t>
      </w:r>
      <w:r w:rsidRPr="00CB0061">
        <w:rPr>
          <w:rStyle w:val="NazwaplikuZnak"/>
          <w:sz w:val="22"/>
          <w:szCs w:val="22"/>
          <w:lang w:eastAsia="en-US"/>
        </w:rPr>
        <w:t>Concrete_Data.csv</w:t>
      </w:r>
      <w:r w:rsidRPr="00CB0061">
        <w:rPr>
          <w:lang w:eastAsia="en-US"/>
        </w:rPr>
        <w:t>, oraz część niepoprawnie sklasyfikowanych testów dla danych</w:t>
      </w:r>
      <w:r w:rsidR="00DD25E4" w:rsidRPr="00CB0061">
        <w:rPr>
          <w:lang w:eastAsia="en-US"/>
        </w:rPr>
        <w:t xml:space="preserve"> z </w:t>
      </w:r>
      <w:r w:rsidRPr="00CB0061">
        <w:rPr>
          <w:lang w:eastAsia="en-US"/>
        </w:rPr>
        <w:t xml:space="preserve">plików </w:t>
      </w:r>
      <w:r w:rsidRPr="00CB0061">
        <w:rPr>
          <w:rStyle w:val="NazwaplikuZnak"/>
          <w:sz w:val="22"/>
          <w:szCs w:val="22"/>
        </w:rPr>
        <w:t>iris.data</w:t>
      </w:r>
      <w:r w:rsidR="00DD25E4" w:rsidRPr="00CB0061">
        <w:rPr>
          <w:lang w:eastAsia="en-US"/>
        </w:rPr>
        <w:t xml:space="preserve"> i </w:t>
      </w:r>
      <w:r w:rsidRPr="00CB0061">
        <w:rPr>
          <w:rStyle w:val="NazwaplikuZnak"/>
          <w:sz w:val="22"/>
          <w:szCs w:val="22"/>
        </w:rPr>
        <w:t>wdbc.data</w:t>
      </w:r>
      <w:r w:rsidR="0002050D" w:rsidRPr="00CB0061">
        <w:rPr>
          <w:lang w:eastAsia="en-US"/>
        </w:rPr>
        <w:t>. Kolorem żółtym oznaczono najlepsze kombinacje parametrów (o najmniejszych błędach) dla każdej</w:t>
      </w:r>
      <w:r w:rsidR="00DD25E4" w:rsidRPr="00CB0061">
        <w:rPr>
          <w:lang w:eastAsia="en-US"/>
        </w:rPr>
        <w:t xml:space="preserve"> z </w:t>
      </w:r>
      <w:r w:rsidR="0002050D" w:rsidRPr="00CB0061">
        <w:rPr>
          <w:lang w:eastAsia="en-US"/>
        </w:rPr>
        <w:t>trzech ilości iteracji,</w:t>
      </w:r>
      <w:r w:rsidR="00DD25E4" w:rsidRPr="00CB0061">
        <w:rPr>
          <w:lang w:eastAsia="en-US"/>
        </w:rPr>
        <w:t xml:space="preserve"> w </w:t>
      </w:r>
      <w:r w:rsidR="0002050D" w:rsidRPr="00CB0061">
        <w:rPr>
          <w:lang w:eastAsia="en-US"/>
        </w:rPr>
        <w:t>których był użyty jeden test</w:t>
      </w:r>
      <w:r w:rsidR="00DD25E4" w:rsidRPr="00CB0061">
        <w:rPr>
          <w:lang w:eastAsia="en-US"/>
        </w:rPr>
        <w:t xml:space="preserve"> w </w:t>
      </w:r>
      <w:r w:rsidR="0002050D" w:rsidRPr="00CB0061">
        <w:rPr>
          <w:lang w:eastAsia="en-US"/>
        </w:rPr>
        <w:t>iteracji (koloru zielonego użyto odpowiednio przy kombinacjach</w:t>
      </w:r>
      <w:r w:rsidR="00DD25E4" w:rsidRPr="00CB0061">
        <w:rPr>
          <w:lang w:eastAsia="en-US"/>
        </w:rPr>
        <w:t xml:space="preserve"> z </w:t>
      </w:r>
      <w:r w:rsidR="00966A70" w:rsidRPr="00CB0061">
        <w:rPr>
          <w:lang w:eastAsia="en-US"/>
        </w:rPr>
        <w:t>4</w:t>
      </w:r>
      <w:r w:rsidR="0002050D" w:rsidRPr="00CB0061">
        <w:rPr>
          <w:lang w:eastAsia="en-US"/>
        </w:rPr>
        <w:t xml:space="preserve"> testami</w:t>
      </w:r>
      <w:r w:rsidR="00DD25E4" w:rsidRPr="00CB0061">
        <w:rPr>
          <w:lang w:eastAsia="en-US"/>
        </w:rPr>
        <w:t xml:space="preserve"> w </w:t>
      </w:r>
      <w:r w:rsidR="0002050D" w:rsidRPr="00CB0061">
        <w:rPr>
          <w:lang w:eastAsia="en-US"/>
        </w:rPr>
        <w:t>iteracji).</w:t>
      </w:r>
      <w:r w:rsidR="00AD78D4" w:rsidRPr="00CB0061">
        <w:rPr>
          <w:lang w:eastAsia="en-US"/>
        </w:rPr>
        <w:t xml:space="preserve"> </w:t>
      </w:r>
      <w:r w:rsidR="00AD78D4" w:rsidRPr="00CB0061">
        <w:t xml:space="preserve">Zestawy danych </w:t>
      </w:r>
      <w:r w:rsidR="00AD78D4" w:rsidRPr="00CB0061">
        <w:rPr>
          <w:rStyle w:val="NazwaplikuZnak"/>
          <w:sz w:val="22"/>
          <w:szCs w:val="22"/>
        </w:rPr>
        <w:t>iris.data</w:t>
      </w:r>
      <w:r w:rsidR="00DD25E4" w:rsidRPr="00CB0061">
        <w:rPr>
          <w:lang w:eastAsia="en-US"/>
        </w:rPr>
        <w:t xml:space="preserve"> i </w:t>
      </w:r>
      <w:r w:rsidR="00AD78D4" w:rsidRPr="00CB0061">
        <w:rPr>
          <w:rStyle w:val="NazwaplikuZnak"/>
          <w:sz w:val="22"/>
          <w:szCs w:val="22"/>
        </w:rPr>
        <w:t>wdbc.data</w:t>
      </w:r>
      <w:r w:rsidR="00AD78D4" w:rsidRPr="00CB0061">
        <w:rPr>
          <w:lang w:eastAsia="en-US"/>
        </w:rPr>
        <w:t xml:space="preserve"> są zadaniami klasyfikacji,</w:t>
      </w:r>
      <w:r w:rsidR="00DD25E4" w:rsidRPr="00CB0061">
        <w:rPr>
          <w:lang w:eastAsia="en-US"/>
        </w:rPr>
        <w:t xml:space="preserve"> w </w:t>
      </w:r>
      <w:r w:rsidR="00AD78D4" w:rsidRPr="00CB0061">
        <w:rPr>
          <w:lang w:eastAsia="en-US"/>
        </w:rPr>
        <w:t>związku</w:t>
      </w:r>
      <w:r w:rsidR="00DD25E4" w:rsidRPr="00CB0061">
        <w:rPr>
          <w:lang w:eastAsia="en-US"/>
        </w:rPr>
        <w:t xml:space="preserve"> z </w:t>
      </w:r>
      <w:r w:rsidR="00AD78D4" w:rsidRPr="00CB0061">
        <w:rPr>
          <w:lang w:eastAsia="en-US"/>
        </w:rPr>
        <w:t>czym ilość błędów</w:t>
      </w:r>
      <w:r w:rsidR="00D14BE3" w:rsidRPr="00CB0061">
        <w:rPr>
          <w:lang w:eastAsia="en-US"/>
        </w:rPr>
        <w:t xml:space="preserve"> (niepoprawnie zaklasyfikowanych elementów)</w:t>
      </w:r>
      <w:r w:rsidR="00AD78D4" w:rsidRPr="00CB0061">
        <w:rPr>
          <w:lang w:eastAsia="en-US"/>
        </w:rPr>
        <w:t xml:space="preserve"> dla różnych konfiguracji sieci często się powtarza.</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C25E00" w:rsidRPr="00CB0061" w:rsidTr="004B1541">
        <w:tc>
          <w:tcPr>
            <w:tcW w:w="8741" w:type="dxa"/>
            <w:tcBorders>
              <w:top w:val="nil"/>
              <w:left w:val="nil"/>
              <w:bottom w:val="nil"/>
              <w:right w:val="nil"/>
            </w:tcBorders>
          </w:tcPr>
          <w:p w:rsidR="00C25E00" w:rsidRPr="00CB0061" w:rsidRDefault="00C25E00" w:rsidP="00C25E00">
            <w:pPr>
              <w:ind w:firstLine="0"/>
              <w:rPr>
                <w:i/>
                <w:color w:val="auto"/>
              </w:rPr>
            </w:pPr>
            <w:r w:rsidRPr="00CB0061">
              <w:t xml:space="preserve">Tabela </w:t>
            </w:r>
            <w:fldSimple w:instr=" SEQ Tabela \* ARABIC ">
              <w:r w:rsidR="00ED5C84">
                <w:rPr>
                  <w:noProof/>
                </w:rPr>
                <w:t>5</w:t>
              </w:r>
            </w:fldSimple>
            <w:r w:rsidRPr="00CB0061">
              <w:t xml:space="preserve">. </w:t>
            </w:r>
            <w:bookmarkStart w:id="150" w:name="_Toc262420646"/>
            <w:r w:rsidRPr="00CB0061">
              <w:t>Porównanie jakości uczenia sieci w zależności od różnych parametrów</w:t>
            </w:r>
            <w:bookmarkEnd w:id="150"/>
          </w:p>
        </w:tc>
      </w:tr>
    </w:tbl>
    <w:tbl>
      <w:tblPr>
        <w:tblStyle w:val="Tabela-Siatka"/>
        <w:tblW w:w="5000" w:type="pct"/>
        <w:tblBorders>
          <w:top w:val="single" w:sz="12" w:space="0" w:color="auto"/>
          <w:left w:val="single" w:sz="12" w:space="0" w:color="auto"/>
          <w:bottom w:val="single" w:sz="12" w:space="0" w:color="auto"/>
          <w:right w:val="single" w:sz="12" w:space="0" w:color="auto"/>
        </w:tblBorders>
        <w:tblLayout w:type="fixed"/>
        <w:tblLook w:val="04A0"/>
      </w:tblPr>
      <w:tblGrid>
        <w:gridCol w:w="891"/>
        <w:gridCol w:w="635"/>
        <w:gridCol w:w="570"/>
        <w:gridCol w:w="991"/>
        <w:gridCol w:w="1277"/>
        <w:gridCol w:w="1277"/>
        <w:gridCol w:w="1400"/>
        <w:gridCol w:w="1700"/>
      </w:tblGrid>
      <w:tr w:rsidR="004D2CBA" w:rsidRPr="00CB0061" w:rsidTr="00745173">
        <w:trPr>
          <w:trHeight w:val="929"/>
        </w:trPr>
        <w:tc>
          <w:tcPr>
            <w:tcW w:w="890" w:type="dxa"/>
            <w:vMerge w:val="restart"/>
            <w:textDirection w:val="tbRl"/>
          </w:tcPr>
          <w:p w:rsidR="004D2CBA" w:rsidRPr="00CB0061" w:rsidRDefault="004D2CBA" w:rsidP="00B758F9">
            <w:pPr>
              <w:ind w:left="113" w:right="113" w:firstLine="0"/>
              <w:rPr>
                <w:rFonts w:eastAsiaTheme="minorHAnsi"/>
                <w:color w:val="auto"/>
                <w:lang w:eastAsia="en-US"/>
              </w:rPr>
            </w:pPr>
            <w:r w:rsidRPr="00CB0061">
              <w:rPr>
                <w:rFonts w:eastAsiaTheme="minorHAnsi"/>
                <w:color w:val="auto"/>
                <w:lang w:eastAsia="en-US"/>
              </w:rPr>
              <w:t>Ilość iteracji</w:t>
            </w:r>
          </w:p>
        </w:tc>
        <w:tc>
          <w:tcPr>
            <w:tcW w:w="634" w:type="dxa"/>
            <w:vMerge w:val="restart"/>
            <w:textDirection w:val="tbRl"/>
          </w:tcPr>
          <w:p w:rsidR="004D2CBA" w:rsidRPr="00CB0061" w:rsidRDefault="004D2CBA" w:rsidP="00B758F9">
            <w:pPr>
              <w:ind w:left="113" w:right="113" w:firstLine="0"/>
              <w:rPr>
                <w:rFonts w:ascii="Courier New" w:eastAsiaTheme="minorHAnsi" w:hAnsi="Courier New" w:cs="Courier New"/>
                <w:noProof/>
                <w:color w:val="A31515"/>
                <w:sz w:val="20"/>
                <w:szCs w:val="20"/>
                <w:lang w:eastAsia="en-US"/>
              </w:rPr>
            </w:pPr>
            <w:r w:rsidRPr="00CB0061">
              <w:rPr>
                <w:rFonts w:eastAsiaTheme="minorHAnsi"/>
                <w:color w:val="auto"/>
                <w:lang w:eastAsia="en-US"/>
              </w:rPr>
              <w:t>Eta</w:t>
            </w:r>
          </w:p>
        </w:tc>
        <w:tc>
          <w:tcPr>
            <w:tcW w:w="569" w:type="dxa"/>
            <w:vMerge w:val="restart"/>
            <w:textDirection w:val="tbRl"/>
          </w:tcPr>
          <w:p w:rsidR="004D2CBA" w:rsidRPr="00CB0061" w:rsidRDefault="004D2CBA" w:rsidP="002D2560">
            <w:pPr>
              <w:ind w:left="113" w:right="113" w:firstLine="0"/>
              <w:rPr>
                <w:rFonts w:ascii="Courier New" w:eastAsiaTheme="minorHAnsi" w:hAnsi="Courier New" w:cs="Courier New"/>
                <w:noProof/>
                <w:color w:val="A31515"/>
                <w:sz w:val="20"/>
                <w:szCs w:val="20"/>
                <w:lang w:eastAsia="en-US"/>
              </w:rPr>
            </w:pPr>
            <w:r w:rsidRPr="00CB0061">
              <w:rPr>
                <w:rFonts w:eastAsiaTheme="minorHAnsi"/>
                <w:color w:val="auto"/>
                <w:lang w:eastAsia="en-US"/>
              </w:rPr>
              <w:t>Testów</w:t>
            </w:r>
            <w:r w:rsidR="00DD25E4" w:rsidRPr="00CB0061">
              <w:rPr>
                <w:rFonts w:eastAsiaTheme="minorHAnsi"/>
                <w:color w:val="auto"/>
                <w:lang w:eastAsia="en-US"/>
              </w:rPr>
              <w:t xml:space="preserve"> w </w:t>
            </w:r>
            <w:r w:rsidRPr="00CB0061">
              <w:rPr>
                <w:rFonts w:eastAsiaTheme="minorHAnsi"/>
                <w:color w:val="auto"/>
                <w:lang w:eastAsia="en-US"/>
              </w:rPr>
              <w:t>iteracji</w:t>
            </w:r>
          </w:p>
        </w:tc>
        <w:tc>
          <w:tcPr>
            <w:tcW w:w="990" w:type="dxa"/>
            <w:vMerge w:val="restart"/>
            <w:tcBorders>
              <w:right w:val="single" w:sz="8" w:space="0" w:color="auto"/>
            </w:tcBorders>
            <w:textDirection w:val="tbRl"/>
          </w:tcPr>
          <w:p w:rsidR="004D2CBA" w:rsidRPr="00CB0061" w:rsidRDefault="004D2CBA" w:rsidP="00B758F9">
            <w:pPr>
              <w:ind w:left="113" w:right="113" w:firstLine="0"/>
              <w:rPr>
                <w:rFonts w:ascii="Courier New" w:eastAsiaTheme="minorHAnsi" w:hAnsi="Courier New" w:cs="Courier New"/>
                <w:noProof/>
                <w:color w:val="A31515"/>
                <w:sz w:val="20"/>
                <w:szCs w:val="20"/>
                <w:lang w:eastAsia="en-US"/>
              </w:rPr>
            </w:pPr>
            <w:r w:rsidRPr="00CB0061">
              <w:rPr>
                <w:rFonts w:eastAsiaTheme="minorHAnsi"/>
                <w:color w:val="auto"/>
                <w:lang w:eastAsia="en-US"/>
              </w:rPr>
              <w:t>Neurony</w:t>
            </w:r>
            <w:r w:rsidR="00DD25E4" w:rsidRPr="00CB0061">
              <w:rPr>
                <w:rFonts w:eastAsiaTheme="minorHAnsi"/>
                <w:color w:val="auto"/>
                <w:lang w:eastAsia="en-US"/>
              </w:rPr>
              <w:t xml:space="preserve"> w </w:t>
            </w:r>
            <w:r w:rsidRPr="00CB0061">
              <w:rPr>
                <w:rFonts w:eastAsiaTheme="minorHAnsi"/>
                <w:color w:val="auto"/>
                <w:lang w:eastAsia="en-US"/>
              </w:rPr>
              <w:t>warstwie ukrytej</w:t>
            </w:r>
          </w:p>
        </w:tc>
        <w:tc>
          <w:tcPr>
            <w:tcW w:w="2552" w:type="dxa"/>
            <w:gridSpan w:val="2"/>
            <w:tcBorders>
              <w:left w:val="single" w:sz="8" w:space="0" w:color="auto"/>
            </w:tcBorders>
          </w:tcPr>
          <w:p w:rsidR="004D2CBA" w:rsidRPr="00CB0061" w:rsidRDefault="004D2CBA" w:rsidP="004D2CBA">
            <w:pPr>
              <w:pStyle w:val="Nazwapliku"/>
              <w:rPr>
                <w:lang w:eastAsia="en-US"/>
              </w:rPr>
            </w:pPr>
            <w:r w:rsidRPr="00CB0061">
              <w:rPr>
                <w:lang w:eastAsia="en-US"/>
              </w:rPr>
              <w:t>Concrete_Data.csv</w:t>
            </w:r>
          </w:p>
        </w:tc>
        <w:tc>
          <w:tcPr>
            <w:tcW w:w="1398" w:type="dxa"/>
            <w:vMerge w:val="restart"/>
          </w:tcPr>
          <w:p w:rsidR="004D2CBA" w:rsidRPr="00CB0061" w:rsidRDefault="004D2CBA" w:rsidP="004D2CBA">
            <w:pPr>
              <w:pStyle w:val="Nazwapliku"/>
              <w:rPr>
                <w:color w:val="auto"/>
                <w:lang w:eastAsia="en-US"/>
              </w:rPr>
            </w:pPr>
            <w:r w:rsidRPr="00CB0061">
              <w:rPr>
                <w:lang w:eastAsia="en-US"/>
              </w:rPr>
              <w:t>iris.data</w:t>
            </w:r>
          </w:p>
        </w:tc>
        <w:tc>
          <w:tcPr>
            <w:tcW w:w="1698" w:type="dxa"/>
            <w:vMerge w:val="restart"/>
          </w:tcPr>
          <w:p w:rsidR="004D2CBA" w:rsidRPr="00CB0061" w:rsidRDefault="004D2CBA" w:rsidP="004D2CBA">
            <w:pPr>
              <w:pStyle w:val="Nazwapliku"/>
              <w:rPr>
                <w:color w:val="auto"/>
                <w:lang w:eastAsia="en-US"/>
              </w:rPr>
            </w:pPr>
            <w:r w:rsidRPr="00CB0061">
              <w:rPr>
                <w:lang w:eastAsia="en-US"/>
              </w:rPr>
              <w:t>wdbc.data</w:t>
            </w:r>
          </w:p>
        </w:tc>
      </w:tr>
      <w:tr w:rsidR="004D2CBA" w:rsidRPr="00CB0061" w:rsidTr="00745173">
        <w:trPr>
          <w:trHeight w:val="986"/>
        </w:trPr>
        <w:tc>
          <w:tcPr>
            <w:tcW w:w="890" w:type="dxa"/>
            <w:vMerge/>
            <w:tcBorders>
              <w:bottom w:val="single" w:sz="8" w:space="0" w:color="auto"/>
            </w:tcBorders>
          </w:tcPr>
          <w:p w:rsidR="004D2CBA" w:rsidRPr="00CB0061" w:rsidRDefault="004D2CBA" w:rsidP="00C1740C">
            <w:pPr>
              <w:ind w:firstLine="0"/>
              <w:rPr>
                <w:rFonts w:eastAsiaTheme="minorHAnsi"/>
                <w:color w:val="auto"/>
                <w:lang w:eastAsia="en-US"/>
              </w:rPr>
            </w:pPr>
          </w:p>
        </w:tc>
        <w:tc>
          <w:tcPr>
            <w:tcW w:w="634" w:type="dxa"/>
            <w:vMerge/>
            <w:tcBorders>
              <w:bottom w:val="single" w:sz="8" w:space="0" w:color="auto"/>
            </w:tcBorders>
          </w:tcPr>
          <w:p w:rsidR="004D2CBA" w:rsidRPr="00CB0061" w:rsidRDefault="004D2CBA" w:rsidP="00C1740C">
            <w:pPr>
              <w:ind w:firstLine="0"/>
              <w:rPr>
                <w:rFonts w:eastAsiaTheme="minorHAnsi"/>
                <w:color w:val="auto"/>
                <w:lang w:eastAsia="en-US"/>
              </w:rPr>
            </w:pPr>
          </w:p>
        </w:tc>
        <w:tc>
          <w:tcPr>
            <w:tcW w:w="569" w:type="dxa"/>
            <w:vMerge/>
            <w:tcBorders>
              <w:bottom w:val="single" w:sz="8" w:space="0" w:color="auto"/>
            </w:tcBorders>
          </w:tcPr>
          <w:p w:rsidR="004D2CBA" w:rsidRPr="00CB0061" w:rsidRDefault="004D2CBA" w:rsidP="002D2560">
            <w:pPr>
              <w:ind w:firstLine="0"/>
              <w:rPr>
                <w:rFonts w:ascii="Courier New" w:eastAsiaTheme="minorHAnsi" w:hAnsi="Courier New" w:cs="Courier New"/>
                <w:noProof/>
                <w:color w:val="A31515"/>
                <w:sz w:val="20"/>
                <w:szCs w:val="20"/>
                <w:lang w:eastAsia="en-US"/>
              </w:rPr>
            </w:pPr>
          </w:p>
        </w:tc>
        <w:tc>
          <w:tcPr>
            <w:tcW w:w="990" w:type="dxa"/>
            <w:vMerge/>
            <w:tcBorders>
              <w:bottom w:val="single" w:sz="8" w:space="0" w:color="auto"/>
              <w:right w:val="single" w:sz="8" w:space="0" w:color="auto"/>
            </w:tcBorders>
          </w:tcPr>
          <w:p w:rsidR="004D2CBA" w:rsidRPr="00CB0061" w:rsidRDefault="004D2CBA" w:rsidP="002D2560">
            <w:pPr>
              <w:ind w:firstLine="0"/>
              <w:rPr>
                <w:rFonts w:ascii="Courier New" w:eastAsiaTheme="minorHAnsi" w:hAnsi="Courier New" w:cs="Courier New"/>
                <w:noProof/>
                <w:color w:val="A31515"/>
                <w:sz w:val="20"/>
                <w:szCs w:val="20"/>
                <w:lang w:eastAsia="en-US"/>
              </w:rPr>
            </w:pPr>
          </w:p>
        </w:tc>
        <w:tc>
          <w:tcPr>
            <w:tcW w:w="1276" w:type="dxa"/>
            <w:tcBorders>
              <w:left w:val="single" w:sz="8" w:space="0" w:color="auto"/>
              <w:bottom w:val="single" w:sz="8" w:space="0" w:color="auto"/>
            </w:tcBorders>
          </w:tcPr>
          <w:p w:rsidR="004D2CBA" w:rsidRPr="00CB0061" w:rsidRDefault="004D2CBA" w:rsidP="008178A5">
            <w:pPr>
              <w:ind w:firstLine="0"/>
              <w:rPr>
                <w:rFonts w:eastAsiaTheme="minorHAnsi"/>
                <w:color w:val="auto"/>
                <w:lang w:eastAsia="en-US"/>
              </w:rPr>
            </w:pPr>
            <w:r w:rsidRPr="00CB0061">
              <w:rPr>
                <w:rFonts w:eastAsiaTheme="minorHAnsi"/>
                <w:color w:val="auto"/>
                <w:lang w:eastAsia="en-US"/>
              </w:rPr>
              <w:t>Maks.</w:t>
            </w:r>
          </w:p>
        </w:tc>
        <w:tc>
          <w:tcPr>
            <w:tcW w:w="1276" w:type="dxa"/>
            <w:tcBorders>
              <w:bottom w:val="single" w:sz="8" w:space="0" w:color="auto"/>
            </w:tcBorders>
          </w:tcPr>
          <w:p w:rsidR="004D2CBA" w:rsidRPr="00CB0061" w:rsidRDefault="004D2CBA" w:rsidP="00C1740C">
            <w:pPr>
              <w:ind w:firstLine="0"/>
              <w:rPr>
                <w:rFonts w:eastAsiaTheme="minorHAnsi"/>
                <w:color w:val="auto"/>
                <w:lang w:eastAsia="en-US"/>
              </w:rPr>
            </w:pPr>
            <w:r w:rsidRPr="00CB0061">
              <w:rPr>
                <w:rFonts w:eastAsiaTheme="minorHAnsi"/>
                <w:color w:val="auto"/>
                <w:lang w:eastAsia="en-US"/>
              </w:rPr>
              <w:t>Średni</w:t>
            </w:r>
          </w:p>
        </w:tc>
        <w:tc>
          <w:tcPr>
            <w:tcW w:w="1398" w:type="dxa"/>
            <w:vMerge/>
            <w:tcBorders>
              <w:bottom w:val="single" w:sz="8" w:space="0" w:color="auto"/>
            </w:tcBorders>
          </w:tcPr>
          <w:p w:rsidR="004D2CBA" w:rsidRPr="00CB0061" w:rsidRDefault="004D2CBA" w:rsidP="00C1740C">
            <w:pPr>
              <w:ind w:firstLine="0"/>
              <w:rPr>
                <w:rFonts w:eastAsiaTheme="minorHAnsi"/>
                <w:color w:val="auto"/>
                <w:lang w:eastAsia="en-US"/>
              </w:rPr>
            </w:pPr>
          </w:p>
        </w:tc>
        <w:tc>
          <w:tcPr>
            <w:tcW w:w="1698" w:type="dxa"/>
            <w:vMerge/>
            <w:tcBorders>
              <w:bottom w:val="single" w:sz="8" w:space="0" w:color="auto"/>
            </w:tcBorders>
          </w:tcPr>
          <w:p w:rsidR="004D2CBA" w:rsidRPr="00CB0061" w:rsidRDefault="004D2CBA" w:rsidP="00CC5F1C">
            <w:pPr>
              <w:ind w:firstLine="0"/>
              <w:rPr>
                <w:rFonts w:eastAsiaTheme="minorHAnsi"/>
                <w:color w:val="auto"/>
                <w:lang w:eastAsia="en-US"/>
              </w:rPr>
            </w:pPr>
          </w:p>
        </w:tc>
      </w:tr>
      <w:tr w:rsidR="00C27EAB" w:rsidRPr="00CB0061" w:rsidTr="00745173">
        <w:tc>
          <w:tcPr>
            <w:tcW w:w="890" w:type="dxa"/>
            <w:tcBorders>
              <w:top w:val="single" w:sz="8" w:space="0" w:color="auto"/>
            </w:tcBorders>
          </w:tcPr>
          <w:p w:rsidR="00C27EAB" w:rsidRPr="00CB0061" w:rsidRDefault="00C27EAB" w:rsidP="00252C50">
            <w:pPr>
              <w:ind w:firstLine="0"/>
              <w:rPr>
                <w:rFonts w:eastAsiaTheme="minorHAnsi"/>
                <w:i/>
                <w:color w:val="auto"/>
                <w:lang w:eastAsia="en-US"/>
              </w:rPr>
            </w:pPr>
            <w:r w:rsidRPr="00CB0061">
              <w:rPr>
                <w:rFonts w:eastAsiaTheme="minorHAnsi"/>
                <w:i/>
                <w:color w:val="auto"/>
                <w:lang w:eastAsia="en-US"/>
              </w:rPr>
              <w:t>1</w:t>
            </w:r>
          </w:p>
        </w:tc>
        <w:tc>
          <w:tcPr>
            <w:tcW w:w="634" w:type="dxa"/>
            <w:tcBorders>
              <w:top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0.01</w:t>
            </w:r>
          </w:p>
        </w:tc>
        <w:tc>
          <w:tcPr>
            <w:tcW w:w="569" w:type="dxa"/>
            <w:tcBorders>
              <w:top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1</w:t>
            </w:r>
          </w:p>
        </w:tc>
        <w:tc>
          <w:tcPr>
            <w:tcW w:w="990" w:type="dxa"/>
            <w:tcBorders>
              <w:top w:val="single" w:sz="8" w:space="0" w:color="auto"/>
              <w:right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32</w:t>
            </w:r>
          </w:p>
        </w:tc>
        <w:tc>
          <w:tcPr>
            <w:tcW w:w="1276" w:type="dxa"/>
            <w:tcBorders>
              <w:top w:val="single" w:sz="8" w:space="0" w:color="auto"/>
              <w:left w:val="single" w:sz="8" w:space="0" w:color="auto"/>
            </w:tcBorders>
          </w:tcPr>
          <w:p w:rsidR="00C27EAB" w:rsidRPr="00CB0061" w:rsidRDefault="00C27EAB" w:rsidP="008178A5">
            <w:pPr>
              <w:ind w:firstLine="0"/>
              <w:rPr>
                <w:rFonts w:eastAsiaTheme="minorHAnsi"/>
                <w:i/>
                <w:color w:val="auto"/>
                <w:lang w:eastAsia="en-US"/>
              </w:rPr>
            </w:pPr>
            <w:r w:rsidRPr="00CB0061">
              <w:rPr>
                <w:rFonts w:eastAsiaTheme="minorHAnsi"/>
                <w:i/>
                <w:color w:val="auto"/>
                <w:lang w:eastAsia="en-US"/>
              </w:rPr>
              <w:t>1.055382</w:t>
            </w:r>
          </w:p>
        </w:tc>
        <w:tc>
          <w:tcPr>
            <w:tcW w:w="1276" w:type="dxa"/>
            <w:tcBorders>
              <w:top w:val="single" w:sz="8" w:space="0" w:color="auto"/>
            </w:tcBorders>
            <w:shd w:val="clear" w:color="auto" w:fill="auto"/>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0.355913</w:t>
            </w:r>
          </w:p>
        </w:tc>
        <w:tc>
          <w:tcPr>
            <w:tcW w:w="1398" w:type="dxa"/>
            <w:tcBorders>
              <w:top w:val="single" w:sz="8" w:space="0" w:color="auto"/>
            </w:tcBorders>
          </w:tcPr>
          <w:p w:rsidR="00C27EAB" w:rsidRPr="00CB0061" w:rsidRDefault="00C27EAB" w:rsidP="00CC5F1C">
            <w:pPr>
              <w:ind w:firstLine="0"/>
              <w:rPr>
                <w:rFonts w:eastAsiaTheme="minorHAnsi"/>
                <w:i/>
                <w:color w:val="auto"/>
                <w:lang w:eastAsia="en-US"/>
              </w:rPr>
            </w:pPr>
            <w:r w:rsidRPr="00CB0061">
              <w:rPr>
                <w:rFonts w:eastAsiaTheme="minorHAnsi"/>
                <w:i/>
                <w:color w:val="auto"/>
                <w:lang w:eastAsia="en-US"/>
              </w:rPr>
              <w:t>0.666667</w:t>
            </w:r>
          </w:p>
        </w:tc>
        <w:tc>
          <w:tcPr>
            <w:tcW w:w="1698" w:type="dxa"/>
            <w:tcBorders>
              <w:top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0.542472</w:t>
            </w:r>
          </w:p>
        </w:tc>
      </w:tr>
      <w:tr w:rsidR="007A0835" w:rsidRPr="00CB0061" w:rsidTr="00745173">
        <w:tc>
          <w:tcPr>
            <w:tcW w:w="890" w:type="dxa"/>
          </w:tcPr>
          <w:p w:rsidR="007A0835" w:rsidRPr="00CB0061" w:rsidRDefault="007A0835" w:rsidP="00252C50">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FFFF0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0.881323</w:t>
            </w:r>
          </w:p>
        </w:tc>
        <w:tc>
          <w:tcPr>
            <w:tcW w:w="1276" w:type="dxa"/>
            <w:shd w:val="clear" w:color="auto" w:fill="FFFF0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0.210257</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0.025190</w:t>
            </w:r>
          </w:p>
        </w:tc>
      </w:tr>
      <w:tr w:rsidR="007A0835" w:rsidRPr="00CB0061" w:rsidTr="00745173">
        <w:tc>
          <w:tcPr>
            <w:tcW w:w="890" w:type="dxa"/>
          </w:tcPr>
          <w:p w:rsidR="007A0835" w:rsidRPr="00CB0061" w:rsidRDefault="007A0835" w:rsidP="00252C50">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0.948090</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0.226863</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0.025776</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0.862221</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0.208165</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0.016989</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0.865360</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0.211914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0.017575</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0.885246</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0.213265</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0.017778</w:t>
            </w:r>
          </w:p>
        </w:tc>
        <w:tc>
          <w:tcPr>
            <w:tcW w:w="1698" w:type="dxa"/>
            <w:shd w:val="clear" w:color="auto" w:fill="FFFF0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0.019332</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0.971700</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0.235784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shd w:val="clear" w:color="auto" w:fill="FFFF0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0.019332</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00B05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0.749446</w:t>
            </w:r>
          </w:p>
        </w:tc>
        <w:tc>
          <w:tcPr>
            <w:tcW w:w="1276" w:type="dxa"/>
            <w:shd w:val="clear" w:color="auto" w:fill="00B05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0.144566</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0.016403</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0.844297</w:t>
            </w:r>
          </w:p>
        </w:tc>
        <w:tc>
          <w:tcPr>
            <w:tcW w:w="1276" w:type="dxa"/>
            <w:shd w:val="clear" w:color="auto" w:fill="auto"/>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0.147203</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0.016403</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FFFF0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0.874994</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0.209155</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0.026667</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0.019918</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0.906669</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0.214904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0.026667</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0.024605</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0.817314</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0.186735</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0.013474</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0.913231</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0.216725</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0.014060</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0.883803</w:t>
            </w:r>
          </w:p>
        </w:tc>
        <w:tc>
          <w:tcPr>
            <w:tcW w:w="1276"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0.201784</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0.018746</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0.924605</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0.211393</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0.024444</w:t>
            </w:r>
          </w:p>
        </w:tc>
        <w:tc>
          <w:tcPr>
            <w:tcW w:w="16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0.017575</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0.718555</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0.117593</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0.017778</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0.011716</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lastRenderedPageBreak/>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shd w:val="clear" w:color="auto" w:fill="00B05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0.688783</w:t>
            </w:r>
          </w:p>
        </w:tc>
        <w:tc>
          <w:tcPr>
            <w:tcW w:w="1276"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0.117480</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0.011131</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0.867153</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0.208844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0.024444</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0.016989</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0.876605</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0.212444</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0.017575</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0.771856</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0.140492</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0.012888</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0.785761</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0.146911</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0.012302</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FFFF0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0.761427</w:t>
            </w:r>
          </w:p>
        </w:tc>
        <w:tc>
          <w:tcPr>
            <w:tcW w:w="1276"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0.144541</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0.015817</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0.859998</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0.156688</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0.016403</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0.677923</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0.123546</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0.017778</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0.009373</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shd w:val="clear" w:color="auto" w:fill="00B05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0.659576</w:t>
            </w:r>
          </w:p>
        </w:tc>
        <w:tc>
          <w:tcPr>
            <w:tcW w:w="1276"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0.113889</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0.008787</w:t>
            </w:r>
          </w:p>
        </w:tc>
      </w:tr>
    </w:tbl>
    <w:p w:rsidR="00B87D7A" w:rsidRPr="00CB0061" w:rsidRDefault="00B87D7A" w:rsidP="00546212"/>
    <w:p w:rsidR="007D1AB9" w:rsidRPr="00CB0061" w:rsidRDefault="00D247AB" w:rsidP="00546212">
      <w:pPr>
        <w:rPr>
          <w:lang w:eastAsia="en-US"/>
        </w:rPr>
      </w:pPr>
      <w:r>
        <w:rPr>
          <w:lang w:eastAsia="en-US"/>
        </w:rPr>
        <w:t>Z powyższej tabeli można wyciągnąć następujące wnioski na temat w</w:t>
      </w:r>
      <w:r w:rsidR="007D1AB9" w:rsidRPr="00CB0061">
        <w:rPr>
          <w:lang w:eastAsia="en-US"/>
        </w:rPr>
        <w:t>pływ</w:t>
      </w:r>
      <w:r>
        <w:rPr>
          <w:lang w:eastAsia="en-US"/>
        </w:rPr>
        <w:t>u</w:t>
      </w:r>
      <w:r w:rsidR="007D1AB9" w:rsidRPr="00CB0061">
        <w:rPr>
          <w:lang w:eastAsia="en-US"/>
        </w:rPr>
        <w:t xml:space="preserve"> czynników</w:t>
      </w:r>
      <w:r w:rsidR="00D42D61" w:rsidRPr="00CB0061">
        <w:rPr>
          <w:lang w:eastAsia="en-US"/>
        </w:rPr>
        <w:t xml:space="preserve"> na </w:t>
      </w:r>
      <w:r w:rsidR="007D1AB9" w:rsidRPr="00CB0061">
        <w:rPr>
          <w:lang w:eastAsia="en-US"/>
        </w:rPr>
        <w:t>jakość</w:t>
      </w:r>
      <w:r>
        <w:rPr>
          <w:lang w:eastAsia="en-US"/>
        </w:rPr>
        <w:t xml:space="preserve"> uczenia</w:t>
      </w:r>
      <w:r w:rsidR="007D1AB9" w:rsidRPr="00CB0061">
        <w:rPr>
          <w:lang w:eastAsia="en-US"/>
        </w:rPr>
        <w:t xml:space="preserve"> sieci:</w:t>
      </w:r>
    </w:p>
    <w:p w:rsidR="007D1AB9" w:rsidRPr="00CB0061" w:rsidRDefault="00D247AB" w:rsidP="007D1AB9">
      <w:pPr>
        <w:pStyle w:val="Akapitzlist"/>
        <w:numPr>
          <w:ilvl w:val="0"/>
          <w:numId w:val="43"/>
        </w:numPr>
      </w:pPr>
      <w:r>
        <w:rPr>
          <w:lang w:eastAsia="en-US"/>
        </w:rPr>
        <w:t>W</w:t>
      </w:r>
      <w:r w:rsidR="00AD78D4" w:rsidRPr="00CB0061">
        <w:rPr>
          <w:lang w:eastAsia="en-US"/>
        </w:rPr>
        <w:t xml:space="preserve"> wynikach testów można zauważyć prawidłowość,</w:t>
      </w:r>
      <w:r w:rsidR="00D42D61" w:rsidRPr="00CB0061">
        <w:rPr>
          <w:lang w:eastAsia="en-US"/>
        </w:rPr>
        <w:t xml:space="preserve"> że </w:t>
      </w:r>
      <w:r w:rsidR="00AD78D4" w:rsidRPr="00CB0061">
        <w:rPr>
          <w:lang w:eastAsia="en-US"/>
        </w:rPr>
        <w:t>najlepsze kombinacje parametrów</w:t>
      </w:r>
      <w:r w:rsidR="00DD25E4" w:rsidRPr="00CB0061">
        <w:rPr>
          <w:lang w:eastAsia="en-US"/>
        </w:rPr>
        <w:t xml:space="preserve"> z </w:t>
      </w:r>
      <w:r w:rsidR="00AD78D4" w:rsidRPr="00CB0061">
        <w:rPr>
          <w:lang w:eastAsia="en-US"/>
        </w:rPr>
        <w:t>4 testami</w:t>
      </w:r>
      <w:r w:rsidR="00DD25E4" w:rsidRPr="00CB0061">
        <w:rPr>
          <w:lang w:eastAsia="en-US"/>
        </w:rPr>
        <w:t xml:space="preserve"> w </w:t>
      </w:r>
      <w:r w:rsidR="00AD78D4" w:rsidRPr="00CB0061">
        <w:rPr>
          <w:lang w:eastAsia="en-US"/>
        </w:rPr>
        <w:t>iteracji dają lepsze wyniki (mniejszy błąd) niż te</w:t>
      </w:r>
      <w:r w:rsidR="00DD25E4" w:rsidRPr="00CB0061">
        <w:rPr>
          <w:lang w:eastAsia="en-US"/>
        </w:rPr>
        <w:t xml:space="preserve"> z </w:t>
      </w:r>
      <w:r w:rsidR="00AD78D4" w:rsidRPr="00CB0061">
        <w:rPr>
          <w:lang w:eastAsia="en-US"/>
        </w:rPr>
        <w:t>1 testem</w:t>
      </w:r>
      <w:r w:rsidR="00DD25E4" w:rsidRPr="00CB0061">
        <w:rPr>
          <w:lang w:eastAsia="en-US"/>
        </w:rPr>
        <w:t xml:space="preserve"> w </w:t>
      </w:r>
      <w:r w:rsidR="00AD78D4" w:rsidRPr="00CB0061">
        <w:rPr>
          <w:lang w:eastAsia="en-US"/>
        </w:rPr>
        <w:t>iteracj</w:t>
      </w:r>
      <w:r w:rsidR="007D1AB9" w:rsidRPr="00CB0061">
        <w:rPr>
          <w:lang w:eastAsia="en-US"/>
        </w:rPr>
        <w:t>i</w:t>
      </w:r>
      <w:r w:rsidR="00A83412">
        <w:rPr>
          <w:lang w:eastAsia="en-US"/>
        </w:rPr>
        <w:t>;</w:t>
      </w:r>
    </w:p>
    <w:p w:rsidR="007D1AB9" w:rsidRPr="00CB0061" w:rsidRDefault="00A83412" w:rsidP="007D1AB9">
      <w:pPr>
        <w:pStyle w:val="Akapitzlist"/>
        <w:numPr>
          <w:ilvl w:val="0"/>
          <w:numId w:val="43"/>
        </w:numPr>
      </w:pPr>
      <w:r>
        <w:rPr>
          <w:lang w:eastAsia="en-US"/>
        </w:rPr>
        <w:t>W</w:t>
      </w:r>
      <w:r w:rsidR="001579EA" w:rsidRPr="00CB0061">
        <w:rPr>
          <w:lang w:eastAsia="en-US"/>
        </w:rPr>
        <w:t>szystkie sieci neuronowe po nauczeniu wykazywały mniejszy błąd niż sieć nienauczona,</w:t>
      </w:r>
      <w:r w:rsidR="00DD25E4" w:rsidRPr="00CB0061">
        <w:rPr>
          <w:lang w:eastAsia="en-US"/>
        </w:rPr>
        <w:t xml:space="preserve"> a </w:t>
      </w:r>
      <w:r w:rsidR="001579EA" w:rsidRPr="00CB0061">
        <w:rPr>
          <w:lang w:eastAsia="en-US"/>
        </w:rPr>
        <w:t>większa ilość iteracji uczenia zmniejsza błąd wyjścia sieci</w:t>
      </w:r>
      <w:r>
        <w:rPr>
          <w:lang w:eastAsia="en-US"/>
        </w:rPr>
        <w:t>;</w:t>
      </w:r>
    </w:p>
    <w:p w:rsidR="00AD78D4" w:rsidRPr="00CB0061" w:rsidRDefault="00A83412" w:rsidP="007D1AB9">
      <w:pPr>
        <w:pStyle w:val="Akapitzlist"/>
        <w:numPr>
          <w:ilvl w:val="0"/>
          <w:numId w:val="43"/>
        </w:numPr>
      </w:pPr>
      <w:r>
        <w:rPr>
          <w:lang w:eastAsia="en-US"/>
        </w:rPr>
        <w:t>W</w:t>
      </w:r>
      <w:r w:rsidR="001579EA" w:rsidRPr="00CB0061">
        <w:rPr>
          <w:lang w:eastAsia="en-US"/>
        </w:rPr>
        <w:t xml:space="preserve"> przypadku podanych wyżej testów, współczynnik uczenia eta</w:t>
      </w:r>
      <w:r w:rsidR="00DD25E4" w:rsidRPr="00CB0061">
        <w:rPr>
          <w:lang w:eastAsia="en-US"/>
        </w:rPr>
        <w:t xml:space="preserve"> o </w:t>
      </w:r>
      <w:r w:rsidR="007D1AB9" w:rsidRPr="00CB0061">
        <w:rPr>
          <w:lang w:eastAsia="en-US"/>
        </w:rPr>
        <w:t>wartości 0.03 dawał lepsze wyniki niż współczynnik 0.01</w:t>
      </w:r>
      <w:r>
        <w:rPr>
          <w:lang w:eastAsia="en-US"/>
        </w:rPr>
        <w:t>;</w:t>
      </w:r>
    </w:p>
    <w:p w:rsidR="007D1AB9" w:rsidRPr="00CB0061" w:rsidRDefault="00A83412" w:rsidP="007D1AB9">
      <w:pPr>
        <w:pStyle w:val="Akapitzlist"/>
        <w:numPr>
          <w:ilvl w:val="0"/>
          <w:numId w:val="43"/>
        </w:numPr>
      </w:pPr>
      <w:r>
        <w:rPr>
          <w:lang w:eastAsia="en-US"/>
        </w:rPr>
        <w:t>T</w:t>
      </w:r>
      <w:r w:rsidR="007D1AB9" w:rsidRPr="00CB0061">
        <w:rPr>
          <w:lang w:eastAsia="en-US"/>
        </w:rPr>
        <w:t xml:space="preserve">rudno określić wpływ </w:t>
      </w:r>
      <w:r>
        <w:rPr>
          <w:lang w:eastAsia="en-US"/>
        </w:rPr>
        <w:t xml:space="preserve">ilości </w:t>
      </w:r>
      <w:r w:rsidR="007D1AB9" w:rsidRPr="00CB0061">
        <w:rPr>
          <w:lang w:eastAsia="en-US"/>
        </w:rPr>
        <w:t>neuronów</w:t>
      </w:r>
      <w:r w:rsidR="00DD25E4" w:rsidRPr="00CB0061">
        <w:rPr>
          <w:lang w:eastAsia="en-US"/>
        </w:rPr>
        <w:t xml:space="preserve"> w </w:t>
      </w:r>
      <w:r>
        <w:rPr>
          <w:lang w:eastAsia="en-US"/>
        </w:rPr>
        <w:t>warstwie ukrytej;</w:t>
      </w:r>
      <w:r w:rsidR="007D1AB9" w:rsidRPr="00CB0061">
        <w:rPr>
          <w:lang w:eastAsia="en-US"/>
        </w:rPr>
        <w:t xml:space="preserve"> Czasem większa ilość zwiększa, czasem zmniejsza błąd</w:t>
      </w:r>
      <w:r>
        <w:rPr>
          <w:lang w:eastAsia="en-US"/>
        </w:rPr>
        <w:t>.</w:t>
      </w:r>
    </w:p>
    <w:p w:rsidR="007D1AB9" w:rsidRPr="00CB0061" w:rsidRDefault="007D1AB9" w:rsidP="007D1AB9">
      <w:pPr>
        <w:pStyle w:val="Nagwek3"/>
      </w:pPr>
      <w:bookmarkStart w:id="151" w:name="_Ref260609135"/>
      <w:bookmarkStart w:id="152" w:name="_Toc262305064"/>
      <w:r w:rsidRPr="00CB0061">
        <w:t>Wpływ optymalizacji</w:t>
      </w:r>
      <w:r w:rsidR="00D42D61" w:rsidRPr="00CB0061">
        <w:t xml:space="preserve"> na </w:t>
      </w:r>
      <w:r w:rsidRPr="00CB0061">
        <w:t>wydajność kerneli</w:t>
      </w:r>
      <w:bookmarkEnd w:id="151"/>
      <w:bookmarkEnd w:id="152"/>
    </w:p>
    <w:p w:rsidR="005027B6" w:rsidRDefault="007D1AB9" w:rsidP="000A4AB2">
      <w:pPr>
        <w:rPr>
          <w:color w:val="auto"/>
        </w:rPr>
      </w:pPr>
      <w:r w:rsidRPr="00CB0061">
        <w:rPr>
          <w:color w:val="auto"/>
        </w:rPr>
        <w:t>Głównym celem pisania programów</w:t>
      </w:r>
      <w:r w:rsidR="00D42D61" w:rsidRPr="00CB0061">
        <w:rPr>
          <w:color w:val="auto"/>
        </w:rPr>
        <w:t xml:space="preserve"> na </w:t>
      </w:r>
      <w:r w:rsidRPr="00CB0061">
        <w:rPr>
          <w:color w:val="auto"/>
        </w:rPr>
        <w:t>karty graficzne jest uzyskanie większej prędkości niż przy uruchamianiu ich</w:t>
      </w:r>
      <w:r w:rsidR="00D42D61" w:rsidRPr="00CB0061">
        <w:rPr>
          <w:color w:val="auto"/>
        </w:rPr>
        <w:t xml:space="preserve"> na </w:t>
      </w:r>
      <w:r w:rsidRPr="00CB0061">
        <w:rPr>
          <w:color w:val="auto"/>
        </w:rPr>
        <w:t>CPU. Aby rezultaty były zadowalające, często trzeba dokonać odpowiednich optymalizacji</w:t>
      </w:r>
      <w:r w:rsidR="00E238B3">
        <w:rPr>
          <w:color w:val="auto"/>
        </w:rPr>
        <w:t xml:space="preserve"> programu</w:t>
      </w:r>
      <w:r w:rsidRPr="00CB0061">
        <w:rPr>
          <w:color w:val="auto"/>
        </w:rPr>
        <w:t>. Poniżej zamieściłem porównanie prędkości działania uruchamiania sieci neuronowej</w:t>
      </w:r>
      <w:r w:rsidR="00D42D61" w:rsidRPr="00CB0061">
        <w:rPr>
          <w:color w:val="auto"/>
        </w:rPr>
        <w:t xml:space="preserve"> na </w:t>
      </w:r>
      <w:r w:rsidRPr="00CB0061">
        <w:rPr>
          <w:color w:val="auto"/>
        </w:rPr>
        <w:t xml:space="preserve">zestawach testów dla </w:t>
      </w:r>
      <w:r w:rsidR="00E238B3">
        <w:rPr>
          <w:color w:val="auto"/>
        </w:rPr>
        <w:t>nie</w:t>
      </w:r>
      <w:r w:rsidRPr="00CB0061">
        <w:rPr>
          <w:color w:val="auto"/>
        </w:rPr>
        <w:t>zoptymalizowanej oraz zoptymalizowanej wersji kernela</w:t>
      </w:r>
      <w:r w:rsidR="003818A5" w:rsidRPr="00CB0061">
        <w:rPr>
          <w:color w:val="auto"/>
        </w:rPr>
        <w:t xml:space="preserve"> GPU</w:t>
      </w:r>
      <w:r w:rsidRPr="00CB0061">
        <w:rPr>
          <w:color w:val="auto"/>
        </w:rPr>
        <w:t xml:space="preserve">, oraz dla wersji CPU. </w:t>
      </w:r>
      <w:r w:rsidR="000A4AB2">
        <w:rPr>
          <w:color w:val="auto"/>
        </w:rPr>
        <w:t>Testy zawierają dwa wejścia oraz dwa wyjścia, a sieć MLP ma dwie warstwy ukryte</w:t>
      </w:r>
      <w:r w:rsidR="00DD25E4" w:rsidRPr="00CB0061">
        <w:rPr>
          <w:color w:val="auto"/>
        </w:rPr>
        <w:t xml:space="preserve"> o </w:t>
      </w:r>
      <w:r w:rsidR="003818A5" w:rsidRPr="00CB0061">
        <w:rPr>
          <w:color w:val="auto"/>
        </w:rPr>
        <w:t>tej samej ilości neuronów</w:t>
      </w:r>
      <w:r w:rsidR="000A4AB2">
        <w:rPr>
          <w:color w:val="auto"/>
        </w:rPr>
        <w:t xml:space="preserve"> sigmoidalnych</w:t>
      </w:r>
      <w:r w:rsidR="003818A5" w:rsidRPr="00CB0061">
        <w:rPr>
          <w:color w:val="auto"/>
        </w:rPr>
        <w:t xml:space="preserve"> (liczba</w:t>
      </w:r>
      <w:r w:rsidR="00DD25E4" w:rsidRPr="00CB0061">
        <w:rPr>
          <w:color w:val="auto"/>
        </w:rPr>
        <w:t xml:space="preserve"> w </w:t>
      </w:r>
      <w:r w:rsidR="003818A5" w:rsidRPr="00CB0061">
        <w:rPr>
          <w:color w:val="auto"/>
        </w:rPr>
        <w:t>pierwszej kolumnie poniższej tabeli określa ilość tych neuronów).</w:t>
      </w:r>
    </w:p>
    <w:p w:rsidR="000A4AB2" w:rsidRPr="00CB0061" w:rsidRDefault="000A4AB2" w:rsidP="000A4AB2">
      <w:pPr>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84"/>
        <w:gridCol w:w="1179"/>
        <w:gridCol w:w="1647"/>
        <w:gridCol w:w="1560"/>
        <w:gridCol w:w="1984"/>
        <w:gridCol w:w="1687"/>
      </w:tblGrid>
      <w:tr w:rsidR="00C25E00" w:rsidRPr="00CB0061" w:rsidTr="00DD08D0">
        <w:tc>
          <w:tcPr>
            <w:tcW w:w="8741" w:type="dxa"/>
            <w:gridSpan w:val="6"/>
            <w:tcBorders>
              <w:top w:val="nil"/>
              <w:left w:val="nil"/>
              <w:bottom w:val="single" w:sz="12" w:space="0" w:color="auto"/>
              <w:right w:val="nil"/>
            </w:tcBorders>
          </w:tcPr>
          <w:p w:rsidR="00C25E00" w:rsidRPr="00CB0061" w:rsidRDefault="005027B6" w:rsidP="00FD1FFE">
            <w:pPr>
              <w:ind w:firstLine="0"/>
              <w:jc w:val="left"/>
              <w:rPr>
                <w:sz w:val="20"/>
                <w:szCs w:val="20"/>
              </w:rPr>
            </w:pPr>
            <w:r w:rsidRPr="00CB0061">
              <w:lastRenderedPageBreak/>
              <w:t xml:space="preserve">Tabela </w:t>
            </w:r>
            <w:fldSimple w:instr=" SEQ Tabela \* ARABIC ">
              <w:r w:rsidR="00ED5C84">
                <w:rPr>
                  <w:noProof/>
                </w:rPr>
                <w:t>6</w:t>
              </w:r>
            </w:fldSimple>
            <w:r w:rsidRPr="00CB0061">
              <w:t xml:space="preserve">. </w:t>
            </w:r>
            <w:bookmarkStart w:id="153" w:name="_Toc262420647"/>
            <w:r w:rsidRPr="00CB0061">
              <w:t xml:space="preserve">Porównanie czasu </w:t>
            </w:r>
            <w:r w:rsidR="00FD1FFE">
              <w:t>uruchomienia</w:t>
            </w:r>
            <w:r w:rsidRPr="00CB0061">
              <w:t xml:space="preserve"> sieci na CPU i GPU</w:t>
            </w:r>
            <w:bookmarkEnd w:id="153"/>
          </w:p>
        </w:tc>
      </w:tr>
      <w:tr w:rsidR="007D1AB9" w:rsidRPr="00CB0061" w:rsidTr="00DD08D0">
        <w:tc>
          <w:tcPr>
            <w:tcW w:w="684" w:type="dxa"/>
            <w:vMerge w:val="restart"/>
            <w:tcBorders>
              <w:top w:val="single" w:sz="12" w:space="0" w:color="auto"/>
              <w:left w:val="single" w:sz="12" w:space="0" w:color="auto"/>
            </w:tcBorders>
          </w:tcPr>
          <w:p w:rsidR="007D1AB9" w:rsidRPr="00CB0061" w:rsidRDefault="007D1AB9" w:rsidP="00784CDF">
            <w:pPr>
              <w:ind w:firstLine="0"/>
              <w:jc w:val="left"/>
              <w:rPr>
                <w:sz w:val="20"/>
                <w:szCs w:val="20"/>
              </w:rPr>
            </w:pPr>
            <w:r w:rsidRPr="00CB0061">
              <w:rPr>
                <w:sz w:val="20"/>
                <w:szCs w:val="20"/>
              </w:rPr>
              <w:t>Ilość neuronów</w:t>
            </w:r>
          </w:p>
        </w:tc>
        <w:tc>
          <w:tcPr>
            <w:tcW w:w="1179" w:type="dxa"/>
            <w:vMerge w:val="restart"/>
            <w:tcBorders>
              <w:top w:val="single" w:sz="12" w:space="0" w:color="auto"/>
              <w:right w:val="single" w:sz="8" w:space="0" w:color="auto"/>
            </w:tcBorders>
          </w:tcPr>
          <w:p w:rsidR="007D1AB9" w:rsidRPr="00CB0061" w:rsidRDefault="007D1AB9" w:rsidP="00784CDF">
            <w:pPr>
              <w:ind w:firstLine="0"/>
              <w:jc w:val="left"/>
              <w:rPr>
                <w:sz w:val="20"/>
                <w:szCs w:val="20"/>
              </w:rPr>
            </w:pPr>
            <w:r w:rsidRPr="00CB0061">
              <w:rPr>
                <w:rFonts w:eastAsiaTheme="minorHAnsi"/>
                <w:sz w:val="20"/>
                <w:szCs w:val="20"/>
                <w:lang w:eastAsia="en-US"/>
              </w:rPr>
              <w:t>Czas uruchamiania sieci</w:t>
            </w:r>
            <w:r w:rsidR="00D42D61" w:rsidRPr="00CB0061">
              <w:rPr>
                <w:sz w:val="20"/>
                <w:szCs w:val="20"/>
              </w:rPr>
              <w:t xml:space="preserve"> na </w:t>
            </w:r>
            <w:r w:rsidRPr="00CB0061">
              <w:rPr>
                <w:sz w:val="20"/>
                <w:szCs w:val="20"/>
              </w:rPr>
              <w:t>CPU</w:t>
            </w:r>
          </w:p>
        </w:tc>
        <w:tc>
          <w:tcPr>
            <w:tcW w:w="3207" w:type="dxa"/>
            <w:gridSpan w:val="2"/>
            <w:tcBorders>
              <w:top w:val="single" w:sz="12" w:space="0" w:color="auto"/>
              <w:left w:val="single" w:sz="8" w:space="0" w:color="auto"/>
            </w:tcBorders>
          </w:tcPr>
          <w:p w:rsidR="007D1AB9" w:rsidRPr="00CB0061" w:rsidRDefault="007D1AB9" w:rsidP="00784CDF">
            <w:pPr>
              <w:ind w:firstLine="0"/>
              <w:jc w:val="left"/>
              <w:rPr>
                <w:sz w:val="20"/>
                <w:szCs w:val="20"/>
              </w:rPr>
            </w:pPr>
            <w:r w:rsidRPr="00CB0061">
              <w:rPr>
                <w:rFonts w:eastAsiaTheme="minorHAnsi"/>
                <w:sz w:val="20"/>
                <w:szCs w:val="20"/>
                <w:lang w:eastAsia="en-US"/>
              </w:rPr>
              <w:t>Całkowity czas uruchamiania sieci</w:t>
            </w:r>
            <w:r w:rsidR="00D42D61" w:rsidRPr="00CB0061">
              <w:rPr>
                <w:sz w:val="20"/>
                <w:szCs w:val="20"/>
              </w:rPr>
              <w:t xml:space="preserve"> na </w:t>
            </w:r>
            <w:r w:rsidRPr="00CB0061">
              <w:rPr>
                <w:sz w:val="20"/>
                <w:szCs w:val="20"/>
              </w:rPr>
              <w:t>GPU</w:t>
            </w:r>
            <w:r w:rsidR="00784CDF" w:rsidRPr="00CB0061">
              <w:rPr>
                <w:sz w:val="20"/>
                <w:szCs w:val="20"/>
              </w:rPr>
              <w:t xml:space="preserve"> (</w:t>
            </w:r>
            <w:r w:rsidR="00784CDF" w:rsidRPr="00DD08D0">
              <w:rPr>
                <w:rStyle w:val="KlasametodafunkcjaZnak"/>
                <w:rFonts w:eastAsiaTheme="minorHAnsi"/>
                <w:sz w:val="20"/>
                <w:szCs w:val="20"/>
              </w:rPr>
              <w:t>executeNetworkGPU</w:t>
            </w:r>
            <w:r w:rsidR="00784CDF" w:rsidRPr="00CB0061">
              <w:rPr>
                <w:rStyle w:val="KlasametodafunkcjaZnak"/>
                <w:rFonts w:eastAsiaTheme="minorHAnsi"/>
                <w:sz w:val="22"/>
                <w:szCs w:val="22"/>
              </w:rPr>
              <w:t>)</w:t>
            </w:r>
          </w:p>
        </w:tc>
        <w:tc>
          <w:tcPr>
            <w:tcW w:w="3671" w:type="dxa"/>
            <w:gridSpan w:val="2"/>
            <w:tcBorders>
              <w:top w:val="single" w:sz="12" w:space="0" w:color="auto"/>
              <w:right w:val="single" w:sz="12" w:space="0" w:color="auto"/>
            </w:tcBorders>
          </w:tcPr>
          <w:p w:rsidR="007D1AB9" w:rsidRPr="00CB0061" w:rsidRDefault="007D1AB9" w:rsidP="00784CDF">
            <w:pPr>
              <w:ind w:firstLine="0"/>
              <w:jc w:val="left"/>
              <w:rPr>
                <w:sz w:val="20"/>
                <w:szCs w:val="20"/>
              </w:rPr>
            </w:pPr>
            <w:r w:rsidRPr="00CB0061">
              <w:rPr>
                <w:sz w:val="20"/>
                <w:szCs w:val="20"/>
              </w:rPr>
              <w:t>Czas wywołania samego kernela</w:t>
            </w:r>
          </w:p>
        </w:tc>
      </w:tr>
      <w:tr w:rsidR="007D1AB9" w:rsidRPr="00CB0061" w:rsidTr="008A2C1E">
        <w:tc>
          <w:tcPr>
            <w:tcW w:w="684" w:type="dxa"/>
            <w:vMerge/>
            <w:tcBorders>
              <w:left w:val="single" w:sz="12" w:space="0" w:color="auto"/>
              <w:bottom w:val="single" w:sz="8" w:space="0" w:color="auto"/>
            </w:tcBorders>
          </w:tcPr>
          <w:p w:rsidR="007D1AB9" w:rsidRPr="00CB0061" w:rsidRDefault="007D1AB9" w:rsidP="00784CDF">
            <w:pPr>
              <w:ind w:firstLine="0"/>
              <w:jc w:val="left"/>
              <w:rPr>
                <w:sz w:val="20"/>
                <w:szCs w:val="20"/>
              </w:rPr>
            </w:pPr>
          </w:p>
        </w:tc>
        <w:tc>
          <w:tcPr>
            <w:tcW w:w="1179" w:type="dxa"/>
            <w:vMerge/>
            <w:tcBorders>
              <w:bottom w:val="single" w:sz="8" w:space="0" w:color="auto"/>
              <w:right w:val="single" w:sz="8" w:space="0" w:color="auto"/>
            </w:tcBorders>
          </w:tcPr>
          <w:p w:rsidR="007D1AB9" w:rsidRPr="00CB0061" w:rsidRDefault="007D1AB9" w:rsidP="00784CDF">
            <w:pPr>
              <w:ind w:firstLine="0"/>
              <w:jc w:val="left"/>
              <w:rPr>
                <w:rFonts w:eastAsiaTheme="minorHAnsi"/>
                <w:sz w:val="20"/>
                <w:szCs w:val="20"/>
                <w:lang w:eastAsia="en-US"/>
              </w:rPr>
            </w:pPr>
          </w:p>
        </w:tc>
        <w:tc>
          <w:tcPr>
            <w:tcW w:w="1647" w:type="dxa"/>
            <w:tcBorders>
              <w:left w:val="single" w:sz="8" w:space="0" w:color="auto"/>
              <w:bottom w:val="single" w:sz="8" w:space="0" w:color="auto"/>
            </w:tcBorders>
          </w:tcPr>
          <w:p w:rsidR="007D1AB9" w:rsidRPr="00CB0061" w:rsidRDefault="00784CDF" w:rsidP="00784CDF">
            <w:pPr>
              <w:ind w:firstLine="0"/>
              <w:jc w:val="left"/>
              <w:rPr>
                <w:sz w:val="20"/>
                <w:szCs w:val="20"/>
              </w:rPr>
            </w:pPr>
            <w:r w:rsidRPr="00CB0061">
              <w:rPr>
                <w:rFonts w:eastAsiaTheme="minorHAnsi"/>
                <w:sz w:val="20"/>
                <w:szCs w:val="20"/>
                <w:lang w:eastAsia="en-US"/>
              </w:rPr>
              <w:t>N</w:t>
            </w:r>
            <w:r w:rsidR="007D1AB9" w:rsidRPr="00CB0061">
              <w:rPr>
                <w:rFonts w:eastAsiaTheme="minorHAnsi"/>
                <w:sz w:val="20"/>
                <w:szCs w:val="20"/>
                <w:lang w:eastAsia="en-US"/>
              </w:rPr>
              <w:t>iezoptymalizowane</w:t>
            </w:r>
          </w:p>
        </w:tc>
        <w:tc>
          <w:tcPr>
            <w:tcW w:w="1560" w:type="dxa"/>
            <w:tcBorders>
              <w:bottom w:val="single" w:sz="8" w:space="0" w:color="auto"/>
            </w:tcBorders>
          </w:tcPr>
          <w:p w:rsidR="007D1AB9" w:rsidRPr="00CB0061" w:rsidRDefault="00784CDF" w:rsidP="00784CDF">
            <w:pPr>
              <w:ind w:firstLine="0"/>
              <w:jc w:val="left"/>
              <w:rPr>
                <w:sz w:val="20"/>
                <w:szCs w:val="20"/>
              </w:rPr>
            </w:pPr>
            <w:r w:rsidRPr="00CB0061">
              <w:rPr>
                <w:rFonts w:eastAsiaTheme="minorHAnsi"/>
                <w:sz w:val="20"/>
                <w:szCs w:val="20"/>
                <w:lang w:eastAsia="en-US"/>
              </w:rPr>
              <w:t>Z</w:t>
            </w:r>
            <w:r w:rsidR="007D1AB9" w:rsidRPr="00CB0061">
              <w:rPr>
                <w:rFonts w:eastAsiaTheme="minorHAnsi"/>
                <w:sz w:val="20"/>
                <w:szCs w:val="20"/>
                <w:lang w:eastAsia="en-US"/>
              </w:rPr>
              <w:t>optymalizowane</w:t>
            </w:r>
          </w:p>
        </w:tc>
        <w:tc>
          <w:tcPr>
            <w:tcW w:w="1984" w:type="dxa"/>
            <w:tcBorders>
              <w:bottom w:val="single" w:sz="8" w:space="0" w:color="auto"/>
            </w:tcBorders>
          </w:tcPr>
          <w:p w:rsidR="007D1AB9" w:rsidRPr="00CB0061" w:rsidRDefault="00D14BE3" w:rsidP="00784CDF">
            <w:pPr>
              <w:ind w:firstLine="0"/>
              <w:jc w:val="left"/>
              <w:rPr>
                <w:sz w:val="20"/>
                <w:szCs w:val="20"/>
              </w:rPr>
            </w:pPr>
            <w:r w:rsidRPr="00CB0061">
              <w:rPr>
                <w:rFonts w:eastAsiaTheme="minorHAnsi"/>
                <w:sz w:val="20"/>
                <w:szCs w:val="20"/>
                <w:lang w:eastAsia="en-US"/>
              </w:rPr>
              <w:t>N</w:t>
            </w:r>
            <w:r w:rsidR="00784CDF" w:rsidRPr="00CB0061">
              <w:rPr>
                <w:rFonts w:eastAsiaTheme="minorHAnsi"/>
                <w:sz w:val="20"/>
                <w:szCs w:val="20"/>
                <w:lang w:eastAsia="en-US"/>
              </w:rPr>
              <w:t>iezoptymalizowany</w:t>
            </w:r>
            <w:r w:rsidRPr="00CB0061">
              <w:rPr>
                <w:rFonts w:eastAsiaTheme="minorHAnsi"/>
                <w:sz w:val="20"/>
                <w:szCs w:val="20"/>
                <w:lang w:eastAsia="en-US"/>
              </w:rPr>
              <w:t xml:space="preserve"> (</w:t>
            </w:r>
            <w:r w:rsidR="00BB3A88" w:rsidRPr="00DD08D0">
              <w:rPr>
                <w:rStyle w:val="KlasametodafunkcjaZnak"/>
                <w:rFonts w:eastAsiaTheme="minorHAnsi"/>
                <w:sz w:val="20"/>
                <w:szCs w:val="20"/>
              </w:rPr>
              <w:t>executeLayerKernel_OLD</w:t>
            </w:r>
            <w:r w:rsidRPr="00CB0061">
              <w:rPr>
                <w:rFonts w:eastAsiaTheme="minorHAnsi"/>
                <w:sz w:val="20"/>
                <w:szCs w:val="20"/>
                <w:lang w:eastAsia="en-US"/>
              </w:rPr>
              <w:t>)</w:t>
            </w:r>
          </w:p>
        </w:tc>
        <w:tc>
          <w:tcPr>
            <w:tcW w:w="1687" w:type="dxa"/>
            <w:tcBorders>
              <w:bottom w:val="single" w:sz="8" w:space="0" w:color="auto"/>
              <w:right w:val="single" w:sz="12" w:space="0" w:color="auto"/>
            </w:tcBorders>
          </w:tcPr>
          <w:p w:rsidR="007D1AB9" w:rsidRPr="00CB0061" w:rsidRDefault="00D14BE3" w:rsidP="00784CDF">
            <w:pPr>
              <w:ind w:firstLine="0"/>
              <w:jc w:val="left"/>
              <w:rPr>
                <w:sz w:val="20"/>
                <w:szCs w:val="20"/>
              </w:rPr>
            </w:pPr>
            <w:r w:rsidRPr="00CB0061">
              <w:rPr>
                <w:rFonts w:eastAsiaTheme="minorHAnsi"/>
                <w:sz w:val="20"/>
                <w:szCs w:val="20"/>
                <w:lang w:eastAsia="en-US"/>
              </w:rPr>
              <w:t>Z</w:t>
            </w:r>
            <w:r w:rsidR="007D1AB9" w:rsidRPr="00CB0061">
              <w:rPr>
                <w:rFonts w:eastAsiaTheme="minorHAnsi"/>
                <w:sz w:val="20"/>
                <w:szCs w:val="20"/>
                <w:lang w:eastAsia="en-US"/>
              </w:rPr>
              <w:t>optymalizowan</w:t>
            </w:r>
            <w:r w:rsidRPr="00CB0061">
              <w:rPr>
                <w:rFonts w:eastAsiaTheme="minorHAnsi"/>
                <w:sz w:val="20"/>
                <w:szCs w:val="20"/>
                <w:lang w:eastAsia="en-US"/>
              </w:rPr>
              <w:t>y (</w:t>
            </w:r>
            <w:r w:rsidR="00BB3A88" w:rsidRPr="00DD08D0">
              <w:rPr>
                <w:rStyle w:val="KlasametodafunkcjaZnak"/>
                <w:rFonts w:eastAsiaTheme="minorHAnsi"/>
                <w:sz w:val="20"/>
                <w:szCs w:val="20"/>
              </w:rPr>
              <w:t>executeLayerKernel</w:t>
            </w:r>
            <w:r w:rsidRPr="00CB0061">
              <w:rPr>
                <w:rFonts w:eastAsiaTheme="minorHAnsi"/>
                <w:sz w:val="20"/>
                <w:szCs w:val="20"/>
                <w:lang w:eastAsia="en-US"/>
              </w:rPr>
              <w:t>)</w:t>
            </w:r>
          </w:p>
        </w:tc>
      </w:tr>
      <w:tr w:rsidR="007D1AB9" w:rsidRPr="00CB0061" w:rsidTr="008A2C1E">
        <w:tc>
          <w:tcPr>
            <w:tcW w:w="684" w:type="dxa"/>
            <w:tcBorders>
              <w:top w:val="single" w:sz="8" w:space="0" w:color="auto"/>
              <w:left w:val="single" w:sz="12" w:space="0" w:color="auto"/>
            </w:tcBorders>
          </w:tcPr>
          <w:p w:rsidR="007D1AB9" w:rsidRPr="00CB0061" w:rsidRDefault="007D1AB9" w:rsidP="00784CDF">
            <w:pPr>
              <w:ind w:firstLine="0"/>
              <w:jc w:val="left"/>
              <w:rPr>
                <w:sz w:val="20"/>
                <w:szCs w:val="20"/>
              </w:rPr>
            </w:pPr>
            <w:r w:rsidRPr="00CB0061">
              <w:rPr>
                <w:sz w:val="20"/>
                <w:szCs w:val="20"/>
              </w:rPr>
              <w:t>32</w:t>
            </w:r>
          </w:p>
        </w:tc>
        <w:tc>
          <w:tcPr>
            <w:tcW w:w="1179" w:type="dxa"/>
            <w:tcBorders>
              <w:top w:val="single" w:sz="8" w:space="0" w:color="auto"/>
              <w:right w:val="single" w:sz="8" w:space="0" w:color="auto"/>
            </w:tcBorders>
          </w:tcPr>
          <w:p w:rsidR="007D1AB9" w:rsidRPr="00CB0061" w:rsidRDefault="007D1AB9" w:rsidP="00784CDF">
            <w:pPr>
              <w:ind w:firstLine="0"/>
              <w:jc w:val="left"/>
              <w:rPr>
                <w:sz w:val="20"/>
                <w:szCs w:val="20"/>
              </w:rPr>
            </w:pPr>
            <w:r w:rsidRPr="00CB0061">
              <w:rPr>
                <w:sz w:val="20"/>
                <w:szCs w:val="20"/>
              </w:rPr>
              <w:t>143</w:t>
            </w:r>
          </w:p>
        </w:tc>
        <w:tc>
          <w:tcPr>
            <w:tcW w:w="1647" w:type="dxa"/>
            <w:tcBorders>
              <w:top w:val="single" w:sz="8" w:space="0" w:color="auto"/>
              <w:left w:val="single" w:sz="8" w:space="0" w:color="auto"/>
            </w:tcBorders>
          </w:tcPr>
          <w:p w:rsidR="007D1AB9" w:rsidRPr="00CB0061" w:rsidRDefault="007D1AB9" w:rsidP="00784CDF">
            <w:pPr>
              <w:ind w:firstLine="0"/>
              <w:jc w:val="left"/>
              <w:rPr>
                <w:sz w:val="20"/>
                <w:szCs w:val="20"/>
              </w:rPr>
            </w:pPr>
            <w:r w:rsidRPr="00CB0061">
              <w:rPr>
                <w:sz w:val="20"/>
                <w:szCs w:val="20"/>
              </w:rPr>
              <w:t>239</w:t>
            </w:r>
          </w:p>
        </w:tc>
        <w:tc>
          <w:tcPr>
            <w:tcW w:w="1560" w:type="dxa"/>
            <w:tcBorders>
              <w:top w:val="single" w:sz="8" w:space="0" w:color="auto"/>
            </w:tcBorders>
          </w:tcPr>
          <w:p w:rsidR="007D1AB9" w:rsidRPr="00CB0061" w:rsidRDefault="007D1AB9" w:rsidP="00784CDF">
            <w:pPr>
              <w:ind w:firstLine="0"/>
              <w:jc w:val="left"/>
              <w:rPr>
                <w:sz w:val="20"/>
                <w:szCs w:val="20"/>
              </w:rPr>
            </w:pPr>
            <w:r w:rsidRPr="00CB0061">
              <w:rPr>
                <w:sz w:val="20"/>
                <w:szCs w:val="20"/>
              </w:rPr>
              <w:t>271</w:t>
            </w:r>
          </w:p>
        </w:tc>
        <w:tc>
          <w:tcPr>
            <w:tcW w:w="1984" w:type="dxa"/>
            <w:tcBorders>
              <w:top w:val="single" w:sz="8" w:space="0" w:color="auto"/>
            </w:tcBorders>
          </w:tcPr>
          <w:p w:rsidR="007D1AB9" w:rsidRPr="00CB0061" w:rsidRDefault="007D1AB9" w:rsidP="00784CDF">
            <w:pPr>
              <w:ind w:firstLine="0"/>
              <w:jc w:val="left"/>
              <w:rPr>
                <w:sz w:val="20"/>
                <w:szCs w:val="20"/>
              </w:rPr>
            </w:pPr>
            <w:r w:rsidRPr="00CB0061">
              <w:rPr>
                <w:sz w:val="20"/>
                <w:szCs w:val="20"/>
              </w:rPr>
              <w:t>19</w:t>
            </w:r>
          </w:p>
        </w:tc>
        <w:tc>
          <w:tcPr>
            <w:tcW w:w="1687" w:type="dxa"/>
            <w:tcBorders>
              <w:top w:val="single" w:sz="8" w:space="0" w:color="auto"/>
              <w:right w:val="single" w:sz="12" w:space="0" w:color="auto"/>
            </w:tcBorders>
          </w:tcPr>
          <w:p w:rsidR="007D1AB9" w:rsidRPr="00CB0061" w:rsidRDefault="007D1AB9" w:rsidP="00784CDF">
            <w:pPr>
              <w:ind w:firstLine="0"/>
              <w:jc w:val="left"/>
              <w:rPr>
                <w:sz w:val="20"/>
                <w:szCs w:val="20"/>
              </w:rPr>
            </w:pPr>
            <w:r w:rsidRPr="00CB0061">
              <w:rPr>
                <w:sz w:val="20"/>
                <w:szCs w:val="20"/>
              </w:rPr>
              <w:t>5</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64</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241</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312</w:t>
            </w:r>
          </w:p>
        </w:tc>
        <w:tc>
          <w:tcPr>
            <w:tcW w:w="1560" w:type="dxa"/>
          </w:tcPr>
          <w:p w:rsidR="007D1AB9" w:rsidRPr="00CB0061" w:rsidRDefault="007D1AB9" w:rsidP="00784CDF">
            <w:pPr>
              <w:ind w:firstLine="0"/>
              <w:jc w:val="left"/>
              <w:rPr>
                <w:sz w:val="20"/>
                <w:szCs w:val="20"/>
              </w:rPr>
            </w:pPr>
            <w:r w:rsidRPr="00CB0061">
              <w:rPr>
                <w:sz w:val="20"/>
                <w:szCs w:val="20"/>
              </w:rPr>
              <w:t>241</w:t>
            </w:r>
          </w:p>
        </w:tc>
        <w:tc>
          <w:tcPr>
            <w:tcW w:w="1984" w:type="dxa"/>
          </w:tcPr>
          <w:p w:rsidR="007D1AB9" w:rsidRPr="00CB0061" w:rsidRDefault="007D1AB9" w:rsidP="00784CDF">
            <w:pPr>
              <w:ind w:firstLine="0"/>
              <w:jc w:val="left"/>
              <w:rPr>
                <w:sz w:val="20"/>
                <w:szCs w:val="20"/>
              </w:rPr>
            </w:pPr>
            <w:r w:rsidRPr="00CB0061">
              <w:rPr>
                <w:sz w:val="20"/>
                <w:szCs w:val="20"/>
              </w:rPr>
              <w:t>57</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11</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128</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494</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486</w:t>
            </w:r>
          </w:p>
        </w:tc>
        <w:tc>
          <w:tcPr>
            <w:tcW w:w="1560" w:type="dxa"/>
          </w:tcPr>
          <w:p w:rsidR="007D1AB9" w:rsidRPr="00CB0061" w:rsidRDefault="007D1AB9" w:rsidP="00784CDF">
            <w:pPr>
              <w:ind w:firstLine="0"/>
              <w:jc w:val="left"/>
              <w:rPr>
                <w:sz w:val="20"/>
                <w:szCs w:val="20"/>
              </w:rPr>
            </w:pPr>
            <w:r w:rsidRPr="00CB0061">
              <w:rPr>
                <w:sz w:val="20"/>
                <w:szCs w:val="20"/>
              </w:rPr>
              <w:t>302</w:t>
            </w:r>
          </w:p>
        </w:tc>
        <w:tc>
          <w:tcPr>
            <w:tcW w:w="1984" w:type="dxa"/>
          </w:tcPr>
          <w:p w:rsidR="007D1AB9" w:rsidRPr="00CB0061" w:rsidRDefault="007D1AB9" w:rsidP="00784CDF">
            <w:pPr>
              <w:ind w:firstLine="0"/>
              <w:jc w:val="left"/>
              <w:rPr>
                <w:sz w:val="20"/>
                <w:szCs w:val="20"/>
              </w:rPr>
            </w:pPr>
            <w:r w:rsidRPr="00CB0061">
              <w:rPr>
                <w:sz w:val="20"/>
                <w:szCs w:val="20"/>
              </w:rPr>
              <w:t>237</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78</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256</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1274</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1320</w:t>
            </w:r>
          </w:p>
        </w:tc>
        <w:tc>
          <w:tcPr>
            <w:tcW w:w="1560" w:type="dxa"/>
          </w:tcPr>
          <w:p w:rsidR="007D1AB9" w:rsidRPr="00CB0061" w:rsidRDefault="007D1AB9" w:rsidP="00784CDF">
            <w:pPr>
              <w:ind w:firstLine="0"/>
              <w:jc w:val="left"/>
              <w:rPr>
                <w:sz w:val="20"/>
                <w:szCs w:val="20"/>
              </w:rPr>
            </w:pPr>
            <w:r w:rsidRPr="00CB0061">
              <w:rPr>
                <w:sz w:val="20"/>
                <w:szCs w:val="20"/>
              </w:rPr>
              <w:t>722</w:t>
            </w:r>
          </w:p>
        </w:tc>
        <w:tc>
          <w:tcPr>
            <w:tcW w:w="1984" w:type="dxa"/>
          </w:tcPr>
          <w:p w:rsidR="007D1AB9" w:rsidRPr="00CB0061" w:rsidRDefault="007D1AB9" w:rsidP="00784CDF">
            <w:pPr>
              <w:ind w:firstLine="0"/>
              <w:jc w:val="left"/>
              <w:rPr>
                <w:sz w:val="20"/>
                <w:szCs w:val="20"/>
              </w:rPr>
            </w:pPr>
            <w:r w:rsidRPr="00CB0061">
              <w:rPr>
                <w:sz w:val="20"/>
                <w:szCs w:val="20"/>
              </w:rPr>
              <w:t>1074</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449</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510</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4462</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3701</w:t>
            </w:r>
          </w:p>
        </w:tc>
        <w:tc>
          <w:tcPr>
            <w:tcW w:w="1560" w:type="dxa"/>
          </w:tcPr>
          <w:p w:rsidR="007D1AB9" w:rsidRPr="00CB0061" w:rsidRDefault="007D1AB9" w:rsidP="00784CDF">
            <w:pPr>
              <w:ind w:firstLine="0"/>
              <w:jc w:val="left"/>
              <w:rPr>
                <w:sz w:val="20"/>
                <w:szCs w:val="20"/>
              </w:rPr>
            </w:pPr>
            <w:r w:rsidRPr="00CB0061">
              <w:rPr>
                <w:sz w:val="20"/>
                <w:szCs w:val="20"/>
              </w:rPr>
              <w:t>2000</w:t>
            </w:r>
          </w:p>
        </w:tc>
        <w:tc>
          <w:tcPr>
            <w:tcW w:w="1984" w:type="dxa"/>
          </w:tcPr>
          <w:p w:rsidR="007D1AB9" w:rsidRPr="00CB0061" w:rsidRDefault="007D1AB9" w:rsidP="00784CDF">
            <w:pPr>
              <w:ind w:firstLine="0"/>
              <w:jc w:val="left"/>
              <w:rPr>
                <w:sz w:val="20"/>
                <w:szCs w:val="20"/>
              </w:rPr>
            </w:pPr>
            <w:r w:rsidRPr="00CB0061">
              <w:rPr>
                <w:sz w:val="20"/>
                <w:szCs w:val="20"/>
              </w:rPr>
              <w:t>3457</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1771</w:t>
            </w:r>
          </w:p>
        </w:tc>
      </w:tr>
      <w:tr w:rsidR="007D1AB9" w:rsidRPr="00CB0061" w:rsidTr="008A2C1E">
        <w:tc>
          <w:tcPr>
            <w:tcW w:w="684" w:type="dxa"/>
            <w:tcBorders>
              <w:left w:val="single" w:sz="12" w:space="0" w:color="auto"/>
              <w:bottom w:val="single" w:sz="12" w:space="0" w:color="auto"/>
            </w:tcBorders>
          </w:tcPr>
          <w:p w:rsidR="007D1AB9" w:rsidRPr="00CB0061" w:rsidRDefault="007D1AB9" w:rsidP="00784CDF">
            <w:pPr>
              <w:ind w:firstLine="0"/>
              <w:jc w:val="left"/>
              <w:rPr>
                <w:sz w:val="20"/>
                <w:szCs w:val="20"/>
              </w:rPr>
            </w:pPr>
            <w:r w:rsidRPr="00CB0061">
              <w:rPr>
                <w:sz w:val="20"/>
                <w:szCs w:val="20"/>
              </w:rPr>
              <w:t>511</w:t>
            </w:r>
          </w:p>
        </w:tc>
        <w:tc>
          <w:tcPr>
            <w:tcW w:w="1179" w:type="dxa"/>
            <w:tcBorders>
              <w:bottom w:val="single" w:sz="12" w:space="0" w:color="auto"/>
              <w:right w:val="single" w:sz="8" w:space="0" w:color="auto"/>
            </w:tcBorders>
          </w:tcPr>
          <w:p w:rsidR="007D1AB9" w:rsidRPr="00CB0061" w:rsidRDefault="007D1AB9" w:rsidP="00784CDF">
            <w:pPr>
              <w:ind w:firstLine="0"/>
              <w:jc w:val="left"/>
              <w:rPr>
                <w:sz w:val="20"/>
                <w:szCs w:val="20"/>
              </w:rPr>
            </w:pPr>
            <w:r w:rsidRPr="00CB0061">
              <w:rPr>
                <w:sz w:val="20"/>
                <w:szCs w:val="20"/>
              </w:rPr>
              <w:t>4492</w:t>
            </w:r>
          </w:p>
        </w:tc>
        <w:tc>
          <w:tcPr>
            <w:tcW w:w="1647" w:type="dxa"/>
            <w:tcBorders>
              <w:left w:val="single" w:sz="8" w:space="0" w:color="auto"/>
              <w:bottom w:val="single" w:sz="12" w:space="0" w:color="auto"/>
            </w:tcBorders>
          </w:tcPr>
          <w:p w:rsidR="007D1AB9" w:rsidRPr="00CB0061" w:rsidRDefault="007D1AB9" w:rsidP="00784CDF">
            <w:pPr>
              <w:ind w:firstLine="0"/>
              <w:jc w:val="left"/>
              <w:rPr>
                <w:sz w:val="20"/>
                <w:szCs w:val="20"/>
              </w:rPr>
            </w:pPr>
            <w:r w:rsidRPr="00CB0061">
              <w:rPr>
                <w:sz w:val="20"/>
                <w:szCs w:val="20"/>
              </w:rPr>
              <w:t>6396</w:t>
            </w:r>
          </w:p>
        </w:tc>
        <w:tc>
          <w:tcPr>
            <w:tcW w:w="1560" w:type="dxa"/>
            <w:tcBorders>
              <w:bottom w:val="single" w:sz="12" w:space="0" w:color="auto"/>
            </w:tcBorders>
          </w:tcPr>
          <w:p w:rsidR="007D1AB9" w:rsidRPr="00CB0061" w:rsidRDefault="007D1AB9" w:rsidP="00784CDF">
            <w:pPr>
              <w:ind w:firstLine="0"/>
              <w:jc w:val="left"/>
              <w:rPr>
                <w:sz w:val="20"/>
                <w:szCs w:val="20"/>
              </w:rPr>
            </w:pPr>
            <w:r w:rsidRPr="00CB0061">
              <w:rPr>
                <w:sz w:val="20"/>
                <w:szCs w:val="20"/>
              </w:rPr>
              <w:t>2090</w:t>
            </w:r>
          </w:p>
        </w:tc>
        <w:tc>
          <w:tcPr>
            <w:tcW w:w="1984" w:type="dxa"/>
            <w:tcBorders>
              <w:bottom w:val="single" w:sz="12" w:space="0" w:color="auto"/>
            </w:tcBorders>
          </w:tcPr>
          <w:p w:rsidR="007D1AB9" w:rsidRPr="00CB0061" w:rsidRDefault="007D1AB9" w:rsidP="00784CDF">
            <w:pPr>
              <w:ind w:firstLine="0"/>
              <w:jc w:val="left"/>
              <w:rPr>
                <w:sz w:val="20"/>
                <w:szCs w:val="20"/>
              </w:rPr>
            </w:pPr>
            <w:r w:rsidRPr="00CB0061">
              <w:rPr>
                <w:sz w:val="20"/>
                <w:szCs w:val="20"/>
              </w:rPr>
              <w:t>6169</w:t>
            </w:r>
          </w:p>
        </w:tc>
        <w:tc>
          <w:tcPr>
            <w:tcW w:w="1687" w:type="dxa"/>
            <w:tcBorders>
              <w:bottom w:val="single" w:sz="12" w:space="0" w:color="auto"/>
              <w:right w:val="single" w:sz="12" w:space="0" w:color="auto"/>
            </w:tcBorders>
          </w:tcPr>
          <w:p w:rsidR="007D1AB9" w:rsidRPr="00CB0061" w:rsidRDefault="007D1AB9" w:rsidP="00784CDF">
            <w:pPr>
              <w:ind w:firstLine="0"/>
              <w:jc w:val="left"/>
              <w:rPr>
                <w:sz w:val="20"/>
                <w:szCs w:val="20"/>
              </w:rPr>
            </w:pPr>
            <w:r w:rsidRPr="00CB0061">
              <w:rPr>
                <w:sz w:val="20"/>
                <w:szCs w:val="20"/>
              </w:rPr>
              <w:t>1865</w:t>
            </w:r>
          </w:p>
        </w:tc>
      </w:tr>
    </w:tbl>
    <w:p w:rsidR="007D1AB9" w:rsidRPr="00CB0061" w:rsidRDefault="007D1AB9" w:rsidP="007D1AB9">
      <w:pPr>
        <w:rPr>
          <w:color w:val="auto"/>
        </w:rPr>
      </w:pPr>
    </w:p>
    <w:p w:rsidR="007D1AB9" w:rsidRPr="00CB0061" w:rsidRDefault="007D1AB9" w:rsidP="007D1AB9">
      <w:r w:rsidRPr="00CB0061">
        <w:rPr>
          <w:color w:val="auto"/>
        </w:rPr>
        <w:t>Można zauważyć,</w:t>
      </w:r>
      <w:r w:rsidR="00D42D61" w:rsidRPr="00CB0061">
        <w:rPr>
          <w:color w:val="auto"/>
        </w:rPr>
        <w:t xml:space="preserve"> że </w:t>
      </w:r>
      <w:r w:rsidRPr="00CB0061">
        <w:rPr>
          <w:color w:val="auto"/>
        </w:rPr>
        <w:t>czas alokacji</w:t>
      </w:r>
      <w:r w:rsidR="00DD25E4" w:rsidRPr="00CB0061">
        <w:rPr>
          <w:color w:val="auto"/>
        </w:rPr>
        <w:t xml:space="preserve"> i </w:t>
      </w:r>
      <w:r w:rsidRPr="00CB0061">
        <w:rPr>
          <w:color w:val="auto"/>
        </w:rPr>
        <w:t xml:space="preserve">dealokacji pamięci (różnica między czasem wykonania metody </w:t>
      </w:r>
      <w:r w:rsidRPr="00CB0061">
        <w:rPr>
          <w:rStyle w:val="KlasametodafunkcjaZnak"/>
          <w:rFonts w:eastAsiaTheme="minorHAnsi"/>
          <w:sz w:val="22"/>
          <w:szCs w:val="22"/>
        </w:rPr>
        <w:t>executeNetwork</w:t>
      </w:r>
      <w:r w:rsidR="00784CDF" w:rsidRPr="00CB0061">
        <w:rPr>
          <w:rStyle w:val="KlasametodafunkcjaZnak"/>
          <w:rFonts w:eastAsiaTheme="minorHAnsi"/>
          <w:sz w:val="22"/>
          <w:szCs w:val="22"/>
        </w:rPr>
        <w:t>GPU</w:t>
      </w:r>
      <w:r w:rsidR="00DD25E4" w:rsidRPr="00CB0061">
        <w:rPr>
          <w:color w:val="auto"/>
        </w:rPr>
        <w:t xml:space="preserve"> a </w:t>
      </w:r>
      <w:r w:rsidRPr="00CB0061">
        <w:rPr>
          <w:color w:val="auto"/>
        </w:rPr>
        <w:t>sumą czasów wykonania samych kerneli) nie jest zależna od ilości zadeklarowanych danych</w:t>
      </w:r>
      <w:r w:rsidR="00DD25E4" w:rsidRPr="00CB0061">
        <w:rPr>
          <w:color w:val="auto"/>
        </w:rPr>
        <w:t xml:space="preserve"> i </w:t>
      </w:r>
      <w:r w:rsidRPr="00CB0061">
        <w:rPr>
          <w:color w:val="auto"/>
        </w:rPr>
        <w:t>wynosi ok. 200</w:t>
      </w:r>
      <w:r w:rsidR="000A4AB2">
        <w:rPr>
          <w:color w:val="auto"/>
        </w:rPr>
        <w:t xml:space="preserve"> </w:t>
      </w:r>
      <w:r w:rsidRPr="00CB0061">
        <w:rPr>
          <w:color w:val="auto"/>
        </w:rPr>
        <w:t>ms. Czas działania zoptymalizowanego algorytmu</w:t>
      </w:r>
      <w:r w:rsidR="00D42D61" w:rsidRPr="00CB0061">
        <w:rPr>
          <w:color w:val="auto"/>
        </w:rPr>
        <w:t xml:space="preserve"> na </w:t>
      </w:r>
      <w:r w:rsidRPr="00CB0061">
        <w:rPr>
          <w:color w:val="auto"/>
        </w:rPr>
        <w:t>GPU przy małej ilości neuronów jest podobny</w:t>
      </w:r>
      <w:r w:rsidR="00D42D61" w:rsidRPr="00CB0061">
        <w:rPr>
          <w:color w:val="auto"/>
        </w:rPr>
        <w:t xml:space="preserve"> do </w:t>
      </w:r>
      <w:r w:rsidRPr="00CB0061">
        <w:rPr>
          <w:color w:val="auto"/>
        </w:rPr>
        <w:t>tego wykonywanego</w:t>
      </w:r>
      <w:r w:rsidR="00D42D61" w:rsidRPr="00CB0061">
        <w:rPr>
          <w:color w:val="auto"/>
        </w:rPr>
        <w:t xml:space="preserve"> na </w:t>
      </w:r>
      <w:r w:rsidRPr="00CB0061">
        <w:rPr>
          <w:color w:val="auto"/>
        </w:rPr>
        <w:t>hoście, ale im więcej neuronów, tym różnica się zwiększa</w:t>
      </w:r>
      <w:r w:rsidR="00D42D61" w:rsidRPr="00CB0061">
        <w:rPr>
          <w:color w:val="auto"/>
        </w:rPr>
        <w:t xml:space="preserve"> na </w:t>
      </w:r>
      <w:r w:rsidRPr="00CB0061">
        <w:rPr>
          <w:color w:val="auto"/>
        </w:rPr>
        <w:t>korzyść algorytmu GPU. Przy maksymalnej wielkości sieci, wersja CUDA jest 2.15 razy szybsza od wersji CPU (oraz ok. 1.8 razy szybsza od wersji niezoptymalizowanej). Co ciekawe, wersja niezoptymalizowana jest bardzo wrażliwa</w:t>
      </w:r>
      <w:r w:rsidR="00D42D61" w:rsidRPr="00CB0061">
        <w:rPr>
          <w:color w:val="auto"/>
        </w:rPr>
        <w:t xml:space="preserve"> na </w:t>
      </w:r>
      <w:r w:rsidRPr="00CB0061">
        <w:rPr>
          <w:color w:val="auto"/>
        </w:rPr>
        <w:t>ilość danych wejściowych – czas działania dla 511 neuronów jest prawie 2 razy większy niż dla 510.</w:t>
      </w:r>
      <w:r w:rsidR="00D43A5F">
        <w:rPr>
          <w:color w:val="auto"/>
        </w:rPr>
        <w:t xml:space="preserve"> </w:t>
      </w:r>
      <w:r w:rsidR="00D43A5F">
        <w:t>Prawdopodobnie jest to spowodowane tym, że przy 510 neuronach, dostęp do pamięci globalnej był częściej złączony (</w:t>
      </w:r>
      <w:r w:rsidR="00D43A5F" w:rsidRPr="00D43A5F">
        <w:rPr>
          <w:rStyle w:val="PodkrelenieZnak"/>
        </w:rPr>
        <w:t>coalesced</w:t>
      </w:r>
      <w:r w:rsidR="00D43A5F">
        <w:t>).</w:t>
      </w:r>
    </w:p>
    <w:p w:rsidR="001B7D2B" w:rsidRPr="00CB0061" w:rsidRDefault="001B7D2B" w:rsidP="00F05B9A">
      <w:pPr>
        <w:pStyle w:val="Nagwek3"/>
      </w:pPr>
      <w:bookmarkStart w:id="154" w:name="_Toc262305065"/>
      <w:r w:rsidRPr="00CB0061">
        <w:t xml:space="preserve">Porównanie </w:t>
      </w:r>
      <w:r w:rsidR="006C3F31" w:rsidRPr="00CB0061">
        <w:t xml:space="preserve">wydajności </w:t>
      </w:r>
      <w:r w:rsidR="007D1AB9" w:rsidRPr="00CB0061">
        <w:t xml:space="preserve">uczenia </w:t>
      </w:r>
      <w:r w:rsidR="006C3F31" w:rsidRPr="00CB0061">
        <w:t>wersji</w:t>
      </w:r>
      <w:r w:rsidRPr="00CB0061">
        <w:t xml:space="preserve"> CPU</w:t>
      </w:r>
      <w:r w:rsidR="00DD25E4" w:rsidRPr="00CB0061">
        <w:t xml:space="preserve"> i </w:t>
      </w:r>
      <w:r w:rsidRPr="00CB0061">
        <w:t>GPU</w:t>
      </w:r>
      <w:bookmarkEnd w:id="154"/>
    </w:p>
    <w:p w:rsidR="001D0061" w:rsidRDefault="00132AA3" w:rsidP="00132AA3">
      <w:r w:rsidRPr="00CB0061">
        <w:t xml:space="preserve">Na zestawie danych </w:t>
      </w:r>
      <w:r w:rsidR="001858B0" w:rsidRPr="00CB0061">
        <w:rPr>
          <w:rStyle w:val="NazwaplikuZnak"/>
          <w:sz w:val="22"/>
          <w:szCs w:val="22"/>
        </w:rPr>
        <w:t>Concrete_D</w:t>
      </w:r>
      <w:r w:rsidRPr="00CB0061">
        <w:rPr>
          <w:rStyle w:val="NazwaplikuZnak"/>
          <w:sz w:val="22"/>
          <w:szCs w:val="22"/>
        </w:rPr>
        <w:t>ata.csv</w:t>
      </w:r>
      <w:r w:rsidRPr="00CB0061">
        <w:t xml:space="preserve"> zosta</w:t>
      </w:r>
      <w:r w:rsidR="00204107">
        <w:t>ło przeprowadzone</w:t>
      </w:r>
      <w:r w:rsidR="003818A5" w:rsidRPr="00CB0061">
        <w:t xml:space="preserve"> </w:t>
      </w:r>
      <w:r w:rsidR="00204107">
        <w:t>porównanie</w:t>
      </w:r>
      <w:r w:rsidR="003818A5" w:rsidRPr="00CB0061">
        <w:t xml:space="preserve"> prędkości uczenia sieci</w:t>
      </w:r>
      <w:r w:rsidRPr="00CB0061">
        <w:t>. Tak jak</w:t>
      </w:r>
      <w:r w:rsidR="00DD25E4" w:rsidRPr="00CB0061">
        <w:t xml:space="preserve"> w </w:t>
      </w:r>
      <w:r w:rsidRPr="00CB0061">
        <w:t>rozdziale</w:t>
      </w:r>
      <w:r w:rsidR="00204107">
        <w:t xml:space="preserve"> </w:t>
      </w:r>
      <w:r w:rsidR="00CC3C12">
        <w:fldChar w:fldCharType="begin"/>
      </w:r>
      <w:r w:rsidR="00204107">
        <w:instrText xml:space="preserve"> REF _Ref260609135 \r \h </w:instrText>
      </w:r>
      <w:r w:rsidR="00CC3C12">
        <w:fldChar w:fldCharType="separate"/>
      </w:r>
      <w:r w:rsidR="00ED5C84">
        <w:t>4.4.4</w:t>
      </w:r>
      <w:r w:rsidR="00CC3C12">
        <w:fldChar w:fldCharType="end"/>
      </w:r>
      <w:r w:rsidRPr="00CB0061">
        <w:t>, sieć ta zawiera 2 warstwy ukryte</w:t>
      </w:r>
      <w:r w:rsidR="00DD25E4" w:rsidRPr="00CB0061">
        <w:t xml:space="preserve"> o </w:t>
      </w:r>
      <w:r w:rsidRPr="00CB0061">
        <w:t>tej samej ilości neuronów</w:t>
      </w:r>
      <w:r w:rsidR="00204107">
        <w:t xml:space="preserve">, a </w:t>
      </w:r>
      <w:r w:rsidR="00A94170">
        <w:t>ilość wejść i wyjść testów jest równa dwa</w:t>
      </w:r>
      <w:r w:rsidRPr="00CB0061">
        <w:t>.</w:t>
      </w:r>
      <w:r w:rsidR="00204107">
        <w:t xml:space="preserve"> W</w:t>
      </w:r>
      <w:r w:rsidR="00DD25E4" w:rsidRPr="00CB0061">
        <w:t> </w:t>
      </w:r>
      <w:r w:rsidRPr="00CB0061">
        <w:t>następującej tabeli zostały umieszczone obliczone czasy</w:t>
      </w:r>
      <w:r w:rsidR="00DD25E4" w:rsidRPr="00CB0061">
        <w:t xml:space="preserve"> w </w:t>
      </w:r>
      <w:r w:rsidR="00A709D4" w:rsidRPr="00CB0061">
        <w:t xml:space="preserve">milisekundach </w:t>
      </w:r>
      <w:r w:rsidRPr="00CB0061">
        <w:t>100 iteracji uczenia tej sieci</w:t>
      </w:r>
      <w:r w:rsidR="00E705AA" w:rsidRPr="00CB0061">
        <w:t>,</w:t>
      </w:r>
      <w:r w:rsidR="00DD25E4" w:rsidRPr="00CB0061">
        <w:t xml:space="preserve"> z </w:t>
      </w:r>
      <w:r w:rsidR="00E705AA" w:rsidRPr="00CB0061">
        <w:t>podziałem</w:t>
      </w:r>
      <w:r w:rsidR="00D42D61" w:rsidRPr="00CB0061">
        <w:t xml:space="preserve"> na </w:t>
      </w:r>
      <w:r w:rsidR="00E705AA" w:rsidRPr="00CB0061">
        <w:t>czas uruchomienia</w:t>
      </w:r>
      <w:r w:rsidR="00D42D61" w:rsidRPr="00CB0061">
        <w:t xml:space="preserve"> na </w:t>
      </w:r>
      <w:r w:rsidR="00E705AA" w:rsidRPr="00CB0061">
        <w:t>procesorze CPU oraz GPU, oraz</w:t>
      </w:r>
      <w:r w:rsidR="00D42D61" w:rsidRPr="00CB0061">
        <w:t xml:space="preserve"> na </w:t>
      </w:r>
      <w:r w:rsidR="00E705AA" w:rsidRPr="00CB0061">
        <w:t xml:space="preserve">platformę (Win32 </w:t>
      </w:r>
      <w:r w:rsidR="001858B0" w:rsidRPr="00CB0061">
        <w:t>oraz Win64)</w:t>
      </w:r>
      <w:r w:rsidRPr="00CB0061">
        <w:t>:</w:t>
      </w:r>
    </w:p>
    <w:p w:rsidR="00A94170" w:rsidRPr="00CB0061" w:rsidRDefault="00A94170" w:rsidP="00132AA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41"/>
      </w:tblGrid>
      <w:tr w:rsidR="005027B6" w:rsidRPr="00CB0061" w:rsidTr="005027B6">
        <w:tc>
          <w:tcPr>
            <w:tcW w:w="8741" w:type="dxa"/>
            <w:tcBorders>
              <w:top w:val="nil"/>
              <w:left w:val="nil"/>
              <w:bottom w:val="nil"/>
              <w:right w:val="nil"/>
            </w:tcBorders>
          </w:tcPr>
          <w:p w:rsidR="005027B6" w:rsidRPr="00CB0061" w:rsidRDefault="005027B6" w:rsidP="005027B6">
            <w:pPr>
              <w:ind w:firstLine="0"/>
              <w:jc w:val="left"/>
              <w:rPr>
                <w:sz w:val="20"/>
                <w:szCs w:val="20"/>
              </w:rPr>
            </w:pPr>
            <w:r w:rsidRPr="00CB0061">
              <w:t xml:space="preserve">Tabela </w:t>
            </w:r>
            <w:fldSimple w:instr=" SEQ Tabela \* ARABIC ">
              <w:r w:rsidR="00ED5C84">
                <w:rPr>
                  <w:noProof/>
                </w:rPr>
                <w:t>7</w:t>
              </w:r>
            </w:fldSimple>
            <w:r w:rsidRPr="00CB0061">
              <w:t xml:space="preserve">. </w:t>
            </w:r>
            <w:bookmarkStart w:id="155" w:name="_Toc262420648"/>
            <w:r w:rsidRPr="00CB0061">
              <w:t>Porównanie czasu uczenia sieci na platformach 32 i 64-bitowych</w:t>
            </w:r>
            <w:bookmarkEnd w:id="155"/>
          </w:p>
        </w:tc>
      </w:tr>
    </w:tbl>
    <w:tbl>
      <w:tblPr>
        <w:tblStyle w:val="Tabela-Siatka"/>
        <w:tblW w:w="0" w:type="auto"/>
        <w:tblLook w:val="04A0"/>
      </w:tblPr>
      <w:tblGrid>
        <w:gridCol w:w="1096"/>
        <w:gridCol w:w="1177"/>
        <w:gridCol w:w="1578"/>
        <w:gridCol w:w="1644"/>
        <w:gridCol w:w="1749"/>
        <w:gridCol w:w="1497"/>
      </w:tblGrid>
      <w:tr w:rsidR="00802F39" w:rsidRPr="00CB0061" w:rsidTr="00745173">
        <w:tc>
          <w:tcPr>
            <w:tcW w:w="1096" w:type="dxa"/>
            <w:vMerge w:val="restart"/>
            <w:tcBorders>
              <w:top w:val="single" w:sz="12" w:space="0" w:color="auto"/>
              <w:left w:val="single" w:sz="12" w:space="0" w:color="auto"/>
            </w:tcBorders>
          </w:tcPr>
          <w:p w:rsidR="00802F39" w:rsidRPr="00CB0061" w:rsidRDefault="00802F39" w:rsidP="004460BF">
            <w:pPr>
              <w:ind w:firstLine="0"/>
              <w:rPr>
                <w:rFonts w:eastAsiaTheme="minorHAnsi"/>
                <w:i/>
                <w:color w:val="auto"/>
                <w:lang w:eastAsia="en-US"/>
              </w:rPr>
            </w:pPr>
            <w:r w:rsidRPr="00CB0061">
              <w:rPr>
                <w:rFonts w:eastAsiaTheme="minorHAnsi"/>
                <w:i/>
                <w:color w:val="auto"/>
                <w:lang w:eastAsia="en-US"/>
              </w:rPr>
              <w:lastRenderedPageBreak/>
              <w:t>Ilość neuronów</w:t>
            </w:r>
          </w:p>
        </w:tc>
        <w:tc>
          <w:tcPr>
            <w:tcW w:w="1177" w:type="dxa"/>
            <w:vMerge w:val="restart"/>
            <w:tcBorders>
              <w:top w:val="single" w:sz="12" w:space="0" w:color="auto"/>
              <w:right w:val="single" w:sz="8" w:space="0" w:color="auto"/>
            </w:tcBorders>
          </w:tcPr>
          <w:p w:rsidR="00802F39" w:rsidRPr="00CB0061" w:rsidRDefault="00802F39" w:rsidP="00917939">
            <w:pPr>
              <w:ind w:firstLine="0"/>
              <w:rPr>
                <w:rFonts w:eastAsiaTheme="minorHAnsi"/>
                <w:i/>
                <w:color w:val="auto"/>
                <w:lang w:eastAsia="en-US"/>
              </w:rPr>
            </w:pPr>
            <w:r w:rsidRPr="00CB0061">
              <w:rPr>
                <w:rFonts w:eastAsiaTheme="minorHAnsi"/>
                <w:i/>
                <w:color w:val="auto"/>
                <w:lang w:eastAsia="en-US"/>
              </w:rPr>
              <w:t>Testów</w:t>
            </w:r>
            <w:r w:rsidR="00DD25E4" w:rsidRPr="00CB0061">
              <w:rPr>
                <w:rFonts w:eastAsiaTheme="minorHAnsi"/>
                <w:i/>
                <w:color w:val="auto"/>
                <w:lang w:eastAsia="en-US"/>
              </w:rPr>
              <w:t xml:space="preserve"> w </w:t>
            </w:r>
            <w:r w:rsidRPr="00CB0061">
              <w:rPr>
                <w:rFonts w:eastAsiaTheme="minorHAnsi"/>
                <w:i/>
                <w:color w:val="auto"/>
                <w:lang w:eastAsia="en-US"/>
              </w:rPr>
              <w:t>iteracji</w:t>
            </w:r>
          </w:p>
        </w:tc>
        <w:tc>
          <w:tcPr>
            <w:tcW w:w="3222" w:type="dxa"/>
            <w:gridSpan w:val="2"/>
            <w:tcBorders>
              <w:top w:val="single" w:sz="12" w:space="0" w:color="auto"/>
              <w:left w:val="single" w:sz="8" w:space="0" w:color="auto"/>
            </w:tcBorders>
          </w:tcPr>
          <w:p w:rsidR="00802F39" w:rsidRPr="00CB0061" w:rsidRDefault="00802F39" w:rsidP="00F421A1">
            <w:pPr>
              <w:ind w:firstLine="0"/>
              <w:rPr>
                <w:rFonts w:eastAsiaTheme="minorHAnsi"/>
                <w:i/>
                <w:color w:val="auto"/>
                <w:lang w:eastAsia="en-US"/>
              </w:rPr>
            </w:pPr>
            <w:r w:rsidRPr="00CB0061">
              <w:rPr>
                <w:rFonts w:eastAsiaTheme="minorHAnsi"/>
                <w:i/>
                <w:color w:val="auto"/>
                <w:lang w:eastAsia="en-US"/>
              </w:rPr>
              <w:t>Czas uczenia sieci</w:t>
            </w:r>
            <w:r w:rsidR="00D42D61" w:rsidRPr="00CB0061">
              <w:rPr>
                <w:rFonts w:eastAsiaTheme="minorHAnsi"/>
                <w:i/>
                <w:color w:val="auto"/>
                <w:lang w:eastAsia="en-US"/>
              </w:rPr>
              <w:t xml:space="preserve"> na </w:t>
            </w:r>
            <w:r w:rsidRPr="00CB0061">
              <w:rPr>
                <w:rFonts w:eastAsiaTheme="minorHAnsi"/>
                <w:i/>
                <w:color w:val="auto"/>
                <w:lang w:eastAsia="en-US"/>
              </w:rPr>
              <w:t>CPU</w:t>
            </w:r>
            <w:r w:rsidR="00DD25E4" w:rsidRPr="00CB0061">
              <w:rPr>
                <w:rFonts w:eastAsiaTheme="minorHAnsi"/>
                <w:i/>
                <w:color w:val="auto"/>
                <w:lang w:eastAsia="en-US"/>
              </w:rPr>
              <w:t xml:space="preserve"> w </w:t>
            </w:r>
            <w:r w:rsidRPr="00CB0061">
              <w:rPr>
                <w:rFonts w:eastAsiaTheme="minorHAnsi"/>
                <w:i/>
                <w:color w:val="auto"/>
                <w:lang w:eastAsia="en-US"/>
              </w:rPr>
              <w:t>ms.</w:t>
            </w:r>
          </w:p>
        </w:tc>
        <w:tc>
          <w:tcPr>
            <w:tcW w:w="3246" w:type="dxa"/>
            <w:gridSpan w:val="2"/>
            <w:tcBorders>
              <w:top w:val="single" w:sz="12" w:space="0" w:color="auto"/>
              <w:right w:val="single" w:sz="12" w:space="0" w:color="auto"/>
            </w:tcBorders>
          </w:tcPr>
          <w:p w:rsidR="00802F39" w:rsidRPr="00CB0061" w:rsidRDefault="00802F39" w:rsidP="00802F39">
            <w:pPr>
              <w:ind w:firstLine="0"/>
              <w:rPr>
                <w:rFonts w:eastAsiaTheme="minorHAnsi"/>
                <w:i/>
                <w:color w:val="auto"/>
                <w:lang w:eastAsia="en-US"/>
              </w:rPr>
            </w:pPr>
            <w:r w:rsidRPr="00CB0061">
              <w:rPr>
                <w:rFonts w:eastAsiaTheme="minorHAnsi"/>
                <w:i/>
                <w:color w:val="auto"/>
                <w:lang w:eastAsia="en-US"/>
              </w:rPr>
              <w:t>Czas uczenia sieci</w:t>
            </w:r>
            <w:r w:rsidR="00D42D61" w:rsidRPr="00CB0061">
              <w:rPr>
                <w:rFonts w:eastAsiaTheme="minorHAnsi"/>
                <w:i/>
                <w:color w:val="auto"/>
                <w:lang w:eastAsia="en-US"/>
              </w:rPr>
              <w:t xml:space="preserve"> na </w:t>
            </w:r>
            <w:r w:rsidRPr="00CB0061">
              <w:rPr>
                <w:rFonts w:eastAsiaTheme="minorHAnsi"/>
                <w:i/>
                <w:color w:val="auto"/>
                <w:lang w:eastAsia="en-US"/>
              </w:rPr>
              <w:t>GPU</w:t>
            </w:r>
            <w:r w:rsidR="00DD25E4" w:rsidRPr="00CB0061">
              <w:rPr>
                <w:rFonts w:eastAsiaTheme="minorHAnsi"/>
                <w:i/>
                <w:color w:val="auto"/>
                <w:lang w:eastAsia="en-US"/>
              </w:rPr>
              <w:t xml:space="preserve"> w </w:t>
            </w:r>
            <w:r w:rsidRPr="00CB0061">
              <w:rPr>
                <w:rFonts w:eastAsiaTheme="minorHAnsi"/>
                <w:i/>
                <w:color w:val="auto"/>
                <w:lang w:eastAsia="en-US"/>
              </w:rPr>
              <w:t>ms.</w:t>
            </w:r>
          </w:p>
        </w:tc>
      </w:tr>
      <w:tr w:rsidR="00660713" w:rsidRPr="00CB0061" w:rsidTr="00745173">
        <w:tc>
          <w:tcPr>
            <w:tcW w:w="1096" w:type="dxa"/>
            <w:vMerge/>
            <w:tcBorders>
              <w:left w:val="single" w:sz="12" w:space="0" w:color="auto"/>
              <w:bottom w:val="single" w:sz="8" w:space="0" w:color="auto"/>
            </w:tcBorders>
          </w:tcPr>
          <w:p w:rsidR="00660713" w:rsidRPr="00CB0061" w:rsidRDefault="00660713" w:rsidP="004460BF">
            <w:pPr>
              <w:ind w:firstLine="0"/>
              <w:rPr>
                <w:rFonts w:eastAsiaTheme="minorHAnsi"/>
                <w:i/>
                <w:color w:val="auto"/>
                <w:lang w:eastAsia="en-US"/>
              </w:rPr>
            </w:pPr>
          </w:p>
        </w:tc>
        <w:tc>
          <w:tcPr>
            <w:tcW w:w="1177" w:type="dxa"/>
            <w:vMerge/>
            <w:tcBorders>
              <w:bottom w:val="single" w:sz="8" w:space="0" w:color="auto"/>
              <w:right w:val="single" w:sz="8" w:space="0" w:color="auto"/>
            </w:tcBorders>
          </w:tcPr>
          <w:p w:rsidR="00660713" w:rsidRPr="00CB0061" w:rsidRDefault="00660713" w:rsidP="00917939">
            <w:pPr>
              <w:ind w:firstLine="0"/>
              <w:rPr>
                <w:rFonts w:eastAsiaTheme="minorHAnsi"/>
                <w:i/>
                <w:color w:val="auto"/>
                <w:lang w:eastAsia="en-US"/>
              </w:rPr>
            </w:pPr>
          </w:p>
        </w:tc>
        <w:tc>
          <w:tcPr>
            <w:tcW w:w="1578" w:type="dxa"/>
            <w:tcBorders>
              <w:left w:val="single" w:sz="8" w:space="0" w:color="auto"/>
              <w:bottom w:val="single" w:sz="8" w:space="0" w:color="auto"/>
            </w:tcBorders>
          </w:tcPr>
          <w:p w:rsidR="00660713" w:rsidRPr="00CB0061" w:rsidRDefault="00802F39" w:rsidP="004460BF">
            <w:pPr>
              <w:ind w:firstLine="0"/>
              <w:rPr>
                <w:rFonts w:eastAsiaTheme="minorHAnsi"/>
                <w:i/>
                <w:color w:val="auto"/>
                <w:lang w:eastAsia="en-US"/>
              </w:rPr>
            </w:pPr>
            <w:r w:rsidRPr="00CB0061">
              <w:rPr>
                <w:rFonts w:eastAsiaTheme="minorHAnsi"/>
                <w:i/>
                <w:color w:val="auto"/>
                <w:lang w:eastAsia="en-US"/>
              </w:rPr>
              <w:t>x86</w:t>
            </w:r>
          </w:p>
        </w:tc>
        <w:tc>
          <w:tcPr>
            <w:tcW w:w="1644" w:type="dxa"/>
            <w:tcBorders>
              <w:bottom w:val="single" w:sz="8" w:space="0" w:color="auto"/>
            </w:tcBorders>
          </w:tcPr>
          <w:p w:rsidR="00660713" w:rsidRPr="00CB0061" w:rsidRDefault="00802F39" w:rsidP="00F421A1">
            <w:pPr>
              <w:ind w:firstLine="0"/>
              <w:rPr>
                <w:rFonts w:eastAsiaTheme="minorHAnsi"/>
                <w:i/>
                <w:color w:val="auto"/>
                <w:lang w:eastAsia="en-US"/>
              </w:rPr>
            </w:pPr>
            <w:r w:rsidRPr="00CB0061">
              <w:rPr>
                <w:rFonts w:eastAsiaTheme="minorHAnsi"/>
                <w:i/>
                <w:color w:val="auto"/>
                <w:lang w:eastAsia="en-US"/>
              </w:rPr>
              <w:t>x64</w:t>
            </w:r>
          </w:p>
        </w:tc>
        <w:tc>
          <w:tcPr>
            <w:tcW w:w="1749" w:type="dxa"/>
            <w:tcBorders>
              <w:bottom w:val="single" w:sz="8" w:space="0" w:color="auto"/>
            </w:tcBorders>
          </w:tcPr>
          <w:p w:rsidR="00660713" w:rsidRPr="00CB0061" w:rsidRDefault="00802F39" w:rsidP="00E5497C">
            <w:pPr>
              <w:ind w:firstLine="0"/>
              <w:rPr>
                <w:rFonts w:eastAsiaTheme="minorHAnsi"/>
                <w:i/>
                <w:color w:val="auto"/>
                <w:lang w:eastAsia="en-US"/>
              </w:rPr>
            </w:pPr>
            <w:r w:rsidRPr="00CB0061">
              <w:rPr>
                <w:rFonts w:eastAsiaTheme="minorHAnsi"/>
                <w:i/>
                <w:color w:val="auto"/>
                <w:lang w:eastAsia="en-US"/>
              </w:rPr>
              <w:t>x86</w:t>
            </w:r>
          </w:p>
        </w:tc>
        <w:tc>
          <w:tcPr>
            <w:tcW w:w="1497" w:type="dxa"/>
            <w:tcBorders>
              <w:bottom w:val="single" w:sz="8" w:space="0" w:color="auto"/>
              <w:right w:val="single" w:sz="12" w:space="0" w:color="auto"/>
            </w:tcBorders>
          </w:tcPr>
          <w:p w:rsidR="00660713" w:rsidRPr="00CB0061" w:rsidRDefault="00802F39" w:rsidP="00E5497C">
            <w:pPr>
              <w:ind w:firstLine="0"/>
              <w:rPr>
                <w:rFonts w:eastAsiaTheme="minorHAnsi"/>
                <w:i/>
                <w:color w:val="auto"/>
                <w:lang w:eastAsia="en-US"/>
              </w:rPr>
            </w:pPr>
            <w:r w:rsidRPr="00CB0061">
              <w:rPr>
                <w:rFonts w:eastAsiaTheme="minorHAnsi"/>
                <w:i/>
                <w:color w:val="auto"/>
                <w:lang w:eastAsia="en-US"/>
              </w:rPr>
              <w:t>x64</w:t>
            </w:r>
          </w:p>
        </w:tc>
      </w:tr>
      <w:tr w:rsidR="00B71C4D" w:rsidRPr="00CB0061" w:rsidTr="00745173">
        <w:tc>
          <w:tcPr>
            <w:tcW w:w="1096" w:type="dxa"/>
            <w:tcBorders>
              <w:top w:val="single" w:sz="8" w:space="0" w:color="auto"/>
              <w:left w:val="single" w:sz="12"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32</w:t>
            </w:r>
          </w:p>
        </w:tc>
        <w:tc>
          <w:tcPr>
            <w:tcW w:w="1177" w:type="dxa"/>
            <w:tcBorders>
              <w:top w:val="single" w:sz="8" w:space="0" w:color="auto"/>
              <w:right w:val="single" w:sz="8"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1</w:t>
            </w:r>
          </w:p>
        </w:tc>
        <w:tc>
          <w:tcPr>
            <w:tcW w:w="1578" w:type="dxa"/>
            <w:tcBorders>
              <w:top w:val="single" w:sz="8" w:space="0" w:color="auto"/>
              <w:left w:val="single" w:sz="8"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7</w:t>
            </w:r>
          </w:p>
        </w:tc>
        <w:tc>
          <w:tcPr>
            <w:tcW w:w="1644" w:type="dxa"/>
            <w:tcBorders>
              <w:top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10</w:t>
            </w:r>
          </w:p>
        </w:tc>
        <w:tc>
          <w:tcPr>
            <w:tcW w:w="1749" w:type="dxa"/>
            <w:tcBorders>
              <w:top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142</w:t>
            </w:r>
          </w:p>
        </w:tc>
        <w:tc>
          <w:tcPr>
            <w:tcW w:w="1497" w:type="dxa"/>
            <w:tcBorders>
              <w:top w:val="single" w:sz="8" w:space="0" w:color="auto"/>
              <w:right w:val="single" w:sz="12"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233</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64</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19</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10</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123</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114</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128</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63</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46</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187</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234</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256</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250</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182</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389</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571</w:t>
            </w:r>
          </w:p>
        </w:tc>
      </w:tr>
      <w:tr w:rsidR="00B71C4D" w:rsidRPr="00CB0061" w:rsidTr="00745173">
        <w:tc>
          <w:tcPr>
            <w:tcW w:w="1096" w:type="dxa"/>
            <w:tcBorders>
              <w:left w:val="single" w:sz="12" w:space="0" w:color="auto"/>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510</w:t>
            </w:r>
          </w:p>
        </w:tc>
        <w:tc>
          <w:tcPr>
            <w:tcW w:w="1177" w:type="dxa"/>
            <w:tcBorders>
              <w:bottom w:val="single" w:sz="12" w:space="0" w:color="auto"/>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bottom w:val="single" w:sz="12" w:space="0" w:color="auto"/>
            </w:tcBorders>
          </w:tcPr>
          <w:p w:rsidR="00B71C4D" w:rsidRPr="00CB0061" w:rsidRDefault="00B71C4D" w:rsidP="00E5497C">
            <w:pPr>
              <w:tabs>
                <w:tab w:val="center" w:pos="1192"/>
              </w:tabs>
              <w:ind w:firstLine="0"/>
              <w:rPr>
                <w:rFonts w:eastAsiaTheme="minorHAnsi"/>
                <w:color w:val="auto"/>
                <w:lang w:eastAsia="en-US"/>
              </w:rPr>
            </w:pPr>
            <w:r w:rsidRPr="00CB0061">
              <w:rPr>
                <w:rFonts w:eastAsiaTheme="minorHAnsi"/>
                <w:color w:val="auto"/>
                <w:lang w:eastAsia="en-US"/>
              </w:rPr>
              <w:t>1086</w:t>
            </w:r>
          </w:p>
        </w:tc>
        <w:tc>
          <w:tcPr>
            <w:tcW w:w="1644"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769</w:t>
            </w:r>
          </w:p>
        </w:tc>
        <w:tc>
          <w:tcPr>
            <w:tcW w:w="1749"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1158</w:t>
            </w:r>
          </w:p>
        </w:tc>
        <w:tc>
          <w:tcPr>
            <w:tcW w:w="1497" w:type="dxa"/>
            <w:tcBorders>
              <w:bottom w:val="single" w:sz="12" w:space="0" w:color="auto"/>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452</w:t>
            </w:r>
          </w:p>
        </w:tc>
      </w:tr>
      <w:tr w:rsidR="00B71C4D" w:rsidRPr="00CB0061" w:rsidTr="00745173">
        <w:tc>
          <w:tcPr>
            <w:tcW w:w="1096" w:type="dxa"/>
            <w:tcBorders>
              <w:top w:val="single" w:sz="12" w:space="0" w:color="auto"/>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32</w:t>
            </w:r>
          </w:p>
        </w:tc>
        <w:tc>
          <w:tcPr>
            <w:tcW w:w="1177" w:type="dxa"/>
            <w:tcBorders>
              <w:top w:val="single" w:sz="12" w:space="0" w:color="auto"/>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top w:val="single" w:sz="12" w:space="0" w:color="auto"/>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98</w:t>
            </w:r>
          </w:p>
        </w:tc>
        <w:tc>
          <w:tcPr>
            <w:tcW w:w="1644" w:type="dxa"/>
            <w:tcBorders>
              <w:top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88</w:t>
            </w:r>
          </w:p>
        </w:tc>
        <w:tc>
          <w:tcPr>
            <w:tcW w:w="1749" w:type="dxa"/>
            <w:tcBorders>
              <w:top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116</w:t>
            </w:r>
          </w:p>
        </w:tc>
        <w:tc>
          <w:tcPr>
            <w:tcW w:w="1497" w:type="dxa"/>
            <w:tcBorders>
              <w:top w:val="single" w:sz="12" w:space="0" w:color="auto"/>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99</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64</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289</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223</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157</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145</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128</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997</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774</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238</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275</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256</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4099</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2984</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650</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1035</w:t>
            </w:r>
          </w:p>
        </w:tc>
      </w:tr>
      <w:tr w:rsidR="00B71C4D" w:rsidRPr="00CB0061" w:rsidTr="00745173">
        <w:tc>
          <w:tcPr>
            <w:tcW w:w="1096" w:type="dxa"/>
            <w:tcBorders>
              <w:left w:val="single" w:sz="12" w:space="0" w:color="auto"/>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510</w:t>
            </w:r>
          </w:p>
        </w:tc>
        <w:tc>
          <w:tcPr>
            <w:tcW w:w="1177" w:type="dxa"/>
            <w:tcBorders>
              <w:bottom w:val="single" w:sz="12" w:space="0" w:color="auto"/>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19835</w:t>
            </w:r>
          </w:p>
        </w:tc>
        <w:tc>
          <w:tcPr>
            <w:tcW w:w="1644"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12470</w:t>
            </w:r>
          </w:p>
        </w:tc>
        <w:tc>
          <w:tcPr>
            <w:tcW w:w="1749"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2498</w:t>
            </w:r>
          </w:p>
        </w:tc>
        <w:tc>
          <w:tcPr>
            <w:tcW w:w="1497" w:type="dxa"/>
            <w:tcBorders>
              <w:bottom w:val="single" w:sz="12" w:space="0" w:color="auto"/>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764</w:t>
            </w:r>
            <w:r w:rsidR="00EF33BB" w:rsidRPr="00CB0061">
              <w:rPr>
                <w:rStyle w:val="Odwoanieprzypisudolnego"/>
                <w:rFonts w:eastAsiaTheme="minorHAnsi"/>
                <w:color w:val="auto"/>
                <w:lang w:eastAsia="en-US"/>
              </w:rPr>
              <w:footnoteReference w:id="36"/>
            </w:r>
          </w:p>
        </w:tc>
      </w:tr>
    </w:tbl>
    <w:p w:rsidR="00261063" w:rsidRPr="00CB0061" w:rsidRDefault="00261063" w:rsidP="004460BF">
      <w:pPr>
        <w:rPr>
          <w:rFonts w:eastAsiaTheme="minorHAnsi"/>
          <w:color w:val="auto"/>
          <w:lang w:eastAsia="en-US"/>
        </w:rPr>
      </w:pPr>
    </w:p>
    <w:p w:rsidR="00261063" w:rsidRPr="00CB0061" w:rsidRDefault="00BD7CC5" w:rsidP="004460BF">
      <w:pPr>
        <w:rPr>
          <w:rFonts w:eastAsiaTheme="minorHAnsi"/>
          <w:color w:val="auto"/>
          <w:lang w:eastAsia="en-US"/>
        </w:rPr>
      </w:pPr>
      <w:r w:rsidRPr="00CB0061">
        <w:rPr>
          <w:rFonts w:eastAsiaTheme="minorHAnsi"/>
          <w:color w:val="auto"/>
          <w:lang w:eastAsia="en-US"/>
        </w:rPr>
        <w:t>Łatwo jest zauważyć zależność,</w:t>
      </w:r>
      <w:r w:rsidR="00D42D61" w:rsidRPr="00CB0061">
        <w:rPr>
          <w:rFonts w:eastAsiaTheme="minorHAnsi"/>
          <w:color w:val="auto"/>
          <w:lang w:eastAsia="en-US"/>
        </w:rPr>
        <w:t xml:space="preserve"> że </w:t>
      </w:r>
      <w:r w:rsidRPr="00CB0061">
        <w:rPr>
          <w:rFonts w:eastAsiaTheme="minorHAnsi"/>
          <w:color w:val="auto"/>
          <w:lang w:eastAsia="en-US"/>
        </w:rPr>
        <w:t>c</w:t>
      </w:r>
      <w:r w:rsidR="00132AA3" w:rsidRPr="00CB0061">
        <w:rPr>
          <w:rFonts w:eastAsiaTheme="minorHAnsi"/>
          <w:color w:val="auto"/>
          <w:lang w:eastAsia="en-US"/>
        </w:rPr>
        <w:t>zas uczenia</w:t>
      </w:r>
      <w:r w:rsidR="00D42D61" w:rsidRPr="00CB0061">
        <w:rPr>
          <w:rFonts w:eastAsiaTheme="minorHAnsi"/>
          <w:color w:val="auto"/>
          <w:lang w:eastAsia="en-US"/>
        </w:rPr>
        <w:t xml:space="preserve"> na </w:t>
      </w:r>
      <w:r w:rsidR="00132AA3" w:rsidRPr="00CB0061">
        <w:rPr>
          <w:rFonts w:eastAsiaTheme="minorHAnsi"/>
          <w:color w:val="auto"/>
          <w:lang w:eastAsia="en-US"/>
        </w:rPr>
        <w:t xml:space="preserve">CPU jest </w:t>
      </w:r>
      <w:r w:rsidRPr="00CB0061">
        <w:rPr>
          <w:rFonts w:eastAsiaTheme="minorHAnsi"/>
          <w:color w:val="auto"/>
          <w:lang w:eastAsia="en-US"/>
        </w:rPr>
        <w:t>proporcjonalny</w:t>
      </w:r>
      <w:r w:rsidR="00D42D61" w:rsidRPr="00CB0061">
        <w:rPr>
          <w:rFonts w:eastAsiaTheme="minorHAnsi"/>
          <w:color w:val="auto"/>
          <w:lang w:eastAsia="en-US"/>
        </w:rPr>
        <w:t xml:space="preserve"> do </w:t>
      </w:r>
      <w:r w:rsidRPr="00CB0061">
        <w:rPr>
          <w:rFonts w:eastAsiaTheme="minorHAnsi"/>
          <w:color w:val="auto"/>
          <w:lang w:eastAsia="en-US"/>
        </w:rPr>
        <w:t>kwadratu ilości neuronów</w:t>
      </w:r>
      <w:r w:rsidR="00DD25E4" w:rsidRPr="00CB0061">
        <w:rPr>
          <w:rFonts w:eastAsiaTheme="minorHAnsi"/>
          <w:color w:val="auto"/>
          <w:lang w:eastAsia="en-US"/>
        </w:rPr>
        <w:t xml:space="preserve"> i</w:t>
      </w:r>
      <w:r w:rsidR="00D42D61" w:rsidRPr="00CB0061">
        <w:rPr>
          <w:rFonts w:eastAsiaTheme="minorHAnsi"/>
          <w:color w:val="auto"/>
          <w:lang w:eastAsia="en-US"/>
        </w:rPr>
        <w:t xml:space="preserve"> do </w:t>
      </w:r>
      <w:r w:rsidRPr="00CB0061">
        <w:rPr>
          <w:rFonts w:eastAsiaTheme="minorHAnsi"/>
          <w:color w:val="auto"/>
          <w:lang w:eastAsia="en-US"/>
        </w:rPr>
        <w:t>ilości testów</w:t>
      </w:r>
      <w:r w:rsidR="00DD25E4" w:rsidRPr="00CB0061">
        <w:rPr>
          <w:rFonts w:eastAsiaTheme="minorHAnsi"/>
          <w:color w:val="auto"/>
          <w:lang w:eastAsia="en-US"/>
        </w:rPr>
        <w:t xml:space="preserve"> w </w:t>
      </w:r>
      <w:r w:rsidRPr="00CB0061">
        <w:rPr>
          <w:rFonts w:eastAsiaTheme="minorHAnsi"/>
          <w:color w:val="auto"/>
          <w:lang w:eastAsia="en-US"/>
        </w:rPr>
        <w:t>iteracji, natomiast przy uczeniu</w:t>
      </w:r>
      <w:r w:rsidR="00D42D61" w:rsidRPr="00CB0061">
        <w:rPr>
          <w:rFonts w:eastAsiaTheme="minorHAnsi"/>
          <w:color w:val="auto"/>
          <w:lang w:eastAsia="en-US"/>
        </w:rPr>
        <w:t xml:space="preserve"> na </w:t>
      </w:r>
      <w:r w:rsidRPr="00CB0061">
        <w:rPr>
          <w:rFonts w:eastAsiaTheme="minorHAnsi"/>
          <w:color w:val="auto"/>
          <w:lang w:eastAsia="en-US"/>
        </w:rPr>
        <w:t xml:space="preserve">GPU dużo trudniej znaleźć </w:t>
      </w:r>
      <w:r w:rsidR="00A94170">
        <w:rPr>
          <w:rFonts w:eastAsiaTheme="minorHAnsi"/>
          <w:color w:val="auto"/>
          <w:lang w:eastAsia="en-US"/>
        </w:rPr>
        <w:t>jakąś</w:t>
      </w:r>
      <w:r w:rsidRPr="00CB0061">
        <w:rPr>
          <w:rFonts w:eastAsiaTheme="minorHAnsi"/>
          <w:color w:val="auto"/>
          <w:lang w:eastAsia="en-US"/>
        </w:rPr>
        <w:t xml:space="preserve"> zależność. Zwiększenie ilości testów</w:t>
      </w:r>
      <w:r w:rsidR="00DD25E4" w:rsidRPr="00CB0061">
        <w:rPr>
          <w:rFonts w:eastAsiaTheme="minorHAnsi"/>
          <w:color w:val="auto"/>
          <w:lang w:eastAsia="en-US"/>
        </w:rPr>
        <w:t xml:space="preserve"> w </w:t>
      </w:r>
      <w:r w:rsidRPr="00CB0061">
        <w:rPr>
          <w:rFonts w:eastAsiaTheme="minorHAnsi"/>
          <w:color w:val="auto"/>
          <w:lang w:eastAsia="en-US"/>
        </w:rPr>
        <w:t>iteracji nie zwiększa</w:t>
      </w:r>
      <w:r w:rsidR="00DD25E4" w:rsidRPr="00CB0061">
        <w:rPr>
          <w:rFonts w:eastAsiaTheme="minorHAnsi"/>
          <w:color w:val="auto"/>
          <w:lang w:eastAsia="en-US"/>
        </w:rPr>
        <w:t xml:space="preserve"> w </w:t>
      </w:r>
      <w:r w:rsidR="001858B0" w:rsidRPr="00CB0061">
        <w:rPr>
          <w:rFonts w:eastAsiaTheme="minorHAnsi"/>
          <w:color w:val="auto"/>
          <w:lang w:eastAsia="en-US"/>
        </w:rPr>
        <w:t>dużym stopniu</w:t>
      </w:r>
      <w:r w:rsidRPr="00CB0061">
        <w:rPr>
          <w:rFonts w:eastAsiaTheme="minorHAnsi"/>
          <w:color w:val="auto"/>
          <w:lang w:eastAsia="en-US"/>
        </w:rPr>
        <w:t xml:space="preserve"> czasu działania algorytm</w:t>
      </w:r>
      <w:r w:rsidR="00792940">
        <w:rPr>
          <w:rFonts w:eastAsiaTheme="minorHAnsi"/>
          <w:color w:val="auto"/>
          <w:lang w:eastAsia="en-US"/>
        </w:rPr>
        <w:t>u – j</w:t>
      </w:r>
      <w:r w:rsidR="00792940">
        <w:t>est to związane z tym, że różne testy w iteracji mogą być jednocześnie przetwarzane na różnych mikroprocesorach GPU. D</w:t>
      </w:r>
      <w:r w:rsidRPr="00CB0061">
        <w:rPr>
          <w:rFonts w:eastAsiaTheme="minorHAnsi"/>
          <w:color w:val="auto"/>
          <w:lang w:eastAsia="en-US"/>
        </w:rPr>
        <w:t xml:space="preserve">zięki </w:t>
      </w:r>
      <w:r w:rsidR="00792940">
        <w:rPr>
          <w:rFonts w:eastAsiaTheme="minorHAnsi"/>
          <w:color w:val="auto"/>
          <w:lang w:eastAsia="en-US"/>
        </w:rPr>
        <w:t xml:space="preserve">temu </w:t>
      </w:r>
      <w:r w:rsidR="00DD25E4" w:rsidRPr="00CB0061">
        <w:rPr>
          <w:rFonts w:eastAsiaTheme="minorHAnsi"/>
          <w:color w:val="auto"/>
          <w:lang w:eastAsia="en-US"/>
        </w:rPr>
        <w:t>w </w:t>
      </w:r>
      <w:r w:rsidRPr="00CB0061">
        <w:rPr>
          <w:rFonts w:eastAsiaTheme="minorHAnsi"/>
          <w:color w:val="auto"/>
          <w:lang w:eastAsia="en-US"/>
        </w:rPr>
        <w:t>przypadku dużej ilości neuronów</w:t>
      </w:r>
      <w:r w:rsidR="00DD25E4" w:rsidRPr="00CB0061">
        <w:rPr>
          <w:rFonts w:eastAsiaTheme="minorHAnsi"/>
          <w:color w:val="auto"/>
          <w:lang w:eastAsia="en-US"/>
        </w:rPr>
        <w:t xml:space="preserve"> w </w:t>
      </w:r>
      <w:r w:rsidRPr="00CB0061">
        <w:rPr>
          <w:rFonts w:eastAsiaTheme="minorHAnsi"/>
          <w:color w:val="auto"/>
          <w:lang w:eastAsia="en-US"/>
        </w:rPr>
        <w:t>obu warstwach ukrytych</w:t>
      </w:r>
      <w:r w:rsidR="00DD25E4" w:rsidRPr="00CB0061">
        <w:rPr>
          <w:rFonts w:eastAsiaTheme="minorHAnsi"/>
          <w:color w:val="auto"/>
          <w:lang w:eastAsia="en-US"/>
        </w:rPr>
        <w:t xml:space="preserve"> i </w:t>
      </w:r>
      <w:r w:rsidRPr="00CB0061">
        <w:rPr>
          <w:rFonts w:eastAsiaTheme="minorHAnsi"/>
          <w:color w:val="auto"/>
          <w:lang w:eastAsia="en-US"/>
        </w:rPr>
        <w:t>dużej ilości testów</w:t>
      </w:r>
      <w:r w:rsidR="00DD25E4" w:rsidRPr="00CB0061">
        <w:rPr>
          <w:rFonts w:eastAsiaTheme="minorHAnsi"/>
          <w:color w:val="auto"/>
          <w:lang w:eastAsia="en-US"/>
        </w:rPr>
        <w:t xml:space="preserve"> w </w:t>
      </w:r>
      <w:r w:rsidRPr="00CB0061">
        <w:rPr>
          <w:rFonts w:eastAsiaTheme="minorHAnsi"/>
          <w:color w:val="auto"/>
          <w:lang w:eastAsia="en-US"/>
        </w:rPr>
        <w:t>jednej iteracji, uczenie</w:t>
      </w:r>
      <w:r w:rsidR="00D42D61" w:rsidRPr="00CB0061">
        <w:rPr>
          <w:rFonts w:eastAsiaTheme="minorHAnsi"/>
          <w:color w:val="auto"/>
          <w:lang w:eastAsia="en-US"/>
        </w:rPr>
        <w:t xml:space="preserve"> na </w:t>
      </w:r>
      <w:r w:rsidRPr="00CB0061">
        <w:rPr>
          <w:rFonts w:eastAsiaTheme="minorHAnsi"/>
          <w:color w:val="auto"/>
          <w:lang w:eastAsia="en-US"/>
        </w:rPr>
        <w:t xml:space="preserve">GPU jest </w:t>
      </w:r>
      <w:r w:rsidR="00710915">
        <w:rPr>
          <w:rFonts w:eastAsiaTheme="minorHAnsi"/>
          <w:color w:val="auto"/>
          <w:lang w:eastAsia="en-US"/>
        </w:rPr>
        <w:t>ok. 8</w:t>
      </w:r>
      <w:r w:rsidRPr="00CB0061">
        <w:rPr>
          <w:rFonts w:eastAsiaTheme="minorHAnsi"/>
          <w:color w:val="auto"/>
          <w:lang w:eastAsia="en-US"/>
        </w:rPr>
        <w:t xml:space="preserve"> ra</w:t>
      </w:r>
      <w:r w:rsidR="001858B0" w:rsidRPr="00CB0061">
        <w:rPr>
          <w:rFonts w:eastAsiaTheme="minorHAnsi"/>
          <w:color w:val="auto"/>
          <w:lang w:eastAsia="en-US"/>
        </w:rPr>
        <w:t>zy szybsze niż wykonane</w:t>
      </w:r>
      <w:r w:rsidR="00D42D61" w:rsidRPr="00CB0061">
        <w:rPr>
          <w:rFonts w:eastAsiaTheme="minorHAnsi"/>
          <w:color w:val="auto"/>
          <w:lang w:eastAsia="en-US"/>
        </w:rPr>
        <w:t xml:space="preserve"> na </w:t>
      </w:r>
      <w:r w:rsidR="001858B0" w:rsidRPr="00CB0061">
        <w:rPr>
          <w:rFonts w:eastAsiaTheme="minorHAnsi"/>
          <w:color w:val="auto"/>
          <w:lang w:eastAsia="en-US"/>
        </w:rPr>
        <w:t>CPU.</w:t>
      </w:r>
      <w:r w:rsidR="00FD1FFE">
        <w:rPr>
          <w:rFonts w:eastAsiaTheme="minorHAnsi"/>
          <w:color w:val="auto"/>
          <w:lang w:eastAsia="en-US"/>
        </w:rPr>
        <w:t xml:space="preserve"> Jest to większe przyspieszenie niż w przypadku uruchomienia sieci.</w:t>
      </w:r>
    </w:p>
    <w:p w:rsidR="001858B0" w:rsidRPr="00CB0061" w:rsidRDefault="001858B0" w:rsidP="004460BF">
      <w:pPr>
        <w:rPr>
          <w:rFonts w:eastAsiaTheme="minorHAnsi"/>
          <w:color w:val="auto"/>
          <w:lang w:eastAsia="en-US"/>
        </w:rPr>
      </w:pPr>
      <w:r w:rsidRPr="00CB0061">
        <w:rPr>
          <w:rFonts w:eastAsiaTheme="minorHAnsi"/>
          <w:color w:val="auto"/>
          <w:lang w:eastAsia="en-US"/>
        </w:rPr>
        <w:t>Na platformie 64-bitowej można zauważyć przyspieszenie 20-30%</w:t>
      </w:r>
      <w:r w:rsidR="00DD25E4" w:rsidRPr="00CB0061">
        <w:rPr>
          <w:rFonts w:eastAsiaTheme="minorHAnsi"/>
          <w:color w:val="auto"/>
          <w:lang w:eastAsia="en-US"/>
        </w:rPr>
        <w:t xml:space="preserve"> w </w:t>
      </w:r>
      <w:r w:rsidRPr="00CB0061">
        <w:rPr>
          <w:rFonts w:eastAsiaTheme="minorHAnsi"/>
          <w:color w:val="auto"/>
          <w:lang w:eastAsia="en-US"/>
        </w:rPr>
        <w:t xml:space="preserve">wykonywaniu </w:t>
      </w:r>
      <w:r w:rsidR="0017581A" w:rsidRPr="00CB0061">
        <w:rPr>
          <w:rFonts w:eastAsiaTheme="minorHAnsi"/>
          <w:color w:val="auto"/>
          <w:lang w:eastAsia="en-US"/>
        </w:rPr>
        <w:t>operacji</w:t>
      </w:r>
      <w:r w:rsidR="00D42D61" w:rsidRPr="00CB0061">
        <w:rPr>
          <w:rFonts w:eastAsiaTheme="minorHAnsi"/>
          <w:color w:val="auto"/>
          <w:lang w:eastAsia="en-US"/>
        </w:rPr>
        <w:t xml:space="preserve"> na </w:t>
      </w:r>
      <w:r w:rsidR="0017581A" w:rsidRPr="00CB0061">
        <w:rPr>
          <w:rFonts w:eastAsiaTheme="minorHAnsi"/>
          <w:color w:val="auto"/>
          <w:lang w:eastAsia="en-US"/>
        </w:rPr>
        <w:t>CPU oraz spowolnienie</w:t>
      </w:r>
      <w:r w:rsidR="00D42D61" w:rsidRPr="00CB0061">
        <w:rPr>
          <w:rFonts w:eastAsiaTheme="minorHAnsi"/>
          <w:color w:val="auto"/>
          <w:lang w:eastAsia="en-US"/>
        </w:rPr>
        <w:t xml:space="preserve"> </w:t>
      </w:r>
      <w:r w:rsidR="004A2282">
        <w:rPr>
          <w:rFonts w:eastAsiaTheme="minorHAnsi"/>
          <w:color w:val="auto"/>
          <w:lang w:eastAsia="en-US"/>
        </w:rPr>
        <w:t>w przypadku wykonania na</w:t>
      </w:r>
      <w:r w:rsidR="00D42D61" w:rsidRPr="00CB0061">
        <w:rPr>
          <w:rFonts w:eastAsiaTheme="minorHAnsi"/>
          <w:color w:val="auto"/>
          <w:lang w:eastAsia="en-US"/>
        </w:rPr>
        <w:t> </w:t>
      </w:r>
      <w:r w:rsidR="0017581A" w:rsidRPr="00CB0061">
        <w:rPr>
          <w:rFonts w:eastAsiaTheme="minorHAnsi"/>
          <w:color w:val="auto"/>
          <w:lang w:eastAsia="en-US"/>
        </w:rPr>
        <w:t>GPU. Przyspieszenie</w:t>
      </w:r>
      <w:r w:rsidR="00D42D61" w:rsidRPr="00CB0061">
        <w:rPr>
          <w:rFonts w:eastAsiaTheme="minorHAnsi"/>
          <w:color w:val="auto"/>
          <w:lang w:eastAsia="en-US"/>
        </w:rPr>
        <w:t xml:space="preserve"> na </w:t>
      </w:r>
      <w:r w:rsidR="0017581A" w:rsidRPr="00CB0061">
        <w:rPr>
          <w:rFonts w:eastAsiaTheme="minorHAnsi"/>
          <w:color w:val="auto"/>
          <w:lang w:eastAsia="en-US"/>
        </w:rPr>
        <w:t>CPU może być tłumaczone tym,</w:t>
      </w:r>
      <w:r w:rsidR="00D42D61" w:rsidRPr="00CB0061">
        <w:rPr>
          <w:rFonts w:eastAsiaTheme="minorHAnsi"/>
          <w:color w:val="auto"/>
          <w:lang w:eastAsia="en-US"/>
        </w:rPr>
        <w:t xml:space="preserve"> że </w:t>
      </w:r>
      <w:r w:rsidR="0017581A" w:rsidRPr="00CB0061">
        <w:rPr>
          <w:rFonts w:eastAsiaTheme="minorHAnsi"/>
          <w:color w:val="auto"/>
          <w:lang w:eastAsia="en-US"/>
        </w:rPr>
        <w:t>program jest wykonywany</w:t>
      </w:r>
      <w:r w:rsidR="00D42D61" w:rsidRPr="00CB0061">
        <w:rPr>
          <w:rFonts w:eastAsiaTheme="minorHAnsi"/>
          <w:color w:val="auto"/>
          <w:lang w:eastAsia="en-US"/>
        </w:rPr>
        <w:t xml:space="preserve"> na </w:t>
      </w:r>
      <w:r w:rsidR="0017581A" w:rsidRPr="00CB0061">
        <w:rPr>
          <w:rFonts w:eastAsiaTheme="minorHAnsi"/>
          <w:color w:val="auto"/>
          <w:lang w:eastAsia="en-US"/>
        </w:rPr>
        <w:t>procesorze</w:t>
      </w:r>
      <w:r w:rsidR="00DD25E4" w:rsidRPr="00CB0061">
        <w:rPr>
          <w:rFonts w:eastAsiaTheme="minorHAnsi"/>
          <w:color w:val="auto"/>
          <w:lang w:eastAsia="en-US"/>
        </w:rPr>
        <w:t xml:space="preserve"> z </w:t>
      </w:r>
      <w:r w:rsidR="0017581A" w:rsidRPr="00CB0061">
        <w:rPr>
          <w:rFonts w:eastAsiaTheme="minorHAnsi"/>
          <w:color w:val="auto"/>
          <w:lang w:eastAsia="en-US"/>
        </w:rPr>
        <w:t>architekturą 64-bitową, dzięki czemu operacje</w:t>
      </w:r>
      <w:r w:rsidR="00D42D61" w:rsidRPr="00CB0061">
        <w:rPr>
          <w:rFonts w:eastAsiaTheme="minorHAnsi"/>
          <w:color w:val="auto"/>
          <w:lang w:eastAsia="en-US"/>
        </w:rPr>
        <w:t xml:space="preserve"> na </w:t>
      </w:r>
      <w:r w:rsidR="0017581A" w:rsidRPr="00CB0061">
        <w:rPr>
          <w:rFonts w:eastAsiaTheme="minorHAnsi"/>
          <w:color w:val="auto"/>
          <w:lang w:eastAsia="en-US"/>
        </w:rPr>
        <w:t>64-bitowych liczbach zmiennoprzecinkowych są wykonywane szybciej. Spowolnienie</w:t>
      </w:r>
      <w:r w:rsidR="00DD25E4" w:rsidRPr="00CB0061">
        <w:rPr>
          <w:rFonts w:eastAsiaTheme="minorHAnsi"/>
          <w:color w:val="auto"/>
          <w:lang w:eastAsia="en-US"/>
        </w:rPr>
        <w:t xml:space="preserve"> w </w:t>
      </w:r>
      <w:r w:rsidR="0017581A" w:rsidRPr="00CB0061">
        <w:rPr>
          <w:rFonts w:eastAsiaTheme="minorHAnsi"/>
          <w:color w:val="auto"/>
          <w:lang w:eastAsia="en-US"/>
        </w:rPr>
        <w:t>wykonaniu programu</w:t>
      </w:r>
      <w:r w:rsidR="00D42D61" w:rsidRPr="00CB0061">
        <w:rPr>
          <w:rFonts w:eastAsiaTheme="minorHAnsi"/>
          <w:color w:val="auto"/>
          <w:lang w:eastAsia="en-US"/>
        </w:rPr>
        <w:t xml:space="preserve"> na </w:t>
      </w:r>
      <w:r w:rsidR="0017581A" w:rsidRPr="00CB0061">
        <w:rPr>
          <w:rFonts w:eastAsiaTheme="minorHAnsi"/>
          <w:color w:val="auto"/>
          <w:lang w:eastAsia="en-US"/>
        </w:rPr>
        <w:t xml:space="preserve">GPU </w:t>
      </w:r>
      <w:r w:rsidR="00D913CE" w:rsidRPr="00CB0061">
        <w:rPr>
          <w:rFonts w:eastAsiaTheme="minorHAnsi"/>
          <w:color w:val="auto"/>
          <w:lang w:eastAsia="en-US"/>
        </w:rPr>
        <w:t xml:space="preserve">może być </w:t>
      </w:r>
      <w:r w:rsidR="00452F98" w:rsidRPr="00CB0061">
        <w:rPr>
          <w:rFonts w:eastAsiaTheme="minorHAnsi"/>
          <w:color w:val="auto"/>
          <w:lang w:eastAsia="en-US"/>
        </w:rPr>
        <w:t>spowodowane</w:t>
      </w:r>
      <w:r w:rsidR="0017581A" w:rsidRPr="00CB0061">
        <w:rPr>
          <w:rFonts w:eastAsiaTheme="minorHAnsi"/>
          <w:color w:val="auto"/>
          <w:lang w:eastAsia="en-US"/>
        </w:rPr>
        <w:t xml:space="preserve"> nieoptymalnie napisanym</w:t>
      </w:r>
      <w:r w:rsidR="00D913CE" w:rsidRPr="00CB0061">
        <w:rPr>
          <w:rFonts w:eastAsiaTheme="minorHAnsi"/>
          <w:color w:val="auto"/>
          <w:lang w:eastAsia="en-US"/>
        </w:rPr>
        <w:t xml:space="preserve"> </w:t>
      </w:r>
      <w:r w:rsidR="00452F98" w:rsidRPr="00CB0061">
        <w:rPr>
          <w:rFonts w:eastAsiaTheme="minorHAnsi"/>
          <w:color w:val="auto"/>
          <w:lang w:eastAsia="en-US"/>
        </w:rPr>
        <w:t>sterownikiem</w:t>
      </w:r>
      <w:r w:rsidR="00D913CE" w:rsidRPr="00CB0061">
        <w:rPr>
          <w:rFonts w:eastAsiaTheme="minorHAnsi"/>
          <w:color w:val="auto"/>
          <w:lang w:eastAsia="en-US"/>
        </w:rPr>
        <w:t xml:space="preserve"> graficznym</w:t>
      </w:r>
      <w:r w:rsidR="00D42D61" w:rsidRPr="00CB0061">
        <w:rPr>
          <w:rFonts w:eastAsiaTheme="minorHAnsi"/>
          <w:color w:val="auto"/>
          <w:lang w:eastAsia="en-US"/>
        </w:rPr>
        <w:t xml:space="preserve"> na </w:t>
      </w:r>
      <w:r w:rsidR="00D913CE" w:rsidRPr="00CB0061">
        <w:rPr>
          <w:rFonts w:eastAsiaTheme="minorHAnsi"/>
          <w:color w:val="auto"/>
          <w:lang w:eastAsia="en-US"/>
        </w:rPr>
        <w:t>tę platformę</w:t>
      </w:r>
      <w:r w:rsidR="00452F98" w:rsidRPr="00CB0061">
        <w:rPr>
          <w:rFonts w:eastAsiaTheme="minorHAnsi"/>
          <w:color w:val="auto"/>
          <w:lang w:eastAsia="en-US"/>
        </w:rPr>
        <w:t>.</w:t>
      </w:r>
    </w:p>
    <w:p w:rsidR="001B7D2B" w:rsidRDefault="001B7D2B" w:rsidP="00F05B9A">
      <w:pPr>
        <w:pStyle w:val="Nagwek3"/>
      </w:pPr>
      <w:bookmarkStart w:id="156" w:name="_Toc262305066"/>
      <w:r w:rsidRPr="00CB0061">
        <w:lastRenderedPageBreak/>
        <w:t>Informacje końcowe</w:t>
      </w:r>
      <w:bookmarkEnd w:id="156"/>
    </w:p>
    <w:p w:rsidR="00E347A5" w:rsidRDefault="00A87C11" w:rsidP="00C61685">
      <w:r>
        <w:t>W związku z tym, że testy zostały przeprowadzone na laptopie,</w:t>
      </w:r>
      <w:r w:rsidR="00B858F3">
        <w:t xml:space="preserve"> procesor CPU oraz karta graficzna </w:t>
      </w:r>
      <w:r w:rsidR="00FE4736">
        <w:t xml:space="preserve">są dużo </w:t>
      </w:r>
      <w:r w:rsidR="000436F1">
        <w:t>mniej wydajne</w:t>
      </w:r>
      <w:r w:rsidR="00FE4736">
        <w:t xml:space="preserve"> od najszybszych obecnie dostępnych układów</w:t>
      </w:r>
      <w:r w:rsidR="00802E3B">
        <w:t xml:space="preserve"> – w związku z tym n</w:t>
      </w:r>
      <w:r w:rsidR="003128EF">
        <w:t xml:space="preserve">a komputerze z wysoko wydajnym procesorem oraz GPU, </w:t>
      </w:r>
      <w:r w:rsidR="00802E3B">
        <w:t xml:space="preserve">wyniki </w:t>
      </w:r>
      <w:r w:rsidR="00D07241">
        <w:t xml:space="preserve">powyższych testów byłyby zdecydowanie inne </w:t>
      </w:r>
      <w:r w:rsidR="003128EF">
        <w:t xml:space="preserve">niż </w:t>
      </w:r>
      <w:r w:rsidR="00D07241">
        <w:t xml:space="preserve">te </w:t>
      </w:r>
      <w:r w:rsidR="003128EF">
        <w:t>zaprezentowan</w:t>
      </w:r>
      <w:r w:rsidR="00D07241">
        <w:t>e</w:t>
      </w:r>
      <w:r w:rsidR="003128EF">
        <w:t xml:space="preserve"> w powyższych tabelach. </w:t>
      </w:r>
      <w:r w:rsidR="00D07241">
        <w:t>Należy wziąć pod uwagę, że m</w:t>
      </w:r>
      <w:r w:rsidR="00C61685">
        <w:t xml:space="preserve">aksymalną </w:t>
      </w:r>
      <w:r w:rsidR="000436F1">
        <w:t xml:space="preserve">wydajność na najszybszych </w:t>
      </w:r>
      <w:r w:rsidR="00D07241">
        <w:t xml:space="preserve">obecnie </w:t>
      </w:r>
      <w:r w:rsidR="000436F1">
        <w:t xml:space="preserve">GPU </w:t>
      </w:r>
      <w:r w:rsidR="00D07241">
        <w:t xml:space="preserve">(takich jak NVIDIA </w:t>
      </w:r>
      <w:r w:rsidR="00E01610">
        <w:t xml:space="preserve">GeForce </w:t>
      </w:r>
      <w:r w:rsidR="000436F1">
        <w:t>G</w:t>
      </w:r>
      <w:r w:rsidR="00C61685">
        <w:t>T</w:t>
      </w:r>
      <w:r w:rsidR="000436F1">
        <w:t>X</w:t>
      </w:r>
      <w:r w:rsidR="00E01610">
        <w:t xml:space="preserve"> 285)</w:t>
      </w:r>
      <w:r w:rsidR="00C61685">
        <w:t xml:space="preserve"> można uzyskać dopiero przy około 100 testach na iterację użytych w czasie uczenia sieci.</w:t>
      </w:r>
    </w:p>
    <w:p w:rsidR="00F07C4C" w:rsidRDefault="00E347A5" w:rsidP="00C61685">
      <w:r>
        <w:t xml:space="preserve">W programie nie ma możliwości zrównoleglenia obliczeń na CPU. Oprócz tego, przy porównywaniu prędkości CPU i GPU trzeba wziąć pod uwagę, że obliczenia na CPU są robione </w:t>
      </w:r>
      <w:r w:rsidR="0077540F">
        <w:t xml:space="preserve">przy pomocy klasy </w:t>
      </w:r>
      <w:r w:rsidRPr="003C0BF3">
        <w:rPr>
          <w:rStyle w:val="KlasametodafunkcjaZnak"/>
        </w:rPr>
        <w:t>std::vector</w:t>
      </w:r>
      <w:r w:rsidR="00FD1FFE">
        <w:t>, która jest wolniejsza</w:t>
      </w:r>
      <w:r>
        <w:t xml:space="preserve"> od zwykłych tablic.</w:t>
      </w:r>
    </w:p>
    <w:p w:rsidR="00E347A5" w:rsidRDefault="00C61685" w:rsidP="00E347A5">
      <w:r>
        <w:t>Różnice</w:t>
      </w:r>
      <w:r w:rsidR="0077540F">
        <w:t xml:space="preserve"> między </w:t>
      </w:r>
      <w:r w:rsidR="00E102E4">
        <w:t xml:space="preserve">końcowymi </w:t>
      </w:r>
      <w:r w:rsidR="0077540F">
        <w:t xml:space="preserve">rezultatami </w:t>
      </w:r>
      <w:r w:rsidR="00E102E4">
        <w:t>uczenia sieci</w:t>
      </w:r>
      <w:r>
        <w:t xml:space="preserve"> pomiędzy C</w:t>
      </w:r>
      <w:r w:rsidR="00E914E8">
        <w:t>PU a GPU zwykle są bardzo małe – oznacza</w:t>
      </w:r>
      <w:r>
        <w:t xml:space="preserve"> to, że </w:t>
      </w:r>
      <w:r w:rsidR="00E914E8">
        <w:t xml:space="preserve"> mimo że </w:t>
      </w:r>
      <w:r w:rsidR="00E102E4">
        <w:t>operacje na GPU są wykonywane na zmiennych pojedynczej precyzji</w:t>
      </w:r>
      <w:r>
        <w:t xml:space="preserve">, nie pogarsza </w:t>
      </w:r>
      <w:r w:rsidR="00E914E8">
        <w:t xml:space="preserve">to w dużym stopniu </w:t>
      </w:r>
      <w:r>
        <w:t>dokładności</w:t>
      </w:r>
      <w:r w:rsidR="00E914E8">
        <w:t xml:space="preserve"> obliczeń</w:t>
      </w:r>
      <w:r>
        <w:t xml:space="preserve">. Jednak przy dużej wartości </w:t>
      </w:r>
      <w:r w:rsidR="0002606D">
        <w:t xml:space="preserve">współczynnika uczenia </w:t>
      </w:r>
      <w:r w:rsidR="0002606D" w:rsidRPr="00E102E4">
        <w:rPr>
          <w:rStyle w:val="PodkrelenieZnak"/>
        </w:rPr>
        <w:t>eta</w:t>
      </w:r>
      <w:r w:rsidR="0002606D">
        <w:t xml:space="preserve">, dużej wielkości sieci neuronowej oraz dużej ilości iteracji, </w:t>
      </w:r>
      <w:r w:rsidR="00E102E4">
        <w:t xml:space="preserve">te </w:t>
      </w:r>
      <w:r w:rsidR="00E347A5">
        <w:t>różnice zaczynają się zwiększać.</w:t>
      </w:r>
    </w:p>
    <w:p w:rsidR="008B7832" w:rsidRPr="00CB0061" w:rsidRDefault="008B7832" w:rsidP="00BA1E68">
      <w:pPr>
        <w:pStyle w:val="Nagwek2"/>
      </w:pPr>
      <w:bookmarkStart w:id="157" w:name="_Toc262305067"/>
      <w:r w:rsidRPr="00CB0061">
        <w:t>Zewnętrzne biblioteki</w:t>
      </w:r>
      <w:bookmarkEnd w:id="157"/>
    </w:p>
    <w:p w:rsidR="008B7832" w:rsidRPr="00CB0061" w:rsidRDefault="008B7832" w:rsidP="008B7832">
      <w:pPr>
        <w:rPr>
          <w:rFonts w:eastAsiaTheme="minorHAnsi"/>
          <w:color w:val="auto"/>
          <w:lang w:eastAsia="en-US"/>
        </w:rPr>
      </w:pPr>
      <w:r w:rsidRPr="00CB0061">
        <w:rPr>
          <w:rFonts w:eastAsiaTheme="minorHAnsi"/>
          <w:color w:val="auto"/>
          <w:lang w:eastAsia="en-US"/>
        </w:rPr>
        <w:t xml:space="preserve">W </w:t>
      </w:r>
      <w:r w:rsidR="006D048D" w:rsidRPr="00CB0061">
        <w:rPr>
          <w:rFonts w:eastAsiaTheme="minorHAnsi"/>
          <w:color w:val="auto"/>
          <w:lang w:eastAsia="en-US"/>
        </w:rPr>
        <w:t xml:space="preserve">implementacji biblioteki CNL </w:t>
      </w:r>
      <w:r w:rsidRPr="00CB0061">
        <w:rPr>
          <w:rFonts w:eastAsiaTheme="minorHAnsi"/>
          <w:color w:val="auto"/>
          <w:lang w:eastAsia="en-US"/>
        </w:rPr>
        <w:t xml:space="preserve">użyłem dwóch bibliotek zewnętrznych – </w:t>
      </w:r>
      <w:r w:rsidRPr="00CB0061">
        <w:rPr>
          <w:rStyle w:val="PodkrelenieZnak"/>
          <w:rFonts w:eastAsiaTheme="minorHAnsi"/>
        </w:rPr>
        <w:t>Mersenne Twister</w:t>
      </w:r>
      <w:r w:rsidR="00DD25E4" w:rsidRPr="00CB0061">
        <w:rPr>
          <w:rFonts w:eastAsiaTheme="minorHAnsi"/>
          <w:color w:val="auto"/>
          <w:lang w:eastAsia="en-US"/>
        </w:rPr>
        <w:t xml:space="preserve"> i </w:t>
      </w:r>
      <w:r w:rsidRPr="00CB0061">
        <w:rPr>
          <w:rStyle w:val="PodkrelenieZnak"/>
          <w:rFonts w:eastAsiaTheme="minorHAnsi"/>
        </w:rPr>
        <w:t>TinyXML</w:t>
      </w:r>
      <w:r w:rsidRPr="00CB0061">
        <w:rPr>
          <w:rFonts w:eastAsiaTheme="minorHAnsi"/>
          <w:color w:val="auto"/>
          <w:lang w:eastAsia="en-US"/>
        </w:rPr>
        <w:t>.</w:t>
      </w:r>
    </w:p>
    <w:p w:rsidR="008B7832" w:rsidRPr="00CB0061" w:rsidRDefault="008B7832" w:rsidP="00BA1E68">
      <w:pPr>
        <w:pStyle w:val="Nagwek3"/>
        <w:rPr>
          <w:rFonts w:eastAsiaTheme="minorHAnsi"/>
          <w:lang w:eastAsia="en-US"/>
        </w:rPr>
      </w:pPr>
      <w:bookmarkStart w:id="158" w:name="_Ref261988254"/>
      <w:bookmarkStart w:id="159" w:name="_Toc262305068"/>
      <w:r w:rsidRPr="00CB0061">
        <w:rPr>
          <w:rFonts w:eastAsiaTheme="minorHAnsi"/>
          <w:lang w:eastAsia="en-US"/>
        </w:rPr>
        <w:t>Mersenne Twister</w:t>
      </w:r>
      <w:bookmarkEnd w:id="158"/>
      <w:bookmarkEnd w:id="159"/>
    </w:p>
    <w:p w:rsidR="008B7832" w:rsidRPr="00CB0061" w:rsidRDefault="008B7832" w:rsidP="008B7832">
      <w:pPr>
        <w:rPr>
          <w:rFonts w:eastAsiaTheme="minorHAnsi"/>
          <w:color w:val="auto"/>
          <w:lang w:eastAsia="en-US"/>
        </w:rPr>
      </w:pPr>
      <w:r w:rsidRPr="00CB0061">
        <w:rPr>
          <w:rFonts w:eastAsiaTheme="minorHAnsi"/>
          <w:color w:val="auto"/>
          <w:lang w:eastAsia="en-US"/>
        </w:rPr>
        <w:t>Generator liczb ps</w:t>
      </w:r>
      <w:r w:rsidR="00E67D36" w:rsidRPr="00CB0061">
        <w:rPr>
          <w:rFonts w:eastAsiaTheme="minorHAnsi"/>
          <w:color w:val="auto"/>
          <w:lang w:eastAsia="en-US"/>
        </w:rPr>
        <w:t>eudolosowych wbudowany</w:t>
      </w:r>
      <w:r w:rsidR="00DD25E4" w:rsidRPr="00CB0061">
        <w:rPr>
          <w:rFonts w:eastAsiaTheme="minorHAnsi"/>
          <w:color w:val="auto"/>
          <w:lang w:eastAsia="en-US"/>
        </w:rPr>
        <w:t xml:space="preserve"> w </w:t>
      </w:r>
      <w:r w:rsidR="00E67D36" w:rsidRPr="00CB0061">
        <w:rPr>
          <w:rFonts w:eastAsiaTheme="minorHAnsi"/>
          <w:color w:val="auto"/>
          <w:lang w:eastAsia="en-US"/>
        </w:rPr>
        <w:t>język C</w:t>
      </w:r>
      <w:r w:rsidR="007275E6">
        <w:rPr>
          <w:rFonts w:eastAsiaTheme="minorHAnsi"/>
          <w:color w:val="auto"/>
          <w:lang w:eastAsia="en-US"/>
        </w:rPr>
        <w:t xml:space="preserve">++, funkcja </w:t>
      </w:r>
      <w:r w:rsidR="007275E6" w:rsidRPr="007275E6">
        <w:rPr>
          <w:rStyle w:val="KlasametodafunkcjaZnak"/>
          <w:rFonts w:eastAsiaTheme="minorHAnsi"/>
        </w:rPr>
        <w:t>rand</w:t>
      </w:r>
      <w:r w:rsidRPr="00CB0061">
        <w:rPr>
          <w:rFonts w:eastAsiaTheme="minorHAnsi"/>
          <w:color w:val="auto"/>
          <w:lang w:eastAsia="en-US"/>
        </w:rPr>
        <w:t>, jest bardzo niskiej jakości – działa wolno,</w:t>
      </w:r>
      <w:r w:rsidR="00DD25E4" w:rsidRPr="00CB0061">
        <w:rPr>
          <w:rFonts w:eastAsiaTheme="minorHAnsi"/>
          <w:color w:val="auto"/>
          <w:lang w:eastAsia="en-US"/>
        </w:rPr>
        <w:t xml:space="preserve"> a </w:t>
      </w:r>
      <w:r w:rsidRPr="00CB0061">
        <w:rPr>
          <w:rFonts w:eastAsiaTheme="minorHAnsi"/>
          <w:color w:val="auto"/>
          <w:lang w:eastAsia="en-US"/>
        </w:rPr>
        <w:t>wylosowane liczby nie spełniają</w:t>
      </w:r>
      <w:ins w:id="160" w:author="User" w:date="2010-05-24T21:34:00Z">
        <w:r w:rsidR="00B2420E">
          <w:rPr>
            <w:rFonts w:eastAsiaTheme="minorHAnsi"/>
            <w:color w:val="auto"/>
            <w:lang w:eastAsia="en-US"/>
          </w:rPr>
          <w:t xml:space="preserve"> wymaga</w:t>
        </w:r>
      </w:ins>
      <w:ins w:id="161" w:author="User" w:date="2010-05-24T21:46:00Z">
        <w:r w:rsidR="00DF0347">
          <w:rPr>
            <w:rFonts w:eastAsiaTheme="minorHAnsi"/>
            <w:color w:val="auto"/>
            <w:lang w:eastAsia="en-US"/>
          </w:rPr>
          <w:t>ń</w:t>
        </w:r>
      </w:ins>
      <w:r w:rsidRPr="00CB0061">
        <w:rPr>
          <w:rFonts w:eastAsiaTheme="minorHAnsi"/>
          <w:color w:val="auto"/>
          <w:lang w:eastAsia="en-US"/>
        </w:rPr>
        <w:t xml:space="preserve"> wielu testów</w:t>
      </w:r>
      <w:r w:rsidR="00D42D61" w:rsidRPr="00CB0061">
        <w:rPr>
          <w:rFonts w:eastAsiaTheme="minorHAnsi"/>
          <w:color w:val="auto"/>
          <w:lang w:eastAsia="en-US"/>
        </w:rPr>
        <w:t xml:space="preserve"> na </w:t>
      </w:r>
      <w:r w:rsidR="007275E6">
        <w:rPr>
          <w:rFonts w:eastAsiaTheme="minorHAnsi"/>
          <w:color w:val="auto"/>
          <w:lang w:eastAsia="en-US"/>
        </w:rPr>
        <w:t>losowość (p</w:t>
      </w:r>
      <w:r w:rsidRPr="00CB0061">
        <w:rPr>
          <w:rFonts w:eastAsiaTheme="minorHAnsi"/>
          <w:color w:val="auto"/>
          <w:lang w:eastAsia="en-US"/>
        </w:rPr>
        <w:t>rzez to badania wykonane</w:t>
      </w:r>
      <w:r w:rsidR="00DD25E4" w:rsidRPr="00CB0061">
        <w:rPr>
          <w:rFonts w:eastAsiaTheme="minorHAnsi"/>
          <w:color w:val="auto"/>
          <w:lang w:eastAsia="en-US"/>
        </w:rPr>
        <w:t xml:space="preserve"> z </w:t>
      </w:r>
      <w:r w:rsidRPr="00CB0061">
        <w:rPr>
          <w:rFonts w:eastAsiaTheme="minorHAnsi"/>
          <w:color w:val="auto"/>
          <w:lang w:eastAsia="en-US"/>
        </w:rPr>
        <w:t xml:space="preserve">tym generatorem mogą nie </w:t>
      </w:r>
      <w:r w:rsidR="007275E6">
        <w:rPr>
          <w:rFonts w:eastAsiaTheme="minorHAnsi"/>
          <w:color w:val="auto"/>
          <w:lang w:eastAsia="en-US"/>
        </w:rPr>
        <w:t>dawać wiarygodnych rezultatów)</w:t>
      </w:r>
      <w:r w:rsidRPr="00CB0061">
        <w:rPr>
          <w:rFonts w:eastAsiaTheme="minorHAnsi"/>
          <w:color w:val="auto"/>
          <w:lang w:eastAsia="en-US"/>
        </w:rPr>
        <w:t xml:space="preserve">. Dla zadań </w:t>
      </w:r>
      <w:r w:rsidR="007268D5" w:rsidRPr="00CB0061">
        <w:rPr>
          <w:rFonts w:eastAsiaTheme="minorHAnsi"/>
          <w:color w:val="auto"/>
          <w:lang w:eastAsia="en-US"/>
        </w:rPr>
        <w:t>wykonywanych</w:t>
      </w:r>
      <w:r w:rsidR="00DD25E4" w:rsidRPr="00CB0061">
        <w:rPr>
          <w:rFonts w:eastAsiaTheme="minorHAnsi"/>
          <w:color w:val="auto"/>
          <w:lang w:eastAsia="en-US"/>
        </w:rPr>
        <w:t xml:space="preserve"> w </w:t>
      </w:r>
      <w:r w:rsidR="007268D5" w:rsidRPr="00CB0061">
        <w:rPr>
          <w:rFonts w:eastAsiaTheme="minorHAnsi"/>
          <w:color w:val="auto"/>
          <w:lang w:eastAsia="en-US"/>
        </w:rPr>
        <w:t>tej bibliotece</w:t>
      </w:r>
      <w:r w:rsidRPr="00CB0061">
        <w:rPr>
          <w:rFonts w:eastAsiaTheme="minorHAnsi"/>
          <w:color w:val="auto"/>
          <w:lang w:eastAsia="en-US"/>
        </w:rPr>
        <w:t xml:space="preserve">, bardzo dobrym rozwiązaniem jest generator </w:t>
      </w:r>
      <w:r w:rsidRPr="00CB0061">
        <w:rPr>
          <w:rStyle w:val="PodkrelenieZnak"/>
          <w:rFonts w:eastAsiaTheme="minorHAnsi"/>
        </w:rPr>
        <w:t>Mersenne Twister</w:t>
      </w:r>
      <w:r w:rsidR="00E67D36" w:rsidRPr="00CB0061">
        <w:rPr>
          <w:rFonts w:eastAsiaTheme="minorHAnsi"/>
          <w:color w:val="auto"/>
          <w:lang w:eastAsia="en-US"/>
        </w:rPr>
        <w:t>, który jest polecany</w:t>
      </w:r>
      <w:r w:rsidR="00D42D61" w:rsidRPr="00CB0061">
        <w:rPr>
          <w:rFonts w:eastAsiaTheme="minorHAnsi"/>
          <w:color w:val="auto"/>
          <w:lang w:eastAsia="en-US"/>
        </w:rPr>
        <w:t xml:space="preserve"> do </w:t>
      </w:r>
      <w:r w:rsidR="007268D5" w:rsidRPr="00CB0061">
        <w:rPr>
          <w:rFonts w:eastAsiaTheme="minorHAnsi"/>
          <w:color w:val="auto"/>
          <w:lang w:eastAsia="en-US"/>
        </w:rPr>
        <w:t xml:space="preserve">programów </w:t>
      </w:r>
      <w:r w:rsidR="00E67D36" w:rsidRPr="00CB0061">
        <w:rPr>
          <w:rFonts w:eastAsiaTheme="minorHAnsi"/>
          <w:color w:val="auto"/>
          <w:lang w:eastAsia="en-US"/>
        </w:rPr>
        <w:t>ogólnego użytku</w:t>
      </w:r>
      <w:r w:rsidRPr="00CB0061">
        <w:rPr>
          <w:rFonts w:eastAsiaTheme="minorHAnsi"/>
          <w:color w:val="auto"/>
          <w:lang w:eastAsia="en-US"/>
        </w:rPr>
        <w:t>. Wybrałem bibliotekę obiektową stworz</w:t>
      </w:r>
      <w:r w:rsidR="00785A7E" w:rsidRPr="00CB0061">
        <w:rPr>
          <w:rFonts w:eastAsiaTheme="minorHAnsi"/>
          <w:color w:val="auto"/>
          <w:lang w:eastAsia="en-US"/>
        </w:rPr>
        <w:t>oną przez Richarda J. Wagnera</w:t>
      </w:r>
      <w:r w:rsidR="00CF3250" w:rsidRPr="00CB0061">
        <w:rPr>
          <w:rFonts w:eastAsiaTheme="minorHAnsi"/>
          <w:color w:val="auto"/>
          <w:lang w:eastAsia="en-US"/>
        </w:rPr>
        <w:t>, opisaną</w:t>
      </w:r>
      <w:r w:rsidR="00DD25E4" w:rsidRPr="00CB0061">
        <w:rPr>
          <w:rFonts w:eastAsiaTheme="minorHAnsi"/>
          <w:color w:val="auto"/>
          <w:lang w:eastAsia="en-US"/>
        </w:rPr>
        <w:t xml:space="preserve"> w </w:t>
      </w:r>
      <w:sdt>
        <w:sdtPr>
          <w:rPr>
            <w:rFonts w:eastAsiaTheme="minorHAnsi"/>
            <w:color w:val="auto"/>
            <w:lang w:eastAsia="en-US"/>
          </w:rPr>
          <w:id w:val="280262752"/>
          <w:citation/>
        </w:sdtPr>
        <w:sdtContent>
          <w:r w:rsidR="00CC3C12" w:rsidRPr="00CB0061">
            <w:rPr>
              <w:rFonts w:eastAsiaTheme="minorHAnsi"/>
              <w:color w:val="auto"/>
              <w:lang w:eastAsia="en-US"/>
            </w:rPr>
            <w:fldChar w:fldCharType="begin"/>
          </w:r>
          <w:r w:rsidR="00CF3250" w:rsidRPr="00CB0061">
            <w:rPr>
              <w:rFonts w:eastAsiaTheme="minorHAnsi"/>
              <w:color w:val="auto"/>
              <w:lang w:eastAsia="en-US"/>
            </w:rPr>
            <w:instrText xml:space="preserve"> CITATION Ric09 \l 1045 </w:instrText>
          </w:r>
          <w:r w:rsidR="00CC3C12" w:rsidRPr="00CB0061">
            <w:rPr>
              <w:rFonts w:eastAsiaTheme="minorHAnsi"/>
              <w:color w:val="auto"/>
              <w:lang w:eastAsia="en-US"/>
            </w:rPr>
            <w:fldChar w:fldCharType="separate"/>
          </w:r>
          <w:r w:rsidR="00527F76" w:rsidRPr="00CB0061">
            <w:rPr>
              <w:rFonts w:eastAsiaTheme="minorHAnsi"/>
              <w:noProof/>
              <w:color w:val="auto"/>
              <w:lang w:eastAsia="en-US"/>
            </w:rPr>
            <w:t>(Wagner, 2009)</w:t>
          </w:r>
          <w:r w:rsidR="00CC3C12" w:rsidRPr="00CB0061">
            <w:rPr>
              <w:rFonts w:eastAsiaTheme="minorHAnsi"/>
              <w:color w:val="auto"/>
              <w:lang w:eastAsia="en-US"/>
            </w:rPr>
            <w:fldChar w:fldCharType="end"/>
          </w:r>
        </w:sdtContent>
      </w:sdt>
      <w:r w:rsidR="00CF3250" w:rsidRPr="00CB0061">
        <w:rPr>
          <w:rFonts w:eastAsiaTheme="minorHAnsi"/>
          <w:color w:val="auto"/>
          <w:lang w:eastAsia="en-US"/>
        </w:rPr>
        <w:t>.</w:t>
      </w:r>
    </w:p>
    <w:p w:rsidR="008B7832" w:rsidRPr="00CB0061" w:rsidRDefault="008B7832" w:rsidP="00BA1E68">
      <w:pPr>
        <w:pStyle w:val="Nagwek3"/>
        <w:rPr>
          <w:rFonts w:eastAsiaTheme="minorHAnsi"/>
          <w:lang w:eastAsia="en-US"/>
        </w:rPr>
      </w:pPr>
      <w:bookmarkStart w:id="162" w:name="_Toc262305069"/>
      <w:r w:rsidRPr="00CB0061">
        <w:rPr>
          <w:rFonts w:eastAsiaTheme="minorHAnsi"/>
          <w:lang w:eastAsia="en-US"/>
        </w:rPr>
        <w:lastRenderedPageBreak/>
        <w:t>TinyXML</w:t>
      </w:r>
      <w:bookmarkEnd w:id="162"/>
    </w:p>
    <w:p w:rsidR="00D973D2" w:rsidRPr="00CB0061" w:rsidRDefault="008B7832" w:rsidP="00D973D2">
      <w:pPr>
        <w:rPr>
          <w:color w:val="auto"/>
        </w:rPr>
      </w:pPr>
      <w:r w:rsidRPr="00CB0061">
        <w:rPr>
          <w:rFonts w:eastAsiaTheme="minorHAnsi"/>
          <w:color w:val="auto"/>
          <w:lang w:eastAsia="en-US"/>
        </w:rPr>
        <w:t>Jako format p</w:t>
      </w:r>
      <w:r w:rsidR="00E67D36" w:rsidRPr="00CB0061">
        <w:rPr>
          <w:rFonts w:eastAsiaTheme="minorHAnsi"/>
          <w:color w:val="auto"/>
          <w:lang w:eastAsia="en-US"/>
        </w:rPr>
        <w:t>r</w:t>
      </w:r>
      <w:r w:rsidRPr="00CB0061">
        <w:rPr>
          <w:rFonts w:eastAsiaTheme="minorHAnsi"/>
          <w:color w:val="auto"/>
          <w:lang w:eastAsia="en-US"/>
        </w:rPr>
        <w:t>zechowywania danych sieci</w:t>
      </w:r>
      <w:r w:rsidR="00DD25E4" w:rsidRPr="00CB0061">
        <w:rPr>
          <w:rFonts w:eastAsiaTheme="minorHAnsi"/>
          <w:color w:val="auto"/>
          <w:lang w:eastAsia="en-US"/>
        </w:rPr>
        <w:t xml:space="preserve"> i </w:t>
      </w:r>
      <w:r w:rsidRPr="00CB0061">
        <w:rPr>
          <w:rFonts w:eastAsiaTheme="minorHAnsi"/>
          <w:color w:val="auto"/>
          <w:lang w:eastAsia="en-US"/>
        </w:rPr>
        <w:t>zestawów testów, wybrałem XML. Zależało mi</w:t>
      </w:r>
      <w:r w:rsidR="00D42D61" w:rsidRPr="00CB0061">
        <w:rPr>
          <w:rFonts w:eastAsiaTheme="minorHAnsi"/>
          <w:color w:val="auto"/>
          <w:lang w:eastAsia="en-US"/>
        </w:rPr>
        <w:t xml:space="preserve"> na </w:t>
      </w:r>
      <w:r w:rsidRPr="00CB0061">
        <w:rPr>
          <w:rFonts w:eastAsiaTheme="minorHAnsi"/>
          <w:color w:val="auto"/>
          <w:lang w:eastAsia="en-US"/>
        </w:rPr>
        <w:t>znalezieniu biblioteki</w:t>
      </w:r>
      <w:r w:rsidR="00D42D61" w:rsidRPr="00CB0061">
        <w:rPr>
          <w:rFonts w:eastAsiaTheme="minorHAnsi"/>
          <w:color w:val="auto"/>
          <w:lang w:eastAsia="en-US"/>
        </w:rPr>
        <w:t xml:space="preserve"> do </w:t>
      </w:r>
      <w:r w:rsidRPr="00CB0061">
        <w:rPr>
          <w:rFonts w:eastAsiaTheme="minorHAnsi"/>
          <w:color w:val="auto"/>
          <w:lang w:eastAsia="en-US"/>
        </w:rPr>
        <w:t>obsługi XML, która przedstawia dokument</w:t>
      </w:r>
      <w:r w:rsidR="00DD25E4" w:rsidRPr="00CB0061">
        <w:rPr>
          <w:rFonts w:eastAsiaTheme="minorHAnsi"/>
          <w:color w:val="auto"/>
          <w:lang w:eastAsia="en-US"/>
        </w:rPr>
        <w:t xml:space="preserve"> w </w:t>
      </w:r>
      <w:r w:rsidRPr="00CB0061">
        <w:rPr>
          <w:rFonts w:eastAsiaTheme="minorHAnsi"/>
          <w:color w:val="auto"/>
          <w:lang w:eastAsia="en-US"/>
        </w:rPr>
        <w:t>postaci struktury obiektów</w:t>
      </w:r>
      <w:r w:rsidR="00B339AE">
        <w:rPr>
          <w:rStyle w:val="Odwoanieprzypisudolnego"/>
          <w:rFonts w:eastAsiaTheme="minorHAnsi"/>
          <w:color w:val="auto"/>
          <w:lang w:eastAsia="en-US"/>
        </w:rPr>
        <w:footnoteReference w:id="37"/>
      </w:r>
      <w:r w:rsidRPr="00CB0061">
        <w:rPr>
          <w:rFonts w:eastAsiaTheme="minorHAnsi"/>
          <w:color w:val="auto"/>
          <w:lang w:eastAsia="en-US"/>
        </w:rPr>
        <w:t>, oraz jest prosta</w:t>
      </w:r>
      <w:r w:rsidR="00DD25E4" w:rsidRPr="00CB0061">
        <w:rPr>
          <w:rFonts w:eastAsiaTheme="minorHAnsi"/>
          <w:color w:val="auto"/>
          <w:lang w:eastAsia="en-US"/>
        </w:rPr>
        <w:t xml:space="preserve"> w </w:t>
      </w:r>
      <w:r w:rsidRPr="00CB0061">
        <w:rPr>
          <w:rFonts w:eastAsiaTheme="minorHAnsi"/>
          <w:color w:val="auto"/>
          <w:lang w:eastAsia="en-US"/>
        </w:rPr>
        <w:t xml:space="preserve">obsłudze. </w:t>
      </w:r>
      <w:r w:rsidRPr="00CB0061">
        <w:rPr>
          <w:rStyle w:val="PodkrelenieZnak"/>
          <w:rFonts w:eastAsiaTheme="minorHAnsi"/>
        </w:rPr>
        <w:t>TinyXML</w:t>
      </w:r>
      <w:r w:rsidRPr="00CB0061">
        <w:rPr>
          <w:rFonts w:eastAsiaTheme="minorHAnsi"/>
          <w:color w:val="auto"/>
          <w:lang w:eastAsia="en-US"/>
        </w:rPr>
        <w:t xml:space="preserve"> to jedna</w:t>
      </w:r>
      <w:r w:rsidR="00DD25E4" w:rsidRPr="00CB0061">
        <w:rPr>
          <w:rFonts w:eastAsiaTheme="minorHAnsi"/>
          <w:color w:val="auto"/>
          <w:lang w:eastAsia="en-US"/>
        </w:rPr>
        <w:t xml:space="preserve"> z </w:t>
      </w:r>
      <w:r w:rsidRPr="00CB0061">
        <w:rPr>
          <w:rFonts w:eastAsiaTheme="minorHAnsi"/>
          <w:color w:val="auto"/>
          <w:lang w:eastAsia="en-US"/>
        </w:rPr>
        <w:t>najpopularniejszych darmowych bibliotek dla C++</w:t>
      </w:r>
      <w:r w:rsidR="00CF3250" w:rsidRPr="00CB0061">
        <w:rPr>
          <w:rFonts w:eastAsiaTheme="minorHAnsi"/>
          <w:color w:val="auto"/>
          <w:lang w:eastAsia="en-US"/>
        </w:rPr>
        <w:t>, opisana</w:t>
      </w:r>
      <w:r w:rsidR="00DD25E4" w:rsidRPr="00CB0061">
        <w:rPr>
          <w:rFonts w:eastAsiaTheme="minorHAnsi"/>
          <w:color w:val="auto"/>
          <w:lang w:eastAsia="en-US"/>
        </w:rPr>
        <w:t xml:space="preserve"> w </w:t>
      </w:r>
      <w:sdt>
        <w:sdtPr>
          <w:rPr>
            <w:rFonts w:eastAsiaTheme="minorHAnsi"/>
            <w:color w:val="auto"/>
            <w:lang w:eastAsia="en-US"/>
          </w:rPr>
          <w:id w:val="280262753"/>
          <w:citation/>
        </w:sdtPr>
        <w:sdtContent>
          <w:r w:rsidR="00CC3C12" w:rsidRPr="00CB0061">
            <w:rPr>
              <w:rFonts w:eastAsiaTheme="minorHAnsi"/>
              <w:color w:val="auto"/>
              <w:lang w:eastAsia="en-US"/>
            </w:rPr>
            <w:fldChar w:fldCharType="begin"/>
          </w:r>
          <w:r w:rsidR="00CF3250" w:rsidRPr="00CB0061">
            <w:rPr>
              <w:rFonts w:eastAsiaTheme="minorHAnsi"/>
              <w:color w:val="auto"/>
              <w:lang w:eastAsia="en-US"/>
            </w:rPr>
            <w:instrText xml:space="preserve"> CITATION Lee \l 1045 </w:instrText>
          </w:r>
          <w:r w:rsidR="00CC3C12" w:rsidRPr="00CB0061">
            <w:rPr>
              <w:rFonts w:eastAsiaTheme="minorHAnsi"/>
              <w:color w:val="auto"/>
              <w:lang w:eastAsia="en-US"/>
            </w:rPr>
            <w:fldChar w:fldCharType="separate"/>
          </w:r>
          <w:r w:rsidR="00527F76" w:rsidRPr="00CB0061">
            <w:rPr>
              <w:rFonts w:eastAsiaTheme="minorHAnsi"/>
              <w:noProof/>
              <w:color w:val="auto"/>
              <w:lang w:eastAsia="en-US"/>
            </w:rPr>
            <w:t>(Thomason)</w:t>
          </w:r>
          <w:r w:rsidR="00CC3C12" w:rsidRPr="00CB0061">
            <w:rPr>
              <w:rFonts w:eastAsiaTheme="minorHAnsi"/>
              <w:color w:val="auto"/>
              <w:lang w:eastAsia="en-US"/>
            </w:rPr>
            <w:fldChar w:fldCharType="end"/>
          </w:r>
        </w:sdtContent>
      </w:sdt>
      <w:r w:rsidR="00CF3250" w:rsidRPr="00CB0061">
        <w:rPr>
          <w:rFonts w:eastAsiaTheme="minorHAnsi"/>
          <w:color w:val="auto"/>
          <w:lang w:eastAsia="en-US"/>
        </w:rPr>
        <w:t>.</w:t>
      </w:r>
    </w:p>
    <w:p w:rsidR="00D973D2" w:rsidRPr="00CB0061" w:rsidRDefault="00D973D2" w:rsidP="00F05B9A">
      <w:pPr>
        <w:pStyle w:val="Nagwek2"/>
      </w:pPr>
      <w:bookmarkStart w:id="163" w:name="_Toc262305070"/>
      <w:r w:rsidRPr="00CB0061">
        <w:t>Narzędzia pomocnicze</w:t>
      </w:r>
      <w:bookmarkEnd w:id="163"/>
    </w:p>
    <w:p w:rsidR="00E211F4" w:rsidRPr="00CB0061" w:rsidRDefault="00FD78B4" w:rsidP="00E211F4">
      <w:pPr>
        <w:rPr>
          <w:color w:val="auto"/>
        </w:rPr>
      </w:pPr>
      <w:r w:rsidRPr="00CB0061">
        <w:rPr>
          <w:color w:val="auto"/>
        </w:rPr>
        <w:t>NVIDIA dostarcza razem</w:t>
      </w:r>
      <w:r w:rsidR="00DD25E4" w:rsidRPr="00CB0061">
        <w:rPr>
          <w:color w:val="auto"/>
        </w:rPr>
        <w:t xml:space="preserve"> z </w:t>
      </w:r>
      <w:r w:rsidRPr="00CB0061">
        <w:rPr>
          <w:color w:val="auto"/>
        </w:rPr>
        <w:t xml:space="preserve">biblioteką CUDA aplikację </w:t>
      </w:r>
      <w:r w:rsidRPr="00FD7A5D">
        <w:rPr>
          <w:rStyle w:val="PodkrelenieZnak"/>
        </w:rPr>
        <w:t>C</w:t>
      </w:r>
      <w:r w:rsidR="00F449A4" w:rsidRPr="00FD7A5D">
        <w:rPr>
          <w:rStyle w:val="PodkrelenieZnak"/>
        </w:rPr>
        <w:t>UDA Visual Profiler</w:t>
      </w:r>
      <w:r w:rsidRPr="00CB0061">
        <w:rPr>
          <w:color w:val="auto"/>
        </w:rPr>
        <w:t xml:space="preserve">. </w:t>
      </w:r>
      <w:r w:rsidR="006E2509" w:rsidRPr="00CB0061">
        <w:rPr>
          <w:color w:val="auto"/>
        </w:rPr>
        <w:t xml:space="preserve">Jest to tzw. </w:t>
      </w:r>
      <w:r w:rsidR="00FC1E36" w:rsidRPr="00B339AE">
        <w:rPr>
          <w:rStyle w:val="PodkrelenieZnak"/>
        </w:rPr>
        <w:t>p</w:t>
      </w:r>
      <w:r w:rsidR="006E2509" w:rsidRPr="00B339AE">
        <w:rPr>
          <w:rStyle w:val="PodkrelenieZnak"/>
        </w:rPr>
        <w:t>rofiler dynamiczny</w:t>
      </w:r>
      <w:r w:rsidR="006E2509" w:rsidRPr="00CB0061">
        <w:rPr>
          <w:color w:val="auto"/>
        </w:rPr>
        <w:t xml:space="preserve"> kerneli CUDA. Program ten uruchamia aplikację </w:t>
      </w:r>
      <w:r w:rsidR="00B339AE">
        <w:rPr>
          <w:color w:val="auto"/>
        </w:rPr>
        <w:t xml:space="preserve">używającą </w:t>
      </w:r>
      <w:r w:rsidR="006E2509" w:rsidRPr="00CB0061">
        <w:rPr>
          <w:color w:val="auto"/>
        </w:rPr>
        <w:t>CUDA</w:t>
      </w:r>
      <w:r w:rsidR="00DD25E4" w:rsidRPr="00CB0061">
        <w:rPr>
          <w:color w:val="auto"/>
        </w:rPr>
        <w:t xml:space="preserve"> i </w:t>
      </w:r>
      <w:r w:rsidR="003B33F4" w:rsidRPr="00CB0061">
        <w:rPr>
          <w:color w:val="auto"/>
        </w:rPr>
        <w:t>określa różne parametry kerneli</w:t>
      </w:r>
      <w:r w:rsidR="00DD25E4" w:rsidRPr="00CB0061">
        <w:rPr>
          <w:color w:val="auto"/>
        </w:rPr>
        <w:t xml:space="preserve"> i </w:t>
      </w:r>
      <w:r w:rsidR="00CD76DB" w:rsidRPr="00CB0061">
        <w:rPr>
          <w:color w:val="auto"/>
        </w:rPr>
        <w:t>operacji</w:t>
      </w:r>
      <w:r w:rsidR="00D42D61" w:rsidRPr="00CB0061">
        <w:rPr>
          <w:color w:val="auto"/>
        </w:rPr>
        <w:t xml:space="preserve"> na </w:t>
      </w:r>
      <w:r w:rsidR="00CD76DB" w:rsidRPr="00CB0061">
        <w:rPr>
          <w:color w:val="auto"/>
        </w:rPr>
        <w:t>pamięci GPU</w:t>
      </w:r>
      <w:r w:rsidR="003B33F4" w:rsidRPr="00CB0061">
        <w:rPr>
          <w:color w:val="auto"/>
        </w:rPr>
        <w:t>, m.in.:</w:t>
      </w:r>
    </w:p>
    <w:p w:rsidR="00494E01" w:rsidRPr="00CB0061" w:rsidRDefault="00B339AE">
      <w:pPr>
        <w:pStyle w:val="Akapitzlist"/>
      </w:pPr>
      <w:r>
        <w:t>c</w:t>
      </w:r>
      <w:r w:rsidR="003B33F4" w:rsidRPr="00CB0061">
        <w:t>zas wykonania przez CPU, GPU</w:t>
      </w:r>
      <w:r>
        <w:t>,</w:t>
      </w:r>
    </w:p>
    <w:p w:rsidR="00494E01" w:rsidRPr="00CB0061" w:rsidRDefault="00B339AE">
      <w:pPr>
        <w:pStyle w:val="Akapitzlist"/>
      </w:pPr>
      <w:r>
        <w:t>i</w:t>
      </w:r>
      <w:r w:rsidR="003B33F4" w:rsidRPr="00CB0061">
        <w:t xml:space="preserve">lość </w:t>
      </w:r>
      <w:r w:rsidR="00CE2B2A" w:rsidRPr="00CB0061">
        <w:t xml:space="preserve">danych </w:t>
      </w:r>
      <w:r w:rsidR="00E67D36" w:rsidRPr="00CB0061">
        <w:t>zapisanych</w:t>
      </w:r>
      <w:r w:rsidR="003B33F4" w:rsidRPr="00CB0061">
        <w:t xml:space="preserve"> </w:t>
      </w:r>
      <w:r w:rsidR="00CE2B2A" w:rsidRPr="00CB0061">
        <w:t>lub odczytanych</w:t>
      </w:r>
      <w:r w:rsidR="00DD25E4" w:rsidRPr="00CB0061">
        <w:t xml:space="preserve"> z </w:t>
      </w:r>
      <w:r w:rsidR="00CE2B2A" w:rsidRPr="00CB0061">
        <w:t>pamięci globalnej,</w:t>
      </w:r>
      <w:r w:rsidR="00DD25E4" w:rsidRPr="00CB0061">
        <w:t xml:space="preserve"> z </w:t>
      </w:r>
      <w:r w:rsidR="00CE2B2A" w:rsidRPr="00CB0061">
        <w:t>podziałem</w:t>
      </w:r>
      <w:r w:rsidR="00D42D61" w:rsidRPr="00CB0061">
        <w:t xml:space="preserve"> na </w:t>
      </w:r>
      <w:r w:rsidR="008801B4" w:rsidRPr="00CB0061">
        <w:t>operacje złączone (</w:t>
      </w:r>
      <w:r w:rsidR="00CE2B2A" w:rsidRPr="00B339AE">
        <w:rPr>
          <w:rStyle w:val="PodkrelenieZnak"/>
        </w:rPr>
        <w:t>coalesced</w:t>
      </w:r>
      <w:r w:rsidR="008801B4" w:rsidRPr="00CB0061">
        <w:t>)</w:t>
      </w:r>
      <w:r w:rsidR="00DD25E4" w:rsidRPr="00CB0061">
        <w:t xml:space="preserve"> i </w:t>
      </w:r>
      <w:r w:rsidR="008801B4" w:rsidRPr="00CB0061">
        <w:t>nie złączone</w:t>
      </w:r>
      <w:r>
        <w:t>,</w:t>
      </w:r>
    </w:p>
    <w:p w:rsidR="00494E01" w:rsidRPr="00CB0061" w:rsidRDefault="00B339AE">
      <w:pPr>
        <w:pStyle w:val="Akapitzlist"/>
      </w:pPr>
      <w:r>
        <w:t>i</w:t>
      </w:r>
      <w:r w:rsidR="00CE2B2A" w:rsidRPr="00CB0061">
        <w:t>lość danych zapis</w:t>
      </w:r>
      <w:r w:rsidR="008801B4" w:rsidRPr="00CB0061">
        <w:t>anych</w:t>
      </w:r>
      <w:r w:rsidR="00CE2B2A" w:rsidRPr="00CB0061">
        <w:t xml:space="preserve"> lub odczytanych</w:t>
      </w:r>
      <w:r w:rsidR="00DD25E4" w:rsidRPr="00CB0061">
        <w:t xml:space="preserve"> z </w:t>
      </w:r>
      <w:r w:rsidR="00CE2B2A" w:rsidRPr="00CB0061">
        <w:t>pamięci dzielonej</w:t>
      </w:r>
      <w:r>
        <w:t>,</w:t>
      </w:r>
    </w:p>
    <w:p w:rsidR="00494E01" w:rsidRPr="00CB0061" w:rsidRDefault="005939D7">
      <w:pPr>
        <w:pStyle w:val="Akapitzlist"/>
      </w:pPr>
      <w:r>
        <w:t>i</w:t>
      </w:r>
      <w:r w:rsidR="00CE2B2A" w:rsidRPr="00CB0061">
        <w:t>lość wykonanych instrukcj</w:t>
      </w:r>
      <w:r w:rsidR="009A2EB9" w:rsidRPr="00CB0061">
        <w:t>i</w:t>
      </w:r>
      <w:r>
        <w:t>.</w:t>
      </w:r>
    </w:p>
    <w:p w:rsidR="006B7562" w:rsidRPr="00CB0061" w:rsidRDefault="006B7562" w:rsidP="008156C5">
      <w:r w:rsidRPr="00CB0061">
        <w:t xml:space="preserve">Poniżej jest </w:t>
      </w:r>
      <w:r w:rsidR="00484EB9" w:rsidRPr="00CB0061">
        <w:t>zrzut ekranu</w:t>
      </w:r>
      <w:r w:rsidRPr="00CB0061">
        <w:t xml:space="preserve"> programu: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49A4" w:rsidRPr="00CB0061" w:rsidTr="002B2160">
        <w:tc>
          <w:tcPr>
            <w:tcW w:w="8665" w:type="dxa"/>
          </w:tcPr>
          <w:p w:rsidR="00F449A4" w:rsidRPr="00CB0061" w:rsidRDefault="00F449A4" w:rsidP="00A375D3">
            <w:pPr>
              <w:pStyle w:val="Podpisrysunku"/>
            </w:pPr>
            <w:r w:rsidRPr="00CB0061">
              <w:rPr>
                <w:noProof/>
              </w:rPr>
              <w:lastRenderedPageBreak/>
              <w:drawing>
                <wp:inline distT="0" distB="0" distL="0" distR="0">
                  <wp:extent cx="5301887" cy="3590208"/>
                  <wp:effectExtent l="19050" t="0" r="0" b="0"/>
                  <wp:docPr id="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tc>
      </w:tr>
      <w:tr w:rsidR="00F449A4" w:rsidRPr="00CB0061" w:rsidTr="002B2160">
        <w:trPr>
          <w:trHeight w:val="247"/>
        </w:trPr>
        <w:tc>
          <w:tcPr>
            <w:tcW w:w="8665" w:type="dxa"/>
          </w:tcPr>
          <w:p w:rsidR="00F449A4" w:rsidRPr="00CB0061" w:rsidRDefault="00F449A4" w:rsidP="00B339AE">
            <w:pPr>
              <w:pStyle w:val="Podpisrysunku"/>
              <w:rPr>
                <w:rFonts w:ascii="Verdana" w:hAnsi="Verdana"/>
              </w:rPr>
            </w:pPr>
            <w:bookmarkStart w:id="164" w:name="_Toc261555465"/>
            <w:r w:rsidRPr="00CB0061">
              <w:rPr>
                <w:rFonts w:ascii="Verdana" w:hAnsi="Verdana"/>
              </w:rPr>
              <w:t xml:space="preserve">Rysunek </w:t>
            </w:r>
            <w:r w:rsidR="00CC3C12" w:rsidRPr="00CB0061">
              <w:rPr>
                <w:rFonts w:ascii="Verdana" w:hAnsi="Verdana"/>
              </w:rPr>
              <w:fldChar w:fldCharType="begin"/>
            </w:r>
            <w:r w:rsidR="00642DAE" w:rsidRPr="00CB0061">
              <w:rPr>
                <w:rFonts w:ascii="Verdana" w:hAnsi="Verdana"/>
              </w:rPr>
              <w:instrText xml:space="preserve"> SEQ Rysunek \* ARABIC </w:instrText>
            </w:r>
            <w:r w:rsidR="00CC3C12" w:rsidRPr="00CB0061">
              <w:rPr>
                <w:rFonts w:ascii="Verdana" w:hAnsi="Verdana"/>
              </w:rPr>
              <w:fldChar w:fldCharType="separate"/>
            </w:r>
            <w:r w:rsidR="00ED5C84">
              <w:rPr>
                <w:rFonts w:ascii="Verdana" w:hAnsi="Verdana"/>
                <w:noProof/>
              </w:rPr>
              <w:t>21</w:t>
            </w:r>
            <w:r w:rsidR="00CC3C12" w:rsidRPr="00CB0061">
              <w:rPr>
                <w:rFonts w:ascii="Verdana" w:hAnsi="Verdana"/>
              </w:rPr>
              <w:fldChar w:fldCharType="end"/>
            </w:r>
            <w:r w:rsidRPr="00CB0061">
              <w:rPr>
                <w:rFonts w:ascii="Verdana" w:hAnsi="Verdana"/>
              </w:rPr>
              <w:t>. Program CUDA Visual Profiler</w:t>
            </w:r>
            <w:bookmarkEnd w:id="164"/>
          </w:p>
        </w:tc>
      </w:tr>
    </w:tbl>
    <w:p w:rsidR="006B7562" w:rsidRPr="00CB0061" w:rsidRDefault="006B7562" w:rsidP="00072F3F">
      <w:pPr>
        <w:rPr>
          <w:color w:val="auto"/>
        </w:rPr>
      </w:pPr>
      <w:r w:rsidRPr="00CB0061">
        <w:rPr>
          <w:color w:val="auto"/>
        </w:rPr>
        <w:t>Pol</w:t>
      </w:r>
      <w:r w:rsidR="00AD7A19" w:rsidRPr="00CB0061">
        <w:rPr>
          <w:color w:val="auto"/>
        </w:rPr>
        <w:t>e 1 przedstawia listę poprzednich</w:t>
      </w:r>
      <w:r w:rsidRPr="00CB0061">
        <w:rPr>
          <w:color w:val="auto"/>
        </w:rPr>
        <w:t xml:space="preserve"> symulacji programu. Pole 2 zawiera </w:t>
      </w:r>
      <w:r w:rsidR="00CD76DB" w:rsidRPr="00CB0061">
        <w:rPr>
          <w:color w:val="auto"/>
        </w:rPr>
        <w:t>listę wywołań kerneli oraz operacji</w:t>
      </w:r>
      <w:r w:rsidR="00D42D61" w:rsidRPr="00CB0061">
        <w:rPr>
          <w:color w:val="auto"/>
        </w:rPr>
        <w:t xml:space="preserve"> na </w:t>
      </w:r>
      <w:r w:rsidR="00CD76DB" w:rsidRPr="00CB0061">
        <w:rPr>
          <w:color w:val="auto"/>
        </w:rPr>
        <w:t>pamięci GPU, razem ze wszystkimi ich właściwościami.</w:t>
      </w:r>
      <w:r w:rsidR="006F42A6" w:rsidRPr="00CB0061">
        <w:rPr>
          <w:color w:val="auto"/>
        </w:rPr>
        <w:t xml:space="preserve"> Pole 3 </w:t>
      </w:r>
      <w:r w:rsidR="00072F3F" w:rsidRPr="00CB0061">
        <w:rPr>
          <w:color w:val="auto"/>
        </w:rPr>
        <w:t>to okno logowania zawierające pomocnicze dane.</w:t>
      </w:r>
    </w:p>
    <w:p w:rsidR="00107097" w:rsidRPr="00CB0061" w:rsidRDefault="00072F3F" w:rsidP="00107097">
      <w:pPr>
        <w:rPr>
          <w:color w:val="auto"/>
        </w:rPr>
      </w:pPr>
      <w:r w:rsidRPr="00CB0061">
        <w:rPr>
          <w:color w:val="auto"/>
        </w:rPr>
        <w:t>Program udostępn</w:t>
      </w:r>
      <w:r w:rsidR="00232076" w:rsidRPr="00CB0061">
        <w:rPr>
          <w:color w:val="auto"/>
        </w:rPr>
        <w:t>ił mi</w:t>
      </w:r>
      <w:r w:rsidRPr="00CB0061">
        <w:rPr>
          <w:color w:val="auto"/>
        </w:rPr>
        <w:t xml:space="preserve"> wiele informacji</w:t>
      </w:r>
      <w:r w:rsidR="00DD25E4" w:rsidRPr="00CB0061">
        <w:rPr>
          <w:color w:val="auto"/>
        </w:rPr>
        <w:t xml:space="preserve"> o </w:t>
      </w:r>
      <w:r w:rsidR="00232076" w:rsidRPr="00CB0061">
        <w:rPr>
          <w:color w:val="auto"/>
        </w:rPr>
        <w:t xml:space="preserve">programie CNL, które </w:t>
      </w:r>
      <w:r w:rsidR="004D73DB" w:rsidRPr="00CB0061">
        <w:rPr>
          <w:color w:val="auto"/>
        </w:rPr>
        <w:t xml:space="preserve">były mi bardzo </w:t>
      </w:r>
      <w:r w:rsidR="008C6803" w:rsidRPr="00CB0061">
        <w:rPr>
          <w:color w:val="auto"/>
        </w:rPr>
        <w:t>pomocne</w:t>
      </w:r>
      <w:r w:rsidR="00DD25E4" w:rsidRPr="00CB0061">
        <w:rPr>
          <w:color w:val="auto"/>
        </w:rPr>
        <w:t xml:space="preserve"> w </w:t>
      </w:r>
      <w:r w:rsidR="00232076" w:rsidRPr="00CB0061">
        <w:rPr>
          <w:color w:val="auto"/>
        </w:rPr>
        <w:t xml:space="preserve">procesie </w:t>
      </w:r>
      <w:r w:rsidR="008C6803" w:rsidRPr="00CB0061">
        <w:rPr>
          <w:color w:val="auto"/>
        </w:rPr>
        <w:t>optymalizacji</w:t>
      </w:r>
      <w:r w:rsidR="004D73DB" w:rsidRPr="00CB0061">
        <w:rPr>
          <w:color w:val="auto"/>
        </w:rPr>
        <w:t xml:space="preserve"> kerneli oraz pozwoliły</w:t>
      </w:r>
      <w:r w:rsidR="00D42D61" w:rsidRPr="00CB0061">
        <w:rPr>
          <w:color w:val="auto"/>
        </w:rPr>
        <w:t xml:space="preserve"> na </w:t>
      </w:r>
      <w:r w:rsidR="009A2EB9" w:rsidRPr="00CB0061">
        <w:rPr>
          <w:color w:val="auto"/>
        </w:rPr>
        <w:t>przyspieszenie działania części GPU programu.</w:t>
      </w:r>
    </w:p>
    <w:p w:rsidR="00596C59" w:rsidRPr="00CB0061" w:rsidRDefault="00596C59" w:rsidP="00596C59">
      <w:pPr>
        <w:pStyle w:val="Nagwek2"/>
      </w:pPr>
      <w:bookmarkStart w:id="165" w:name="_Toc262305071"/>
      <w:r w:rsidRPr="00CB0061">
        <w:t>Możliwości rozwoju programu</w:t>
      </w:r>
      <w:bookmarkEnd w:id="165"/>
    </w:p>
    <w:p w:rsidR="00340B25" w:rsidRDefault="00C2472A" w:rsidP="00596C59">
      <w:pPr>
        <w:rPr>
          <w:rFonts w:eastAsiaTheme="minorHAnsi"/>
          <w:color w:val="auto"/>
          <w:lang w:eastAsia="en-US"/>
        </w:rPr>
      </w:pPr>
      <w:r w:rsidRPr="00CB0061">
        <w:rPr>
          <w:rFonts w:eastAsiaTheme="minorHAnsi"/>
          <w:color w:val="auto"/>
          <w:lang w:eastAsia="en-US"/>
        </w:rPr>
        <w:t>Biblioteka CNL</w:t>
      </w:r>
      <w:r w:rsidR="00AE3EAF">
        <w:rPr>
          <w:rFonts w:eastAsiaTheme="minorHAnsi"/>
          <w:color w:val="auto"/>
          <w:lang w:eastAsia="en-US"/>
        </w:rPr>
        <w:t xml:space="preserve"> </w:t>
      </w:r>
      <w:r w:rsidR="00340B25">
        <w:rPr>
          <w:rFonts w:eastAsiaTheme="minorHAnsi"/>
          <w:color w:val="auto"/>
          <w:lang w:eastAsia="en-US"/>
        </w:rPr>
        <w:t>obsługuje</w:t>
      </w:r>
      <w:r w:rsidR="00AE3EAF">
        <w:rPr>
          <w:rFonts w:eastAsiaTheme="minorHAnsi"/>
          <w:color w:val="auto"/>
          <w:lang w:eastAsia="en-US"/>
        </w:rPr>
        <w:t xml:space="preserve"> wszystkie najważniejsze operacje na sie</w:t>
      </w:r>
      <w:r w:rsidR="00340B25">
        <w:rPr>
          <w:rFonts w:eastAsiaTheme="minorHAnsi"/>
          <w:color w:val="auto"/>
          <w:lang w:eastAsia="en-US"/>
        </w:rPr>
        <w:t>ci MLP oraz zestawie testów, jednak jest mogłaby być rozbudowana na wiele sposobów</w:t>
      </w:r>
      <w:r w:rsidRPr="00CB0061">
        <w:rPr>
          <w:rFonts w:eastAsiaTheme="minorHAnsi"/>
          <w:color w:val="auto"/>
          <w:lang w:eastAsia="en-US"/>
        </w:rPr>
        <w:t xml:space="preserve"> mogłaby być poprawiona</w:t>
      </w:r>
      <w:r w:rsidR="00D42D61" w:rsidRPr="00CB0061">
        <w:rPr>
          <w:rFonts w:eastAsiaTheme="minorHAnsi"/>
          <w:color w:val="auto"/>
          <w:lang w:eastAsia="en-US"/>
        </w:rPr>
        <w:t xml:space="preserve"> na </w:t>
      </w:r>
      <w:r w:rsidR="00340B25">
        <w:rPr>
          <w:rFonts w:eastAsiaTheme="minorHAnsi"/>
          <w:color w:val="auto"/>
          <w:lang w:eastAsia="en-US"/>
        </w:rPr>
        <w:t>wiele sposobów:</w:t>
      </w:r>
    </w:p>
    <w:p w:rsidR="00B9088F" w:rsidRDefault="00340B25" w:rsidP="00340B25">
      <w:pPr>
        <w:pStyle w:val="Akapitzlist"/>
        <w:numPr>
          <w:ilvl w:val="0"/>
          <w:numId w:val="50"/>
        </w:numPr>
        <w:rPr>
          <w:rFonts w:eastAsiaTheme="minorHAnsi"/>
          <w:color w:val="auto"/>
          <w:lang w:eastAsia="en-US"/>
        </w:rPr>
      </w:pPr>
      <w:r w:rsidRPr="00340B25">
        <w:rPr>
          <w:rFonts w:eastAsiaTheme="minorHAnsi"/>
          <w:color w:val="auto"/>
          <w:lang w:eastAsia="en-US"/>
        </w:rPr>
        <w:t>Dla</w:t>
      </w:r>
      <w:r w:rsidR="00D42D61" w:rsidRPr="00340B25">
        <w:rPr>
          <w:rFonts w:eastAsiaTheme="minorHAnsi"/>
          <w:color w:val="auto"/>
          <w:lang w:eastAsia="en-US"/>
        </w:rPr>
        <w:t> </w:t>
      </w:r>
      <w:r w:rsidR="004E54C5" w:rsidRPr="00340B25">
        <w:rPr>
          <w:rFonts w:eastAsiaTheme="minorHAnsi"/>
          <w:color w:val="auto"/>
          <w:lang w:eastAsia="en-US"/>
        </w:rPr>
        <w:t xml:space="preserve">lepszej oceny wiarygodności </w:t>
      </w:r>
      <w:r w:rsidRPr="00340B25">
        <w:rPr>
          <w:rFonts w:eastAsiaTheme="minorHAnsi"/>
          <w:color w:val="auto"/>
          <w:lang w:eastAsia="en-US"/>
        </w:rPr>
        <w:t xml:space="preserve">jakości </w:t>
      </w:r>
      <w:r w:rsidR="004E54C5" w:rsidRPr="00340B25">
        <w:rPr>
          <w:rFonts w:eastAsiaTheme="minorHAnsi"/>
          <w:color w:val="auto"/>
          <w:lang w:eastAsia="en-US"/>
        </w:rPr>
        <w:t>uczenia, można</w:t>
      </w:r>
      <w:r w:rsidRPr="00340B25">
        <w:rPr>
          <w:rFonts w:eastAsiaTheme="minorHAnsi"/>
          <w:color w:val="auto"/>
          <w:lang w:eastAsia="en-US"/>
        </w:rPr>
        <w:t xml:space="preserve"> </w:t>
      </w:r>
      <w:r w:rsidR="004E54C5" w:rsidRPr="00340B25">
        <w:rPr>
          <w:rFonts w:eastAsiaTheme="minorHAnsi"/>
          <w:color w:val="auto"/>
          <w:lang w:eastAsia="en-US"/>
        </w:rPr>
        <w:t>by dzielić zestaw testów</w:t>
      </w:r>
      <w:r w:rsidR="00D42D61" w:rsidRPr="00340B25">
        <w:rPr>
          <w:rFonts w:eastAsiaTheme="minorHAnsi"/>
          <w:color w:val="auto"/>
          <w:lang w:eastAsia="en-US"/>
        </w:rPr>
        <w:t xml:space="preserve"> na </w:t>
      </w:r>
      <w:r w:rsidR="004E54C5" w:rsidRPr="00340B25">
        <w:rPr>
          <w:rFonts w:eastAsiaTheme="minorHAnsi"/>
          <w:color w:val="auto"/>
          <w:lang w:eastAsia="en-US"/>
        </w:rPr>
        <w:t>zestaw uczący</w:t>
      </w:r>
      <w:r w:rsidR="00B9088F">
        <w:rPr>
          <w:rFonts w:eastAsiaTheme="minorHAnsi"/>
          <w:color w:val="auto"/>
          <w:lang w:eastAsia="en-US"/>
        </w:rPr>
        <w:t xml:space="preserve"> oraz testujący (weryfi</w:t>
      </w:r>
      <w:r w:rsidR="00522172">
        <w:rPr>
          <w:rFonts w:eastAsiaTheme="minorHAnsi"/>
          <w:color w:val="auto"/>
          <w:lang w:eastAsia="en-US"/>
        </w:rPr>
        <w:t>kujący);</w:t>
      </w:r>
    </w:p>
    <w:p w:rsidR="00B9088F" w:rsidRDefault="00B9088F" w:rsidP="00340B25">
      <w:pPr>
        <w:pStyle w:val="Akapitzlist"/>
        <w:numPr>
          <w:ilvl w:val="0"/>
          <w:numId w:val="50"/>
        </w:numPr>
        <w:rPr>
          <w:rFonts w:eastAsiaTheme="minorHAnsi"/>
          <w:color w:val="auto"/>
          <w:lang w:eastAsia="en-US"/>
        </w:rPr>
      </w:pPr>
      <w:r>
        <w:rPr>
          <w:rFonts w:eastAsiaTheme="minorHAnsi"/>
          <w:color w:val="auto"/>
          <w:lang w:eastAsia="en-US"/>
        </w:rPr>
        <w:t>Dodanie możliwości</w:t>
      </w:r>
      <w:r w:rsidR="004E54C5" w:rsidRPr="00340B25">
        <w:rPr>
          <w:rFonts w:eastAsiaTheme="minorHAnsi"/>
          <w:color w:val="auto"/>
          <w:lang w:eastAsia="en-US"/>
        </w:rPr>
        <w:t xml:space="preserve"> zmiany współczynnika uczenia</w:t>
      </w:r>
      <w:r w:rsidR="00DD25E4" w:rsidRPr="00340B25">
        <w:rPr>
          <w:rFonts w:eastAsiaTheme="minorHAnsi"/>
          <w:color w:val="auto"/>
          <w:lang w:eastAsia="en-US"/>
        </w:rPr>
        <w:t xml:space="preserve"> w </w:t>
      </w:r>
      <w:r w:rsidR="004E54C5" w:rsidRPr="00340B25">
        <w:rPr>
          <w:rFonts w:eastAsiaTheme="minorHAnsi"/>
          <w:color w:val="auto"/>
          <w:lang w:eastAsia="en-US"/>
        </w:rPr>
        <w:t xml:space="preserve">trakcie procesu uczenia (często daje to lepsze wyniki uczenia niż jedna </w:t>
      </w:r>
      <w:r>
        <w:rPr>
          <w:rFonts w:eastAsiaTheme="minorHAnsi"/>
          <w:color w:val="auto"/>
          <w:lang w:eastAsia="en-US"/>
        </w:rPr>
        <w:t xml:space="preserve">stała </w:t>
      </w:r>
      <w:r w:rsidR="00522172">
        <w:rPr>
          <w:rFonts w:eastAsiaTheme="minorHAnsi"/>
          <w:color w:val="auto"/>
          <w:lang w:eastAsia="en-US"/>
        </w:rPr>
        <w:t>wartość);</w:t>
      </w:r>
    </w:p>
    <w:p w:rsidR="00DC7517" w:rsidRDefault="00B9088F" w:rsidP="00340B25">
      <w:pPr>
        <w:pStyle w:val="Akapitzlist"/>
        <w:numPr>
          <w:ilvl w:val="0"/>
          <w:numId w:val="50"/>
        </w:numPr>
        <w:rPr>
          <w:rFonts w:eastAsiaTheme="minorHAnsi"/>
          <w:color w:val="auto"/>
          <w:lang w:eastAsia="en-US"/>
        </w:rPr>
      </w:pPr>
      <w:r>
        <w:rPr>
          <w:rFonts w:eastAsiaTheme="minorHAnsi"/>
          <w:color w:val="auto"/>
          <w:lang w:eastAsia="en-US"/>
        </w:rPr>
        <w:t>D</w:t>
      </w:r>
      <w:r w:rsidR="0057368D" w:rsidRPr="00340B25">
        <w:rPr>
          <w:rFonts w:eastAsiaTheme="minorHAnsi"/>
          <w:color w:val="auto"/>
          <w:lang w:eastAsia="en-US"/>
        </w:rPr>
        <w:t xml:space="preserve">odanie </w:t>
      </w:r>
      <w:r>
        <w:rPr>
          <w:rFonts w:eastAsiaTheme="minorHAnsi"/>
          <w:color w:val="auto"/>
          <w:lang w:eastAsia="en-US"/>
        </w:rPr>
        <w:t xml:space="preserve">obsługi </w:t>
      </w:r>
      <w:r w:rsidR="0057368D" w:rsidRPr="00340B25">
        <w:rPr>
          <w:rFonts w:eastAsiaTheme="minorHAnsi"/>
          <w:color w:val="auto"/>
          <w:lang w:eastAsia="en-US"/>
        </w:rPr>
        <w:t xml:space="preserve">sieci </w:t>
      </w:r>
      <w:r>
        <w:rPr>
          <w:rFonts w:eastAsiaTheme="minorHAnsi"/>
          <w:color w:val="auto"/>
          <w:lang w:eastAsia="en-US"/>
        </w:rPr>
        <w:t xml:space="preserve">neuronowe </w:t>
      </w:r>
      <w:r w:rsidR="0057368D" w:rsidRPr="00340B25">
        <w:rPr>
          <w:rFonts w:eastAsiaTheme="minorHAnsi"/>
          <w:color w:val="auto"/>
          <w:lang w:eastAsia="en-US"/>
        </w:rPr>
        <w:t>RBF</w:t>
      </w:r>
      <w:r>
        <w:rPr>
          <w:rFonts w:eastAsiaTheme="minorHAnsi"/>
          <w:color w:val="auto"/>
          <w:lang w:eastAsia="en-US"/>
        </w:rPr>
        <w:t>,</w:t>
      </w:r>
      <w:r w:rsidR="0057368D" w:rsidRPr="00340B25">
        <w:rPr>
          <w:rFonts w:eastAsiaTheme="minorHAnsi"/>
          <w:color w:val="auto"/>
          <w:lang w:eastAsia="en-US"/>
        </w:rPr>
        <w:t xml:space="preserve"> Hopfielda</w:t>
      </w:r>
      <w:r>
        <w:rPr>
          <w:rFonts w:eastAsiaTheme="minorHAnsi"/>
          <w:color w:val="auto"/>
          <w:lang w:eastAsia="en-US"/>
        </w:rPr>
        <w:t>, lub innej</w:t>
      </w:r>
      <w:r w:rsidR="00D42D61" w:rsidRPr="00340B25">
        <w:rPr>
          <w:rFonts w:eastAsiaTheme="minorHAnsi"/>
          <w:color w:val="auto"/>
          <w:lang w:eastAsia="en-US"/>
        </w:rPr>
        <w:t xml:space="preserve"> do </w:t>
      </w:r>
      <w:r w:rsidR="00522172">
        <w:rPr>
          <w:rFonts w:eastAsiaTheme="minorHAnsi"/>
          <w:color w:val="auto"/>
          <w:lang w:eastAsia="en-US"/>
        </w:rPr>
        <w:t>istniejącego kodu;</w:t>
      </w:r>
    </w:p>
    <w:p w:rsidR="008F366B" w:rsidRDefault="00B9088F" w:rsidP="008F366B">
      <w:pPr>
        <w:pStyle w:val="Akapitzlist"/>
        <w:numPr>
          <w:ilvl w:val="0"/>
          <w:numId w:val="50"/>
        </w:numPr>
        <w:rPr>
          <w:rFonts w:eastAsiaTheme="minorHAnsi"/>
          <w:color w:val="auto"/>
          <w:lang w:eastAsia="en-US"/>
        </w:rPr>
      </w:pPr>
      <w:r w:rsidRPr="00CB0061">
        <w:rPr>
          <w:rFonts w:eastAsiaTheme="minorHAnsi"/>
          <w:color w:val="auto"/>
          <w:lang w:eastAsia="en-US"/>
        </w:rPr>
        <w:lastRenderedPageBreak/>
        <w:t xml:space="preserve">Zmiana w kernelach z operatora mnożenia liczb całkowitych na użycie funkcji </w:t>
      </w:r>
      <w:r w:rsidRPr="008F366B">
        <w:rPr>
          <w:rStyle w:val="KlasametodafunkcjaZnak"/>
          <w:rFonts w:eastAsiaTheme="minorHAnsi"/>
        </w:rPr>
        <w:t>__[u]mul24</w:t>
      </w:r>
      <w:r>
        <w:rPr>
          <w:rFonts w:eastAsiaTheme="minorHAnsi"/>
          <w:color w:val="auto"/>
          <w:lang w:eastAsia="en-US"/>
        </w:rPr>
        <w:t>, która</w:t>
      </w:r>
      <w:r w:rsidRPr="00CB0061">
        <w:rPr>
          <w:rFonts w:eastAsiaTheme="minorHAnsi"/>
          <w:color w:val="auto"/>
          <w:lang w:eastAsia="en-US"/>
        </w:rPr>
        <w:t xml:space="preserve"> zwiększyłaby </w:t>
      </w:r>
      <w:r w:rsidR="008F366B">
        <w:rPr>
          <w:rFonts w:eastAsiaTheme="minorHAnsi"/>
          <w:color w:val="auto"/>
          <w:lang w:eastAsia="en-US"/>
        </w:rPr>
        <w:t>w niewielkim stopniu</w:t>
      </w:r>
      <w:r w:rsidRPr="00CB0061">
        <w:rPr>
          <w:rFonts w:eastAsiaTheme="minorHAnsi"/>
          <w:color w:val="auto"/>
          <w:lang w:eastAsia="en-US"/>
        </w:rPr>
        <w:t xml:space="preserve"> prędkość ich działania</w:t>
      </w:r>
      <w:r w:rsidRPr="00CB0061">
        <w:rPr>
          <w:rStyle w:val="Odwoanieprzypisudolnego"/>
          <w:rFonts w:eastAsiaTheme="minorHAnsi"/>
          <w:color w:val="auto"/>
          <w:lang w:eastAsia="en-US"/>
        </w:rPr>
        <w:footnoteReference w:id="38"/>
      </w:r>
      <w:r w:rsidR="00522172">
        <w:rPr>
          <w:rFonts w:eastAsiaTheme="minorHAnsi"/>
          <w:color w:val="auto"/>
          <w:lang w:eastAsia="en-US"/>
        </w:rPr>
        <w:t>;</w:t>
      </w:r>
    </w:p>
    <w:p w:rsidR="0057368D" w:rsidRDefault="00A86BCC" w:rsidP="008F366B">
      <w:pPr>
        <w:pStyle w:val="Akapitzlist"/>
        <w:numPr>
          <w:ilvl w:val="0"/>
          <w:numId w:val="50"/>
        </w:numPr>
        <w:rPr>
          <w:rFonts w:eastAsiaTheme="minorHAnsi"/>
          <w:color w:val="auto"/>
          <w:lang w:eastAsia="en-US"/>
        </w:rPr>
      </w:pPr>
      <w:r>
        <w:rPr>
          <w:rFonts w:eastAsiaTheme="minorHAnsi"/>
          <w:color w:val="auto"/>
          <w:lang w:eastAsia="en-US"/>
        </w:rPr>
        <w:t>Aktualnie istnieje</w:t>
      </w:r>
      <w:r w:rsidR="008F366B">
        <w:rPr>
          <w:rFonts w:eastAsiaTheme="minorHAnsi"/>
          <w:color w:val="auto"/>
          <w:lang w:eastAsia="en-US"/>
        </w:rPr>
        <w:t xml:space="preserve"> ograniczenie</w:t>
      </w:r>
      <w:r w:rsidR="00DC7517" w:rsidRPr="008F366B">
        <w:rPr>
          <w:rFonts w:eastAsiaTheme="minorHAnsi"/>
          <w:color w:val="auto"/>
          <w:lang w:eastAsia="en-US"/>
        </w:rPr>
        <w:t xml:space="preserve"> </w:t>
      </w:r>
      <w:r w:rsidR="008F366B">
        <w:rPr>
          <w:rFonts w:eastAsiaTheme="minorHAnsi"/>
          <w:color w:val="auto"/>
          <w:lang w:eastAsia="en-US"/>
        </w:rPr>
        <w:t xml:space="preserve">na ilość neuronów </w:t>
      </w:r>
      <w:r>
        <w:rPr>
          <w:rFonts w:eastAsiaTheme="minorHAnsi"/>
          <w:color w:val="auto"/>
          <w:lang w:eastAsia="en-US"/>
        </w:rPr>
        <w:t xml:space="preserve">w warstwie do 511 oraz na ilość testów w zestawie testów do 65535 (opisane w rozdziale </w:t>
      </w:r>
      <w:r w:rsidR="00CC3C12">
        <w:rPr>
          <w:rFonts w:eastAsiaTheme="minorHAnsi"/>
          <w:color w:val="auto"/>
          <w:lang w:eastAsia="en-US"/>
        </w:rPr>
        <w:fldChar w:fldCharType="begin"/>
      </w:r>
      <w:r>
        <w:rPr>
          <w:rFonts w:eastAsiaTheme="minorHAnsi"/>
          <w:color w:val="auto"/>
          <w:lang w:eastAsia="en-US"/>
        </w:rPr>
        <w:instrText xml:space="preserve"> REF _Ref262305604 \r \h </w:instrText>
      </w:r>
      <w:r w:rsidR="00CC3C12">
        <w:rPr>
          <w:rFonts w:eastAsiaTheme="minorHAnsi"/>
          <w:color w:val="auto"/>
          <w:lang w:eastAsia="en-US"/>
        </w:rPr>
      </w:r>
      <w:r w:rsidR="00CC3C12">
        <w:rPr>
          <w:rFonts w:eastAsiaTheme="minorHAnsi"/>
          <w:color w:val="auto"/>
          <w:lang w:eastAsia="en-US"/>
        </w:rPr>
        <w:fldChar w:fldCharType="separate"/>
      </w:r>
      <w:r w:rsidR="00ED5C84">
        <w:rPr>
          <w:rFonts w:eastAsiaTheme="minorHAnsi"/>
          <w:color w:val="auto"/>
          <w:lang w:eastAsia="en-US"/>
        </w:rPr>
        <w:t>4.3.2</w:t>
      </w:r>
      <w:r w:rsidR="00CC3C12">
        <w:rPr>
          <w:rFonts w:eastAsiaTheme="minorHAnsi"/>
          <w:color w:val="auto"/>
          <w:lang w:eastAsia="en-US"/>
        </w:rPr>
        <w:fldChar w:fldCharType="end"/>
      </w:r>
      <w:r>
        <w:rPr>
          <w:rFonts w:eastAsiaTheme="minorHAnsi"/>
          <w:color w:val="auto"/>
          <w:lang w:eastAsia="en-US"/>
        </w:rPr>
        <w:t xml:space="preserve">). </w:t>
      </w:r>
      <w:r w:rsidR="00DC7517" w:rsidRPr="008F366B">
        <w:rPr>
          <w:rFonts w:eastAsiaTheme="minorHAnsi"/>
          <w:color w:val="auto"/>
          <w:lang w:eastAsia="en-US"/>
        </w:rPr>
        <w:t xml:space="preserve"> Można</w:t>
      </w:r>
      <w:r>
        <w:rPr>
          <w:rFonts w:eastAsiaTheme="minorHAnsi"/>
          <w:color w:val="auto"/>
          <w:lang w:eastAsia="en-US"/>
        </w:rPr>
        <w:t xml:space="preserve"> </w:t>
      </w:r>
      <w:r w:rsidR="00DC7517" w:rsidRPr="008F366B">
        <w:rPr>
          <w:rFonts w:eastAsiaTheme="minorHAnsi"/>
          <w:color w:val="auto"/>
          <w:lang w:eastAsia="en-US"/>
        </w:rPr>
        <w:t>by je usunąć, ale spowodowałoby to spadek wydajności</w:t>
      </w:r>
      <w:r w:rsidR="00A93BBF">
        <w:rPr>
          <w:rFonts w:eastAsiaTheme="minorHAnsi"/>
          <w:color w:val="auto"/>
          <w:lang w:eastAsia="en-US"/>
        </w:rPr>
        <w:t>;</w:t>
      </w:r>
    </w:p>
    <w:p w:rsidR="00522172" w:rsidRDefault="00522172" w:rsidP="008F366B">
      <w:pPr>
        <w:pStyle w:val="Akapitzlist"/>
        <w:numPr>
          <w:ilvl w:val="0"/>
          <w:numId w:val="50"/>
        </w:numPr>
        <w:rPr>
          <w:rFonts w:eastAsiaTheme="minorHAnsi"/>
          <w:color w:val="auto"/>
          <w:lang w:eastAsia="en-US"/>
        </w:rPr>
      </w:pPr>
      <w:r>
        <w:rPr>
          <w:rFonts w:eastAsiaTheme="minorHAnsi"/>
          <w:color w:val="auto"/>
          <w:lang w:eastAsia="en-US"/>
        </w:rPr>
        <w:t xml:space="preserve">Dodanie obsługi </w:t>
      </w:r>
      <w:r w:rsidRPr="00CB0061">
        <w:rPr>
          <w:rFonts w:eastAsiaTheme="minorHAnsi"/>
          <w:color w:val="auto"/>
          <w:lang w:eastAsia="en-US"/>
        </w:rPr>
        <w:t>kilku równolegle działających GPU</w:t>
      </w:r>
      <w:r w:rsidR="00A93BBF">
        <w:rPr>
          <w:rFonts w:eastAsiaTheme="minorHAnsi"/>
          <w:color w:val="auto"/>
          <w:lang w:eastAsia="en-US"/>
        </w:rPr>
        <w:t>;</w:t>
      </w:r>
    </w:p>
    <w:p w:rsidR="00522172" w:rsidRPr="008F366B" w:rsidRDefault="00522172" w:rsidP="008F366B">
      <w:pPr>
        <w:pStyle w:val="Akapitzlist"/>
        <w:numPr>
          <w:ilvl w:val="0"/>
          <w:numId w:val="50"/>
        </w:numPr>
        <w:rPr>
          <w:rFonts w:eastAsiaTheme="minorHAnsi"/>
          <w:color w:val="auto"/>
          <w:lang w:eastAsia="en-US"/>
        </w:rPr>
      </w:pPr>
      <w:r>
        <w:rPr>
          <w:rFonts w:eastAsiaTheme="minorHAnsi"/>
          <w:color w:val="auto"/>
          <w:lang w:eastAsia="en-US"/>
        </w:rPr>
        <w:t>Dodanie obsługi wykonania części CPU na kilku rdzeniach lub procesorach</w:t>
      </w:r>
      <w:r w:rsidR="00A93BBF">
        <w:rPr>
          <w:rFonts w:eastAsiaTheme="minorHAnsi"/>
          <w:color w:val="auto"/>
          <w:lang w:eastAsia="en-US"/>
        </w:rPr>
        <w:t>.</w:t>
      </w:r>
    </w:p>
    <w:p w:rsidR="00C174CA" w:rsidRPr="00CB0061" w:rsidRDefault="00C174CA" w:rsidP="00596C59">
      <w:pPr>
        <w:rPr>
          <w:rFonts w:eastAsiaTheme="minorHAnsi"/>
          <w:color w:val="auto"/>
          <w:lang w:eastAsia="en-US"/>
        </w:rPr>
      </w:pPr>
    </w:p>
    <w:p w:rsidR="0051654A" w:rsidRDefault="0051654A">
      <w:pPr>
        <w:spacing w:after="200" w:line="276" w:lineRule="auto"/>
        <w:ind w:firstLine="0"/>
        <w:jc w:val="left"/>
        <w:rPr>
          <w:rFonts w:asciiTheme="majorHAnsi" w:eastAsiaTheme="majorEastAsia" w:hAnsiTheme="majorHAnsi" w:cstheme="majorBidi"/>
          <w:b/>
          <w:bCs/>
          <w:color w:val="B35E06" w:themeColor="accent1" w:themeShade="BF"/>
          <w:sz w:val="28"/>
          <w:szCs w:val="28"/>
        </w:rPr>
      </w:pPr>
      <w:bookmarkStart w:id="166" w:name="_Wnioski"/>
      <w:bookmarkEnd w:id="166"/>
      <w:r>
        <w:br w:type="page"/>
      </w:r>
    </w:p>
    <w:p w:rsidR="00204DF2" w:rsidRDefault="00836D01" w:rsidP="00204DF2">
      <w:pPr>
        <w:pStyle w:val="Nagwek1"/>
      </w:pPr>
      <w:bookmarkStart w:id="167" w:name="_Toc262305072"/>
      <w:r w:rsidRPr="00CB0061">
        <w:lastRenderedPageBreak/>
        <w:t>Wnioski</w:t>
      </w:r>
      <w:bookmarkEnd w:id="167"/>
      <w:r w:rsidR="00204DF2" w:rsidRPr="00204DF2" w:rsidDel="00204DF2">
        <w:t xml:space="preserve"> </w:t>
      </w:r>
    </w:p>
    <w:p w:rsidR="00B14A70" w:rsidRDefault="004D6D20" w:rsidP="00B14A70">
      <w:r w:rsidRPr="00CB0061">
        <w:t>Jak wspomnia</w:t>
      </w:r>
      <w:r w:rsidR="001D6F89">
        <w:t>łem</w:t>
      </w:r>
      <w:r w:rsidR="00DD25E4" w:rsidRPr="00CB0061">
        <w:t xml:space="preserve"> w </w:t>
      </w:r>
      <w:r w:rsidRPr="00CB0061">
        <w:t xml:space="preserve">niniejszej pracy, </w:t>
      </w:r>
      <w:r w:rsidR="001D6F89">
        <w:t xml:space="preserve">na </w:t>
      </w:r>
      <w:r w:rsidR="00566CE6">
        <w:t>procesor</w:t>
      </w:r>
      <w:r w:rsidR="001D6F89">
        <w:t>ach</w:t>
      </w:r>
      <w:r w:rsidR="00566CE6">
        <w:t xml:space="preserve"> </w:t>
      </w:r>
      <w:r w:rsidRPr="00CB0061">
        <w:t xml:space="preserve">GPU </w:t>
      </w:r>
      <w:r w:rsidR="001D6F89">
        <w:t xml:space="preserve">można wydajnie </w:t>
      </w:r>
      <w:r w:rsidR="00A413EA">
        <w:t>wykonywa</w:t>
      </w:r>
      <w:r w:rsidR="001D6F89">
        <w:t>ć</w:t>
      </w:r>
      <w:r w:rsidR="00A413EA">
        <w:t xml:space="preserve"> </w:t>
      </w:r>
      <w:r w:rsidR="001D6F89">
        <w:t>zadania</w:t>
      </w:r>
      <w:r w:rsidR="001D6F89" w:rsidRPr="00CB0061">
        <w:t xml:space="preserve"> </w:t>
      </w:r>
      <w:r w:rsidRPr="00CB0061">
        <w:t>dając</w:t>
      </w:r>
      <w:r w:rsidR="001D6F89">
        <w:t>e</w:t>
      </w:r>
      <w:r w:rsidRPr="00CB0061">
        <w:t xml:space="preserve"> się łatwo zrównoleglić. Uruchamianie oraz uczenie sieci neuronowych </w:t>
      </w:r>
      <w:r w:rsidR="007B7B16">
        <w:t>są</w:t>
      </w:r>
      <w:r w:rsidR="007B7B16" w:rsidRPr="00CB0061">
        <w:t xml:space="preserve"> </w:t>
      </w:r>
      <w:r w:rsidRPr="00CB0061">
        <w:t>takim</w:t>
      </w:r>
      <w:r w:rsidR="007B7B16">
        <w:t>i</w:t>
      </w:r>
      <w:r w:rsidRPr="00CB0061">
        <w:t xml:space="preserve"> właśnie </w:t>
      </w:r>
      <w:r w:rsidR="007B7B16">
        <w:t>procesami</w:t>
      </w:r>
      <w:r w:rsidRPr="00CB0061">
        <w:t>,</w:t>
      </w:r>
      <w:r w:rsidR="00DD25E4" w:rsidRPr="00CB0061">
        <w:t xml:space="preserve"> a </w:t>
      </w:r>
      <w:r w:rsidR="00A413EA">
        <w:t>w</w:t>
      </w:r>
      <w:r w:rsidR="00A71363" w:rsidRPr="00CB0061">
        <w:t xml:space="preserve"> tej pracy zostało </w:t>
      </w:r>
      <w:r w:rsidR="009B507E">
        <w:t>pokazane</w:t>
      </w:r>
      <w:r w:rsidR="00A71363" w:rsidRPr="00CB0061">
        <w:t>,</w:t>
      </w:r>
      <w:r w:rsidR="00D42D61" w:rsidRPr="00CB0061">
        <w:t xml:space="preserve"> że </w:t>
      </w:r>
      <w:r w:rsidR="00A71363" w:rsidRPr="00CB0061">
        <w:t xml:space="preserve">prędkość działania </w:t>
      </w:r>
      <w:r w:rsidR="007F360B">
        <w:t xml:space="preserve">tego typu </w:t>
      </w:r>
      <w:r w:rsidR="00A71363" w:rsidRPr="00CB0061">
        <w:t>aplikacji uruchomionej</w:t>
      </w:r>
      <w:r w:rsidR="00D42D61" w:rsidRPr="00CB0061">
        <w:t xml:space="preserve"> na </w:t>
      </w:r>
      <w:r w:rsidR="00A71363" w:rsidRPr="00CB0061">
        <w:t>GPU może być większa niż</w:t>
      </w:r>
      <w:r w:rsidR="00D42D61" w:rsidRPr="00CB0061">
        <w:t xml:space="preserve"> na </w:t>
      </w:r>
      <w:r w:rsidR="00A71363" w:rsidRPr="00CB0061">
        <w:t xml:space="preserve">CPU. </w:t>
      </w:r>
      <w:r w:rsidR="00D83576" w:rsidRPr="00CB0061">
        <w:t>Przyspieszenie działania w stosunku do wersji uruchamianej na CPU</w:t>
      </w:r>
      <w:r w:rsidR="009E4CD4" w:rsidRPr="00CB0061">
        <w:t xml:space="preserve"> zostało osiągnięte dzięki kolejnym optymalizacjom</w:t>
      </w:r>
      <w:r w:rsidR="00D83576" w:rsidRPr="00CB0061">
        <w:t xml:space="preserve"> i usuwaniu wąskich gardeł algorytmu</w:t>
      </w:r>
      <w:r w:rsidR="007F360B">
        <w:t>.</w:t>
      </w:r>
      <w:r w:rsidR="00B14A70" w:rsidRPr="00B14A70">
        <w:t xml:space="preserve"> </w:t>
      </w:r>
      <w:r w:rsidR="00B14A70">
        <w:t xml:space="preserve">Należy pamiętać jednak o tym, że aby osiągnąć </w:t>
      </w:r>
      <w:r w:rsidR="00B14A70" w:rsidRPr="00CB0061">
        <w:t xml:space="preserve">przyspieszenie </w:t>
      </w:r>
      <w:r w:rsidR="00B14A70">
        <w:t xml:space="preserve">działania </w:t>
      </w:r>
      <w:r w:rsidR="00B14A70" w:rsidRPr="00CB0061">
        <w:t>na GPU</w:t>
      </w:r>
      <w:r w:rsidR="00B14A70">
        <w:t>, trzeba użyć problemów o dużych rozmiarach</w:t>
      </w:r>
      <w:r w:rsidR="00B14A70" w:rsidRPr="00CB0061">
        <w:t xml:space="preserve"> (doszedłem do tych samych wniosków co inni badacze).</w:t>
      </w:r>
    </w:p>
    <w:p w:rsidR="0013658E" w:rsidRDefault="007F360B" w:rsidP="00B14A70">
      <w:r>
        <w:t xml:space="preserve">W czasie </w:t>
      </w:r>
      <w:r w:rsidR="007B7B16">
        <w:t xml:space="preserve">opracowywania </w:t>
      </w:r>
      <w:r>
        <w:t xml:space="preserve">biblioteki CNL </w:t>
      </w:r>
      <w:r w:rsidR="00B336A2">
        <w:t xml:space="preserve">zauważyłem, </w:t>
      </w:r>
      <w:r w:rsidR="00D42D61" w:rsidRPr="00CB0061">
        <w:t>że </w:t>
      </w:r>
      <w:r w:rsidR="00B336A2">
        <w:t xml:space="preserve"> napisanie</w:t>
      </w:r>
      <w:r w:rsidR="00EF1B52" w:rsidRPr="00CB0061">
        <w:t xml:space="preserve"> program</w:t>
      </w:r>
      <w:r w:rsidR="00B336A2">
        <w:t>u</w:t>
      </w:r>
      <w:r w:rsidR="00DD25E4" w:rsidRPr="00CB0061">
        <w:t xml:space="preserve"> w </w:t>
      </w:r>
      <w:r w:rsidR="00B336A2">
        <w:t xml:space="preserve">technologii </w:t>
      </w:r>
      <w:r w:rsidR="00EF1B52" w:rsidRPr="00CB0061">
        <w:t>CUDA</w:t>
      </w:r>
      <w:r w:rsidR="00B336A2">
        <w:t xml:space="preserve"> nie jest</w:t>
      </w:r>
      <w:r w:rsidR="00EF1B52" w:rsidRPr="00CB0061">
        <w:t xml:space="preserve"> trudne</w:t>
      </w:r>
      <w:r w:rsidR="00B336A2">
        <w:t>, natomiast d</w:t>
      </w:r>
      <w:r w:rsidR="00EF1B52" w:rsidRPr="00CB0061">
        <w:t xml:space="preserve">użo większy kłopot </w:t>
      </w:r>
      <w:r w:rsidR="00B336A2">
        <w:t xml:space="preserve">sprawia </w:t>
      </w:r>
      <w:r w:rsidR="004C7E54">
        <w:t xml:space="preserve">zaprojektowanie </w:t>
      </w:r>
      <w:r w:rsidR="00B336A2">
        <w:t xml:space="preserve">go </w:t>
      </w:r>
      <w:r w:rsidR="00EF1B52" w:rsidRPr="00CB0061">
        <w:t>tak</w:t>
      </w:r>
      <w:r w:rsidR="00F56E96">
        <w:t>, by</w:t>
      </w:r>
      <w:r w:rsidR="00F56E96" w:rsidRPr="00CB0061">
        <w:t xml:space="preserve"> </w:t>
      </w:r>
      <w:r w:rsidR="00B336A2">
        <w:t xml:space="preserve">osiągał </w:t>
      </w:r>
      <w:r w:rsidR="00BF4B8C">
        <w:t xml:space="preserve">on </w:t>
      </w:r>
      <w:r w:rsidR="00B336A2">
        <w:t>maksymalną wydajność.</w:t>
      </w:r>
      <w:r w:rsidR="00BF4B8C">
        <w:t xml:space="preserve"> </w:t>
      </w:r>
      <w:r w:rsidR="009C1F4F">
        <w:t xml:space="preserve">Jest to spowodowane tym, że program może być napisany na wiele sposobów, może używać wielu różnych typów pamięci, </w:t>
      </w:r>
      <w:r w:rsidR="004C7E54">
        <w:t xml:space="preserve">przy tym należy </w:t>
      </w:r>
      <w:r w:rsidR="009C1F4F">
        <w:t xml:space="preserve">dbać o </w:t>
      </w:r>
      <w:r w:rsidR="004C7E54">
        <w:t xml:space="preserve">wysoką </w:t>
      </w:r>
      <w:r w:rsidR="009C1F4F">
        <w:t xml:space="preserve">prędkość transferu </w:t>
      </w:r>
      <w:r w:rsidR="003A7B7F">
        <w:t>z pamięci globalnej, itp.</w:t>
      </w:r>
      <w:r w:rsidR="00D049BB">
        <w:t xml:space="preserve"> </w:t>
      </w:r>
      <w:r w:rsidR="0013658E">
        <w:t xml:space="preserve">W przypadku mojej biblioteki dodatkowym utrudnieniem </w:t>
      </w:r>
      <w:r w:rsidR="00B14A70">
        <w:t xml:space="preserve">przy projektowaniu algorytmów </w:t>
      </w:r>
      <w:r w:rsidR="00B14A70" w:rsidRPr="00CB0061">
        <w:t xml:space="preserve">był fakt, że rozmiar danych </w:t>
      </w:r>
      <w:r w:rsidR="00B14A70">
        <w:t xml:space="preserve">przetwarzanych na GPU </w:t>
      </w:r>
      <w:r w:rsidR="00B14A70" w:rsidRPr="00CB0061">
        <w:t xml:space="preserve">nie </w:t>
      </w:r>
      <w:r w:rsidR="00F56E96">
        <w:t>jest</w:t>
      </w:r>
      <w:r w:rsidR="00F56E96" w:rsidRPr="00CB0061">
        <w:t xml:space="preserve"> </w:t>
      </w:r>
      <w:r w:rsidR="00B14A70" w:rsidRPr="00CB0061">
        <w:t>znany</w:t>
      </w:r>
      <w:r w:rsidR="00B14A70">
        <w:t xml:space="preserve"> w czasie kompilacji.</w:t>
      </w:r>
    </w:p>
    <w:p w:rsidR="00BF7B53" w:rsidRDefault="00566CE6" w:rsidP="00BF7B53">
      <w:r w:rsidRPr="00CB0061">
        <w:t xml:space="preserve">Gdybym teraz miał za zadanie zrobić ten program jeszcze raz, </w:t>
      </w:r>
      <w:r w:rsidR="003F4867">
        <w:t xml:space="preserve">starałbym się uprościć kernele i </w:t>
      </w:r>
      <w:r w:rsidR="00941591">
        <w:t>zmniejszy</w:t>
      </w:r>
      <w:r w:rsidR="00BF7B53">
        <w:t>ć</w:t>
      </w:r>
      <w:r w:rsidR="00941591">
        <w:t xml:space="preserve"> ilość </w:t>
      </w:r>
      <w:r w:rsidRPr="00CB0061">
        <w:t xml:space="preserve">instrukcji skoku – </w:t>
      </w:r>
      <w:r w:rsidR="00BF7B53">
        <w:t>gdyż</w:t>
      </w:r>
      <w:r w:rsidRPr="00CB0061">
        <w:t xml:space="preserve"> </w:t>
      </w:r>
      <w:r w:rsidR="00941591">
        <w:t xml:space="preserve">zwalniają </w:t>
      </w:r>
      <w:r w:rsidR="00BF7B53">
        <w:t xml:space="preserve">one </w:t>
      </w:r>
      <w:r w:rsidR="00941591">
        <w:t>działanie programu w dużo większym stopniu niż się spodziewałem.</w:t>
      </w:r>
      <w:r w:rsidR="00941591" w:rsidRPr="00CB0061">
        <w:rPr>
          <w:rFonts w:eastAsiaTheme="minorHAnsi"/>
          <w:color w:val="auto"/>
          <w:lang w:eastAsia="en-US"/>
        </w:rPr>
        <w:t xml:space="preserve"> </w:t>
      </w:r>
      <w:r w:rsidR="00204DF2" w:rsidRPr="00204DF2">
        <w:rPr>
          <w:rFonts w:eastAsiaTheme="minorHAnsi"/>
          <w:color w:val="auto"/>
          <w:u w:val="single"/>
          <w:lang w:eastAsia="en-US"/>
        </w:rPr>
        <w:t xml:space="preserve">(?????) </w:t>
      </w:r>
      <w:r w:rsidR="00BF7B53" w:rsidRPr="00204DF2">
        <w:rPr>
          <w:u w:val="single"/>
        </w:rPr>
        <w:t>Widać, że w przypadku sieci neuronowych użycie float nie pogarsza jakości wyników programu.</w:t>
      </w:r>
    </w:p>
    <w:p w:rsidR="00326B48" w:rsidRDefault="00326B48" w:rsidP="00326B48">
      <w:r>
        <w:t xml:space="preserve">Uważam, że użycie CUDA do </w:t>
      </w:r>
      <w:r w:rsidR="004A6D03">
        <w:t xml:space="preserve">wykonania mojego programu </w:t>
      </w:r>
      <w:r>
        <w:t>był</w:t>
      </w:r>
      <w:r w:rsidR="004A6D03">
        <w:t>o</w:t>
      </w:r>
      <w:r>
        <w:t xml:space="preserve"> dobry</w:t>
      </w:r>
      <w:r w:rsidR="004A6D03">
        <w:t>m</w:t>
      </w:r>
      <w:r>
        <w:t xml:space="preserve"> wyb</w:t>
      </w:r>
      <w:r w:rsidR="004A6D03">
        <w:t>orem</w:t>
      </w:r>
      <w:r>
        <w:t>. Nauczenie się tej technologii nie było trudne</w:t>
      </w:r>
      <w:r w:rsidR="004A6D03">
        <w:t>, wszystkie pojawi</w:t>
      </w:r>
      <w:r w:rsidR="00F46AC1">
        <w:t>a</w:t>
      </w:r>
      <w:r w:rsidR="004A6D03">
        <w:t>jące się problemy mogłem rozwiązać czytając dokumentację lub zasięgając pomocy na forum NVIDIA</w:t>
      </w:r>
      <w:r w:rsidR="00F46AC1">
        <w:t>, a w o</w:t>
      </w:r>
      <w:r w:rsidR="004A6D03">
        <w:t>ptymalizacj</w:t>
      </w:r>
      <w:r w:rsidR="00F46AC1">
        <w:t>i</w:t>
      </w:r>
      <w:r w:rsidR="004A6D03">
        <w:t xml:space="preserve"> biblioteki CNL </w:t>
      </w:r>
      <w:r>
        <w:t xml:space="preserve">pomogło mi </w:t>
      </w:r>
      <w:r w:rsidR="00F46AC1">
        <w:t xml:space="preserve">specjalne </w:t>
      </w:r>
      <w:r>
        <w:t xml:space="preserve">narzędzie </w:t>
      </w:r>
      <w:r w:rsidR="00F46AC1">
        <w:t>profilujące kod GPU</w:t>
      </w:r>
      <w:r>
        <w:t xml:space="preserve">. </w:t>
      </w:r>
    </w:p>
    <w:p w:rsidR="00D049BB" w:rsidRDefault="00D13DDA" w:rsidP="00F56E96">
      <w:pPr>
        <w:rPr>
          <w:color w:val="auto"/>
        </w:rPr>
      </w:pPr>
      <w:r>
        <w:rPr>
          <w:color w:val="auto"/>
        </w:rPr>
        <w:t>Firma NVIDIA w swej pracy przykłada dużą wagę do technologii CUDA</w:t>
      </w:r>
      <w:r w:rsidR="00A83CEA">
        <w:rPr>
          <w:color w:val="auto"/>
        </w:rPr>
        <w:t xml:space="preserve">. </w:t>
      </w:r>
      <w:r>
        <w:rPr>
          <w:color w:val="auto"/>
        </w:rPr>
        <w:t xml:space="preserve">Nowa architektura kart graficznych </w:t>
      </w:r>
      <w:r w:rsidR="00F46AC1">
        <w:rPr>
          <w:color w:val="auto"/>
        </w:rPr>
        <w:t xml:space="preserve">Fermi </w:t>
      </w:r>
      <w:r w:rsidR="007C612B">
        <w:rPr>
          <w:color w:val="auto"/>
        </w:rPr>
        <w:t>dostarcza wielu zmian w zakresie łatwości programowania</w:t>
      </w:r>
      <w:r w:rsidR="00F56E96">
        <w:rPr>
          <w:color w:val="auto"/>
        </w:rPr>
        <w:t>.</w:t>
      </w:r>
      <w:r w:rsidR="00204DF2">
        <w:rPr>
          <w:color w:val="auto"/>
        </w:rPr>
        <w:t xml:space="preserve"> </w:t>
      </w:r>
      <w:r w:rsidR="00836535">
        <w:rPr>
          <w:color w:val="auto"/>
        </w:rPr>
        <w:t xml:space="preserve">Jak wykazują ostatnie lata, moc obliczeniowa GPU zwiększa się wyraźnie szybciej niż w </w:t>
      </w:r>
      <w:r w:rsidR="0067121C">
        <w:rPr>
          <w:color w:val="auto"/>
        </w:rPr>
        <w:t>przypadku</w:t>
      </w:r>
      <w:r w:rsidR="00836535">
        <w:rPr>
          <w:color w:val="auto"/>
        </w:rPr>
        <w:t xml:space="preserve"> procesorów CPU. Jeśli ten trend w przyszłości się </w:t>
      </w:r>
      <w:r w:rsidR="00836535">
        <w:rPr>
          <w:color w:val="auto"/>
        </w:rPr>
        <w:lastRenderedPageBreak/>
        <w:t xml:space="preserve">utrzyma, </w:t>
      </w:r>
      <w:r w:rsidR="0067121C">
        <w:rPr>
          <w:color w:val="auto"/>
        </w:rPr>
        <w:t xml:space="preserve">zastosowanie GPGPU będzie dawało coraz więcej korzyści i </w:t>
      </w:r>
      <w:r w:rsidR="00836535">
        <w:rPr>
          <w:color w:val="auto"/>
        </w:rPr>
        <w:t xml:space="preserve">przyczyni się to do zwiększenia </w:t>
      </w:r>
      <w:r w:rsidR="0067121C">
        <w:rPr>
          <w:color w:val="auto"/>
        </w:rPr>
        <w:t xml:space="preserve">jego </w:t>
      </w:r>
      <w:r w:rsidR="00836535">
        <w:rPr>
          <w:color w:val="auto"/>
        </w:rPr>
        <w:t xml:space="preserve">popularności. </w:t>
      </w:r>
      <w:r w:rsidR="002E758A">
        <w:rPr>
          <w:color w:val="auto"/>
        </w:rPr>
        <w:t xml:space="preserve">Niestety wysoka moc procesorów graficznych jest okupiona większym zużyciem </w:t>
      </w:r>
      <w:r w:rsidR="00D049BB">
        <w:rPr>
          <w:color w:val="auto"/>
        </w:rPr>
        <w:t>prądu</w:t>
      </w:r>
      <w:r w:rsidR="00A83CEA">
        <w:rPr>
          <w:color w:val="auto"/>
        </w:rPr>
        <w:t>.</w:t>
      </w:r>
      <w:r w:rsidR="002E758A">
        <w:rPr>
          <w:color w:val="auto"/>
        </w:rPr>
        <w:t xml:space="preserve"> Inną sprawą, która może zniechęcić programistów jest konieczność pisania większej liczby linii kodu spowodowanej wymaganymi kopiowaniami </w:t>
      </w:r>
      <w:r w:rsidR="002256E2">
        <w:rPr>
          <w:color w:val="auto"/>
        </w:rPr>
        <w:t xml:space="preserve">danych </w:t>
      </w:r>
      <w:r w:rsidR="002E758A">
        <w:rPr>
          <w:color w:val="auto"/>
        </w:rPr>
        <w:t>między RAM a pamięcią graficzną.</w:t>
      </w:r>
      <w:r w:rsidR="002256E2">
        <w:rPr>
          <w:color w:val="auto"/>
        </w:rPr>
        <w:t xml:space="preserve"> Jednak uważam, że ze względu na wcześniej wymienione korzyści, technologia GPGPU może być bardzo przydatna w wielu sytuacjach</w:t>
      </w:r>
      <w:r>
        <w:rPr>
          <w:color w:val="auto"/>
        </w:rPr>
        <w:t xml:space="preserve"> (i w dziedzinie superkomputerów, i w programach uruchamianych na zwykłych komputerach)</w:t>
      </w:r>
      <w:r w:rsidR="002256E2">
        <w:rPr>
          <w:color w:val="auto"/>
        </w:rPr>
        <w:t>.</w:t>
      </w:r>
    </w:p>
    <w:p w:rsidR="007F360B" w:rsidRPr="00CB0061" w:rsidRDefault="007F360B" w:rsidP="00F73F84">
      <w:pPr>
        <w:rPr>
          <w:color w:val="auto"/>
        </w:rPr>
      </w:pPr>
    </w:p>
    <w:p w:rsidR="00A93BBF" w:rsidRPr="00CB0061" w:rsidRDefault="00A93BBF" w:rsidP="005E32A7">
      <w:pPr>
        <w:rPr>
          <w:color w:val="auto"/>
        </w:rPr>
      </w:pPr>
    </w:p>
    <w:p w:rsidR="005E32A7" w:rsidRDefault="005E32A7" w:rsidP="00F73F84">
      <w:pPr>
        <w:rPr>
          <w:color w:val="auto"/>
        </w:rPr>
      </w:pPr>
    </w:p>
    <w:p w:rsidR="004A79C2" w:rsidRPr="00CB0061" w:rsidRDefault="004A79C2" w:rsidP="00F73F84">
      <w:pPr>
        <w:rPr>
          <w:rFonts w:eastAsiaTheme="minorHAnsi"/>
          <w:b/>
          <w:color w:val="auto"/>
          <w:lang w:eastAsia="en-US"/>
        </w:rPr>
      </w:pPr>
    </w:p>
    <w:p w:rsidR="004A79C2" w:rsidRDefault="004A79C2">
      <w:pPr>
        <w:spacing w:after="200" w:line="276" w:lineRule="auto"/>
        <w:ind w:firstLine="0"/>
        <w:jc w:val="left"/>
        <w:rPr>
          <w:rFonts w:asciiTheme="majorHAnsi" w:eastAsiaTheme="majorEastAsia" w:hAnsiTheme="majorHAnsi" w:cstheme="majorBidi"/>
          <w:b/>
          <w:bCs/>
          <w:color w:val="B35E06" w:themeColor="accent1" w:themeShade="BF"/>
          <w:sz w:val="28"/>
          <w:szCs w:val="28"/>
        </w:rPr>
      </w:pPr>
      <w:bookmarkStart w:id="168" w:name="_Zakończenie"/>
      <w:bookmarkEnd w:id="168"/>
      <w:r>
        <w:br w:type="page"/>
      </w:r>
    </w:p>
    <w:p w:rsidR="00836D01" w:rsidRPr="00CB0061" w:rsidRDefault="00836D01" w:rsidP="002F45CE">
      <w:pPr>
        <w:pStyle w:val="Nagwek1"/>
      </w:pPr>
      <w:bookmarkStart w:id="169" w:name="_Toc262305073"/>
      <w:r w:rsidRPr="00CB0061">
        <w:lastRenderedPageBreak/>
        <w:t>Zakończenie</w:t>
      </w:r>
      <w:bookmarkEnd w:id="169"/>
    </w:p>
    <w:p w:rsidR="0071609A" w:rsidRPr="00CB0061" w:rsidRDefault="0071609A" w:rsidP="0071609A">
      <w:pPr>
        <w:rPr>
          <w:rFonts w:eastAsiaTheme="minorHAnsi"/>
          <w:b/>
          <w:color w:val="auto"/>
          <w:lang w:eastAsia="en-US"/>
        </w:rPr>
      </w:pPr>
      <w:r w:rsidRPr="00CB0061">
        <w:rPr>
          <w:rFonts w:eastAsiaTheme="minorHAnsi"/>
          <w:b/>
          <w:color w:val="auto"/>
          <w:lang w:eastAsia="en-US"/>
        </w:rPr>
        <w:t>Twarde spacje „z tym” albo „i coś tam” – Shift + spacja.</w:t>
      </w:r>
    </w:p>
    <w:p w:rsidR="0071609A" w:rsidRPr="00CB0061" w:rsidRDefault="0071609A" w:rsidP="0071609A"/>
    <w:p w:rsidR="00ED5D03" w:rsidRPr="00CB0061" w:rsidRDefault="00ED5D03" w:rsidP="00ED5D03"/>
    <w:p w:rsidR="00ED5D03" w:rsidRPr="00CB0061" w:rsidRDefault="00ED5D03" w:rsidP="00ED5D03"/>
    <w:p w:rsidR="00ED5D03" w:rsidRPr="00CB0061"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rsidRPr="00CB0061">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70" w:name="_Toc262305074" w:displacedByCustomXml="prev"/>
        <w:p w:rsidR="00B87033" w:rsidRPr="00CB0061" w:rsidRDefault="00B87033">
          <w:pPr>
            <w:pStyle w:val="Nagwek1"/>
          </w:pPr>
          <w:r w:rsidRPr="00CB0061">
            <w:t>Bibliografia</w:t>
          </w:r>
          <w:bookmarkEnd w:id="170"/>
        </w:p>
        <w:sdt>
          <w:sdtPr>
            <w:id w:val="111145805"/>
            <w:bibliography/>
          </w:sdtPr>
          <w:sdtContent>
            <w:p w:rsidR="009E37DC" w:rsidRDefault="00CC3C12" w:rsidP="009E37DC">
              <w:pPr>
                <w:pStyle w:val="Bibliografia"/>
                <w:rPr>
                  <w:noProof/>
                </w:rPr>
              </w:pPr>
              <w:r w:rsidRPr="00CB0061">
                <w:fldChar w:fldCharType="begin"/>
              </w:r>
              <w:r w:rsidR="00B87033" w:rsidRPr="00CB0061">
                <w:instrText xml:space="preserve"> BIBLIOGRAPHY </w:instrText>
              </w:r>
              <w:r w:rsidRPr="00CB0061">
                <w:fldChar w:fldCharType="separate"/>
              </w:r>
              <w:r w:rsidR="009E37DC">
                <w:rPr>
                  <w:noProof/>
                </w:rPr>
                <w:t xml:space="preserve">AMD. (brak daty). </w:t>
              </w:r>
              <w:r w:rsidR="009E37DC">
                <w:rPr>
                  <w:i/>
                  <w:iCs/>
                  <w:noProof/>
                </w:rPr>
                <w:t>ATI Stream Technology.</w:t>
              </w:r>
              <w:r w:rsidR="009E37DC">
                <w:rPr>
                  <w:noProof/>
                </w:rPr>
                <w:t xml:space="preserve"> Pobrano z lokalizacji AMD: http://www.amd.com/US/PRODUCTS/TECHNOLOGIES/STREAM-TECHNOLOGY/Pages/stream-technology.aspx</w:t>
              </w:r>
            </w:p>
            <w:p w:rsidR="009E37DC" w:rsidRPr="001D6F89" w:rsidRDefault="009E37DC" w:rsidP="009E37DC">
              <w:pPr>
                <w:pStyle w:val="Bibliografia"/>
                <w:rPr>
                  <w:noProof/>
                  <w:lang w:val="en-US"/>
                </w:rPr>
              </w:pPr>
              <w:r w:rsidRPr="001D6F89">
                <w:rPr>
                  <w:noProof/>
                  <w:lang w:val="en-US"/>
                </w:rPr>
                <w:t xml:space="preserve">Asuncion, A., &amp; Newman, D. (2010). </w:t>
              </w:r>
              <w:r w:rsidRPr="001D6F89">
                <w:rPr>
                  <w:i/>
                  <w:iCs/>
                  <w:noProof/>
                  <w:lang w:val="en-US"/>
                </w:rPr>
                <w:t>UCI Machine Learning Repository.</w:t>
              </w:r>
              <w:r w:rsidRPr="001D6F89">
                <w:rPr>
                  <w:noProof/>
                  <w:lang w:val="en-US"/>
                </w:rPr>
                <w:t xml:space="preserve"> Pobrano z lokalizacji Irvine, CA: University of California, School of Information and Computer Science: http://mlr.cs.umass.edu/ml</w:t>
              </w:r>
            </w:p>
            <w:p w:rsidR="009E37DC" w:rsidRDefault="009E37DC" w:rsidP="009E37DC">
              <w:pPr>
                <w:pStyle w:val="Bibliografia"/>
                <w:rPr>
                  <w:noProof/>
                </w:rPr>
              </w:pPr>
              <w:r w:rsidRPr="001D6F89">
                <w:rPr>
                  <w:noProof/>
                  <w:lang w:val="en-US"/>
                </w:rPr>
                <w:t xml:space="preserve">Baggio, D. L. (2007). </w:t>
              </w:r>
              <w:r w:rsidRPr="001D6F89">
                <w:rPr>
                  <w:i/>
                  <w:iCs/>
                  <w:noProof/>
                  <w:lang w:val="en-US"/>
                </w:rPr>
                <w:t>GPGPU Based Image Segmentation Livewire Algorithm Implementation.</w:t>
              </w:r>
              <w:r w:rsidRPr="001D6F89">
                <w:rPr>
                  <w:noProof/>
                  <w:lang w:val="en-US"/>
                </w:rPr>
                <w:t xml:space="preserve"> </w:t>
              </w:r>
              <w:r>
                <w:rPr>
                  <w:noProof/>
                </w:rPr>
                <w:t>Pobrano z lokalizacji GPGPU.org: http://gpgpu.org/2008/04/01/gpgpu-based-image-segmentation-livewire-algorithm-implementation</w:t>
              </w:r>
            </w:p>
            <w:p w:rsidR="009E37DC" w:rsidRDefault="009E37DC" w:rsidP="009E37DC">
              <w:pPr>
                <w:pStyle w:val="Bibliografia"/>
                <w:rPr>
                  <w:noProof/>
                </w:rPr>
              </w:pPr>
              <w:r w:rsidRPr="001D6F89">
                <w:rPr>
                  <w:noProof/>
                  <w:lang w:val="en-US"/>
                </w:rPr>
                <w:t xml:space="preserve">Berillo, A. (2008, Październik 21). </w:t>
              </w:r>
              <w:r w:rsidRPr="001D6F89">
                <w:rPr>
                  <w:i/>
                  <w:iCs/>
                  <w:noProof/>
                  <w:lang w:val="en-US"/>
                </w:rPr>
                <w:t>NVIDIA CUDA - Non-graphic computing with graphics processors.</w:t>
              </w:r>
              <w:r w:rsidRPr="001D6F89">
                <w:rPr>
                  <w:noProof/>
                  <w:lang w:val="en-US"/>
                </w:rPr>
                <w:t xml:space="preserve"> </w:t>
              </w:r>
              <w:r>
                <w:rPr>
                  <w:noProof/>
                </w:rPr>
                <w:t>Pobrano z lokalizacji iXBT Labs: http://ixbtlabs.com/articles3/video/cuda-1-p1.html</w:t>
              </w:r>
            </w:p>
            <w:p w:rsidR="009E37DC" w:rsidRDefault="009E37DC" w:rsidP="009E37DC">
              <w:pPr>
                <w:pStyle w:val="Bibliografia"/>
                <w:rPr>
                  <w:noProof/>
                </w:rPr>
              </w:pPr>
              <w:r w:rsidRPr="001D6F89">
                <w:rPr>
                  <w:noProof/>
                  <w:lang w:val="en-US"/>
                </w:rPr>
                <w:t xml:space="preserve">Breitbart, J. (2008, Sierpień 7). </w:t>
              </w:r>
              <w:r w:rsidRPr="001D6F89">
                <w:rPr>
                  <w:i/>
                  <w:iCs/>
                  <w:noProof/>
                  <w:lang w:val="en-US"/>
                </w:rPr>
                <w:t>Case studies on GPU usage and data structure design.</w:t>
              </w:r>
              <w:r w:rsidRPr="001D6F89">
                <w:rPr>
                  <w:noProof/>
                  <w:lang w:val="en-US"/>
                </w:rPr>
                <w:t xml:space="preserve"> </w:t>
              </w:r>
              <w:r>
                <w:rPr>
                  <w:noProof/>
                </w:rPr>
                <w:t>Pobrano z lokalizacji Geeks3D: http://www.geeks3d.com/downloads/200808/Jens_Breitbart_thesis.pdf</w:t>
              </w:r>
            </w:p>
            <w:p w:rsidR="009E37DC" w:rsidRPr="001D6F89" w:rsidRDefault="009E37DC" w:rsidP="009E37DC">
              <w:pPr>
                <w:pStyle w:val="Bibliografia"/>
                <w:rPr>
                  <w:noProof/>
                  <w:lang w:val="en-US"/>
                </w:rPr>
              </w:pPr>
              <w:r w:rsidRPr="001D6F89">
                <w:rPr>
                  <w:noProof/>
                  <w:lang w:val="en-US"/>
                </w:rPr>
                <w:t xml:space="preserve">Buck, I., Foley, T., Horn, D., Sugerman, J., Fatahalian, K., Houston, M., i inni. (2004). </w:t>
              </w:r>
              <w:r w:rsidRPr="001D6F89">
                <w:rPr>
                  <w:i/>
                  <w:iCs/>
                  <w:noProof/>
                  <w:lang w:val="en-US"/>
                </w:rPr>
                <w:t>Brook for GPUs: Stream Computing on Graphics Hardware.</w:t>
              </w:r>
              <w:r w:rsidRPr="001D6F89">
                <w:rPr>
                  <w:noProof/>
                  <w:lang w:val="en-US"/>
                </w:rPr>
                <w:t xml:space="preserve"> Pobrano z lokalizacji CiteSeerX: http://citeseerx.ist.psu.edu/viewdoc/download?doi=10.1.1.1.5420&amp;rep=rep1&amp;type=pdf</w:t>
              </w:r>
            </w:p>
            <w:p w:rsidR="009E37DC" w:rsidRDefault="009E37DC" w:rsidP="009E37DC">
              <w:pPr>
                <w:pStyle w:val="Bibliografia"/>
                <w:rPr>
                  <w:noProof/>
                </w:rPr>
              </w:pPr>
              <w:r w:rsidRPr="001D6F89">
                <w:rPr>
                  <w:noProof/>
                  <w:lang w:val="en-US"/>
                </w:rPr>
                <w:t xml:space="preserve">Cristianini, N. (2007). </w:t>
              </w:r>
              <w:r w:rsidRPr="001D6F89">
                <w:rPr>
                  <w:i/>
                  <w:iCs/>
                  <w:noProof/>
                  <w:lang w:val="en-US"/>
                </w:rPr>
                <w:t>Support Vector Machines - Online References for Further Reading.</w:t>
              </w:r>
              <w:r w:rsidRPr="001D6F89">
                <w:rPr>
                  <w:noProof/>
                  <w:lang w:val="en-US"/>
                </w:rPr>
                <w:t xml:space="preserve"> </w:t>
              </w:r>
              <w:r>
                <w:rPr>
                  <w:noProof/>
                </w:rPr>
                <w:t>Pobrano z lokalizacji Support Vector Machines Homepage: http://www.support-vector.net/references.html</w:t>
              </w:r>
            </w:p>
            <w:p w:rsidR="009E37DC" w:rsidRDefault="009E37DC" w:rsidP="009E37DC">
              <w:pPr>
                <w:pStyle w:val="Bibliografia"/>
                <w:rPr>
                  <w:noProof/>
                </w:rPr>
              </w:pPr>
              <w:r>
                <w:rPr>
                  <w:noProof/>
                </w:rPr>
                <w:t xml:space="preserve">Fung, J., &amp; Murray, T. (2008, Grudzień). </w:t>
              </w:r>
              <w:r w:rsidRPr="001D6F89">
                <w:rPr>
                  <w:i/>
                  <w:iCs/>
                  <w:noProof/>
                  <w:lang w:val="en-US"/>
                </w:rPr>
                <w:t>Building CUDA Photoshop Filters for the GPU.</w:t>
              </w:r>
              <w:r w:rsidRPr="001D6F89">
                <w:rPr>
                  <w:noProof/>
                  <w:lang w:val="en-US"/>
                </w:rPr>
                <w:t xml:space="preserve"> </w:t>
              </w:r>
              <w:r>
                <w:rPr>
                  <w:noProof/>
                </w:rPr>
                <w:t>Pobrano z lokalizacji NVIDIA: http://developer.download.nvidia.com/compute/cuda/Photoshop/CUDAFilters4.pdf</w:t>
              </w:r>
            </w:p>
            <w:p w:rsidR="009E37DC" w:rsidRDefault="009E37DC" w:rsidP="009E37DC">
              <w:pPr>
                <w:pStyle w:val="Bibliografia"/>
                <w:rPr>
                  <w:noProof/>
                </w:rPr>
              </w:pPr>
              <w:r>
                <w:rPr>
                  <w:noProof/>
                </w:rPr>
                <w:t xml:space="preserve">GPGPU.org. (brak daty). </w:t>
              </w:r>
              <w:r>
                <w:rPr>
                  <w:i/>
                  <w:iCs/>
                  <w:noProof/>
                </w:rPr>
                <w:t>About GPGPU.org.</w:t>
              </w:r>
              <w:r>
                <w:rPr>
                  <w:noProof/>
                </w:rPr>
                <w:t xml:space="preserve"> Pobrano z lokalizacji GPGPU.org: http://gpgpu.org/about</w:t>
              </w:r>
            </w:p>
            <w:p w:rsidR="009E37DC" w:rsidRDefault="009E37DC" w:rsidP="009E37DC">
              <w:pPr>
                <w:pStyle w:val="Bibliografia"/>
                <w:rPr>
                  <w:noProof/>
                </w:rPr>
              </w:pPr>
              <w:r w:rsidRPr="001D6F89">
                <w:rPr>
                  <w:noProof/>
                  <w:lang w:val="en-US"/>
                </w:rPr>
                <w:t xml:space="preserve">Harris, M., &amp; Buck, I. (2005, Kwiecień). </w:t>
              </w:r>
              <w:r w:rsidRPr="001D6F89">
                <w:rPr>
                  <w:i/>
                  <w:iCs/>
                  <w:noProof/>
                  <w:lang w:val="en-US"/>
                </w:rPr>
                <w:t>GPU Gems 2, Chapter 34. GPU Flow-Control Idioms.</w:t>
              </w:r>
              <w:r w:rsidRPr="001D6F89">
                <w:rPr>
                  <w:noProof/>
                  <w:lang w:val="en-US"/>
                </w:rPr>
                <w:t xml:space="preserve"> </w:t>
              </w:r>
              <w:r>
                <w:rPr>
                  <w:noProof/>
                </w:rPr>
                <w:t>Pobrano z lokalizacji NVIDIA Developer Zone: http://http.developer.nvidia.com/GPUGems2/gpugems2_chapter34.html</w:t>
              </w:r>
            </w:p>
            <w:p w:rsidR="009E37DC" w:rsidRDefault="009E37DC" w:rsidP="009E37DC">
              <w:pPr>
                <w:pStyle w:val="Bibliografia"/>
                <w:rPr>
                  <w:noProof/>
                </w:rPr>
              </w:pPr>
              <w:r w:rsidRPr="001D6F89">
                <w:rPr>
                  <w:noProof/>
                  <w:lang w:val="en-US"/>
                </w:rPr>
                <w:lastRenderedPageBreak/>
                <w:t xml:space="preserve">Harvey, J. P. (2009, Wrzesień). </w:t>
              </w:r>
              <w:r w:rsidRPr="001D6F89">
                <w:rPr>
                  <w:i/>
                  <w:iCs/>
                  <w:noProof/>
                  <w:lang w:val="en-US"/>
                </w:rPr>
                <w:t>GPU acceleration of object classification algorithms using NVIDIA CUDA.</w:t>
              </w:r>
              <w:r w:rsidRPr="001D6F89">
                <w:rPr>
                  <w:noProof/>
                  <w:lang w:val="en-US"/>
                </w:rPr>
                <w:t xml:space="preserve"> </w:t>
              </w:r>
              <w:r>
                <w:rPr>
                  <w:noProof/>
                </w:rPr>
                <w:t>Pobrano z lokalizacji Digital media library - RIT Scholars: https://ritdml.rit.edu/handle/1850/10894</w:t>
              </w:r>
            </w:p>
            <w:p w:rsidR="009E37DC" w:rsidRDefault="009E37DC" w:rsidP="009E37DC">
              <w:pPr>
                <w:pStyle w:val="Bibliografia"/>
                <w:rPr>
                  <w:noProof/>
                </w:rPr>
              </w:pPr>
              <w:r>
                <w:rPr>
                  <w:noProof/>
                </w:rPr>
                <w:t xml:space="preserve">Jayram, M. N., Dutt, N., Krichmar, J. L., Nicolau, A., &amp; Veidenbaum, A. (2009). </w:t>
              </w:r>
              <w:r w:rsidRPr="001D6F89">
                <w:rPr>
                  <w:i/>
                  <w:iCs/>
                  <w:noProof/>
                  <w:lang w:val="en-US"/>
                </w:rPr>
                <w:t>Efficient Simulation of Large-Scale Spiking Neural Networks Using CUDA Graphics Processors.</w:t>
              </w:r>
              <w:r w:rsidRPr="001D6F89">
                <w:rPr>
                  <w:noProof/>
                  <w:lang w:val="en-US"/>
                </w:rPr>
                <w:t xml:space="preserve"> </w:t>
              </w:r>
              <w:r>
                <w:rPr>
                  <w:noProof/>
                </w:rPr>
                <w:t>Pobrano z lokalizacji Jayram, Moorkanikara Nageswaran - Home Page: http://www.ics.uci.edu/~jmoorkan/pub/gpusnn-ijcnn.pdf</w:t>
              </w:r>
            </w:p>
            <w:p w:rsidR="009E37DC" w:rsidRDefault="009E37DC" w:rsidP="009E37DC">
              <w:pPr>
                <w:pStyle w:val="Bibliografia"/>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9E37DC" w:rsidRDefault="009E37DC" w:rsidP="009E37DC">
              <w:pPr>
                <w:pStyle w:val="Bibliografia"/>
                <w:rPr>
                  <w:noProof/>
                </w:rPr>
              </w:pPr>
              <w:r>
                <w:rPr>
                  <w:noProof/>
                </w:rPr>
                <w:t xml:space="preserve">Katedra Inżynierii Komputerowej P.Cz. (2004). </w:t>
              </w:r>
              <w:r>
                <w:rPr>
                  <w:i/>
                  <w:iCs/>
                  <w:noProof/>
                </w:rPr>
                <w:t>Zastosowanie sieci neuronowych.</w:t>
              </w:r>
              <w:r>
                <w:rPr>
                  <w:noProof/>
                </w:rPr>
                <w:t xml:space="preserve"> Pobrano z lokalizacji Katedra Inżynierii Komputerowej Politechniki Częstochowskiej: http://www.kik.pcz.czest.pl/nn/zastosowanie.php</w:t>
              </w:r>
            </w:p>
            <w:p w:rsidR="009E37DC" w:rsidRDefault="009E37DC" w:rsidP="009E37DC">
              <w:pPr>
                <w:pStyle w:val="Bibliografia"/>
                <w:rPr>
                  <w:noProof/>
                </w:rPr>
              </w:pPr>
              <w:r>
                <w:rPr>
                  <w:noProof/>
                </w:rPr>
                <w:t xml:space="preserve">Klaus, R. (brak daty). </w:t>
              </w:r>
              <w:r>
                <w:rPr>
                  <w:i/>
                  <w:iCs/>
                  <w:noProof/>
                </w:rPr>
                <w:t>Budowa Neuronu.</w:t>
              </w:r>
              <w:r>
                <w:rPr>
                  <w:noProof/>
                </w:rPr>
                <w:t xml:space="preserve"> Pobrano z lokalizacji Rafał Klaus - Strona internetowa: http://www.cs.put.poznan.pl/rklaus/assn/neuron.htm</w:t>
              </w:r>
            </w:p>
            <w:p w:rsidR="009E37DC" w:rsidRDefault="009E37DC" w:rsidP="009E37DC">
              <w:pPr>
                <w:pStyle w:val="Bibliografia"/>
                <w:rPr>
                  <w:noProof/>
                </w:rPr>
              </w:pPr>
              <w:r>
                <w:rPr>
                  <w:noProof/>
                </w:rPr>
                <w:t xml:space="preserve">Kołton, M., &amp; Kwiatkowski, M. (2005, Czerwiec). </w:t>
              </w:r>
              <w:r>
                <w:rPr>
                  <w:i/>
                  <w:iCs/>
                  <w:noProof/>
                </w:rPr>
                <w:t>Sieć Hopfielda.</w:t>
              </w:r>
              <w:r>
                <w:rPr>
                  <w:noProof/>
                </w:rPr>
                <w:t xml:space="preserve"> Pobrano z lokalizacji Wirtualne Laboratorium Sztucznej Inteligencji: http://galaxy.agh.edu.pl/~vlsi/AI/hopf/hopfield_pl.html</w:t>
              </w:r>
            </w:p>
            <w:p w:rsidR="009E37DC" w:rsidRDefault="009E37DC" w:rsidP="009E37DC">
              <w:pPr>
                <w:pStyle w:val="Bibliografia"/>
                <w:rPr>
                  <w:noProof/>
                </w:rPr>
              </w:pPr>
              <w:r w:rsidRPr="001D6F89">
                <w:rPr>
                  <w:noProof/>
                  <w:lang w:val="en-US"/>
                </w:rPr>
                <w:t xml:space="preserve">Lavignotte, F. (2010, Marzec 23). </w:t>
              </w:r>
              <w:r w:rsidRPr="001D6F89">
                <w:rPr>
                  <w:i/>
                  <w:iCs/>
                  <w:noProof/>
                  <w:lang w:val="en-US"/>
                </w:rPr>
                <w:t>CUDA Toolkit 3.0 released.</w:t>
              </w:r>
              <w:r w:rsidRPr="001D6F89">
                <w:rPr>
                  <w:noProof/>
                  <w:lang w:val="en-US"/>
                </w:rPr>
                <w:t xml:space="preserve"> </w:t>
              </w:r>
              <w:r>
                <w:rPr>
                  <w:noProof/>
                </w:rPr>
                <w:t>Pobrano z lokalizacji NVIDIA Forums: http://forums.nvidia.com/index.php?showtopic=163511&amp;st=20&amp;p=1025290&amp;#entry1025290</w:t>
              </w:r>
            </w:p>
            <w:p w:rsidR="009E37DC" w:rsidRDefault="009E37DC" w:rsidP="009E37DC">
              <w:pPr>
                <w:pStyle w:val="Bibliografia"/>
                <w:rPr>
                  <w:noProof/>
                </w:rPr>
              </w:pPr>
              <w:r w:rsidRPr="001D6F89">
                <w:rPr>
                  <w:noProof/>
                  <w:lang w:val="en-US"/>
                </w:rPr>
                <w:t xml:space="preserve">Longbottom, R. (2009, Listopad). </w:t>
              </w:r>
              <w:r w:rsidRPr="001D6F89">
                <w:rPr>
                  <w:i/>
                  <w:iCs/>
                  <w:noProof/>
                  <w:lang w:val="en-US"/>
                </w:rPr>
                <w:t>Dhrystone Benchmark Results On PCs.</w:t>
              </w:r>
              <w:r w:rsidRPr="001D6F89">
                <w:rPr>
                  <w:noProof/>
                  <w:lang w:val="en-US"/>
                </w:rPr>
                <w:t xml:space="preserve"> </w:t>
              </w:r>
              <w:r>
                <w:rPr>
                  <w:noProof/>
                </w:rPr>
                <w:t>Pobrano z lokalizacji Roy Longbottom's PC Benchmark Collection: http://www.roylongbottom.org.uk/dhrystone%20results.htm</w:t>
              </w:r>
            </w:p>
            <w:p w:rsidR="009E37DC" w:rsidRDefault="009E37DC" w:rsidP="009E37DC">
              <w:pPr>
                <w:pStyle w:val="Bibliografia"/>
                <w:rPr>
                  <w:noProof/>
                </w:rPr>
              </w:pPr>
              <w:r>
                <w:rPr>
                  <w:noProof/>
                </w:rPr>
                <w:t xml:space="preserve">Mattb3. (2010, Kwiecień 14). </w:t>
              </w:r>
              <w:r w:rsidRPr="001D6F89">
                <w:rPr>
                  <w:i/>
                  <w:iCs/>
                  <w:noProof/>
                  <w:lang w:val="en-US"/>
                </w:rPr>
                <w:t>Poor cgemm performance with cuda 3.0.</w:t>
              </w:r>
              <w:r w:rsidRPr="001D6F89">
                <w:rPr>
                  <w:noProof/>
                  <w:lang w:val="en-US"/>
                </w:rPr>
                <w:t xml:space="preserve"> </w:t>
              </w:r>
              <w:r>
                <w:rPr>
                  <w:noProof/>
                </w:rPr>
                <w:t>Pobrano z lokalizacji NVIDIA Forums: http://forums.nvidia.com/index.php?showtopic=166184&amp;st=0&amp;p=1039424&amp;#entry1039424</w:t>
              </w:r>
            </w:p>
            <w:p w:rsidR="009E37DC" w:rsidRDefault="009E37DC" w:rsidP="009E37DC">
              <w:pPr>
                <w:pStyle w:val="Bibliografia"/>
                <w:rPr>
                  <w:noProof/>
                </w:rPr>
              </w:pPr>
              <w:r w:rsidRPr="001D6F89">
                <w:rPr>
                  <w:noProof/>
                  <w:lang w:val="en-US"/>
                </w:rPr>
                <w:t xml:space="preserve">Nasse, F., Thurau, C., &amp; Fink, G. A. (2009). </w:t>
              </w:r>
              <w:r w:rsidRPr="001D6F89">
                <w:rPr>
                  <w:i/>
                  <w:iCs/>
                  <w:noProof/>
                  <w:lang w:val="en-US"/>
                </w:rPr>
                <w:t>Face Detection Using GPU-Based Convolutional Neural Networks .</w:t>
              </w:r>
              <w:r w:rsidRPr="001D6F89">
                <w:rPr>
                  <w:noProof/>
                  <w:lang w:val="en-US"/>
                </w:rPr>
                <w:t xml:space="preserve"> </w:t>
              </w:r>
              <w:r>
                <w:rPr>
                  <w:noProof/>
                </w:rPr>
                <w:t>Pobrano z lokalizacji Google Books: http://books.google.com/books?id=g-sIocvOrUUC&amp;pg=PA83&amp;lpg=PA83&amp;dq=%22+Face+Detection+Using+GPU-Based+Convolutional+Neural+Networks+%22&amp;source=bl&amp;ots=HQhMY3wI10&amp;sig=t</w:t>
              </w:r>
              <w:r>
                <w:rPr>
                  <w:noProof/>
                </w:rPr>
                <w:lastRenderedPageBreak/>
                <w:t>Omcxv7eb5_2uSBHzsRaO9IpkVg&amp;hl=pl&amp;ei=4nnpS5bHHMigOPm_lf8K&amp;sa=X&amp;oi=book_result&amp;ct=result&amp;res</w:t>
              </w:r>
            </w:p>
            <w:p w:rsidR="009E37DC" w:rsidRDefault="009E37DC" w:rsidP="009E37DC">
              <w:pPr>
                <w:pStyle w:val="Bibliografia"/>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9E37DC" w:rsidRDefault="009E37DC" w:rsidP="009E37DC">
              <w:pPr>
                <w:pStyle w:val="Bibliografia"/>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9E37DC" w:rsidRDefault="009E37DC" w:rsidP="009E37DC">
              <w:pPr>
                <w:pStyle w:val="Bibliografia"/>
                <w:rPr>
                  <w:noProof/>
                </w:rPr>
              </w:pPr>
              <w:r w:rsidRPr="001D6F89">
                <w:rPr>
                  <w:noProof/>
                  <w:lang w:val="en-US"/>
                </w:rPr>
                <w:t xml:space="preserve">NVIDIA. (brak daty). </w:t>
              </w:r>
              <w:r w:rsidRPr="001D6F89">
                <w:rPr>
                  <w:i/>
                  <w:iCs/>
                  <w:noProof/>
                  <w:lang w:val="en-US"/>
                </w:rPr>
                <w:t>CUDA-Accelerated Applications.</w:t>
              </w:r>
              <w:r w:rsidRPr="001D6F89">
                <w:rPr>
                  <w:noProof/>
                  <w:lang w:val="en-US"/>
                </w:rPr>
                <w:t xml:space="preserve"> </w:t>
              </w:r>
              <w:r>
                <w:rPr>
                  <w:noProof/>
                </w:rPr>
                <w:t>Pobrano z lokalizacji NVIDIA: http://www.nvidia.com/object/cuda_app_tesla.html</w:t>
              </w:r>
            </w:p>
            <w:p w:rsidR="009E37DC" w:rsidRDefault="009E37DC" w:rsidP="009E37DC">
              <w:pPr>
                <w:pStyle w:val="Bibliografia"/>
                <w:rPr>
                  <w:noProof/>
                </w:rPr>
              </w:pPr>
              <w:r>
                <w:rPr>
                  <w:noProof/>
                </w:rPr>
                <w:t xml:space="preserve">NVIDIA. (brak daty). </w:t>
              </w:r>
              <w:r>
                <w:rPr>
                  <w:i/>
                  <w:iCs/>
                  <w:noProof/>
                </w:rPr>
                <w:t>GeForce 256.</w:t>
              </w:r>
              <w:r>
                <w:rPr>
                  <w:noProof/>
                </w:rPr>
                <w:t xml:space="preserve"> Pobrano z lokalizacji NVIDIA: http://www.nvidia.com/page/geforce256.html</w:t>
              </w:r>
            </w:p>
            <w:p w:rsidR="009E37DC" w:rsidRDefault="009E37DC" w:rsidP="009E37DC">
              <w:pPr>
                <w:pStyle w:val="Bibliografia"/>
                <w:rPr>
                  <w:noProof/>
                </w:rPr>
              </w:pPr>
              <w:r w:rsidRPr="001D6F89">
                <w:rPr>
                  <w:noProof/>
                  <w:lang w:val="en-US"/>
                </w:rPr>
                <w:t xml:space="preserve">NVIDIA. (2010, Luty 8). </w:t>
              </w:r>
              <w:r w:rsidRPr="001D6F89">
                <w:rPr>
                  <w:i/>
                  <w:iCs/>
                  <w:noProof/>
                  <w:lang w:val="en-US"/>
                </w:rPr>
                <w:t>MATLAB plug-in for CUDA.</w:t>
              </w:r>
              <w:r w:rsidRPr="001D6F89">
                <w:rPr>
                  <w:noProof/>
                  <w:lang w:val="en-US"/>
                </w:rPr>
                <w:t xml:space="preserve"> </w:t>
              </w:r>
              <w:r>
                <w:rPr>
                  <w:noProof/>
                </w:rPr>
                <w:t>Pobrano z lokalizacji NVIDIA Developer Web Site: http://developer.nvidia.com/object/matlab_cuda.html</w:t>
              </w:r>
            </w:p>
            <w:p w:rsidR="009E37DC" w:rsidRDefault="009E37DC" w:rsidP="009E37DC">
              <w:pPr>
                <w:pStyle w:val="Bibliografia"/>
                <w:rPr>
                  <w:noProof/>
                </w:rPr>
              </w:pPr>
              <w:r>
                <w:rPr>
                  <w:noProof/>
                </w:rPr>
                <w:t xml:space="preserve">NVIDIA. (2009, Sierpień 26). </w:t>
              </w:r>
              <w:r>
                <w:rPr>
                  <w:i/>
                  <w:iCs/>
                  <w:noProof/>
                </w:rPr>
                <w:t>NVIDIA CUDA Programming Guide 2.3.</w:t>
              </w:r>
              <w:r>
                <w:rPr>
                  <w:noProof/>
                </w:rPr>
                <w:t xml:space="preserve"> Pobrano z lokalizacji NVIDIA: http://developer.download.nvidia.com/compute/cuda/2_3/toolkit/docs/NVIDIA_CUDA_Programming_Guide_2.3.pdf</w:t>
              </w:r>
            </w:p>
            <w:p w:rsidR="009E37DC" w:rsidRDefault="009E37DC" w:rsidP="009E37DC">
              <w:pPr>
                <w:pStyle w:val="Bibliografia"/>
                <w:rPr>
                  <w:noProof/>
                </w:rPr>
              </w:pPr>
              <w:r w:rsidRPr="001D6F89">
                <w:rPr>
                  <w:noProof/>
                  <w:lang w:val="en-US"/>
                </w:rPr>
                <w:t xml:space="preserve">NVIDIA. (2010, Luty 20). </w:t>
              </w:r>
              <w:r w:rsidRPr="001D6F89">
                <w:rPr>
                  <w:i/>
                  <w:iCs/>
                  <w:noProof/>
                  <w:lang w:val="en-US"/>
                </w:rPr>
                <w:t>NVIDIA CUDA Programming Guide 3.0.</w:t>
              </w:r>
              <w:r w:rsidRPr="001D6F89">
                <w:rPr>
                  <w:noProof/>
                  <w:lang w:val="en-US"/>
                </w:rPr>
                <w:t xml:space="preserve"> </w:t>
              </w:r>
              <w:r>
                <w:rPr>
                  <w:noProof/>
                </w:rPr>
                <w:t>Pobrano z lokalizacji NVIDIA: http://developer.download.nvidia.com/compute/cuda/3_0/toolkit/docs/NVIDIA_CUDA_ProgrammingGuide.pdf</w:t>
              </w:r>
            </w:p>
            <w:p w:rsidR="009E37DC" w:rsidRDefault="009E37DC" w:rsidP="009E37DC">
              <w:pPr>
                <w:pStyle w:val="Bibliografia"/>
                <w:rPr>
                  <w:noProof/>
                </w:rPr>
              </w:pPr>
              <w:r>
                <w:rPr>
                  <w:noProof/>
                </w:rPr>
                <w:t xml:space="preserve">NVIDIA. (brak daty). </w:t>
              </w:r>
              <w:r>
                <w:rPr>
                  <w:i/>
                  <w:iCs/>
                  <w:noProof/>
                </w:rPr>
                <w:t>NVIDIA PhysX.</w:t>
              </w:r>
              <w:r>
                <w:rPr>
                  <w:noProof/>
                </w:rPr>
                <w:t xml:space="preserve"> Pobrano z lokalizacji NVIDIA Polska: http://www.nvidia.pl/object/nvidia_physx_pl.html</w:t>
              </w:r>
            </w:p>
            <w:p w:rsidR="009E37DC" w:rsidRDefault="009E37DC" w:rsidP="009E37DC">
              <w:pPr>
                <w:pStyle w:val="Bibliografia"/>
                <w:rPr>
                  <w:noProof/>
                </w:rPr>
              </w:pPr>
              <w:r w:rsidRPr="001D6F89">
                <w:rPr>
                  <w:noProof/>
                  <w:lang w:val="en-US"/>
                </w:rPr>
                <w:t xml:space="preserve">NVIDIA. (2009). </w:t>
              </w:r>
              <w:r w:rsidRPr="001D6F89">
                <w:rPr>
                  <w:i/>
                  <w:iCs/>
                  <w:noProof/>
                  <w:lang w:val="en-US"/>
                </w:rPr>
                <w:t>NVIDIA’s Next Generation CUDA Compute Architecture: Fermi, v1.1.</w:t>
              </w:r>
              <w:r w:rsidRPr="001D6F89">
                <w:rPr>
                  <w:noProof/>
                  <w:lang w:val="en-US"/>
                </w:rPr>
                <w:t xml:space="preserve"> </w:t>
              </w:r>
              <w:r>
                <w:rPr>
                  <w:noProof/>
                </w:rPr>
                <w:t>Pobrano z lokalizacji NVIDIA: http://www.nvidia.com/content/PDF/fermi_white_papers/NVIDIA_Fermi_Compute_Architecture_Whitepaper.pdf</w:t>
              </w:r>
            </w:p>
            <w:p w:rsidR="009E37DC" w:rsidRDefault="009E37DC" w:rsidP="009E37DC">
              <w:pPr>
                <w:pStyle w:val="Bibliografia"/>
                <w:rPr>
                  <w:noProof/>
                </w:rPr>
              </w:pPr>
              <w:r w:rsidRPr="001D6F89">
                <w:rPr>
                  <w:noProof/>
                  <w:lang w:val="en-US"/>
                </w:rPr>
                <w:t xml:space="preserve">NVIDIA. (brak daty). </w:t>
              </w:r>
              <w:r w:rsidRPr="001D6F89">
                <w:rPr>
                  <w:i/>
                  <w:iCs/>
                  <w:noProof/>
                  <w:lang w:val="en-US"/>
                </w:rPr>
                <w:t>Supercomputing at 1/10th the Cost.</w:t>
              </w:r>
              <w:r w:rsidRPr="001D6F89">
                <w:rPr>
                  <w:noProof/>
                  <w:lang w:val="en-US"/>
                </w:rPr>
                <w:t xml:space="preserve"> </w:t>
              </w:r>
              <w:r>
                <w:rPr>
                  <w:noProof/>
                </w:rPr>
                <w:t>Pobrano z lokalizacji NVIDIA: http://www.nvidia.com/object/tesla_computing_solutions.html</w:t>
              </w:r>
            </w:p>
            <w:p w:rsidR="009E37DC" w:rsidRDefault="009E37DC" w:rsidP="009E37DC">
              <w:pPr>
                <w:pStyle w:val="Bibliografia"/>
                <w:rPr>
                  <w:noProof/>
                </w:rPr>
              </w:pPr>
              <w:r w:rsidRPr="001D6F89">
                <w:rPr>
                  <w:noProof/>
                  <w:lang w:val="en-US"/>
                </w:rPr>
                <w:t xml:space="preserve">NVIDIA. (brak daty). </w:t>
              </w:r>
              <w:r w:rsidRPr="001D6F89">
                <w:rPr>
                  <w:i/>
                  <w:iCs/>
                  <w:noProof/>
                  <w:lang w:val="en-US"/>
                </w:rPr>
                <w:t>What is CUDA?</w:t>
              </w:r>
              <w:r w:rsidRPr="001D6F89">
                <w:rPr>
                  <w:noProof/>
                  <w:lang w:val="en-US"/>
                </w:rPr>
                <w:t xml:space="preserve"> </w:t>
              </w:r>
              <w:r>
                <w:rPr>
                  <w:noProof/>
                </w:rPr>
                <w:t>Pobrano z lokalizacji NVIDIA: http://www.nvidia.com/object/what_is_cuda_new.html</w:t>
              </w:r>
            </w:p>
            <w:p w:rsidR="009E37DC" w:rsidRDefault="009E37DC" w:rsidP="009E37DC">
              <w:pPr>
                <w:pStyle w:val="Bibliografia"/>
                <w:rPr>
                  <w:noProof/>
                </w:rPr>
              </w:pPr>
              <w:r w:rsidRPr="001D6F89">
                <w:rPr>
                  <w:noProof/>
                  <w:lang w:val="en-US"/>
                </w:rPr>
                <w:t xml:space="preserve">Pfeiffer, J. (2005, Luty 23). </w:t>
              </w:r>
              <w:r w:rsidRPr="001D6F89">
                <w:rPr>
                  <w:i/>
                  <w:iCs/>
                  <w:noProof/>
                  <w:lang w:val="en-US"/>
                </w:rPr>
                <w:t>CS473 - Pipeline Hazards.</w:t>
              </w:r>
              <w:r w:rsidRPr="001D6F89">
                <w:rPr>
                  <w:noProof/>
                  <w:lang w:val="en-US"/>
                </w:rPr>
                <w:t xml:space="preserve"> </w:t>
              </w:r>
              <w:r>
                <w:rPr>
                  <w:noProof/>
                </w:rPr>
                <w:t>Pobrano z lokalizacji Joe Pfeiffer - Home Page: http://www.cs.nmsu.edu/~pfeiffer/classes/473/notes/hazards.html</w:t>
              </w:r>
            </w:p>
            <w:p w:rsidR="009E37DC" w:rsidRPr="001D6F89" w:rsidRDefault="009E37DC" w:rsidP="009E37DC">
              <w:pPr>
                <w:pStyle w:val="Bibliografia"/>
                <w:rPr>
                  <w:noProof/>
                  <w:lang w:val="en-US"/>
                </w:rPr>
              </w:pPr>
              <w:r w:rsidRPr="001D6F89">
                <w:rPr>
                  <w:noProof/>
                  <w:lang w:val="en-US"/>
                </w:rPr>
                <w:lastRenderedPageBreak/>
                <w:t xml:space="preserve">Prabhu, R. D. (2007). </w:t>
              </w:r>
              <w:r w:rsidRPr="001D6F89">
                <w:rPr>
                  <w:i/>
                  <w:iCs/>
                  <w:noProof/>
                  <w:lang w:val="en-US"/>
                </w:rPr>
                <w:t>GNeuron: Parallel Neural Networks with GPU.</w:t>
              </w:r>
              <w:r w:rsidRPr="001D6F89">
                <w:rPr>
                  <w:noProof/>
                  <w:lang w:val="en-US"/>
                </w:rPr>
                <w:t xml:space="preserve"> Pobrano z lokalizacji HiPC - International Conference on High Performance Computing: http://www.hipc.org/hipc2007/posters/GNeuron.pdf</w:t>
              </w:r>
            </w:p>
            <w:p w:rsidR="009E37DC" w:rsidRDefault="009E37DC" w:rsidP="009E37DC">
              <w:pPr>
                <w:pStyle w:val="Bibliografia"/>
                <w:rPr>
                  <w:noProof/>
                </w:rPr>
              </w:pPr>
              <w:r>
                <w:rPr>
                  <w:noProof/>
                </w:rPr>
                <w:t xml:space="preserve">Rutkowski, L. (2005). </w:t>
              </w:r>
              <w:r>
                <w:rPr>
                  <w:i/>
                  <w:iCs/>
                  <w:noProof/>
                </w:rPr>
                <w:t>Metody i techniki sztucznej inteligencji.</w:t>
              </w:r>
              <w:r>
                <w:rPr>
                  <w:noProof/>
                </w:rPr>
                <w:t xml:space="preserve"> Warszawa: Wydawnictwo Naukowe PWN.</w:t>
              </w:r>
            </w:p>
            <w:p w:rsidR="009E37DC" w:rsidRDefault="009E37DC" w:rsidP="009E37DC">
              <w:pPr>
                <w:pStyle w:val="Bibliografia"/>
                <w:rPr>
                  <w:noProof/>
                </w:rPr>
              </w:pPr>
              <w:r>
                <w:rPr>
                  <w:noProof/>
                </w:rPr>
                <w:t xml:space="preserve">Sandhu, T. (2010, Marzec 26). </w:t>
              </w:r>
              <w:r w:rsidRPr="001D6F89">
                <w:rPr>
                  <w:i/>
                  <w:iCs/>
                  <w:noProof/>
                  <w:lang w:val="en-US"/>
                </w:rPr>
                <w:t xml:space="preserve">NVIDIA's GeForce GTX 480 finally unleashed. </w:t>
              </w:r>
              <w:r>
                <w:rPr>
                  <w:i/>
                  <w:iCs/>
                  <w:noProof/>
                </w:rPr>
                <w:t>Reviewed and rated.</w:t>
              </w:r>
              <w:r>
                <w:rPr>
                  <w:noProof/>
                </w:rPr>
                <w:t xml:space="preserve"> Pobrano z lokalizacji HEXUS.net: http://www.hexus.net/content/item.php?item=24000&amp;page=3</w:t>
              </w:r>
            </w:p>
            <w:p w:rsidR="009E37DC" w:rsidRDefault="009E37DC" w:rsidP="009E37DC">
              <w:pPr>
                <w:pStyle w:val="Bibliografia"/>
                <w:rPr>
                  <w:noProof/>
                </w:rPr>
              </w:pPr>
              <w:r w:rsidRPr="001D6F89">
                <w:rPr>
                  <w:noProof/>
                  <w:lang w:val="en-US"/>
                </w:rPr>
                <w:t xml:space="preserve">Schabauer, H., Schikuta, E., &amp; Weishaupl, T. (2005). </w:t>
              </w:r>
              <w:r w:rsidRPr="001D6F89">
                <w:rPr>
                  <w:i/>
                  <w:iCs/>
                  <w:noProof/>
                  <w:lang w:val="en-US"/>
                </w:rPr>
                <w:t>Solving Very Large Traveling Salesman Problems by SOM Parallelization on Cluster Architectures.</w:t>
              </w:r>
              <w:r w:rsidRPr="001D6F89">
                <w:rPr>
                  <w:noProof/>
                  <w:lang w:val="en-US"/>
                </w:rPr>
                <w:t xml:space="preserve"> </w:t>
              </w:r>
              <w:r>
                <w:rPr>
                  <w:noProof/>
                </w:rPr>
                <w:t>Pobrano z lokalizacji ACM Portal: http://portal.acm.org/citation.cfm?id=1110441</w:t>
              </w:r>
            </w:p>
            <w:p w:rsidR="009E37DC" w:rsidRDefault="009E37DC" w:rsidP="009E37DC">
              <w:pPr>
                <w:pStyle w:val="Bibliografia"/>
                <w:rPr>
                  <w:noProof/>
                </w:rPr>
              </w:pPr>
              <w:r w:rsidRPr="001D6F89">
                <w:rPr>
                  <w:noProof/>
                  <w:lang w:val="en-US"/>
                </w:rPr>
                <w:t xml:space="preserve">Spek, J. v. (2008, Kwiecień 1). </w:t>
              </w:r>
              <w:r w:rsidRPr="001D6F89">
                <w:rPr>
                  <w:i/>
                  <w:iCs/>
                  <w:noProof/>
                  <w:lang w:val="en-US"/>
                </w:rPr>
                <w:t>The CUDA Compiler Driver - NVCC.</w:t>
              </w:r>
              <w:r w:rsidRPr="001D6F89">
                <w:rPr>
                  <w:noProof/>
                  <w:lang w:val="en-US"/>
                </w:rPr>
                <w:t xml:space="preserve"> </w:t>
              </w:r>
              <w:r>
                <w:rPr>
                  <w:noProof/>
                </w:rPr>
                <w:t>Pobrano z lokalizacji Frank Mueller Homepage: http://moss.csc.ncsu.edu/~mueller/cluster/nvidia/2.0/nvcc_2.0.pdf</w:t>
              </w:r>
            </w:p>
            <w:p w:rsidR="009E37DC" w:rsidRDefault="009E37DC" w:rsidP="009E37DC">
              <w:pPr>
                <w:pStyle w:val="Bibliografia"/>
                <w:rPr>
                  <w:noProof/>
                </w:rPr>
              </w:pPr>
              <w:r w:rsidRPr="001D6F89">
                <w:rPr>
                  <w:noProof/>
                  <w:lang w:val="en-US"/>
                </w:rPr>
                <w:t xml:space="preserve">The Khronos Group. (brak daty). </w:t>
              </w:r>
              <w:r w:rsidRPr="001D6F89">
                <w:rPr>
                  <w:i/>
                  <w:iCs/>
                  <w:noProof/>
                  <w:lang w:val="en-US"/>
                </w:rPr>
                <w:t>OpenCL - The open standard for parallel programming of heterogeneous systems.</w:t>
              </w:r>
              <w:r w:rsidRPr="001D6F89">
                <w:rPr>
                  <w:noProof/>
                  <w:lang w:val="en-US"/>
                </w:rPr>
                <w:t xml:space="preserve"> </w:t>
              </w:r>
              <w:r>
                <w:rPr>
                  <w:noProof/>
                </w:rPr>
                <w:t>Pobrano z lokalizacji The Knronos Group: http://www.khronos.org/opencl/</w:t>
              </w:r>
            </w:p>
            <w:p w:rsidR="009E37DC" w:rsidRDefault="009E37DC" w:rsidP="009E37DC">
              <w:pPr>
                <w:pStyle w:val="Bibliografia"/>
                <w:rPr>
                  <w:noProof/>
                </w:rPr>
              </w:pPr>
              <w:r w:rsidRPr="001D6F89">
                <w:rPr>
                  <w:noProof/>
                  <w:lang w:val="en-US"/>
                </w:rPr>
                <w:t xml:space="preserve">Thomason, L. (brak daty). </w:t>
              </w:r>
              <w:r w:rsidRPr="001D6F89">
                <w:rPr>
                  <w:i/>
                  <w:iCs/>
                  <w:noProof/>
                  <w:lang w:val="en-US"/>
                </w:rPr>
                <w:t>Lee Thomason's Homepage .</w:t>
              </w:r>
              <w:r w:rsidRPr="001D6F89">
                <w:rPr>
                  <w:noProof/>
                  <w:lang w:val="en-US"/>
                </w:rPr>
                <w:t xml:space="preserve"> </w:t>
              </w:r>
              <w:r>
                <w:rPr>
                  <w:noProof/>
                </w:rPr>
                <w:t>Pobrano z lokalizacji TinyXML Main Page: http://sourceforge.net/projects/tinyxml</w:t>
              </w:r>
            </w:p>
            <w:p w:rsidR="009E37DC" w:rsidRDefault="009E37DC" w:rsidP="009E37DC">
              <w:pPr>
                <w:pStyle w:val="Bibliografia"/>
                <w:rPr>
                  <w:noProof/>
                </w:rPr>
              </w:pPr>
              <w:r>
                <w:rPr>
                  <w:noProof/>
                </w:rPr>
                <w:t xml:space="preserve">Triolet, D. (2007, Marzec 21). </w:t>
              </w:r>
              <w:r>
                <w:rPr>
                  <w:i/>
                  <w:iCs/>
                  <w:noProof/>
                </w:rPr>
                <w:t>Nvidia CUDA: preview.</w:t>
              </w:r>
              <w:r>
                <w:rPr>
                  <w:noProof/>
                </w:rPr>
                <w:t xml:space="preserve"> Pobrano z lokalizacji BeHardware: http://www.behardware.com/articles/659-1/nvidia-cuda-preview.html</w:t>
              </w:r>
            </w:p>
            <w:p w:rsidR="009E37DC" w:rsidRDefault="009E37DC" w:rsidP="009E37DC">
              <w:pPr>
                <w:pStyle w:val="Bibliografia"/>
                <w:rPr>
                  <w:noProof/>
                </w:rPr>
              </w:pPr>
              <w:r>
                <w:rPr>
                  <w:noProof/>
                </w:rPr>
                <w:t xml:space="preserve">W3C. (2009, Styczeń 6). </w:t>
              </w:r>
              <w:r>
                <w:rPr>
                  <w:i/>
                  <w:iCs/>
                  <w:noProof/>
                </w:rPr>
                <w:t>W3C Document Object Model.</w:t>
              </w:r>
              <w:r>
                <w:rPr>
                  <w:noProof/>
                </w:rPr>
                <w:t xml:space="preserve"> Pobrano z lokalizacji World Wide Web Consortium (W3C) Website: http://www.w3.org/DOM</w:t>
              </w:r>
            </w:p>
            <w:p w:rsidR="009E37DC" w:rsidRPr="001D6F89" w:rsidRDefault="009E37DC" w:rsidP="009E37DC">
              <w:pPr>
                <w:pStyle w:val="Bibliografia"/>
                <w:rPr>
                  <w:noProof/>
                  <w:lang w:val="en-US"/>
                </w:rPr>
              </w:pPr>
              <w:r w:rsidRPr="001D6F89">
                <w:rPr>
                  <w:noProof/>
                  <w:lang w:val="en-US"/>
                </w:rPr>
                <w:t xml:space="preserve">Wagner, R. J. (2009, Wrzesień 28). </w:t>
              </w:r>
              <w:r w:rsidRPr="001D6F89">
                <w:rPr>
                  <w:i/>
                  <w:iCs/>
                  <w:noProof/>
                  <w:lang w:val="en-US"/>
                </w:rPr>
                <w:t>Mersenne Twister Random Number Generator.</w:t>
              </w:r>
              <w:r w:rsidRPr="001D6F89">
                <w:rPr>
                  <w:noProof/>
                  <w:lang w:val="en-US"/>
                </w:rPr>
                <w:t xml:space="preserve"> Pobrano z lokalizacji Creations of Rick Wagner: http://www-personal.umich.edu/~wagnerr/MersenneTwister.html</w:t>
              </w:r>
            </w:p>
            <w:p w:rsidR="009E37DC" w:rsidRDefault="009E37DC" w:rsidP="009E37DC">
              <w:pPr>
                <w:pStyle w:val="Bibliografia"/>
                <w:rPr>
                  <w:noProof/>
                </w:rPr>
              </w:pPr>
              <w:r w:rsidRPr="001D6F89">
                <w:rPr>
                  <w:noProof/>
                  <w:lang w:val="en-US"/>
                </w:rPr>
                <w:t xml:space="preserve">Wikipedia. (2010, Maj 8). </w:t>
              </w:r>
              <w:r>
                <w:rPr>
                  <w:i/>
                  <w:iCs/>
                  <w:noProof/>
                </w:rPr>
                <w:t>Artificial neural network.</w:t>
              </w:r>
              <w:r>
                <w:rPr>
                  <w:noProof/>
                </w:rPr>
                <w:t xml:space="preserve"> Pobrano z lokalizacji Wikipedia: http://en.wikipedia.org/wiki/Artificial_neural_network</w:t>
              </w:r>
            </w:p>
            <w:p w:rsidR="009E37DC" w:rsidRDefault="009E37DC" w:rsidP="009E37DC">
              <w:pPr>
                <w:pStyle w:val="Bibliografia"/>
                <w:rPr>
                  <w:noProof/>
                </w:rPr>
              </w:pPr>
              <w:r w:rsidRPr="001D6F89">
                <w:rPr>
                  <w:noProof/>
                  <w:lang w:val="en-US"/>
                </w:rPr>
                <w:t xml:space="preserve">Wikipedia. (2010, Maj 14). </w:t>
              </w:r>
              <w:r w:rsidRPr="001D6F89">
                <w:rPr>
                  <w:i/>
                  <w:iCs/>
                  <w:noProof/>
                  <w:lang w:val="en-US"/>
                </w:rPr>
                <w:t>Comparison of Nvidia graphics processing units.</w:t>
              </w:r>
              <w:r w:rsidRPr="001D6F89">
                <w:rPr>
                  <w:noProof/>
                  <w:lang w:val="en-US"/>
                </w:rPr>
                <w:t xml:space="preserve"> </w:t>
              </w:r>
              <w:r>
                <w:rPr>
                  <w:noProof/>
                </w:rPr>
                <w:t>Pobrano z lokalizacji Wikipedia: http://en.wikipedia.org/wiki/Comparison_of_Nvidia_graphics_processing_units</w:t>
              </w:r>
            </w:p>
            <w:p w:rsidR="009E37DC" w:rsidRDefault="009E37DC" w:rsidP="009E37DC">
              <w:pPr>
                <w:pStyle w:val="Bibliografia"/>
                <w:rPr>
                  <w:noProof/>
                </w:rPr>
              </w:pPr>
              <w:r>
                <w:rPr>
                  <w:noProof/>
                </w:rPr>
                <w:t xml:space="preserve">Wikipedia. (brak daty). </w:t>
              </w:r>
              <w:r>
                <w:rPr>
                  <w:i/>
                  <w:iCs/>
                  <w:noProof/>
                </w:rPr>
                <w:t>GPGPU.</w:t>
              </w:r>
              <w:r>
                <w:rPr>
                  <w:noProof/>
                </w:rPr>
                <w:t xml:space="preserve"> Pobrano z lokalizacji Wikipedia: http://en.wikipedia.org/wiki/GPGPU</w:t>
              </w:r>
            </w:p>
            <w:p w:rsidR="009E37DC" w:rsidRDefault="009E37DC" w:rsidP="009E37DC">
              <w:pPr>
                <w:pStyle w:val="Bibliografia"/>
                <w:rPr>
                  <w:noProof/>
                </w:rPr>
              </w:pPr>
              <w:r>
                <w:rPr>
                  <w:noProof/>
                </w:rPr>
                <w:lastRenderedPageBreak/>
                <w:t xml:space="preserve">Wikipedia. (2010, Maj 6). </w:t>
              </w:r>
              <w:r>
                <w:rPr>
                  <w:i/>
                  <w:iCs/>
                  <w:noProof/>
                </w:rPr>
                <w:t>Neuron.</w:t>
              </w:r>
              <w:r>
                <w:rPr>
                  <w:noProof/>
                </w:rPr>
                <w:t xml:space="preserve"> Pobrano z lokalizacji Wikipedia: http://en.wikipedia.org/wiki/Neuron</w:t>
              </w:r>
            </w:p>
            <w:p w:rsidR="009E37DC" w:rsidRDefault="009E37DC" w:rsidP="009E37DC">
              <w:pPr>
                <w:pStyle w:val="Bibliografia"/>
                <w:rPr>
                  <w:noProof/>
                </w:rPr>
              </w:pPr>
              <w:r>
                <w:rPr>
                  <w:noProof/>
                </w:rPr>
                <w:t xml:space="preserve">Wikipedia. (2010, Maj 13). </w:t>
              </w:r>
              <w:r>
                <w:rPr>
                  <w:i/>
                  <w:iCs/>
                  <w:noProof/>
                </w:rPr>
                <w:t>OpenCL.</w:t>
              </w:r>
              <w:r>
                <w:rPr>
                  <w:noProof/>
                </w:rPr>
                <w:t xml:space="preserve"> Pobrano z lokalizacji Wikipedia: http://en.wikipedia.org/wiki/OpenCL</w:t>
              </w:r>
            </w:p>
            <w:p w:rsidR="009E37DC" w:rsidRDefault="009E37DC" w:rsidP="009E37DC">
              <w:pPr>
                <w:pStyle w:val="Bibliografia"/>
                <w:rPr>
                  <w:noProof/>
                </w:rPr>
              </w:pPr>
              <w:r>
                <w:rPr>
                  <w:noProof/>
                </w:rPr>
                <w:t xml:space="preserve">Wikipedia. (2010, Styczeń 1). </w:t>
              </w:r>
              <w:r>
                <w:rPr>
                  <w:i/>
                  <w:iCs/>
                  <w:noProof/>
                </w:rPr>
                <w:t>Radialna funkcja bazowa.</w:t>
              </w:r>
              <w:r>
                <w:rPr>
                  <w:noProof/>
                </w:rPr>
                <w:t xml:space="preserve"> Pobrano z lokalizacji Wikipedia: http://pl.wikipedia.org/wiki/Radialna_funkcja_bazowa</w:t>
              </w:r>
            </w:p>
            <w:p w:rsidR="009E37DC" w:rsidRDefault="009E37DC" w:rsidP="009E37DC">
              <w:pPr>
                <w:pStyle w:val="Bibliografia"/>
                <w:rPr>
                  <w:noProof/>
                </w:rPr>
              </w:pPr>
              <w:r>
                <w:rPr>
                  <w:noProof/>
                </w:rPr>
                <w:t xml:space="preserve">Wikipedia. (brak daty). </w:t>
              </w:r>
              <w:r>
                <w:rPr>
                  <w:i/>
                  <w:iCs/>
                  <w:noProof/>
                </w:rPr>
                <w:t>Video card.</w:t>
              </w:r>
              <w:r>
                <w:rPr>
                  <w:noProof/>
                </w:rPr>
                <w:t xml:space="preserve"> Pobrano z lokalizacji Wikipedia: http://en.wikipedia.org/wiki/Graphic_card</w:t>
              </w:r>
            </w:p>
            <w:p w:rsidR="009E37DC" w:rsidRDefault="009E37DC" w:rsidP="009E37DC">
              <w:pPr>
                <w:pStyle w:val="Bibliografia"/>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5B1C5D" w:rsidRPr="00CB0061" w:rsidRDefault="00CC3C12" w:rsidP="009E37DC">
              <w:r w:rsidRPr="00CB0061">
                <w:fldChar w:fldCharType="end"/>
              </w:r>
            </w:p>
          </w:sdtContent>
        </w:sdt>
      </w:sdtContent>
    </w:sdt>
    <w:p w:rsidR="00ED5D03" w:rsidRPr="00CB0061" w:rsidRDefault="00ED5D03" w:rsidP="00ED5D03"/>
    <w:p w:rsidR="00ED5D03" w:rsidRPr="00CB0061" w:rsidRDefault="00ED5D03" w:rsidP="00ED5D03"/>
    <w:p w:rsidR="00ED5D03" w:rsidRPr="00CB0061"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rsidRPr="00CB0061">
        <w:br w:type="page"/>
      </w:r>
    </w:p>
    <w:p w:rsidR="00836D01" w:rsidRPr="00CB0061" w:rsidRDefault="00836D01" w:rsidP="002F45CE">
      <w:pPr>
        <w:pStyle w:val="Nagwek1"/>
      </w:pPr>
      <w:bookmarkStart w:id="171" w:name="_Toc262305075"/>
      <w:r w:rsidRPr="00CB0061">
        <w:lastRenderedPageBreak/>
        <w:t>Załączniki</w:t>
      </w:r>
      <w:bookmarkEnd w:id="171"/>
    </w:p>
    <w:p w:rsidR="00AF67A5" w:rsidRPr="00CB0061" w:rsidRDefault="00272C4B" w:rsidP="00AF67A5">
      <w:pPr>
        <w:rPr>
          <w:color w:val="auto"/>
        </w:rPr>
      </w:pPr>
      <w:r w:rsidRPr="00CB0061">
        <w:rPr>
          <w:color w:val="auto"/>
        </w:rPr>
        <w:t>// coś napisać?</w:t>
      </w:r>
    </w:p>
    <w:p w:rsidR="009230F2" w:rsidRPr="00CB0061" w:rsidRDefault="00AF67A5">
      <w:pPr>
        <w:pStyle w:val="Nagwek2"/>
      </w:pPr>
      <w:bookmarkStart w:id="172" w:name="_Ref261729608"/>
      <w:bookmarkStart w:id="173" w:name="_Ref261734626"/>
      <w:bookmarkStart w:id="174" w:name="_Toc262305076"/>
      <w:r w:rsidRPr="00CB0061">
        <w:t>Przykłady kodu CUDA</w:t>
      </w:r>
      <w:bookmarkEnd w:id="172"/>
      <w:bookmarkEnd w:id="173"/>
      <w:bookmarkEnd w:id="174"/>
    </w:p>
    <w:p w:rsidR="00577B28" w:rsidRPr="00CB0061" w:rsidRDefault="00577B28" w:rsidP="00577B28">
      <w:r w:rsidRPr="00CB0061">
        <w:t xml:space="preserve">Aktualnie technologia CUDA udostępnia dwa interfejsy programowania: wysokopoziomowy </w:t>
      </w:r>
      <w:r w:rsidRPr="00CB0061">
        <w:rPr>
          <w:rStyle w:val="PodkrelenieZnak"/>
        </w:rPr>
        <w:t>C for CUDA</w:t>
      </w:r>
      <w:r w:rsidRPr="00CB0061">
        <w:t xml:space="preserve"> oraz niskopoziomowy </w:t>
      </w:r>
      <w:r w:rsidRPr="00CB0061">
        <w:rPr>
          <w:rStyle w:val="PodkrelenieZnak"/>
        </w:rPr>
        <w:t>CUDA driver API</w:t>
      </w:r>
      <w:r w:rsidRPr="00CB0061">
        <w:t>. Są one wzajemnie wykluczające – program musi używać tylko jednego z nich</w:t>
      </w:r>
      <w:r w:rsidR="00621B87" w:rsidRPr="00CB0061">
        <w:t>.</w:t>
      </w:r>
    </w:p>
    <w:p w:rsidR="00621B87" w:rsidRPr="00CB0061" w:rsidRDefault="00621B87" w:rsidP="00577B28">
      <w:r w:rsidRPr="00CB0061">
        <w:t xml:space="preserve">Interfejs </w:t>
      </w:r>
      <w:r w:rsidRPr="00CB0061">
        <w:rPr>
          <w:rStyle w:val="PodkrelenieZnak"/>
        </w:rPr>
        <w:t>C for CUDA</w:t>
      </w:r>
      <w:r w:rsidRPr="00CB0061">
        <w:t xml:space="preserve"> zawiera pewne rozszerzenia do języka C. Pozwalają one zdefiniować kernel jako funkcję C oraz pozwa</w:t>
      </w:r>
      <w:r w:rsidR="0085642A" w:rsidRPr="00CB0061">
        <w:t xml:space="preserve">lają wyspecyfikować wymiary gridu oraz bloku przy uruchamianiu kernela. </w:t>
      </w:r>
      <w:r w:rsidR="009D6054" w:rsidRPr="00CB0061">
        <w:t xml:space="preserve">Ten interfejs jako jedyny wspiera tryb emulacji. </w:t>
      </w:r>
      <w:r w:rsidR="0085642A" w:rsidRPr="00CB0061">
        <w:t>Ten interfejs jest łatwiejszy w użyciu i popularniejszy wśród programistów.</w:t>
      </w:r>
    </w:p>
    <w:p w:rsidR="0085642A" w:rsidRPr="00CB0061" w:rsidRDefault="0085642A" w:rsidP="0085642A">
      <w:r w:rsidRPr="00CB0061">
        <w:t xml:space="preserve">Interfejs </w:t>
      </w:r>
      <w:r w:rsidRPr="00CB0061">
        <w:rPr>
          <w:rStyle w:val="PodkrelenieZnak"/>
        </w:rPr>
        <w:t xml:space="preserve">CUDA driver API </w:t>
      </w:r>
      <w:r w:rsidRPr="00CB0061">
        <w:t>jest niskopoziomowym API</w:t>
      </w:r>
      <w:r w:rsidR="00FB52D5" w:rsidRPr="00CB0061">
        <w:t>, nie zawiera on rozszerzeń języka C. Zawiera funkcje do ładowania kerneli jako moduły, ustawiania ich parametrów, oraz do uruchamiania ich</w:t>
      </w:r>
      <w:r w:rsidR="009B7C04" w:rsidRPr="00CB0061">
        <w:t xml:space="preserve"> </w:t>
      </w:r>
      <w:sdt>
        <w:sdtPr>
          <w:id w:val="51884108"/>
          <w:citation/>
        </w:sdtPr>
        <w:sdtContent>
          <w:fldSimple w:instr=" CITATION NVI091 \p 15 \l 1045  ">
            <w:r w:rsidR="009B7C04" w:rsidRPr="00CB0061">
              <w:rPr>
                <w:noProof/>
              </w:rPr>
              <w:t xml:space="preserve"> (NVIDIA, 2009, str. 15)</w:t>
            </w:r>
          </w:fldSimple>
        </w:sdtContent>
      </w:sdt>
      <w:r w:rsidR="00FB52D5" w:rsidRPr="00CB0061">
        <w:t>.</w:t>
      </w:r>
    </w:p>
    <w:p w:rsidR="00272C4B" w:rsidRPr="00CB0061" w:rsidRDefault="00272C4B" w:rsidP="00AF67A5">
      <w:r w:rsidRPr="00CB0061">
        <w:t>Poniżej umieściłem przykładowe kody</w:t>
      </w:r>
      <w:r w:rsidR="00673E0F" w:rsidRPr="00CB0061">
        <w:t xml:space="preserve"> prezentujące</w:t>
      </w:r>
      <w:r w:rsidR="00D06117" w:rsidRPr="00CB0061">
        <w:t xml:space="preserve"> sposób programowania obu podanych wyżej interfejsów. </w:t>
      </w:r>
      <w:r w:rsidR="006C0969" w:rsidRPr="00CB0061">
        <w:t xml:space="preserve">Polegają one na uruchomieniu kernela sumującego wartości w dwóch wektorach i zapisującego </w:t>
      </w:r>
      <w:r w:rsidR="00EA7CC5" w:rsidRPr="00CB0061">
        <w:t>je do trzeciego wektora.</w:t>
      </w:r>
      <w:r w:rsidR="00A84309" w:rsidRPr="00CB0061">
        <w:t xml:space="preserve"> Użyłem fragmentów kodów z </w:t>
      </w:r>
      <w:r w:rsidR="00A84309" w:rsidRPr="00CB0061">
        <w:rPr>
          <w:rStyle w:val="PodkrelenieZnak"/>
        </w:rPr>
        <w:t>CUDA SDK 3.0</w:t>
      </w:r>
      <w:r w:rsidR="00A84309" w:rsidRPr="00CB0061">
        <w:t>, usuwając</w:t>
      </w:r>
      <w:r w:rsidR="004D1151" w:rsidRPr="00CB0061">
        <w:t xml:space="preserve"> pewne elementy (np. sprawdzanie poprawności wywołania funkcji) dla większej czytelności kodu.</w:t>
      </w:r>
    </w:p>
    <w:p w:rsidR="00EA7CC5" w:rsidRPr="00CB0061" w:rsidRDefault="00EA7CC5" w:rsidP="00EA7CC5">
      <w:pPr>
        <w:pStyle w:val="Nagwek3"/>
      </w:pPr>
      <w:bookmarkStart w:id="175" w:name="_Toc262305077"/>
      <w:r w:rsidRPr="00CB0061">
        <w:t>Kod C for CUDA</w:t>
      </w:r>
      <w:bookmarkEnd w:id="175"/>
    </w:p>
    <w:p w:rsidR="00E513AF" w:rsidRPr="00CB0061" w:rsidRDefault="006618DB" w:rsidP="00E513AF">
      <w:r w:rsidRPr="00CB0061">
        <w:t>Poniżej użyłem fragmentu</w:t>
      </w:r>
      <w:r w:rsidR="00E513AF" w:rsidRPr="00CB0061">
        <w:t xml:space="preserve"> kodu z projektu </w:t>
      </w:r>
      <w:r w:rsidR="00E513AF" w:rsidRPr="00CB0061">
        <w:rPr>
          <w:rStyle w:val="PodkrelenieZnak"/>
        </w:rPr>
        <w:t>vectorAdd</w:t>
      </w:r>
      <w:r w:rsidR="00E513AF" w:rsidRPr="00CB0061">
        <w:t>:</w:t>
      </w:r>
    </w:p>
    <w:tbl>
      <w:tblPr>
        <w:tblStyle w:val="Tabela-Siatka"/>
        <w:tblW w:w="0" w:type="auto"/>
        <w:tblLook w:val="04A0"/>
      </w:tblPr>
      <w:tblGrid>
        <w:gridCol w:w="8665"/>
      </w:tblGrid>
      <w:tr w:rsidR="00E513AF" w:rsidRPr="00CB0061" w:rsidTr="00797745">
        <w:tc>
          <w:tcPr>
            <w:tcW w:w="8665" w:type="dxa"/>
            <w:tcBorders>
              <w:top w:val="nil"/>
              <w:left w:val="nil"/>
              <w:bottom w:val="nil"/>
              <w:right w:val="nil"/>
            </w:tcBorders>
          </w:tcPr>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Variables</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h_A;</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h_B;</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h_C;</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d_A;</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d_B;</w:t>
            </w:r>
          </w:p>
          <w:p w:rsidR="00E513AF" w:rsidRPr="001D6F89" w:rsidRDefault="00E513AF" w:rsidP="00BA6923">
            <w:pPr>
              <w:spacing w:line="240" w:lineRule="auto"/>
              <w:ind w:firstLine="0"/>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d_C;</w:t>
            </w:r>
          </w:p>
          <w:p w:rsidR="00A732DD" w:rsidRPr="001D6F89" w:rsidRDefault="00A732DD" w:rsidP="00BA6923">
            <w:pPr>
              <w:spacing w:line="240" w:lineRule="auto"/>
              <w:ind w:firstLine="0"/>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Device code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__global__</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VecAdd(</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A, </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B,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C,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N)</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i = </w:t>
            </w:r>
            <w:r w:rsidRPr="001D6F89">
              <w:rPr>
                <w:rFonts w:ascii="Courier New" w:eastAsiaTheme="minorHAnsi" w:hAnsi="Courier New" w:cs="Courier New"/>
                <w:noProof/>
                <w:color w:val="0000FF"/>
                <w:sz w:val="19"/>
                <w:szCs w:val="19"/>
                <w:lang w:val="en-US" w:eastAsia="en-US"/>
              </w:rPr>
              <w:t>blockDim</w:t>
            </w:r>
            <w:r w:rsidRPr="001D6F89">
              <w:rPr>
                <w:rFonts w:ascii="Courier New" w:eastAsiaTheme="minorHAnsi" w:hAnsi="Courier New" w:cs="Courier New"/>
                <w:noProof/>
                <w:color w:val="auto"/>
                <w:sz w:val="19"/>
                <w:szCs w:val="19"/>
                <w:lang w:val="en-US" w:eastAsia="en-US"/>
              </w:rPr>
              <w:t xml:space="preserve">.x * </w:t>
            </w:r>
            <w:r w:rsidRPr="001D6F89">
              <w:rPr>
                <w:rFonts w:ascii="Courier New" w:eastAsiaTheme="minorHAnsi" w:hAnsi="Courier New" w:cs="Courier New"/>
                <w:noProof/>
                <w:color w:val="0000FF"/>
                <w:sz w:val="19"/>
                <w:szCs w:val="19"/>
                <w:lang w:val="en-US" w:eastAsia="en-US"/>
              </w:rPr>
              <w:t>blockIdx</w:t>
            </w:r>
            <w:r w:rsidRPr="001D6F89">
              <w:rPr>
                <w:rFonts w:ascii="Courier New" w:eastAsiaTheme="minorHAnsi" w:hAnsi="Courier New" w:cs="Courier New"/>
                <w:noProof/>
                <w:color w:val="auto"/>
                <w:sz w:val="19"/>
                <w:szCs w:val="19"/>
                <w:lang w:val="en-US" w:eastAsia="en-US"/>
              </w:rPr>
              <w:t xml:space="preserve">.x + </w:t>
            </w:r>
            <w:r w:rsidRPr="001D6F89">
              <w:rPr>
                <w:rFonts w:ascii="Courier New" w:eastAsiaTheme="minorHAnsi" w:hAnsi="Courier New" w:cs="Courier New"/>
                <w:noProof/>
                <w:color w:val="0000FF"/>
                <w:sz w:val="19"/>
                <w:szCs w:val="19"/>
                <w:lang w:val="en-US" w:eastAsia="en-US"/>
              </w:rPr>
              <w:t>threadIdx</w:t>
            </w:r>
            <w:r w:rsidRPr="001D6F89">
              <w:rPr>
                <w:rFonts w:ascii="Courier New" w:eastAsiaTheme="minorHAnsi" w:hAnsi="Courier New" w:cs="Courier New"/>
                <w:noProof/>
                <w:color w:val="auto"/>
                <w:sz w:val="19"/>
                <w:szCs w:val="19"/>
                <w:lang w:val="en-US" w:eastAsia="en-US"/>
              </w:rPr>
              <w:t>.x;</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(i &lt; N)</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C[i] = A[i] + B[i];</w:t>
            </w:r>
          </w:p>
          <w:p w:rsidR="00E513AF" w:rsidRPr="001D6F89" w:rsidRDefault="00E513AF" w:rsidP="00BA6923">
            <w:pPr>
              <w:spacing w:line="240" w:lineRule="auto"/>
              <w:ind w:firstLine="0"/>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spacing w:line="240" w:lineRule="auto"/>
              <w:ind w:firstLine="0"/>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Host code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lastRenderedPageBreak/>
              <w:t>int</w:t>
            </w:r>
            <w:r w:rsidRPr="001D6F89">
              <w:rPr>
                <w:rFonts w:ascii="Courier New" w:eastAsiaTheme="minorHAnsi" w:hAnsi="Courier New" w:cs="Courier New"/>
                <w:noProof/>
                <w:color w:val="auto"/>
                <w:sz w:val="19"/>
                <w:szCs w:val="19"/>
                <w:lang w:val="en-US" w:eastAsia="en-US"/>
              </w:rPr>
              <w:t xml:space="preserve"> main(</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argc,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argv)</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"Vector addition\n"</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N = 50000;</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size_t size = N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Allocate input vectors h_A and h_B in host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h_A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h_B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h_C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00CA7F28"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auto"/>
                <w:sz w:val="19"/>
                <w:szCs w:val="19"/>
                <w:lang w:val="en-US" w:eastAsia="en-US"/>
              </w:rPr>
              <w:t>Initialize input vectors</w:t>
            </w:r>
            <w:r w:rsidR="00CA7F28" w:rsidRPr="001D6F89">
              <w:rPr>
                <w:rFonts w:ascii="Courier New" w:eastAsiaTheme="minorHAnsi" w:hAnsi="Courier New" w:cs="Courier New"/>
                <w:noProof/>
                <w:color w:val="auto"/>
                <w:sz w:val="19"/>
                <w:szCs w:val="19"/>
                <w:lang w:val="en-US" w:eastAsia="en-US"/>
              </w:rPr>
              <w:t xml:space="preserve"> h_A and h_B ...</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Allocate vectors in device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cudaMalloc((</w:t>
            </w:r>
            <w:r w:rsidRPr="001D6F89">
              <w:rPr>
                <w:rFonts w:ascii="Courier New" w:eastAsiaTheme="minorHAnsi" w:hAnsi="Courier New" w:cs="Courier New"/>
                <w:noProof/>
                <w:color w:val="0000FF"/>
                <w:sz w:val="19"/>
                <w:szCs w:val="19"/>
                <w:lang w:val="en-US" w:eastAsia="en-US"/>
              </w:rPr>
              <w:t>void</w:t>
            </w:r>
            <w:r w:rsidR="00CA7F28" w:rsidRPr="001D6F89">
              <w:rPr>
                <w:rFonts w:ascii="Courier New" w:eastAsiaTheme="minorHAnsi" w:hAnsi="Courier New" w:cs="Courier New"/>
                <w:noProof/>
                <w:color w:val="auto"/>
                <w:sz w:val="19"/>
                <w:szCs w:val="19"/>
                <w:lang w:val="en-US" w:eastAsia="en-US"/>
              </w:rPr>
              <w:t>**)&amp;d_A, size)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cudaMalloc((</w:t>
            </w:r>
            <w:r w:rsidRPr="001D6F89">
              <w:rPr>
                <w:rFonts w:ascii="Courier New" w:eastAsiaTheme="minorHAnsi" w:hAnsi="Courier New" w:cs="Courier New"/>
                <w:noProof/>
                <w:color w:val="0000FF"/>
                <w:sz w:val="19"/>
                <w:szCs w:val="19"/>
                <w:lang w:val="en-US" w:eastAsia="en-US"/>
              </w:rPr>
              <w:t>void</w:t>
            </w:r>
            <w:r w:rsidR="00CA7F28" w:rsidRPr="001D6F89">
              <w:rPr>
                <w:rFonts w:ascii="Courier New" w:eastAsiaTheme="minorHAnsi" w:hAnsi="Courier New" w:cs="Courier New"/>
                <w:noProof/>
                <w:color w:val="auto"/>
                <w:sz w:val="19"/>
                <w:szCs w:val="19"/>
                <w:lang w:val="en-US" w:eastAsia="en-US"/>
              </w:rPr>
              <w:t>**)&amp;d_B, size)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cudaMalloc((</w:t>
            </w:r>
            <w:r w:rsidRPr="001D6F89">
              <w:rPr>
                <w:rFonts w:ascii="Courier New" w:eastAsiaTheme="minorHAnsi" w:hAnsi="Courier New" w:cs="Courier New"/>
                <w:noProof/>
                <w:color w:val="0000FF"/>
                <w:sz w:val="19"/>
                <w:szCs w:val="19"/>
                <w:lang w:val="en-US" w:eastAsia="en-US"/>
              </w:rPr>
              <w:t>void</w:t>
            </w:r>
            <w:r w:rsidR="00CA7F28" w:rsidRPr="001D6F89">
              <w:rPr>
                <w:rFonts w:ascii="Courier New" w:eastAsiaTheme="minorHAnsi" w:hAnsi="Courier New" w:cs="Courier New"/>
                <w:noProof/>
                <w:color w:val="auto"/>
                <w:sz w:val="19"/>
                <w:szCs w:val="19"/>
                <w:lang w:val="en-US" w:eastAsia="en-US"/>
              </w:rPr>
              <w:t>**)&amp;d_C, size)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Copy vectors from host memory to device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cudaMemcpy(d_A, h_A,</w:t>
            </w:r>
            <w:r w:rsidR="006E5EB2" w:rsidRPr="001D6F89">
              <w:rPr>
                <w:rFonts w:ascii="Courier New" w:eastAsiaTheme="minorHAnsi" w:hAnsi="Courier New" w:cs="Courier New"/>
                <w:noProof/>
                <w:color w:val="auto"/>
                <w:sz w:val="19"/>
                <w:szCs w:val="19"/>
                <w:lang w:val="en-US" w:eastAsia="en-US"/>
              </w:rPr>
              <w:t xml:space="preserve"> size, cudaMemcpyHostToDevice)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cudaMemcpy(d_B, h_B,</w:t>
            </w:r>
            <w:r w:rsidR="006E5EB2" w:rsidRPr="001D6F89">
              <w:rPr>
                <w:rFonts w:ascii="Courier New" w:eastAsiaTheme="minorHAnsi" w:hAnsi="Courier New" w:cs="Courier New"/>
                <w:noProof/>
                <w:color w:val="auto"/>
                <w:sz w:val="19"/>
                <w:szCs w:val="19"/>
                <w:lang w:val="en-US" w:eastAsia="en-US"/>
              </w:rPr>
              <w:t xml:space="preserve"> size, cudaMemcpyHostToDevice)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Invoke kernel</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threadsPerBlock = 256;</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blocksPerGrid = (N + threadsPerBlock - 1) / threadsPerBlock;</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VecAdd&lt;&lt;&lt;blocksPerGrid, threadsPerBlock&gt;&gt;&gt;(d_A, d_B, d_C, N);</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Copy result from device memory to host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h_C contains the result in host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cutilSafeCall( cudaMemcpy(h_C, d_C, size, cudaMemcpyDeviceToHost) );</w:t>
            </w:r>
          </w:p>
          <w:p w:rsidR="00141F63"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141F63" w:rsidRPr="00CB0061"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1D6F89">
              <w:rPr>
                <w:rFonts w:ascii="Courier New" w:eastAsiaTheme="minorHAnsi" w:hAnsi="Courier New" w:cs="Courier New"/>
                <w:noProof/>
                <w:color w:val="auto"/>
                <w:sz w:val="19"/>
                <w:szCs w:val="19"/>
                <w:lang w:val="en-US" w:eastAsia="en-US"/>
              </w:rPr>
              <w:t xml:space="preserve">    </w:t>
            </w:r>
            <w:r w:rsidRPr="00CB0061">
              <w:rPr>
                <w:rFonts w:ascii="Courier New" w:eastAsiaTheme="minorHAnsi" w:hAnsi="Courier New" w:cs="Courier New"/>
                <w:noProof/>
                <w:color w:val="auto"/>
                <w:sz w:val="19"/>
                <w:szCs w:val="19"/>
                <w:lang w:eastAsia="en-US"/>
              </w:rPr>
              <w:t>... Verify result ...</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tc>
      </w:tr>
    </w:tbl>
    <w:p w:rsidR="004F30D3" w:rsidRPr="00CB0061" w:rsidRDefault="004F30D3" w:rsidP="004F30D3">
      <w:pPr>
        <w:pStyle w:val="Nagwek3"/>
      </w:pPr>
      <w:bookmarkStart w:id="176" w:name="_Toc262305078"/>
      <w:r w:rsidRPr="00CB0061">
        <w:lastRenderedPageBreak/>
        <w:t>Kod CUDA driver API</w:t>
      </w:r>
      <w:bookmarkEnd w:id="176"/>
    </w:p>
    <w:p w:rsidR="00502A3A" w:rsidRPr="00CB0061" w:rsidRDefault="00502A3A" w:rsidP="004F30D3">
      <w:r w:rsidRPr="00CB0061">
        <w:t xml:space="preserve">Plik </w:t>
      </w:r>
      <w:r w:rsidRPr="00CB0061">
        <w:rPr>
          <w:rStyle w:val="NazwaplikuZnak"/>
          <w:sz w:val="22"/>
          <w:szCs w:val="22"/>
        </w:rPr>
        <w:t>vectorAdd.cu</w:t>
      </w:r>
      <w:r w:rsidR="00942026" w:rsidRPr="00CB0061">
        <w:rPr>
          <w:rStyle w:val="NazwaplikuZnak"/>
          <w:sz w:val="22"/>
          <w:szCs w:val="22"/>
        </w:rPr>
        <w:t xml:space="preserve"> </w:t>
      </w:r>
      <w:r w:rsidR="00942026" w:rsidRPr="00CB0061">
        <w:t>z projektu</w:t>
      </w:r>
      <w:r w:rsidR="005C3E8F" w:rsidRPr="00CB0061">
        <w:t xml:space="preserve"> </w:t>
      </w:r>
      <w:r w:rsidR="00942026" w:rsidRPr="00CB0061">
        <w:rPr>
          <w:rStyle w:val="PodkrelenieZnak"/>
        </w:rPr>
        <w:t>vectorAddDrv</w:t>
      </w:r>
      <w:r w:rsidRPr="00CB0061">
        <w:t>, zawierający kernel, ma następującą treść:</w:t>
      </w:r>
    </w:p>
    <w:p w:rsidR="00797745" w:rsidRPr="00CB0061" w:rsidRDefault="00797745" w:rsidP="004F30D3"/>
    <w:tbl>
      <w:tblPr>
        <w:tblStyle w:val="Tabela-Siatka"/>
        <w:tblW w:w="0" w:type="auto"/>
        <w:tblLook w:val="04A0"/>
      </w:tblPr>
      <w:tblGrid>
        <w:gridCol w:w="8665"/>
      </w:tblGrid>
      <w:tr w:rsidR="00114924" w:rsidRPr="00CB0061" w:rsidTr="00797745">
        <w:tc>
          <w:tcPr>
            <w:tcW w:w="8665" w:type="dxa"/>
            <w:tcBorders>
              <w:top w:val="nil"/>
              <w:left w:val="nil"/>
              <w:bottom w:val="nil"/>
              <w:right w:val="nil"/>
            </w:tcBorders>
          </w:tcPr>
          <w:p w:rsidR="00114924" w:rsidRPr="001D6F89" w:rsidRDefault="00114924"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8000"/>
                <w:sz w:val="19"/>
                <w:szCs w:val="19"/>
                <w:lang w:val="en-US" w:eastAsia="en-US"/>
              </w:rPr>
              <w:t>// Device code</w:t>
            </w:r>
          </w:p>
          <w:p w:rsidR="00114924" w:rsidRPr="001D6F89"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extern</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A31515"/>
                <w:sz w:val="19"/>
                <w:szCs w:val="19"/>
                <w:lang w:val="en-US" w:eastAsia="en-US"/>
              </w:rPr>
              <w:t>"C"</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__global__</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VecAdd(</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A, </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B,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C,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N)</w:t>
            </w:r>
          </w:p>
          <w:p w:rsidR="00114924" w:rsidRPr="001D6F89"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114924" w:rsidRPr="001D6F89"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i = </w:t>
            </w:r>
            <w:r w:rsidRPr="001D6F89">
              <w:rPr>
                <w:rFonts w:ascii="Courier New" w:eastAsiaTheme="minorHAnsi" w:hAnsi="Courier New" w:cs="Courier New"/>
                <w:noProof/>
                <w:color w:val="0000FF"/>
                <w:sz w:val="19"/>
                <w:szCs w:val="19"/>
                <w:lang w:val="en-US" w:eastAsia="en-US"/>
              </w:rPr>
              <w:t>blockDim</w:t>
            </w:r>
            <w:r w:rsidRPr="001D6F89">
              <w:rPr>
                <w:rFonts w:ascii="Courier New" w:eastAsiaTheme="minorHAnsi" w:hAnsi="Courier New" w:cs="Courier New"/>
                <w:noProof/>
                <w:color w:val="auto"/>
                <w:sz w:val="19"/>
                <w:szCs w:val="19"/>
                <w:lang w:val="en-US" w:eastAsia="en-US"/>
              </w:rPr>
              <w:t xml:space="preserve">.x * </w:t>
            </w:r>
            <w:r w:rsidRPr="001D6F89">
              <w:rPr>
                <w:rFonts w:ascii="Courier New" w:eastAsiaTheme="minorHAnsi" w:hAnsi="Courier New" w:cs="Courier New"/>
                <w:noProof/>
                <w:color w:val="0000FF"/>
                <w:sz w:val="19"/>
                <w:szCs w:val="19"/>
                <w:lang w:val="en-US" w:eastAsia="en-US"/>
              </w:rPr>
              <w:t>blockIdx</w:t>
            </w:r>
            <w:r w:rsidRPr="001D6F89">
              <w:rPr>
                <w:rFonts w:ascii="Courier New" w:eastAsiaTheme="minorHAnsi" w:hAnsi="Courier New" w:cs="Courier New"/>
                <w:noProof/>
                <w:color w:val="auto"/>
                <w:sz w:val="19"/>
                <w:szCs w:val="19"/>
                <w:lang w:val="en-US" w:eastAsia="en-US"/>
              </w:rPr>
              <w:t xml:space="preserve">.x + </w:t>
            </w:r>
            <w:r w:rsidRPr="001D6F89">
              <w:rPr>
                <w:rFonts w:ascii="Courier New" w:eastAsiaTheme="minorHAnsi" w:hAnsi="Courier New" w:cs="Courier New"/>
                <w:noProof/>
                <w:color w:val="0000FF"/>
                <w:sz w:val="19"/>
                <w:szCs w:val="19"/>
                <w:lang w:val="en-US" w:eastAsia="en-US"/>
              </w:rPr>
              <w:t>threadIdx</w:t>
            </w:r>
            <w:r w:rsidRPr="001D6F89">
              <w:rPr>
                <w:rFonts w:ascii="Courier New" w:eastAsiaTheme="minorHAnsi" w:hAnsi="Courier New" w:cs="Courier New"/>
                <w:noProof/>
                <w:color w:val="auto"/>
                <w:sz w:val="19"/>
                <w:szCs w:val="19"/>
                <w:lang w:val="en-US" w:eastAsia="en-US"/>
              </w:rPr>
              <w:t>.x;</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1D6F89">
              <w:rPr>
                <w:rFonts w:ascii="Courier New" w:eastAsiaTheme="minorHAnsi" w:hAnsi="Courier New" w:cs="Courier New"/>
                <w:noProof/>
                <w:color w:val="auto"/>
                <w:sz w:val="19"/>
                <w:szCs w:val="19"/>
                <w:lang w:val="en-US" w:eastAsia="en-US"/>
              </w:rPr>
              <w:t xml:space="preserve">    </w:t>
            </w:r>
            <w:r w:rsidRPr="00CB0061">
              <w:rPr>
                <w:rFonts w:ascii="Courier New" w:eastAsiaTheme="minorHAnsi" w:hAnsi="Courier New" w:cs="Courier New"/>
                <w:noProof/>
                <w:color w:val="0000FF"/>
                <w:sz w:val="19"/>
                <w:szCs w:val="19"/>
                <w:lang w:eastAsia="en-US"/>
              </w:rPr>
              <w:t>if</w:t>
            </w:r>
            <w:r w:rsidRPr="00CB0061">
              <w:rPr>
                <w:rFonts w:ascii="Courier New" w:eastAsiaTheme="minorHAnsi" w:hAnsi="Courier New" w:cs="Courier New"/>
                <w:noProof/>
                <w:color w:val="auto"/>
                <w:sz w:val="19"/>
                <w:szCs w:val="19"/>
                <w:lang w:eastAsia="en-US"/>
              </w:rPr>
              <w:t xml:space="preserve"> (i &lt; N)</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C[i] = A[i] + B[i];</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tc>
      </w:tr>
    </w:tbl>
    <w:p w:rsidR="00797745" w:rsidRPr="00CB0061" w:rsidRDefault="00502A3A" w:rsidP="004F30D3">
      <w:r w:rsidRPr="00CB0061">
        <w:t xml:space="preserve"> </w:t>
      </w:r>
    </w:p>
    <w:p w:rsidR="004F30D3" w:rsidRPr="00CB0061" w:rsidRDefault="00502A3A" w:rsidP="004F30D3">
      <w:r w:rsidRPr="00CB0061">
        <w:t xml:space="preserve"> </w:t>
      </w:r>
      <w:r w:rsidR="00A73360" w:rsidRPr="00CB0061">
        <w:t xml:space="preserve">Przed uruchomieniem programu w trybie </w:t>
      </w:r>
      <w:r w:rsidR="00A73360" w:rsidRPr="00CB0061">
        <w:rPr>
          <w:rStyle w:val="PodkrelenieZnak"/>
        </w:rPr>
        <w:t>CUDA driver API</w:t>
      </w:r>
      <w:r w:rsidR="00A73360" w:rsidRPr="00CB0061">
        <w:t>, wymagana jest kompilacja kerneli do postaci assemblera CUDA (</w:t>
      </w:r>
      <w:r w:rsidR="00234C79" w:rsidRPr="00CB0061">
        <w:t xml:space="preserve">pliki z rozszerzeniem </w:t>
      </w:r>
      <w:r w:rsidR="00234C79" w:rsidRPr="00CB0061">
        <w:rPr>
          <w:rStyle w:val="NazwaplikuZnak"/>
          <w:sz w:val="22"/>
          <w:szCs w:val="22"/>
        </w:rPr>
        <w:t>.ptx</w:t>
      </w:r>
      <w:r w:rsidR="00234C79" w:rsidRPr="00CB0061">
        <w:t xml:space="preserve">) lub postaci binarnej (pliki z rozszerzeniem </w:t>
      </w:r>
      <w:r w:rsidR="00234C79" w:rsidRPr="00CB0061">
        <w:rPr>
          <w:rStyle w:val="NazwaplikuZnak"/>
          <w:sz w:val="22"/>
          <w:szCs w:val="22"/>
        </w:rPr>
        <w:t>.cubin</w:t>
      </w:r>
      <w:r w:rsidR="00234C79" w:rsidRPr="00CB0061">
        <w:t>). Po uruchomieniu, te pliki muszą być załadowane do programu.</w:t>
      </w:r>
      <w:r w:rsidRPr="00CB0061">
        <w:t xml:space="preserve"> </w:t>
      </w:r>
      <w:r w:rsidR="004F30D3" w:rsidRPr="00CB0061">
        <w:t xml:space="preserve">Poniższy kod jest fragmentem kodu z </w:t>
      </w:r>
      <w:r w:rsidR="005351A6" w:rsidRPr="00CB0061">
        <w:t xml:space="preserve">pliku </w:t>
      </w:r>
      <w:r w:rsidR="005351A6" w:rsidRPr="00CB0061">
        <w:rPr>
          <w:rStyle w:val="NazwaplikuZnak"/>
          <w:sz w:val="22"/>
          <w:szCs w:val="22"/>
        </w:rPr>
        <w:t>vectorAdd.cpp</w:t>
      </w:r>
      <w:r w:rsidR="004F30D3" w:rsidRPr="00CB0061">
        <w:t>:</w:t>
      </w:r>
    </w:p>
    <w:p w:rsidR="00797745" w:rsidRPr="00CB0061" w:rsidRDefault="00797745" w:rsidP="004F30D3"/>
    <w:tbl>
      <w:tblPr>
        <w:tblStyle w:val="Tabela-Siatka"/>
        <w:tblW w:w="0" w:type="auto"/>
        <w:tblLook w:val="04A0"/>
      </w:tblPr>
      <w:tblGrid>
        <w:gridCol w:w="8665"/>
      </w:tblGrid>
      <w:tr w:rsidR="004F30D3" w:rsidRPr="00CB0061" w:rsidTr="00374D18">
        <w:tc>
          <w:tcPr>
            <w:tcW w:w="8665" w:type="dxa"/>
            <w:tcBorders>
              <w:top w:val="nil"/>
              <w:left w:val="nil"/>
              <w:bottom w:val="nil"/>
              <w:right w:val="nil"/>
            </w:tcBorders>
          </w:tcPr>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lastRenderedPageBreak/>
              <w:t>// Variables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CUdevice cuDevice;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CUcontext cuContext;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CUmodule cuModule;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CUfunction vecAdd;</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h_A;</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h_B;</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h_C;</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CUdeviceptr d_A;</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CUdeviceptr d_B;</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CUdeviceptr d_C;</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Functions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bool</w:t>
            </w:r>
            <w:r w:rsidRPr="001D6F89">
              <w:rPr>
                <w:rFonts w:ascii="Courier New" w:eastAsiaTheme="minorHAnsi" w:hAnsi="Courier New" w:cs="Courier New"/>
                <w:noProof/>
                <w:color w:val="auto"/>
                <w:sz w:val="19"/>
                <w:szCs w:val="19"/>
                <w:lang w:val="en-US" w:eastAsia="en-US"/>
              </w:rPr>
              <w:t xml:space="preserve"> findModulePath(</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xml:space="preserve">*, string &amp;,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string &amp;);</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Host code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main(</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argc,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argv)</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"Vector Addition (Driver API)\n"</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N = 50000;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unsigned</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size = N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CUresult error;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Initialize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cuInit(0);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Get number of devices supporting CUDA</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deviceCount = 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cuDeviceGetCount(&amp;deviceCount);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(deviceCount == 0) {</w:t>
            </w:r>
            <w:r w:rsidR="00376E75" w:rsidRPr="001D6F89">
              <w:rPr>
                <w:rFonts w:ascii="Courier New" w:eastAsiaTheme="minorHAnsi" w:hAnsi="Courier New" w:cs="Courier New"/>
                <w:noProof/>
                <w:color w:val="auto"/>
                <w:sz w:val="19"/>
                <w:szCs w:val="19"/>
                <w:lang w:val="en-US" w:eastAsia="en-US"/>
              </w:rPr>
              <w:t xml:space="preserve"> </w:t>
            </w:r>
            <w:r w:rsidR="00376E75" w:rsidRPr="001D6F89">
              <w:rPr>
                <w:rFonts w:ascii="Courier New" w:eastAsiaTheme="minorHAnsi" w:hAnsi="Courier New" w:cs="Courier New"/>
                <w:noProof/>
                <w:color w:val="0000FF"/>
                <w:sz w:val="19"/>
                <w:szCs w:val="19"/>
                <w:lang w:val="en-US" w:eastAsia="en-US"/>
              </w:rPr>
              <w:t>return</w:t>
            </w:r>
            <w:r w:rsidR="00376E75" w:rsidRPr="001D6F89">
              <w:rPr>
                <w:rFonts w:ascii="Courier New" w:eastAsiaTheme="minorHAnsi" w:hAnsi="Courier New" w:cs="Courier New"/>
                <w:noProof/>
                <w:color w:val="auto"/>
                <w:sz w:val="19"/>
                <w:szCs w:val="19"/>
                <w:lang w:val="en-US" w:eastAsia="en-US"/>
              </w:rPr>
              <w:t xml:space="preserve"> -1; </w:t>
            </w:r>
            <w:r w:rsidRPr="001D6F89">
              <w:rPr>
                <w:rFonts w:ascii="Courier New" w:eastAsiaTheme="minorHAnsi" w:hAnsi="Courier New" w:cs="Courier New"/>
                <w:noProof/>
                <w:color w:val="auto"/>
                <w:sz w:val="19"/>
                <w:szCs w:val="19"/>
                <w:lang w:val="en-US" w:eastAsia="en-US"/>
              </w:rPr>
              <w:t>}</w:t>
            </w:r>
            <w:r w:rsidR="00376E75" w:rsidRPr="001D6F89">
              <w:rPr>
                <w:rFonts w:ascii="Courier New" w:eastAsiaTheme="minorHAnsi" w:hAnsi="Courier New" w:cs="Courier New"/>
                <w:noProof/>
                <w:color w:val="auto"/>
                <w:sz w:val="19"/>
                <w:szCs w:val="19"/>
                <w:lang w:val="en-US" w:eastAsia="en-US"/>
              </w:rPr>
              <w:t xml:space="preserve"> </w:t>
            </w:r>
            <w:r w:rsidR="00376E75" w:rsidRPr="001D6F89">
              <w:rPr>
                <w:rFonts w:ascii="Courier New" w:eastAsiaTheme="minorHAnsi" w:hAnsi="Courier New" w:cs="Courier New"/>
                <w:noProof/>
                <w:color w:val="008000"/>
                <w:sz w:val="19"/>
                <w:szCs w:val="19"/>
                <w:lang w:val="en-US" w:eastAsia="en-US"/>
              </w:rPr>
              <w:t>// No devices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Get handle for device 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cuDeviceGet(&amp;cuDevice, 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Create context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cuCtxCreate(&amp;cuContext, 0, cuDevice);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first search for the module path before we load the results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string module_path, ptx_source;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(!findModulePath (</w:t>
            </w:r>
            <w:r w:rsidRPr="001D6F89">
              <w:rPr>
                <w:rFonts w:ascii="Courier New" w:eastAsiaTheme="minorHAnsi" w:hAnsi="Courier New" w:cs="Courier New"/>
                <w:noProof/>
                <w:color w:val="A31515"/>
                <w:sz w:val="19"/>
                <w:szCs w:val="19"/>
                <w:lang w:val="en-US" w:eastAsia="en-US"/>
              </w:rPr>
              <w:t>"vectorAdd.ptx"</w:t>
            </w:r>
            <w:r w:rsidRPr="001D6F89">
              <w:rPr>
                <w:rFonts w:ascii="Courier New" w:eastAsiaTheme="minorHAnsi" w:hAnsi="Courier New" w:cs="Courier New"/>
                <w:noProof/>
                <w:color w:val="auto"/>
                <w:sz w:val="19"/>
                <w:szCs w:val="19"/>
                <w:lang w:val="en-US" w:eastAsia="en-US"/>
              </w:rPr>
              <w:t>, module_path, argv, ptx_source))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(!findModulePath (</w:t>
            </w:r>
            <w:r w:rsidRPr="001D6F89">
              <w:rPr>
                <w:rFonts w:ascii="Courier New" w:eastAsiaTheme="minorHAnsi" w:hAnsi="Courier New" w:cs="Courier New"/>
                <w:noProof/>
                <w:color w:val="A31515"/>
                <w:sz w:val="19"/>
                <w:szCs w:val="19"/>
                <w:lang w:val="en-US" w:eastAsia="en-US"/>
              </w:rPr>
              <w:t>"vectorAdd.cubin"</w:t>
            </w:r>
            <w:r w:rsidRPr="001D6F89">
              <w:rPr>
                <w:rFonts w:ascii="Courier New" w:eastAsiaTheme="minorHAnsi" w:hAnsi="Courier New" w:cs="Courier New"/>
                <w:noProof/>
                <w:color w:val="auto"/>
                <w:sz w:val="19"/>
                <w:szCs w:val="19"/>
                <w:lang w:val="en-US" w:eastAsia="en-US"/>
              </w:rPr>
              <w:t>, module_path, argv, ptx_source))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"&gt; findModulePath could not find &lt;vectorAdd&gt; ptx or cubin\n"</w:t>
            </w:r>
            <w:r w:rsidRPr="001D6F89">
              <w:rPr>
                <w:rFonts w:ascii="Courier New" w:eastAsiaTheme="minorHAnsi" w:hAnsi="Courier New" w:cs="Courier New"/>
                <w:noProof/>
                <w:color w:val="auto"/>
                <w:sz w:val="19"/>
                <w:szCs w:val="19"/>
                <w:lang w:val="en-US" w:eastAsia="en-US"/>
              </w:rPr>
              <w:t>);</w:t>
            </w:r>
            <w:r w:rsidR="00376E75" w:rsidRPr="001D6F89">
              <w:rPr>
                <w:rFonts w:ascii="Courier New" w:eastAsiaTheme="minorHAnsi" w:hAnsi="Courier New" w:cs="Courier New"/>
                <w:noProof/>
                <w:color w:val="auto"/>
                <w:sz w:val="19"/>
                <w:szCs w:val="19"/>
                <w:lang w:val="en-US" w:eastAsia="en-US"/>
              </w:rPr>
              <w:t xml:space="preserve"> </w:t>
            </w:r>
            <w:r w:rsidR="00376E75" w:rsidRPr="001D6F89">
              <w:rPr>
                <w:rFonts w:ascii="Courier New" w:eastAsiaTheme="minorHAnsi" w:hAnsi="Courier New" w:cs="Courier New"/>
                <w:noProof/>
                <w:color w:val="0000FF"/>
                <w:sz w:val="19"/>
                <w:szCs w:val="19"/>
                <w:lang w:val="en-US" w:eastAsia="en-US"/>
              </w:rPr>
              <w:t>return</w:t>
            </w:r>
            <w:r w:rsidR="00376E75" w:rsidRPr="001D6F89">
              <w:rPr>
                <w:rFonts w:ascii="Courier New" w:eastAsiaTheme="minorHAnsi" w:hAnsi="Courier New" w:cs="Courier New"/>
                <w:noProof/>
                <w:color w:val="auto"/>
                <w:sz w:val="19"/>
                <w:szCs w:val="19"/>
                <w:lang w:val="en-US" w:eastAsia="en-US"/>
              </w:rPr>
              <w:t xml:space="preserve"> -1;</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else</w:t>
            </w: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"&gt; initCUDA loading module: &lt;%s&gt;\n"</w:t>
            </w:r>
            <w:r w:rsidRPr="001D6F89">
              <w:rPr>
                <w:rFonts w:ascii="Courier New" w:eastAsiaTheme="minorHAnsi" w:hAnsi="Courier New" w:cs="Courier New"/>
                <w:noProof/>
                <w:color w:val="auto"/>
                <w:sz w:val="19"/>
                <w:szCs w:val="19"/>
                <w:lang w:val="en-US" w:eastAsia="en-US"/>
              </w:rPr>
              <w:t>, module_path.c_str());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Create module from binary file (PTX or CUBIN)</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(module_path.rfind(</w:t>
            </w:r>
            <w:r w:rsidRPr="001D6F89">
              <w:rPr>
                <w:rFonts w:ascii="Courier New" w:eastAsiaTheme="minorHAnsi" w:hAnsi="Courier New" w:cs="Courier New"/>
                <w:noProof/>
                <w:color w:val="A31515"/>
                <w:sz w:val="19"/>
                <w:szCs w:val="19"/>
                <w:lang w:val="en-US" w:eastAsia="en-US"/>
              </w:rPr>
              <w:t>"ptx"</w:t>
            </w:r>
            <w:r w:rsidRPr="001D6F89">
              <w:rPr>
                <w:rFonts w:ascii="Courier New" w:eastAsiaTheme="minorHAnsi" w:hAnsi="Courier New" w:cs="Courier New"/>
                <w:noProof/>
                <w:color w:val="auto"/>
                <w:sz w:val="19"/>
                <w:szCs w:val="19"/>
                <w:lang w:val="en-US" w:eastAsia="en-US"/>
              </w:rPr>
              <w:t xml:space="preserve">) != string::npos)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8000"/>
                <w:sz w:val="19"/>
                <w:szCs w:val="19"/>
                <w:lang w:val="en-US" w:eastAsia="en-US"/>
              </w:rPr>
              <w:t>// in this branch we use compilation with parameters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unsigned</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jitNumOptions = 3;</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CUjit_option *jitOptions = </w:t>
            </w:r>
            <w:r w:rsidRPr="001D6F89">
              <w:rPr>
                <w:rFonts w:ascii="Courier New" w:eastAsiaTheme="minorHAnsi" w:hAnsi="Courier New" w:cs="Courier New"/>
                <w:noProof/>
                <w:color w:val="0000FF"/>
                <w:sz w:val="19"/>
                <w:szCs w:val="19"/>
                <w:lang w:val="en-US" w:eastAsia="en-US"/>
              </w:rPr>
              <w:t>new</w:t>
            </w:r>
            <w:r w:rsidRPr="001D6F89">
              <w:rPr>
                <w:rFonts w:ascii="Courier New" w:eastAsiaTheme="minorHAnsi" w:hAnsi="Courier New" w:cs="Courier New"/>
                <w:noProof/>
                <w:color w:val="auto"/>
                <w:sz w:val="19"/>
                <w:szCs w:val="19"/>
                <w:lang w:val="en-US" w:eastAsia="en-US"/>
              </w:rPr>
              <w:t xml:space="preserve"> CUjit_option[jitNumOptions];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**jitOptVals = </w:t>
            </w:r>
            <w:r w:rsidRPr="001D6F89">
              <w:rPr>
                <w:rFonts w:ascii="Courier New" w:eastAsiaTheme="minorHAnsi" w:hAnsi="Courier New" w:cs="Courier New"/>
                <w:noProof/>
                <w:color w:val="0000FF"/>
                <w:sz w:val="19"/>
                <w:szCs w:val="19"/>
                <w:lang w:val="en-US" w:eastAsia="en-US"/>
              </w:rPr>
              <w:t>new</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*[jitNumOptions];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8000"/>
                <w:sz w:val="19"/>
                <w:szCs w:val="19"/>
                <w:lang w:val="en-US" w:eastAsia="en-US"/>
              </w:rPr>
              <w:t>// set up size of compilation log 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jitOptions[0] = CU_JIT_INFO_LOG_BUFFER_SIZE_BYTES;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jitLogBufferSize = 1024;</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jitOptVals[0]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*)jitLogBufferSize;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8000"/>
                <w:sz w:val="19"/>
                <w:szCs w:val="19"/>
                <w:lang w:val="en-US" w:eastAsia="en-US"/>
              </w:rPr>
              <w:t>// set up pointer to the compilation log 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jitOptions[1] = CU_JIT_INFO_LOG_BUFFER;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xml:space="preserve"> *jitLogBuffer = </w:t>
            </w:r>
            <w:r w:rsidRPr="001D6F89">
              <w:rPr>
                <w:rFonts w:ascii="Courier New" w:eastAsiaTheme="minorHAnsi" w:hAnsi="Courier New" w:cs="Courier New"/>
                <w:noProof/>
                <w:color w:val="0000FF"/>
                <w:sz w:val="19"/>
                <w:szCs w:val="19"/>
                <w:lang w:val="en-US" w:eastAsia="en-US"/>
              </w:rPr>
              <w:t>new</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[jitLogBufferSize];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jitOptVals[1] = jitLogBuffer;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8000"/>
                <w:sz w:val="19"/>
                <w:szCs w:val="19"/>
                <w:lang w:val="en-US" w:eastAsia="en-US"/>
              </w:rPr>
              <w:t>// set up pointer to set the Maximum # of registers for a particular kernel</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jitOptions[2] = CU_JIT_MAX_REGISTERS;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jitRegCount = 32;</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jitOptVals[2]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*)jitRegCount;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error = cuModuleLoadDataEx(&amp;cuModule, ptx_source.c_str(), jitNumOptions, jitOptions,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**)jitOptVals);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printf(</w:t>
            </w:r>
            <w:r w:rsidRPr="001D6F89">
              <w:rPr>
                <w:rFonts w:ascii="Courier New" w:eastAsiaTheme="minorHAnsi" w:hAnsi="Courier New" w:cs="Courier New"/>
                <w:noProof/>
                <w:color w:val="A31515"/>
                <w:sz w:val="19"/>
                <w:szCs w:val="19"/>
                <w:lang w:val="en-US" w:eastAsia="en-US"/>
              </w:rPr>
              <w:t>"&gt; PTX JIT log:\n%s\n"</w:t>
            </w:r>
            <w:r w:rsidRPr="001D6F89">
              <w:rPr>
                <w:rFonts w:ascii="Courier New" w:eastAsiaTheme="minorHAnsi" w:hAnsi="Courier New" w:cs="Courier New"/>
                <w:noProof/>
                <w:color w:val="auto"/>
                <w:sz w:val="19"/>
                <w:szCs w:val="19"/>
                <w:lang w:val="en-US" w:eastAsia="en-US"/>
              </w:rPr>
              <w:t>, jitLogBuffer);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 xml:space="preserve">} </w:t>
            </w:r>
            <w:r w:rsidRPr="001D6F89">
              <w:rPr>
                <w:rFonts w:ascii="Courier New" w:eastAsiaTheme="minorHAnsi" w:hAnsi="Courier New" w:cs="Courier New"/>
                <w:noProof/>
                <w:color w:val="0000FF"/>
                <w:sz w:val="19"/>
                <w:szCs w:val="19"/>
                <w:lang w:val="en-US" w:eastAsia="en-US"/>
              </w:rPr>
              <w:t>else</w:t>
            </w: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error = cuModuleLoad(&amp;cuModule, module_path.c_str());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Get function handle from module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cuModuleGetFunction(&amp;vecAdd, cuModule, </w:t>
            </w:r>
            <w:r w:rsidRPr="001D6F89">
              <w:rPr>
                <w:rFonts w:ascii="Courier New" w:eastAsiaTheme="minorHAnsi" w:hAnsi="Courier New" w:cs="Courier New"/>
                <w:noProof/>
                <w:color w:val="A31515"/>
                <w:sz w:val="19"/>
                <w:szCs w:val="19"/>
                <w:lang w:val="en-US" w:eastAsia="en-US"/>
              </w:rPr>
              <w:t>"VecAdd"</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Allocate input vectors h_A and h_B in host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h_A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h_B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h_C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00364181" w:rsidRPr="001D6F89">
              <w:rPr>
                <w:rFonts w:ascii="Courier New" w:eastAsiaTheme="minorHAnsi" w:hAnsi="Courier New" w:cs="Courier New"/>
                <w:noProof/>
                <w:color w:val="auto"/>
                <w:sz w:val="19"/>
                <w:szCs w:val="19"/>
                <w:lang w:val="en-US" w:eastAsia="en-US"/>
              </w:rPr>
              <w:t>... Initialize input vectors h_A and h_B ...</w:t>
            </w:r>
          </w:p>
          <w:p w:rsidR="00364181" w:rsidRPr="001D6F89" w:rsidRDefault="00364181"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Allocate vectors in device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cuMemAlloc(&amp;d_A,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cuMemAlloc(&amp;d_B,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cuMemAlloc(&amp;d_C,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Copy vectors from host memory to device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cuMemcpyHtoD(d_A, h_A,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cuMemcpyHtoD(d_B, h_B,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Invoke kernel</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#define</w:t>
            </w:r>
            <w:r w:rsidRPr="001D6F89">
              <w:rPr>
                <w:rFonts w:ascii="Courier New" w:eastAsiaTheme="minorHAnsi" w:hAnsi="Courier New" w:cs="Courier New"/>
                <w:noProof/>
                <w:color w:val="auto"/>
                <w:sz w:val="19"/>
                <w:szCs w:val="19"/>
                <w:lang w:val="en-US" w:eastAsia="en-US"/>
              </w:rPr>
              <w:t xml:space="preserve"> ALIGN_UP(offset, alignment)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((offset) + (alignment) - 1) &amp; ~((alignment) - 1)</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offset = 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ptr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*)(size_t)d_A;</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ALIGN_UP(offset, </w:t>
            </w:r>
            <w:r w:rsidRPr="001D6F89">
              <w:rPr>
                <w:rFonts w:ascii="Courier New" w:eastAsiaTheme="minorHAnsi" w:hAnsi="Courier New" w:cs="Courier New"/>
                <w:noProof/>
                <w:color w:val="0000FF"/>
                <w:sz w:val="19"/>
                <w:szCs w:val="19"/>
                <w:lang w:val="en-US" w:eastAsia="en-US"/>
              </w:rPr>
              <w:t>__alignof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cuParamSetv(vecAdd, offset, &amp;ptr,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ptr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*)(size_t)d_B;</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ALIGN_UP(offset, </w:t>
            </w:r>
            <w:r w:rsidRPr="001D6F89">
              <w:rPr>
                <w:rFonts w:ascii="Courier New" w:eastAsiaTheme="minorHAnsi" w:hAnsi="Courier New" w:cs="Courier New"/>
                <w:noProof/>
                <w:color w:val="0000FF"/>
                <w:sz w:val="19"/>
                <w:szCs w:val="19"/>
                <w:lang w:val="en-US" w:eastAsia="en-US"/>
              </w:rPr>
              <w:t>__alignof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cuParamSetv(vecAdd, offset, &amp;ptr,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ptr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*)(size_t)d_C;</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ALIGN_UP(offset, </w:t>
            </w:r>
            <w:r w:rsidRPr="001D6F89">
              <w:rPr>
                <w:rFonts w:ascii="Courier New" w:eastAsiaTheme="minorHAnsi" w:hAnsi="Courier New" w:cs="Courier New"/>
                <w:noProof/>
                <w:color w:val="0000FF"/>
                <w:sz w:val="19"/>
                <w:szCs w:val="19"/>
                <w:lang w:val="en-US" w:eastAsia="en-US"/>
              </w:rPr>
              <w:t>__alignof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cuParamSetv(vecAdd, offset, &amp;ptr,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ALIGN_UP(offset, </w:t>
            </w:r>
            <w:r w:rsidRPr="001D6F89">
              <w:rPr>
                <w:rFonts w:ascii="Courier New" w:eastAsiaTheme="minorHAnsi" w:hAnsi="Courier New" w:cs="Courier New"/>
                <w:noProof/>
                <w:color w:val="0000FF"/>
                <w:sz w:val="19"/>
                <w:szCs w:val="19"/>
                <w:lang w:val="en-US" w:eastAsia="en-US"/>
              </w:rPr>
              <w:t>__alignof</w:t>
            </w:r>
            <w:r w:rsidRPr="001D6F89">
              <w:rPr>
                <w:rFonts w:ascii="Courier New" w:eastAsiaTheme="minorHAnsi" w:hAnsi="Courier New" w:cs="Courier New"/>
                <w:noProof/>
                <w:color w:val="auto"/>
                <w:sz w:val="19"/>
                <w:szCs w:val="19"/>
                <w:lang w:val="en-US" w:eastAsia="en-US"/>
              </w:rPr>
              <w:t>(N));</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cuParamSeti(vecAdd, offset, N);</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(N);</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cuParamSetSize(vecAdd, offset);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threadsPerBlock = 256;</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blocksPerGrid =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(N + threadsPerBlock - 1) / threadsPerBlock;</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cuFuncSetBlockShape(vecAdd, threadsPerBlock, 1, 1);</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lastRenderedPageBreak/>
              <w:t xml:space="preserve">    error = cuLaunchGrid(vecAdd, blocksPerGrid, 1);</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Copy result from device memory to host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h_C contains the result in host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cuMemcpyDtoH(h_C, d_C,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141F63"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 Verify result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bool</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inline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findModulePath(</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xml:space="preserve"> *module_file, string &amp; module_path,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xml:space="preserve"> **argv, string &amp; ptx_source)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module_path = cutFindFilePath(module_file, argv[0]);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(module_path.empty())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"&gt; findModulePath could not find file: &lt;%s&gt; \n"</w:t>
            </w:r>
            <w:r w:rsidRPr="001D6F89">
              <w:rPr>
                <w:rFonts w:ascii="Courier New" w:eastAsiaTheme="minorHAnsi" w:hAnsi="Courier New" w:cs="Courier New"/>
                <w:noProof/>
                <w:color w:val="auto"/>
                <w:sz w:val="19"/>
                <w:szCs w:val="19"/>
                <w:lang w:val="en-US" w:eastAsia="en-US"/>
              </w:rPr>
              <w:t xml:space="preserve">, module_file); </w:t>
            </w:r>
            <w:r w:rsidRPr="001D6F89">
              <w:rPr>
                <w:rFonts w:ascii="Courier New" w:eastAsiaTheme="minorHAnsi" w:hAnsi="Courier New" w:cs="Courier New"/>
                <w:noProof/>
                <w:color w:val="0000FF"/>
                <w:sz w:val="19"/>
                <w:szCs w:val="19"/>
                <w:lang w:val="en-US" w:eastAsia="en-US"/>
              </w:rPr>
              <w:t>return</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 </w:t>
            </w:r>
            <w:r w:rsidRPr="001D6F89">
              <w:rPr>
                <w:rFonts w:ascii="Courier New" w:eastAsiaTheme="minorHAnsi" w:hAnsi="Courier New" w:cs="Courier New"/>
                <w:noProof/>
                <w:color w:val="0000FF"/>
                <w:sz w:val="19"/>
                <w:szCs w:val="19"/>
                <w:lang w:val="en-US" w:eastAsia="en-US"/>
              </w:rPr>
              <w:t>else</w:t>
            </w: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"&gt; findModulePath found file at &lt;%s&gt;\n"</w:t>
            </w:r>
            <w:r w:rsidRPr="001D6F89">
              <w:rPr>
                <w:rFonts w:ascii="Courier New" w:eastAsiaTheme="minorHAnsi" w:hAnsi="Courier New" w:cs="Courier New"/>
                <w:noProof/>
                <w:color w:val="auto"/>
                <w:sz w:val="19"/>
                <w:szCs w:val="19"/>
                <w:lang w:val="en-US" w:eastAsia="en-US"/>
              </w:rPr>
              <w:t>, module_path.c_str());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(module_path.rfind(</w:t>
            </w:r>
            <w:r w:rsidRPr="001D6F89">
              <w:rPr>
                <w:rFonts w:ascii="Courier New" w:eastAsiaTheme="minorHAnsi" w:hAnsi="Courier New" w:cs="Courier New"/>
                <w:noProof/>
                <w:color w:val="A31515"/>
                <w:sz w:val="19"/>
                <w:szCs w:val="19"/>
                <w:lang w:val="en-US" w:eastAsia="en-US"/>
              </w:rPr>
              <w:t>".ptx"</w:t>
            </w:r>
            <w:r w:rsidRPr="001D6F89">
              <w:rPr>
                <w:rFonts w:ascii="Courier New" w:eastAsiaTheme="minorHAnsi" w:hAnsi="Courier New" w:cs="Courier New"/>
                <w:noProof/>
                <w:color w:val="auto"/>
                <w:sz w:val="19"/>
                <w:szCs w:val="19"/>
                <w:lang w:val="en-US" w:eastAsia="en-US"/>
              </w:rPr>
              <w:t>) != string::npos) {</w:t>
            </w:r>
          </w:p>
          <w:p w:rsidR="00177339" w:rsidRPr="001D6F89" w:rsidRDefault="00177339"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Pr="001D6F89">
              <w:rPr>
                <w:rFonts w:ascii="Courier New" w:eastAsiaTheme="minorHAnsi" w:hAnsi="Courier New" w:cs="Courier New"/>
                <w:noProof/>
                <w:color w:val="008000"/>
                <w:sz w:val="19"/>
                <w:szCs w:val="19"/>
                <w:lang w:val="en-US" w:eastAsia="en-US"/>
              </w:rPr>
              <w:t>// We load contents of module_path to the ptx_source string</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FILE *fp = fopen(module_path.c_str(), </w:t>
            </w:r>
            <w:r w:rsidRPr="001D6F89">
              <w:rPr>
                <w:rFonts w:ascii="Courier New" w:eastAsiaTheme="minorHAnsi" w:hAnsi="Courier New" w:cs="Courier New"/>
                <w:noProof/>
                <w:color w:val="A31515"/>
                <w:sz w:val="19"/>
                <w:szCs w:val="19"/>
                <w:lang w:val="en-US" w:eastAsia="en-US"/>
              </w:rPr>
              <w:t>"rb"</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fseek(fp, 0, SEEK_END);</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file_size = ftell(fp);</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0000FF"/>
                <w:sz w:val="19"/>
                <w:szCs w:val="19"/>
                <w:lang w:val="en-US" w:eastAsia="en-US"/>
              </w:rPr>
              <w:t>char</w:t>
            </w:r>
            <w:r w:rsidR="00643D68" w:rsidRPr="001D6F89">
              <w:rPr>
                <w:rFonts w:ascii="Courier New" w:eastAsiaTheme="minorHAnsi" w:hAnsi="Courier New" w:cs="Courier New"/>
                <w:noProof/>
                <w:color w:val="auto"/>
                <w:sz w:val="19"/>
                <w:szCs w:val="19"/>
                <w:lang w:val="en-US" w:eastAsia="en-US"/>
              </w:rPr>
              <w:t xml:space="preserve"> *buf = </w:t>
            </w:r>
            <w:r w:rsidR="00643D68" w:rsidRPr="001D6F89">
              <w:rPr>
                <w:rFonts w:ascii="Courier New" w:eastAsiaTheme="minorHAnsi" w:hAnsi="Courier New" w:cs="Courier New"/>
                <w:noProof/>
                <w:color w:val="0000FF"/>
                <w:sz w:val="19"/>
                <w:szCs w:val="19"/>
                <w:lang w:val="en-US" w:eastAsia="en-US"/>
              </w:rPr>
              <w:t>new</w:t>
            </w:r>
            <w:r w:rsidR="00643D68" w:rsidRPr="001D6F89">
              <w:rPr>
                <w:rFonts w:ascii="Courier New" w:eastAsiaTheme="minorHAnsi" w:hAnsi="Courier New" w:cs="Courier New"/>
                <w:noProof/>
                <w:color w:val="auto"/>
                <w:sz w:val="19"/>
                <w:szCs w:val="19"/>
                <w:lang w:val="en-US" w:eastAsia="en-US"/>
              </w:rPr>
              <w:t xml:space="preserve"> </w:t>
            </w:r>
            <w:r w:rsidR="00643D68" w:rsidRPr="001D6F89">
              <w:rPr>
                <w:rFonts w:ascii="Courier New" w:eastAsiaTheme="minorHAnsi" w:hAnsi="Courier New" w:cs="Courier New"/>
                <w:noProof/>
                <w:color w:val="0000FF"/>
                <w:sz w:val="19"/>
                <w:szCs w:val="19"/>
                <w:lang w:val="en-US" w:eastAsia="en-US"/>
              </w:rPr>
              <w:t>char</w:t>
            </w:r>
            <w:r w:rsidR="00643D68" w:rsidRPr="001D6F89">
              <w:rPr>
                <w:rFonts w:ascii="Courier New" w:eastAsiaTheme="minorHAnsi" w:hAnsi="Courier New" w:cs="Courier New"/>
                <w:noProof/>
                <w:color w:val="auto"/>
                <w:sz w:val="19"/>
                <w:szCs w:val="19"/>
                <w:lang w:val="en-US" w:eastAsia="en-US"/>
              </w:rPr>
              <w:t>[file_size+1];</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fseek(fp, 0, SEEK_SET);</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 xml:space="preserve">fread(buf, </w:t>
            </w:r>
            <w:r w:rsidR="00643D68" w:rsidRPr="001D6F89">
              <w:rPr>
                <w:rFonts w:ascii="Courier New" w:eastAsiaTheme="minorHAnsi" w:hAnsi="Courier New" w:cs="Courier New"/>
                <w:noProof/>
                <w:color w:val="0000FF"/>
                <w:sz w:val="19"/>
                <w:szCs w:val="19"/>
                <w:lang w:val="en-US" w:eastAsia="en-US"/>
              </w:rPr>
              <w:t>sizeof</w:t>
            </w:r>
            <w:r w:rsidR="00643D68" w:rsidRPr="001D6F89">
              <w:rPr>
                <w:rFonts w:ascii="Courier New" w:eastAsiaTheme="minorHAnsi" w:hAnsi="Courier New" w:cs="Courier New"/>
                <w:noProof/>
                <w:color w:val="auto"/>
                <w:sz w:val="19"/>
                <w:szCs w:val="19"/>
                <w:lang w:val="en-US" w:eastAsia="en-US"/>
              </w:rPr>
              <w:t>(</w:t>
            </w:r>
            <w:r w:rsidR="00643D68" w:rsidRPr="001D6F89">
              <w:rPr>
                <w:rFonts w:ascii="Courier New" w:eastAsiaTheme="minorHAnsi" w:hAnsi="Courier New" w:cs="Courier New"/>
                <w:noProof/>
                <w:color w:val="0000FF"/>
                <w:sz w:val="19"/>
                <w:szCs w:val="19"/>
                <w:lang w:val="en-US" w:eastAsia="en-US"/>
              </w:rPr>
              <w:t>char</w:t>
            </w:r>
            <w:r w:rsidR="00643D68" w:rsidRPr="001D6F89">
              <w:rPr>
                <w:rFonts w:ascii="Courier New" w:eastAsiaTheme="minorHAnsi" w:hAnsi="Courier New" w:cs="Courier New"/>
                <w:noProof/>
                <w:color w:val="auto"/>
                <w:sz w:val="19"/>
                <w:szCs w:val="19"/>
                <w:lang w:val="en-US" w:eastAsia="en-US"/>
              </w:rPr>
              <w:t>), file_size, fp);</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fclose(fp);</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 xml:space="preserve">buf[file_size] = </w:t>
            </w:r>
            <w:r w:rsidR="00643D68" w:rsidRPr="001D6F89">
              <w:rPr>
                <w:rFonts w:ascii="Courier New" w:eastAsiaTheme="minorHAnsi" w:hAnsi="Courier New" w:cs="Courier New"/>
                <w:noProof/>
                <w:color w:val="A31515"/>
                <w:sz w:val="19"/>
                <w:szCs w:val="19"/>
                <w:lang w:val="en-US" w:eastAsia="en-US"/>
              </w:rPr>
              <w:t>'\0'</w:t>
            </w:r>
            <w:r w:rsidR="00643D68" w:rsidRPr="001D6F89">
              <w:rPr>
                <w:rFonts w:ascii="Courier New" w:eastAsiaTheme="minorHAnsi" w:hAnsi="Courier New" w:cs="Courier New"/>
                <w:noProof/>
                <w:color w:val="auto"/>
                <w:sz w:val="19"/>
                <w:szCs w:val="19"/>
                <w:lang w:val="en-US" w:eastAsia="en-US"/>
              </w:rPr>
              <w:t>;</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ptx_source = buf;</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0000FF"/>
                <w:sz w:val="19"/>
                <w:szCs w:val="19"/>
                <w:lang w:val="en-US" w:eastAsia="en-US"/>
              </w:rPr>
              <w:t>delete</w:t>
            </w:r>
            <w:r w:rsidR="00643D68" w:rsidRPr="001D6F89">
              <w:rPr>
                <w:rFonts w:ascii="Courier New" w:eastAsiaTheme="minorHAnsi" w:hAnsi="Courier New" w:cs="Courier New"/>
                <w:noProof/>
                <w:color w:val="auto"/>
                <w:sz w:val="19"/>
                <w:szCs w:val="19"/>
                <w:lang w:val="en-US" w:eastAsia="en-US"/>
              </w:rPr>
              <w:t>[] buf;</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1D6F89">
              <w:rPr>
                <w:rFonts w:ascii="Courier New" w:eastAsiaTheme="minorHAnsi" w:hAnsi="Courier New" w:cs="Courier New"/>
                <w:noProof/>
                <w:color w:val="auto"/>
                <w:sz w:val="19"/>
                <w:szCs w:val="19"/>
                <w:lang w:val="en-US" w:eastAsia="en-US"/>
              </w:rPr>
              <w:tab/>
              <w:t xml:space="preserve">   </w:t>
            </w: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t xml:space="preserve">   </w:t>
            </w:r>
            <w:r w:rsidRPr="00CB0061">
              <w:rPr>
                <w:rFonts w:ascii="Courier New" w:eastAsiaTheme="minorHAnsi" w:hAnsi="Courier New" w:cs="Courier New"/>
                <w:noProof/>
                <w:color w:val="0000FF"/>
                <w:sz w:val="19"/>
                <w:szCs w:val="19"/>
                <w:lang w:eastAsia="en-US"/>
              </w:rPr>
              <w:t>return</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true</w:t>
            </w: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p>
          <w:p w:rsidR="004F30D3"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tc>
      </w:tr>
    </w:tbl>
    <w:p w:rsidR="004F30D3" w:rsidRPr="00CB0061" w:rsidRDefault="004F30D3" w:rsidP="005504BD">
      <w:pPr>
        <w:ind w:firstLine="0"/>
        <w:rPr>
          <w:i/>
          <w:noProof/>
        </w:rPr>
      </w:pPr>
    </w:p>
    <w:p w:rsidR="009B7C04" w:rsidRPr="00CB0061" w:rsidRDefault="006A79BD" w:rsidP="009B7C04">
      <w:r w:rsidRPr="00CB0061">
        <w:rPr>
          <w:rFonts w:eastAsiaTheme="minorHAnsi"/>
        </w:rPr>
        <w:t>Interfejs</w:t>
      </w:r>
      <w:r w:rsidRPr="00CB0061">
        <w:rPr>
          <w:rFonts w:eastAsiaTheme="minorHAnsi" w:cs="Courier New"/>
          <w:noProof/>
          <w:color w:val="auto"/>
          <w:sz w:val="20"/>
          <w:szCs w:val="20"/>
          <w:lang w:eastAsia="en-US"/>
        </w:rPr>
        <w:t xml:space="preserve"> </w:t>
      </w:r>
      <w:r w:rsidRPr="00CB0061">
        <w:rPr>
          <w:rStyle w:val="PodkrelenieZnak"/>
        </w:rPr>
        <w:t>CUDA driver API</w:t>
      </w:r>
      <w:r w:rsidRPr="00CB0061">
        <w:t xml:space="preserve"> wymaga od programisty zainicjalizowania biblioteki CUDA oraz </w:t>
      </w:r>
      <w:r w:rsidR="006E334E" w:rsidRPr="00CB0061">
        <w:t xml:space="preserve">programowego </w:t>
      </w:r>
      <w:r w:rsidRPr="00CB0061">
        <w:t xml:space="preserve">ładowania skompilowanego </w:t>
      </w:r>
      <w:r w:rsidR="006E334E" w:rsidRPr="00CB0061">
        <w:t xml:space="preserve">kernela do pamięci, a uruchamianie kernela jest dużo bardziej skomplikowane. To wszystko powoduje, że </w:t>
      </w:r>
      <w:r w:rsidR="009B7C04" w:rsidRPr="00CB0061">
        <w:t>wymaga więcej kodu do napisania, jest trudniejszy w użyciu, ale pozwala na większy zakres kontroli nad przebiegiem programu.</w:t>
      </w:r>
    </w:p>
    <w:p w:rsidR="000F72EF" w:rsidRPr="00CB0061" w:rsidRDefault="00513452" w:rsidP="00C80F74">
      <w:r w:rsidRPr="00CB0061">
        <w:t xml:space="preserve">W konkurencyjnych bibliotekach OpenCL oraz ATI Stream, procedura uruchamiania programu na GPU </w:t>
      </w:r>
      <w:r w:rsidR="0036290C" w:rsidRPr="00CB0061">
        <w:t>jest</w:t>
      </w:r>
      <w:r w:rsidR="00CC79B4" w:rsidRPr="00CB0061">
        <w:t xml:space="preserve"> podobn</w:t>
      </w:r>
      <w:r w:rsidR="0036290C" w:rsidRPr="00CB0061">
        <w:t>a</w:t>
      </w:r>
      <w:r w:rsidR="00CC79B4" w:rsidRPr="00CB0061">
        <w:t xml:space="preserve"> w interfejsie </w:t>
      </w:r>
      <w:r w:rsidR="00CC79B4" w:rsidRPr="00CB0061">
        <w:rPr>
          <w:rStyle w:val="PodkrelenieZnak"/>
        </w:rPr>
        <w:t>C for CUDA</w:t>
      </w:r>
      <w:r w:rsidR="0036290C" w:rsidRPr="00CB0061">
        <w:rPr>
          <w:rStyle w:val="PodkrelenieZnak"/>
        </w:rPr>
        <w:t xml:space="preserve"> </w:t>
      </w:r>
      <w:r w:rsidR="0036290C" w:rsidRPr="00CB0061">
        <w:t>– jest możliwość bezpośredniego wywołania kernela.</w:t>
      </w:r>
      <w:r w:rsidR="00FA10CE" w:rsidRPr="00CB0061">
        <w:t xml:space="preserve"> Różnią się one składnią, ale </w:t>
      </w:r>
      <w:r w:rsidR="00101694" w:rsidRPr="00CB0061">
        <w:t xml:space="preserve">programy w nich napisane </w:t>
      </w:r>
      <w:r w:rsidR="00FA10CE" w:rsidRPr="00CB0061">
        <w:t xml:space="preserve">wymagają podobnej liczby linii </w:t>
      </w:r>
      <w:r w:rsidR="00101694" w:rsidRPr="00CB0061">
        <w:t xml:space="preserve">kodu, co w interfejsie </w:t>
      </w:r>
      <w:r w:rsidR="00101694" w:rsidRPr="00CB0061">
        <w:rPr>
          <w:rStyle w:val="PodkrelenieZnak"/>
        </w:rPr>
        <w:t>C for CUDA</w:t>
      </w:r>
      <w:r w:rsidR="00101694" w:rsidRPr="00CB0061">
        <w:t xml:space="preserve">. Przykładowe kody </w:t>
      </w:r>
      <w:r w:rsidR="00663287" w:rsidRPr="00CB0061">
        <w:t>używające tamtych</w:t>
      </w:r>
      <w:r w:rsidR="00C25873" w:rsidRPr="00CB0061">
        <w:t xml:space="preserve"> bibliotek są umieszczone w</w:t>
      </w:r>
      <w:sdt>
        <w:sdtPr>
          <w:id w:val="51884114"/>
          <w:citation/>
        </w:sdtPr>
        <w:sdtContent>
          <w:fldSimple w:instr=" CITATION Wik2 \l 1045  ">
            <w:r w:rsidR="00C80F74" w:rsidRPr="00CB0061">
              <w:rPr>
                <w:noProof/>
              </w:rPr>
              <w:t xml:space="preserve"> (Wikipedia, 2010)</w:t>
            </w:r>
          </w:fldSimple>
        </w:sdtContent>
      </w:sdt>
      <w:r w:rsidR="00482DC8" w:rsidRPr="00CB0061">
        <w:t xml:space="preserve"> oraz</w:t>
      </w:r>
      <w:r w:rsidR="00C25873" w:rsidRPr="00CB0061">
        <w:t xml:space="preserve"> </w:t>
      </w:r>
      <w:sdt>
        <w:sdtPr>
          <w:id w:val="51884110"/>
          <w:citation/>
        </w:sdtPr>
        <w:sdtContent>
          <w:fldSimple w:instr=" CITATION Buc \l 1045  ">
            <w:r w:rsidR="00C80F74" w:rsidRPr="00CB0061">
              <w:rPr>
                <w:noProof/>
              </w:rPr>
              <w:t>(Buck, i inni, 2004)</w:t>
            </w:r>
          </w:fldSimple>
        </w:sdtContent>
      </w:sdt>
      <w:r w:rsidR="00482DC8" w:rsidRPr="00CB0061">
        <w:t>.</w:t>
      </w:r>
    </w:p>
    <w:p w:rsidR="00882D33" w:rsidRDefault="00882D33" w:rsidP="00882D33">
      <w:pPr>
        <w:pStyle w:val="Nagwek2"/>
      </w:pPr>
      <w:bookmarkStart w:id="177" w:name="_Toc261980774"/>
      <w:bookmarkStart w:id="178" w:name="_Ref261986597"/>
      <w:r>
        <w:lastRenderedPageBreak/>
        <w:t>Formaty plików</w:t>
      </w:r>
      <w:bookmarkEnd w:id="177"/>
      <w:bookmarkEnd w:id="178"/>
    </w:p>
    <w:p w:rsidR="00882D33" w:rsidRDefault="00882D33" w:rsidP="00882D33">
      <w:r>
        <w:t>W tym rozdziale są opisane formaty plików używanych przez bibliotekę CNL.</w:t>
      </w:r>
    </w:p>
    <w:p w:rsidR="00882D33" w:rsidRPr="007104E1" w:rsidRDefault="00882D33" w:rsidP="00882D33">
      <w:pPr>
        <w:pStyle w:val="Nagwek3"/>
      </w:pPr>
      <w:bookmarkStart w:id="179" w:name="_Toc261980775"/>
      <w:r w:rsidRPr="00ED676A">
        <w:t>Plik zestawu testów CSV</w:t>
      </w:r>
      <w:bookmarkEnd w:id="179"/>
    </w:p>
    <w:p w:rsidR="00882D33" w:rsidRPr="00ED676A" w:rsidRDefault="00882D33" w:rsidP="00882D33">
      <w:pPr>
        <w:rPr>
          <w:color w:val="auto"/>
        </w:rPr>
      </w:pPr>
      <w:r w:rsidRPr="00ED676A">
        <w:rPr>
          <w:color w:val="auto"/>
        </w:rPr>
        <w:t xml:space="preserve">Plik </w:t>
      </w:r>
      <w:r w:rsidRPr="007104E1">
        <w:rPr>
          <w:rStyle w:val="NazwaplikuZnak"/>
        </w:rPr>
        <w:t>forestfires2.csv</w:t>
      </w:r>
      <w:r w:rsidRPr="00ED676A">
        <w:rPr>
          <w:color w:val="auto"/>
        </w:rPr>
        <w:t xml:space="preserve"> użyty</w:t>
      </w:r>
      <w:r>
        <w:rPr>
          <w:color w:val="auto"/>
        </w:rPr>
        <w:t xml:space="preserve"> w kodzie z rozdziału </w:t>
      </w:r>
      <w:r w:rsidR="00CC3C12">
        <w:rPr>
          <w:color w:val="auto"/>
        </w:rPr>
        <w:fldChar w:fldCharType="begin"/>
      </w:r>
      <w:r>
        <w:rPr>
          <w:color w:val="auto"/>
        </w:rPr>
        <w:instrText xml:space="preserve"> REF _Ref262048286 \r \h </w:instrText>
      </w:r>
      <w:r w:rsidR="00CC3C12">
        <w:rPr>
          <w:color w:val="auto"/>
        </w:rPr>
      </w:r>
      <w:r w:rsidR="00CC3C12">
        <w:rPr>
          <w:color w:val="auto"/>
        </w:rPr>
        <w:fldChar w:fldCharType="separate"/>
      </w:r>
      <w:r>
        <w:rPr>
          <w:color w:val="auto"/>
        </w:rPr>
        <w:t>4.1.3</w:t>
      </w:r>
      <w:r w:rsidR="00CC3C12">
        <w:rPr>
          <w:color w:val="auto"/>
        </w:rPr>
        <w:fldChar w:fldCharType="end"/>
      </w:r>
      <w:r>
        <w:rPr>
          <w:color w:val="auto"/>
        </w:rPr>
        <w:t xml:space="preserve"> ma następującą zawartość</w:t>
      </w:r>
      <w:r w:rsidRPr="00ED676A">
        <w:rPr>
          <w:color w:val="auto"/>
        </w:rPr>
        <w:t>:</w:t>
      </w:r>
    </w:p>
    <w:p w:rsidR="00882D33" w:rsidRPr="00ED676A" w:rsidRDefault="00882D33" w:rsidP="00882D33">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882D33" w:rsidRPr="00D77201" w:rsidTr="0034651D">
        <w:tc>
          <w:tcPr>
            <w:tcW w:w="9232" w:type="dxa"/>
            <w:tcBorders>
              <w:top w:val="nil"/>
              <w:left w:val="nil"/>
              <w:bottom w:val="nil"/>
              <w:right w:val="nil"/>
            </w:tcBorders>
          </w:tcPr>
          <w:p w:rsidR="00882D33" w:rsidRPr="00BA6923" w:rsidRDefault="00882D33" w:rsidP="0034651D">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X,Y,month,day,FFMC,DMC,DC,ISI,temp,RH,wind,rain,area</w:t>
            </w:r>
          </w:p>
          <w:p w:rsidR="00882D33" w:rsidRPr="00BA6923" w:rsidRDefault="00882D33" w:rsidP="0034651D">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7,5,mar,fri,86.2,26.2,94.3,5.1,8.2,51,6.7,1,0</w:t>
            </w:r>
          </w:p>
          <w:p w:rsidR="00882D33" w:rsidRPr="00BA6923" w:rsidRDefault="00882D33" w:rsidP="0034651D">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7,4,oct,tue,90.6,35.4,669.1,6.7,18,33,0.9,0,0</w:t>
            </w:r>
          </w:p>
          <w:p w:rsidR="00882D33" w:rsidRPr="00BA6923" w:rsidRDefault="00882D33" w:rsidP="0034651D">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8,4,oct,sat,90.6,43.7,686.9,6.7,14.6,33,1.3,0,1</w:t>
            </w:r>
          </w:p>
        </w:tc>
      </w:tr>
    </w:tbl>
    <w:p w:rsidR="00882D33" w:rsidRPr="005B5D7A" w:rsidRDefault="00882D33" w:rsidP="00882D33">
      <w:pPr>
        <w:rPr>
          <w:color w:val="auto"/>
          <w:lang w:val="en-US"/>
        </w:rPr>
      </w:pPr>
    </w:p>
    <w:p w:rsidR="00882D33" w:rsidRDefault="00882D33" w:rsidP="00882D33">
      <w:pPr>
        <w:rPr>
          <w:rFonts w:eastAsiaTheme="minorHAnsi"/>
          <w:color w:val="auto"/>
          <w:lang w:eastAsia="en-US"/>
        </w:rPr>
      </w:pPr>
      <w:r w:rsidRPr="00ED676A">
        <w:rPr>
          <w:color w:val="auto"/>
        </w:rPr>
        <w:t>Ten zestaw testów to 3 pierwsze testy</w:t>
      </w:r>
      <w:r>
        <w:rPr>
          <w:color w:val="auto"/>
        </w:rPr>
        <w:t xml:space="preserve"> z </w:t>
      </w:r>
      <w:r w:rsidRPr="00ED676A">
        <w:rPr>
          <w:color w:val="auto"/>
        </w:rPr>
        <w:t xml:space="preserve">zestawu testów </w:t>
      </w:r>
      <w:r w:rsidRPr="00CC3D48">
        <w:rPr>
          <w:rStyle w:val="NazwaplikuZnak"/>
        </w:rPr>
        <w:t>forestfires.csv</w:t>
      </w:r>
      <w:r w:rsidRPr="00ED676A">
        <w:rPr>
          <w:color w:val="auto"/>
        </w:rPr>
        <w:t>, dostępnego</w:t>
      </w:r>
      <w:r>
        <w:rPr>
          <w:color w:val="auto"/>
        </w:rPr>
        <w:t xml:space="preserve"> w </w:t>
      </w:r>
      <w:r w:rsidRPr="00ED676A">
        <w:rPr>
          <w:color w:val="auto"/>
        </w:rPr>
        <w:t>Internecie, po drobnej przeróbce. Czasem</w:t>
      </w:r>
      <w:r>
        <w:rPr>
          <w:color w:val="auto"/>
        </w:rPr>
        <w:t xml:space="preserve"> w </w:t>
      </w:r>
      <w:r w:rsidRPr="00ED676A">
        <w:rPr>
          <w:color w:val="auto"/>
        </w:rPr>
        <w:t xml:space="preserve">plikach CSV pierwsza linia zawiera nazwy kolumn. Jeśli tak jest, należy podać wartość true jako drugi parametr metody </w:t>
      </w:r>
      <w:r w:rsidRPr="00CC3D48">
        <w:rPr>
          <w:rStyle w:val="KlasametodafunkcjaZnak"/>
          <w:rFonts w:eastAsiaTheme="minorHAnsi"/>
        </w:rPr>
        <w:t>InputTestSet::loadFromCSVFile</w:t>
      </w:r>
      <w:r w:rsidRPr="00ED676A">
        <w:rPr>
          <w:rFonts w:eastAsiaTheme="minorHAnsi"/>
          <w:color w:val="auto"/>
          <w:lang w:eastAsia="en-US"/>
        </w:rPr>
        <w:t xml:space="preserve">. Format pliku CSV jest ogólnie znany. Jedyne różnice </w:t>
      </w:r>
      <w:r>
        <w:rPr>
          <w:rFonts w:eastAsiaTheme="minorHAnsi"/>
          <w:color w:val="auto"/>
          <w:lang w:eastAsia="en-US"/>
        </w:rPr>
        <w:t xml:space="preserve">między formatami plików tego typu </w:t>
      </w:r>
      <w:r w:rsidRPr="00ED676A">
        <w:rPr>
          <w:rFonts w:eastAsiaTheme="minorHAnsi"/>
          <w:color w:val="auto"/>
          <w:lang w:eastAsia="en-US"/>
        </w:rPr>
        <w:t>to znak oddzielający elementy – albo przecinek albo średnik.</w:t>
      </w:r>
    </w:p>
    <w:p w:rsidR="00882D33" w:rsidRPr="00ED676A" w:rsidRDefault="00882D33" w:rsidP="00882D33">
      <w:pPr>
        <w:rPr>
          <w:rFonts w:eastAsiaTheme="minorHAnsi"/>
          <w:color w:val="auto"/>
          <w:lang w:eastAsia="en-US"/>
        </w:rPr>
      </w:pPr>
      <w:r w:rsidRPr="00ED676A">
        <w:rPr>
          <w:rFonts w:eastAsiaTheme="minorHAnsi"/>
          <w:color w:val="auto"/>
          <w:lang w:eastAsia="en-US"/>
        </w:rPr>
        <w:t>Pliki CSV użyte</w:t>
      </w:r>
      <w:r>
        <w:rPr>
          <w:rFonts w:eastAsiaTheme="minorHAnsi"/>
          <w:color w:val="auto"/>
          <w:lang w:eastAsia="en-US"/>
        </w:rPr>
        <w:t xml:space="preserve"> w </w:t>
      </w:r>
      <w:r w:rsidRPr="00ED676A">
        <w:rPr>
          <w:rFonts w:eastAsiaTheme="minorHAnsi"/>
          <w:color w:val="auto"/>
          <w:lang w:eastAsia="en-US"/>
        </w:rPr>
        <w:t xml:space="preserve">programie </w:t>
      </w:r>
      <w:r>
        <w:rPr>
          <w:rFonts w:eastAsiaTheme="minorHAnsi"/>
          <w:color w:val="auto"/>
          <w:lang w:eastAsia="en-US"/>
        </w:rPr>
        <w:t>nie były stworzone przez mnie</w:t>
      </w:r>
      <w:r w:rsidRPr="00ED676A">
        <w:rPr>
          <w:rFonts w:eastAsiaTheme="minorHAnsi"/>
          <w:color w:val="auto"/>
          <w:lang w:eastAsia="en-US"/>
        </w:rPr>
        <w:t>, więc metoda</w:t>
      </w:r>
      <w:r>
        <w:rPr>
          <w:rFonts w:eastAsiaTheme="minorHAnsi"/>
          <w:color w:val="auto"/>
          <w:lang w:eastAsia="en-US"/>
        </w:rPr>
        <w:t xml:space="preserve"> </w:t>
      </w:r>
      <w:r w:rsidRPr="00CC3D48">
        <w:rPr>
          <w:rStyle w:val="KlasametodafunkcjaZnak"/>
          <w:rFonts w:eastAsiaTheme="minorHAnsi"/>
        </w:rPr>
        <w:t>InputTestSet::loadFromCSVFile</w:t>
      </w:r>
      <w:r w:rsidRPr="00ED676A">
        <w:rPr>
          <w:rFonts w:eastAsiaTheme="minorHAnsi"/>
          <w:color w:val="auto"/>
          <w:lang w:eastAsia="en-US"/>
        </w:rPr>
        <w:t xml:space="preserve"> zawiera pewne zabezpieczenia przed niepoprawnymi danymi</w:t>
      </w:r>
      <w:r>
        <w:rPr>
          <w:rFonts w:eastAsiaTheme="minorHAnsi"/>
          <w:color w:val="auto"/>
          <w:lang w:eastAsia="en-US"/>
        </w:rPr>
        <w:t xml:space="preserve"> w </w:t>
      </w:r>
      <w:r w:rsidRPr="00ED676A">
        <w:rPr>
          <w:rFonts w:eastAsiaTheme="minorHAnsi"/>
          <w:color w:val="auto"/>
          <w:lang w:eastAsia="en-US"/>
        </w:rPr>
        <w:t>pliku</w:t>
      </w:r>
      <w:r>
        <w:rPr>
          <w:rFonts w:eastAsiaTheme="minorHAnsi"/>
          <w:color w:val="auto"/>
          <w:lang w:eastAsia="en-US"/>
        </w:rPr>
        <w:t>. Akceptowane są jedynie zestawy testów, w których</w:t>
      </w:r>
      <w:r w:rsidRPr="00ED676A">
        <w:rPr>
          <w:rFonts w:eastAsiaTheme="minorHAnsi"/>
          <w:color w:val="auto"/>
          <w:lang w:eastAsia="en-US"/>
        </w:rPr>
        <w:t>:</w:t>
      </w:r>
    </w:p>
    <w:p w:rsidR="00882D33" w:rsidRDefault="00882D33" w:rsidP="00882D33">
      <w:pPr>
        <w:pStyle w:val="Akapitzlist"/>
        <w:rPr>
          <w:rFonts w:eastAsiaTheme="minorHAnsi"/>
          <w:lang w:eastAsia="en-US"/>
        </w:rPr>
      </w:pPr>
      <w:r>
        <w:rPr>
          <w:rFonts w:eastAsiaTheme="minorHAnsi"/>
          <w:lang w:eastAsia="en-US"/>
        </w:rPr>
        <w:t>znajdują się m</w:t>
      </w:r>
      <w:r w:rsidRPr="00ED676A">
        <w:rPr>
          <w:rFonts w:eastAsiaTheme="minorHAnsi"/>
          <w:lang w:eastAsia="en-US"/>
        </w:rPr>
        <w:t>inimalnie 3 testy</w:t>
      </w:r>
      <w:r>
        <w:rPr>
          <w:rFonts w:eastAsiaTheme="minorHAnsi"/>
          <w:lang w:eastAsia="en-US"/>
        </w:rPr>
        <w:t>,</w:t>
      </w:r>
    </w:p>
    <w:p w:rsidR="00882D33" w:rsidRDefault="00882D33" w:rsidP="00882D33">
      <w:pPr>
        <w:pStyle w:val="Akapitzlist"/>
        <w:rPr>
          <w:rFonts w:eastAsiaTheme="minorHAnsi"/>
          <w:lang w:eastAsia="en-US"/>
        </w:rPr>
      </w:pPr>
      <w:r>
        <w:rPr>
          <w:rFonts w:eastAsiaTheme="minorHAnsi"/>
          <w:lang w:eastAsia="en-US"/>
        </w:rPr>
        <w:t>i</w:t>
      </w:r>
      <w:r w:rsidRPr="00ED676A">
        <w:rPr>
          <w:rFonts w:eastAsiaTheme="minorHAnsi"/>
          <w:lang w:eastAsia="en-US"/>
        </w:rPr>
        <w:t>lość wartości</w:t>
      </w:r>
      <w:r>
        <w:rPr>
          <w:rFonts w:eastAsiaTheme="minorHAnsi"/>
          <w:lang w:eastAsia="en-US"/>
        </w:rPr>
        <w:t xml:space="preserve"> w </w:t>
      </w:r>
      <w:r w:rsidRPr="00ED676A">
        <w:rPr>
          <w:rFonts w:eastAsiaTheme="minorHAnsi"/>
          <w:lang w:eastAsia="en-US"/>
        </w:rPr>
        <w:t>każdej linii jest taka sama</w:t>
      </w:r>
      <w:r>
        <w:rPr>
          <w:rFonts w:eastAsiaTheme="minorHAnsi"/>
          <w:lang w:eastAsia="en-US"/>
        </w:rPr>
        <w:t>,</w:t>
      </w:r>
    </w:p>
    <w:p w:rsidR="00882D33" w:rsidRDefault="00882D33" w:rsidP="00882D33">
      <w:pPr>
        <w:pStyle w:val="Akapitzlist"/>
        <w:rPr>
          <w:rFonts w:eastAsiaTheme="minorHAnsi"/>
          <w:lang w:eastAsia="en-US"/>
        </w:rPr>
      </w:pPr>
      <w:r>
        <w:rPr>
          <w:rFonts w:eastAsiaTheme="minorHAnsi"/>
          <w:lang w:eastAsia="en-US"/>
        </w:rPr>
        <w:t>k</w:t>
      </w:r>
      <w:r w:rsidRPr="00ED676A">
        <w:rPr>
          <w:rFonts w:eastAsiaTheme="minorHAnsi"/>
          <w:lang w:eastAsia="en-US"/>
        </w:rPr>
        <w:t>ażda</w:t>
      </w:r>
      <w:r>
        <w:rPr>
          <w:rFonts w:eastAsiaTheme="minorHAnsi"/>
          <w:lang w:eastAsia="en-US"/>
        </w:rPr>
        <w:t xml:space="preserve"> z </w:t>
      </w:r>
      <w:r w:rsidRPr="00ED676A">
        <w:rPr>
          <w:rFonts w:eastAsiaTheme="minorHAnsi"/>
          <w:lang w:eastAsia="en-US"/>
        </w:rPr>
        <w:t>wartości</w:t>
      </w:r>
      <w:r>
        <w:rPr>
          <w:rFonts w:eastAsiaTheme="minorHAnsi"/>
          <w:lang w:eastAsia="en-US"/>
        </w:rPr>
        <w:t xml:space="preserve"> w </w:t>
      </w:r>
      <w:r w:rsidRPr="00ED676A">
        <w:rPr>
          <w:rFonts w:eastAsiaTheme="minorHAnsi"/>
          <w:lang w:eastAsia="en-US"/>
        </w:rPr>
        <w:t>każdym teście jest niepusta</w:t>
      </w:r>
      <w:r>
        <w:rPr>
          <w:rFonts w:eastAsiaTheme="minorHAnsi"/>
          <w:lang w:eastAsia="en-US"/>
        </w:rPr>
        <w:t>,</w:t>
      </w:r>
    </w:p>
    <w:p w:rsidR="00882D33" w:rsidRPr="00042652" w:rsidRDefault="00882D33" w:rsidP="00882D33">
      <w:pPr>
        <w:pStyle w:val="Akapitzlist"/>
        <w:rPr>
          <w:rFonts w:eastAsiaTheme="minorHAnsi"/>
          <w:color w:val="auto"/>
          <w:lang w:eastAsia="en-US"/>
        </w:rPr>
      </w:pPr>
      <w:r>
        <w:rPr>
          <w:rFonts w:eastAsiaTheme="minorHAnsi"/>
          <w:lang w:eastAsia="en-US"/>
        </w:rPr>
        <w:t>k</w:t>
      </w:r>
      <w:r w:rsidRPr="00042652">
        <w:rPr>
          <w:rFonts w:eastAsiaTheme="minorHAnsi"/>
          <w:lang w:eastAsia="en-US"/>
        </w:rPr>
        <w:t>ażda kolumna</w:t>
      </w:r>
      <w:r>
        <w:rPr>
          <w:rFonts w:eastAsiaTheme="minorHAnsi"/>
          <w:lang w:eastAsia="en-US"/>
        </w:rPr>
        <w:t>(atrybut zestawu testów)</w:t>
      </w:r>
      <w:r w:rsidRPr="00042652">
        <w:rPr>
          <w:rFonts w:eastAsiaTheme="minorHAnsi"/>
          <w:lang w:eastAsia="en-US"/>
        </w:rPr>
        <w:t xml:space="preserve"> ma przynajmniej 2 możliwe wartości</w:t>
      </w:r>
      <w:r>
        <w:rPr>
          <w:rFonts w:eastAsiaTheme="minorHAnsi"/>
          <w:lang w:eastAsia="en-US"/>
        </w:rPr>
        <w:t>.</w:t>
      </w:r>
    </w:p>
    <w:p w:rsidR="00882D33" w:rsidRDefault="00882D33" w:rsidP="00882D33">
      <w:pPr>
        <w:pStyle w:val="Nagwek3"/>
      </w:pPr>
      <w:bookmarkStart w:id="180" w:name="_Toc261980776"/>
      <w:r w:rsidRPr="00ED676A">
        <w:t>Plik zestawu testów XML</w:t>
      </w:r>
      <w:bookmarkEnd w:id="180"/>
    </w:p>
    <w:p w:rsidR="00882D33" w:rsidRDefault="00882D33" w:rsidP="00882D33">
      <w:pPr>
        <w:rPr>
          <w:rFonts w:eastAsiaTheme="minorHAnsi"/>
          <w:color w:val="auto"/>
          <w:lang w:eastAsia="en-US"/>
        </w:rPr>
      </w:pPr>
      <w:r w:rsidRPr="00ED676A">
        <w:rPr>
          <w:rFonts w:eastAsiaTheme="minorHAnsi"/>
          <w:color w:val="auto"/>
          <w:lang w:eastAsia="en-US"/>
        </w:rPr>
        <w:t xml:space="preserve">Poniżej jest zamieszczony plik </w:t>
      </w:r>
      <w:r w:rsidRPr="00CC3D48">
        <w:rPr>
          <w:rStyle w:val="NazwaplikuZnak"/>
          <w:rFonts w:eastAsiaTheme="minorHAnsi"/>
        </w:rPr>
        <w:t>TestSetFromCSV.xml</w:t>
      </w:r>
      <w:r w:rsidRPr="00ED676A">
        <w:rPr>
          <w:rFonts w:eastAsiaTheme="minorHAnsi"/>
          <w:color w:val="auto"/>
          <w:lang w:eastAsia="en-US"/>
        </w:rPr>
        <w:t xml:space="preserve"> wygenerowany</w:t>
      </w:r>
      <w:r>
        <w:rPr>
          <w:rFonts w:eastAsiaTheme="minorHAnsi"/>
          <w:color w:val="auto"/>
          <w:lang w:eastAsia="en-US"/>
        </w:rPr>
        <w:t xml:space="preserve"> na </w:t>
      </w:r>
      <w:r w:rsidRPr="00ED676A">
        <w:rPr>
          <w:rFonts w:eastAsiaTheme="minorHAnsi"/>
          <w:color w:val="auto"/>
          <w:lang w:eastAsia="en-US"/>
        </w:rPr>
        <w:t>końcu sekwencji</w:t>
      </w:r>
      <w:r>
        <w:rPr>
          <w:rFonts w:eastAsiaTheme="minorHAnsi"/>
          <w:color w:val="auto"/>
          <w:lang w:eastAsia="en-US"/>
        </w:rPr>
        <w:t xml:space="preserve"> w kodzie </w:t>
      </w:r>
      <w:r>
        <w:rPr>
          <w:color w:val="auto"/>
        </w:rPr>
        <w:t xml:space="preserve">z rozdziału </w:t>
      </w:r>
      <w:r w:rsidR="00CC3C12">
        <w:rPr>
          <w:color w:val="auto"/>
        </w:rPr>
        <w:fldChar w:fldCharType="begin"/>
      </w:r>
      <w:r>
        <w:rPr>
          <w:color w:val="auto"/>
        </w:rPr>
        <w:instrText xml:space="preserve"> REF _Ref262048286 \r \h </w:instrText>
      </w:r>
      <w:r w:rsidR="00CC3C12">
        <w:rPr>
          <w:color w:val="auto"/>
        </w:rPr>
      </w:r>
      <w:r w:rsidR="00CC3C12">
        <w:rPr>
          <w:color w:val="auto"/>
        </w:rPr>
        <w:fldChar w:fldCharType="separate"/>
      </w:r>
      <w:r>
        <w:rPr>
          <w:color w:val="auto"/>
        </w:rPr>
        <w:t>4.1.3</w:t>
      </w:r>
      <w:r w:rsidR="00CC3C12">
        <w:rPr>
          <w:color w:val="auto"/>
        </w:rPr>
        <w:fldChar w:fldCharType="end"/>
      </w:r>
      <w:r w:rsidRPr="00ED676A">
        <w:rPr>
          <w:rFonts w:eastAsiaTheme="minorHAnsi"/>
          <w:color w:val="auto"/>
          <w:lang w:eastAsia="en-US"/>
        </w:rPr>
        <w:t>:</w:t>
      </w:r>
    </w:p>
    <w:p w:rsidR="00882D33" w:rsidRPr="00ED676A" w:rsidRDefault="00882D33" w:rsidP="00882D33">
      <w:pPr>
        <w:rPr>
          <w:rFonts w:eastAsiaTheme="minorHAnsi"/>
          <w:color w:val="auto"/>
          <w:lang w:eastAsia="en-US"/>
        </w:rPr>
      </w:pPr>
    </w:p>
    <w:tbl>
      <w:tblPr>
        <w:tblW w:w="8647"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647"/>
      </w:tblGrid>
      <w:tr w:rsidR="00882D33" w:rsidRPr="00BA6923" w:rsidTr="0034651D">
        <w:tc>
          <w:tcPr>
            <w:tcW w:w="8735" w:type="dxa"/>
            <w:tcBorders>
              <w:top w:val="nil"/>
              <w:left w:val="nil"/>
              <w:bottom w:val="nil"/>
              <w:right w:val="nil"/>
            </w:tcBorders>
          </w:tcPr>
          <w:p w:rsidR="00882D33" w:rsidRPr="001D6F89" w:rsidRDefault="00882D33" w:rsidP="0034651D">
            <w:pPr>
              <w:autoSpaceDE w:val="0"/>
              <w:autoSpaceDN w:val="0"/>
              <w:adjustRightInd w:val="0"/>
              <w:spacing w:line="240" w:lineRule="auto"/>
              <w:ind w:left="-108" w:firstLine="108"/>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xml</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version</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TestSet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SourceFileName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Resources\Test_data\forestfires2.csv</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X</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lastRenderedPageBreak/>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MinValue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7</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MaxValue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8</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Y</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MinValue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4</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MaxValue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5</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month</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2</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2</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True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mar</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oct</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day</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3</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3</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True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fri</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tue</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sat</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FFMC</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4</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6</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MinValue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86.2</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MaxValue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90.6</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area</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True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5</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MinValue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MaxValue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7;5;[-1][mar];[1;-1;-1][fri];86.2</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-2.3013e-005</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-2.30074e-005</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7;4;[1][oct];[-1;1;-1][tue];90</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4.43972e-005</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4.43459e-005</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8;4;[1][oct];[-1;-1;1][sat];90.6</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1</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0.999951</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0.999951</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1D6F89">
              <w:rPr>
                <w:rFonts w:ascii="Courier New" w:eastAsiaTheme="minorHAnsi" w:hAnsi="Courier New" w:cs="Courier New"/>
                <w:noProof/>
                <w:color w:val="0000FF"/>
                <w:sz w:val="19"/>
                <w:szCs w:val="19"/>
                <w:lang w:val="en-US" w:eastAsia="en-US"/>
              </w:rPr>
              <w:t xml:space="preserve">        </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Tests</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TestSet</w:t>
            </w:r>
            <w:r w:rsidRPr="00BA6923">
              <w:rPr>
                <w:rFonts w:ascii="Courier New" w:eastAsiaTheme="minorHAnsi" w:hAnsi="Courier New" w:cs="Courier New"/>
                <w:noProof/>
                <w:color w:val="0000FF"/>
                <w:sz w:val="19"/>
                <w:szCs w:val="19"/>
                <w:lang w:eastAsia="en-US"/>
              </w:rPr>
              <w:t>&gt;</w:t>
            </w:r>
          </w:p>
        </w:tc>
      </w:tr>
    </w:tbl>
    <w:p w:rsidR="00882D33" w:rsidRPr="00ED676A" w:rsidRDefault="00882D33" w:rsidP="00882D33">
      <w:pPr>
        <w:rPr>
          <w:color w:val="auto"/>
        </w:rPr>
      </w:pPr>
    </w:p>
    <w:p w:rsidR="00882D33" w:rsidRPr="00295696" w:rsidRDefault="00882D33" w:rsidP="00882D33">
      <w:pPr>
        <w:rPr>
          <w:color w:val="auto"/>
        </w:rPr>
      </w:pPr>
      <w:r w:rsidRPr="00ED676A">
        <w:rPr>
          <w:color w:val="auto"/>
        </w:rPr>
        <w:t>Jak widać, plik</w:t>
      </w:r>
      <w:r>
        <w:rPr>
          <w:color w:val="auto"/>
        </w:rPr>
        <w:t xml:space="preserve"> w </w:t>
      </w:r>
      <w:r w:rsidRPr="00ED676A">
        <w:rPr>
          <w:color w:val="auto"/>
        </w:rPr>
        <w:t xml:space="preserve">formacie XML jest zdecydowanie większy od pliku CSV. </w:t>
      </w:r>
      <w:r>
        <w:rPr>
          <w:color w:val="auto"/>
        </w:rPr>
        <w:t>Głównym powodem większego rozmiaru jest to, że k</w:t>
      </w:r>
      <w:r w:rsidRPr="00295696">
        <w:t>ażda wartość jest opisana nazwą</w:t>
      </w:r>
      <w:r>
        <w:t>. Oprócz tego, zestaw testów w formacie XML zawiera dodatkową informację niedostępną w pliku CSV – zawarte są w nim</w:t>
      </w:r>
      <w:r w:rsidRPr="00295696">
        <w:rPr>
          <w:color w:val="auto"/>
        </w:rPr>
        <w:t xml:space="preserve"> również wyjścia sieci obliczone przez CPU</w:t>
      </w:r>
      <w:r>
        <w:rPr>
          <w:color w:val="auto"/>
        </w:rPr>
        <w:t xml:space="preserve"> i </w:t>
      </w:r>
      <w:r w:rsidRPr="00295696">
        <w:rPr>
          <w:color w:val="auto"/>
        </w:rPr>
        <w:t>GPU.</w:t>
      </w:r>
    </w:p>
    <w:p w:rsidR="00882D33" w:rsidRPr="00ED676A" w:rsidRDefault="00882D33" w:rsidP="00882D33">
      <w:r w:rsidRPr="00ED676A">
        <w:rPr>
          <w:color w:val="auto"/>
        </w:rPr>
        <w:t>Struktura pliku jest taka,</w:t>
      </w:r>
      <w:r>
        <w:rPr>
          <w:color w:val="auto"/>
        </w:rPr>
        <w:t xml:space="preserve"> że </w:t>
      </w:r>
      <w:r w:rsidRPr="00ED676A">
        <w:rPr>
          <w:color w:val="auto"/>
        </w:rPr>
        <w:t xml:space="preserve">główny element to </w:t>
      </w:r>
      <w:r w:rsidRPr="004530AA">
        <w:rPr>
          <w:rStyle w:val="KlasametodafunkcjaZnak"/>
          <w:rFonts w:eastAsiaTheme="minorHAnsi"/>
        </w:rPr>
        <w:t>TestSet</w:t>
      </w:r>
      <w:r w:rsidRPr="00ED676A">
        <w:rPr>
          <w:rFonts w:eastAsiaTheme="minorHAnsi"/>
          <w:color w:val="auto"/>
          <w:lang w:eastAsia="en-US"/>
        </w:rPr>
        <w:t xml:space="preserve">. Zawiera on atrybut </w:t>
      </w:r>
      <w:r w:rsidRPr="004530AA">
        <w:rPr>
          <w:rStyle w:val="KlasametodafunkcjaZnak"/>
          <w:rFonts w:eastAsiaTheme="minorHAnsi"/>
        </w:rPr>
        <w:t>SourceFileName</w:t>
      </w:r>
      <w:r w:rsidRPr="00ED676A">
        <w:rPr>
          <w:rFonts w:eastAsiaTheme="minorHAnsi"/>
          <w:color w:val="auto"/>
          <w:lang w:eastAsia="en-US"/>
        </w:rPr>
        <w:t xml:space="preserve">, który jest wypełniony, jeśli obiekt </w:t>
      </w:r>
      <w:r w:rsidRPr="004530AA">
        <w:rPr>
          <w:rStyle w:val="KlasametodafunkcjaZnak"/>
          <w:rFonts w:eastAsiaTheme="minorHAnsi"/>
        </w:rPr>
        <w:t>InputTestSet</w:t>
      </w:r>
      <w:r w:rsidRPr="00ED676A">
        <w:rPr>
          <w:rFonts w:eastAsiaTheme="minorHAnsi"/>
          <w:color w:val="auto"/>
          <w:lang w:eastAsia="en-US"/>
        </w:rPr>
        <w:t>, który zapisywał dane, był wczytany</w:t>
      </w:r>
      <w:r>
        <w:rPr>
          <w:rFonts w:eastAsiaTheme="minorHAnsi"/>
          <w:color w:val="auto"/>
          <w:lang w:eastAsia="en-US"/>
        </w:rPr>
        <w:t xml:space="preserve"> z </w:t>
      </w:r>
      <w:r w:rsidRPr="00ED676A">
        <w:rPr>
          <w:rFonts w:eastAsiaTheme="minorHAnsi"/>
          <w:color w:val="auto"/>
          <w:lang w:eastAsia="en-US"/>
        </w:rPr>
        <w:t xml:space="preserve">pliku CSV. </w:t>
      </w:r>
      <w:r>
        <w:rPr>
          <w:rFonts w:eastAsiaTheme="minorHAnsi"/>
          <w:color w:val="auto"/>
          <w:lang w:eastAsia="en-US"/>
        </w:rPr>
        <w:t>Pierwszym potomkiem e</w:t>
      </w:r>
      <w:r w:rsidRPr="00ED676A">
        <w:rPr>
          <w:rFonts w:eastAsiaTheme="minorHAnsi"/>
          <w:color w:val="auto"/>
          <w:lang w:eastAsia="en-US"/>
        </w:rPr>
        <w:t xml:space="preserve">lementu </w:t>
      </w:r>
      <w:r w:rsidRPr="004530AA">
        <w:rPr>
          <w:rStyle w:val="KlasametodafunkcjaZnak"/>
          <w:rFonts w:eastAsiaTheme="minorHAnsi"/>
        </w:rPr>
        <w:t>TestSet</w:t>
      </w:r>
      <w:r>
        <w:rPr>
          <w:rFonts w:eastAsiaTheme="minorHAnsi"/>
          <w:color w:val="auto"/>
          <w:lang w:eastAsia="en-US"/>
        </w:rPr>
        <w:t xml:space="preserve"> </w:t>
      </w:r>
      <w:r>
        <w:rPr>
          <w:rFonts w:eastAsiaTheme="minorHAnsi"/>
          <w:color w:val="auto"/>
          <w:lang w:eastAsia="en-US"/>
        </w:rPr>
        <w:lastRenderedPageBreak/>
        <w:t xml:space="preserve">jest </w:t>
      </w:r>
      <w:r w:rsidRPr="004530AA">
        <w:rPr>
          <w:rStyle w:val="KlasametodafunkcjaZnak"/>
          <w:rFonts w:eastAsiaTheme="minorHAnsi"/>
        </w:rPr>
        <w:t>AttributeMappings</w:t>
      </w:r>
      <w:r w:rsidRPr="00ED676A">
        <w:t xml:space="preserve"> – element zawiera</w:t>
      </w:r>
      <w:r>
        <w:t>jący</w:t>
      </w:r>
      <w:r w:rsidRPr="00ED676A">
        <w:t xml:space="preserve"> informacje</w:t>
      </w:r>
      <w:r>
        <w:t xml:space="preserve"> o </w:t>
      </w:r>
      <w:r w:rsidRPr="00ED676A">
        <w:t>wszystkich atrybutach (kolumnach)</w:t>
      </w:r>
      <w:r>
        <w:t xml:space="preserve"> w </w:t>
      </w:r>
      <w:r w:rsidRPr="00ED676A">
        <w:t xml:space="preserve">danym zestawie testów. Jego potomkami są </w:t>
      </w:r>
      <w:r w:rsidRPr="00661EC6">
        <w:t>elementy</w:t>
      </w:r>
      <w:r w:rsidRPr="00ED676A">
        <w:t xml:space="preserve"> </w:t>
      </w:r>
      <w:r w:rsidRPr="004530AA">
        <w:rPr>
          <w:rStyle w:val="KlasametodafunkcjaZnak"/>
          <w:rFonts w:eastAsiaTheme="minorHAnsi"/>
        </w:rPr>
        <w:t>AttributeMapping</w:t>
      </w:r>
      <w:r w:rsidRPr="00ED676A">
        <w:rPr>
          <w:rFonts w:eastAsiaTheme="minorHAnsi"/>
          <w:lang w:eastAsia="en-US"/>
        </w:rPr>
        <w:t xml:space="preserve"> (po jednym</w:t>
      </w:r>
      <w:r>
        <w:rPr>
          <w:rFonts w:eastAsiaTheme="minorHAnsi"/>
          <w:lang w:eastAsia="en-US"/>
        </w:rPr>
        <w:t xml:space="preserve"> na </w:t>
      </w:r>
      <w:r w:rsidRPr="00ED676A">
        <w:rPr>
          <w:rFonts w:eastAsiaTheme="minorHAnsi"/>
          <w:lang w:eastAsia="en-US"/>
        </w:rPr>
        <w:t xml:space="preserve">każdą kolumną testu). Atrybuty elementu </w:t>
      </w:r>
      <w:r w:rsidRPr="004530AA">
        <w:rPr>
          <w:rStyle w:val="KlasametodafunkcjaZnak"/>
          <w:rFonts w:eastAsiaTheme="minorHAnsi"/>
        </w:rPr>
        <w:t>AttributeMapping</w:t>
      </w:r>
      <w:r>
        <w:rPr>
          <w:rFonts w:eastAsiaTheme="minorHAnsi"/>
          <w:lang w:eastAsia="en-US"/>
        </w:rPr>
        <w:t xml:space="preserve"> i </w:t>
      </w:r>
      <w:r w:rsidRPr="00ED676A">
        <w:rPr>
          <w:rFonts w:eastAsiaTheme="minorHAnsi"/>
          <w:lang w:eastAsia="en-US"/>
        </w:rPr>
        <w:t>ich opisy:</w:t>
      </w:r>
    </w:p>
    <w:p w:rsidR="00882D33" w:rsidRPr="00ED676A" w:rsidRDefault="00882D33" w:rsidP="00882D33">
      <w:pPr>
        <w:pStyle w:val="Akapitzlist"/>
      </w:pPr>
      <w:r w:rsidRPr="004530AA">
        <w:rPr>
          <w:rStyle w:val="KlasametodafunkcjaZnak"/>
          <w:rFonts w:eastAsiaTheme="minorHAnsi"/>
        </w:rPr>
        <w:t>ColumnName</w:t>
      </w:r>
      <w:r w:rsidRPr="00ED676A">
        <w:rPr>
          <w:rFonts w:eastAsiaTheme="minorHAnsi"/>
          <w:lang w:eastAsia="en-US"/>
        </w:rPr>
        <w:t xml:space="preserve"> – nazwa danej kolumny</w:t>
      </w:r>
      <w:r>
        <w:rPr>
          <w:rFonts w:eastAsiaTheme="minorHAnsi"/>
          <w:lang w:eastAsia="en-US"/>
        </w:rPr>
        <w:t xml:space="preserve"> w zestawie testów;</w:t>
      </w:r>
      <w:r w:rsidRPr="00ED676A">
        <w:rPr>
          <w:rFonts w:eastAsiaTheme="minorHAnsi"/>
          <w:lang w:eastAsia="en-US"/>
        </w:rPr>
        <w:t xml:space="preserve"> Mogła być ustawiona</w:t>
      </w:r>
      <w:r>
        <w:rPr>
          <w:rFonts w:eastAsiaTheme="minorHAnsi"/>
          <w:lang w:eastAsia="en-US"/>
        </w:rPr>
        <w:t xml:space="preserve"> w </w:t>
      </w:r>
      <w:r w:rsidRPr="00ED676A">
        <w:rPr>
          <w:rFonts w:eastAsiaTheme="minorHAnsi"/>
          <w:lang w:eastAsia="en-US"/>
        </w:rPr>
        <w:t>pliku CSV, który został wczytany,</w:t>
      </w:r>
      <w:r>
        <w:rPr>
          <w:rFonts w:eastAsiaTheme="minorHAnsi"/>
          <w:lang w:eastAsia="en-US"/>
        </w:rPr>
        <w:t xml:space="preserve"> a </w:t>
      </w:r>
      <w:r w:rsidRPr="00ED676A">
        <w:rPr>
          <w:rFonts w:eastAsiaTheme="minorHAnsi"/>
          <w:lang w:eastAsia="en-US"/>
        </w:rPr>
        <w:t>następnie zapisany</w:t>
      </w:r>
      <w:r>
        <w:rPr>
          <w:rFonts w:eastAsiaTheme="minorHAnsi"/>
          <w:lang w:eastAsia="en-US"/>
        </w:rPr>
        <w:t xml:space="preserve"> do pliku XML;</w:t>
      </w:r>
    </w:p>
    <w:p w:rsidR="00882D33" w:rsidRPr="00ED676A" w:rsidRDefault="00882D33" w:rsidP="00882D33">
      <w:pPr>
        <w:pStyle w:val="Akapitzlist"/>
      </w:pPr>
      <w:r w:rsidRPr="004530AA">
        <w:rPr>
          <w:rStyle w:val="KlasametodafunkcjaZnak"/>
          <w:rFonts w:eastAsiaTheme="minorHAnsi"/>
        </w:rPr>
        <w:t>IsOutputAttribute</w:t>
      </w:r>
      <w:r w:rsidRPr="00ED676A">
        <w:rPr>
          <w:rFonts w:eastAsiaTheme="minorHAnsi"/>
          <w:lang w:eastAsia="en-US"/>
        </w:rPr>
        <w:t xml:space="preserve"> – wartość </w:t>
      </w:r>
      <w:r w:rsidRPr="004530AA">
        <w:rPr>
          <w:rStyle w:val="KlasametodafunkcjaZnak"/>
          <w:rFonts w:eastAsiaTheme="minorHAnsi"/>
        </w:rPr>
        <w:t>true</w:t>
      </w:r>
      <w:r w:rsidRPr="00ED676A">
        <w:rPr>
          <w:rFonts w:eastAsiaTheme="minorHAnsi"/>
          <w:lang w:eastAsia="en-US"/>
        </w:rPr>
        <w:t>/</w:t>
      </w:r>
      <w:r w:rsidRPr="004530AA">
        <w:rPr>
          <w:rStyle w:val="KlasametodafunkcjaZnak"/>
          <w:rFonts w:eastAsiaTheme="minorHAnsi"/>
        </w:rPr>
        <w:t>false</w:t>
      </w:r>
      <w:r w:rsidRPr="00ED676A">
        <w:rPr>
          <w:rFonts w:eastAsiaTheme="minorHAnsi"/>
          <w:lang w:eastAsia="en-US"/>
        </w:rPr>
        <w:t xml:space="preserve"> określająca, czy atrybut jest wyjściowy, czyli czy ma odpowiednik</w:t>
      </w:r>
      <w:r>
        <w:rPr>
          <w:rFonts w:eastAsiaTheme="minorHAnsi"/>
          <w:lang w:eastAsia="en-US"/>
        </w:rPr>
        <w:t xml:space="preserve"> w neuronach wyjściowych;</w:t>
      </w:r>
    </w:p>
    <w:p w:rsidR="00882D33" w:rsidRPr="00ED676A" w:rsidRDefault="00882D33" w:rsidP="00882D33">
      <w:pPr>
        <w:pStyle w:val="Akapitzlist"/>
      </w:pPr>
      <w:r w:rsidRPr="004530AA">
        <w:rPr>
          <w:rStyle w:val="KlasametodafunkcjaZnak"/>
          <w:rFonts w:eastAsiaTheme="minorHAnsi"/>
        </w:rPr>
        <w:t>ColumnIndexInInputFile</w:t>
      </w:r>
      <w:r w:rsidRPr="00ED676A">
        <w:rPr>
          <w:rFonts w:eastAsiaTheme="minorHAnsi"/>
          <w:lang w:eastAsia="en-US"/>
        </w:rPr>
        <w:t xml:space="preserve"> – jeśli zestaw testów pochodzi</w:t>
      </w:r>
      <w:r>
        <w:rPr>
          <w:rFonts w:eastAsiaTheme="minorHAnsi"/>
          <w:lang w:eastAsia="en-US"/>
        </w:rPr>
        <w:t xml:space="preserve"> z </w:t>
      </w:r>
      <w:r w:rsidRPr="00ED676A">
        <w:rPr>
          <w:rFonts w:eastAsiaTheme="minorHAnsi"/>
          <w:lang w:eastAsia="en-US"/>
        </w:rPr>
        <w:t>pliku CSV, to ten atrybut zawiera indeks kolumny</w:t>
      </w:r>
      <w:r>
        <w:rPr>
          <w:rFonts w:eastAsiaTheme="minorHAnsi"/>
          <w:lang w:eastAsia="en-US"/>
        </w:rPr>
        <w:t xml:space="preserve"> w </w:t>
      </w:r>
      <w:r w:rsidRPr="00ED676A">
        <w:rPr>
          <w:rFonts w:eastAsiaTheme="minorHAnsi"/>
          <w:lang w:eastAsia="en-US"/>
        </w:rPr>
        <w:t>pliku CSV zawierającej ten atrybut</w:t>
      </w:r>
      <w:r>
        <w:rPr>
          <w:rFonts w:eastAsiaTheme="minorHAnsi"/>
          <w:lang w:eastAsia="en-US"/>
        </w:rPr>
        <w:t>;</w:t>
      </w:r>
      <w:r w:rsidRPr="00ED676A">
        <w:rPr>
          <w:rFonts w:eastAsiaTheme="minorHAnsi"/>
          <w:lang w:eastAsia="en-US"/>
        </w:rPr>
        <w:t xml:space="preserve"> Jeśli </w:t>
      </w:r>
      <w:r>
        <w:rPr>
          <w:rFonts w:eastAsiaTheme="minorHAnsi"/>
          <w:lang w:eastAsia="en-US"/>
        </w:rPr>
        <w:t>któryś</w:t>
      </w:r>
      <w:r w:rsidRPr="00ED676A">
        <w:rPr>
          <w:rFonts w:eastAsiaTheme="minorHAnsi"/>
          <w:lang w:eastAsia="en-US"/>
        </w:rPr>
        <w:t xml:space="preserve"> atrybut </w:t>
      </w:r>
      <w:r>
        <w:rPr>
          <w:rFonts w:eastAsiaTheme="minorHAnsi"/>
          <w:lang w:eastAsia="en-US"/>
        </w:rPr>
        <w:t xml:space="preserve">w zestawie testów </w:t>
      </w:r>
      <w:r w:rsidRPr="00ED676A">
        <w:rPr>
          <w:rFonts w:eastAsiaTheme="minorHAnsi"/>
          <w:lang w:eastAsia="en-US"/>
        </w:rPr>
        <w:t xml:space="preserve">jest atrybutem klasyfikacyjnym, to ten atrybut oraz </w:t>
      </w:r>
      <w:r w:rsidRPr="004530AA">
        <w:rPr>
          <w:rStyle w:val="KlasametodafunkcjaZnak"/>
          <w:rFonts w:eastAsiaTheme="minorHAnsi"/>
        </w:rPr>
        <w:t>ColumnIndexInStructure</w:t>
      </w:r>
      <w:r w:rsidRPr="00ED676A">
        <w:rPr>
          <w:rFonts w:eastAsiaTheme="minorHAnsi"/>
          <w:lang w:eastAsia="en-US"/>
        </w:rPr>
        <w:t xml:space="preserve"> </w:t>
      </w:r>
      <w:r>
        <w:rPr>
          <w:rFonts w:eastAsiaTheme="minorHAnsi"/>
          <w:lang w:eastAsia="en-US"/>
        </w:rPr>
        <w:t>mogą się różnić;</w:t>
      </w:r>
    </w:p>
    <w:p w:rsidR="00882D33" w:rsidRPr="00ED676A" w:rsidRDefault="00882D33" w:rsidP="00882D33">
      <w:pPr>
        <w:pStyle w:val="Akapitzlist"/>
      </w:pPr>
      <w:r w:rsidRPr="004530AA">
        <w:rPr>
          <w:rStyle w:val="KlasametodafunkcjaZnak"/>
          <w:rFonts w:eastAsiaTheme="minorHAnsi"/>
        </w:rPr>
        <w:t>ColumnIndexInStructure</w:t>
      </w:r>
      <w:r w:rsidRPr="00ED676A">
        <w:rPr>
          <w:rFonts w:eastAsiaTheme="minorHAnsi"/>
          <w:lang w:eastAsia="en-US"/>
        </w:rPr>
        <w:t xml:space="preserve"> – atrybut zawiera indeks danej kolumny</w:t>
      </w:r>
      <w:r>
        <w:rPr>
          <w:rFonts w:eastAsiaTheme="minorHAnsi"/>
          <w:lang w:eastAsia="en-US"/>
        </w:rPr>
        <w:t xml:space="preserve"> w strukturze wewnętrznej programu;</w:t>
      </w:r>
      <w:r w:rsidRPr="00ED676A">
        <w:rPr>
          <w:rFonts w:eastAsiaTheme="minorHAnsi"/>
          <w:lang w:eastAsia="en-US"/>
        </w:rPr>
        <w:t xml:space="preserve"> Dana kolumna może odpowiadać więcej niż jednej kolumnie</w:t>
      </w:r>
      <w:r>
        <w:rPr>
          <w:rFonts w:eastAsiaTheme="minorHAnsi"/>
          <w:lang w:eastAsia="en-US"/>
        </w:rPr>
        <w:t xml:space="preserve"> w </w:t>
      </w:r>
      <w:r w:rsidRPr="00ED676A">
        <w:rPr>
          <w:rFonts w:eastAsiaTheme="minorHAnsi"/>
          <w:lang w:eastAsia="en-US"/>
        </w:rPr>
        <w:t>strukturze wewnętrznej programu. Oprócz tego, ta wartość określa indeks danej kolumny</w:t>
      </w:r>
      <w:r>
        <w:rPr>
          <w:rFonts w:eastAsiaTheme="minorHAnsi"/>
          <w:lang w:eastAsia="en-US"/>
        </w:rPr>
        <w:t xml:space="preserve"> w </w:t>
      </w:r>
      <w:r w:rsidRPr="00ED676A">
        <w:rPr>
          <w:rFonts w:eastAsiaTheme="minorHAnsi"/>
          <w:lang w:eastAsia="en-US"/>
        </w:rPr>
        <w:t>pliku XML</w:t>
      </w:r>
      <w:r>
        <w:rPr>
          <w:rFonts w:eastAsiaTheme="minorHAnsi"/>
          <w:lang w:eastAsia="en-US"/>
        </w:rPr>
        <w:t xml:space="preserve"> w </w:t>
      </w:r>
      <w:r w:rsidRPr="00ED676A">
        <w:rPr>
          <w:rFonts w:eastAsiaTheme="minorHAnsi"/>
          <w:lang w:eastAsia="en-US"/>
        </w:rPr>
        <w:t xml:space="preserve">elementach </w:t>
      </w:r>
      <w:r w:rsidRPr="004530AA">
        <w:rPr>
          <w:rStyle w:val="KlasametodafunkcjaZnak"/>
          <w:rFonts w:eastAsiaTheme="minorHAnsi"/>
        </w:rPr>
        <w:t>Inputs</w:t>
      </w:r>
      <w:r w:rsidRPr="00ED676A">
        <w:rPr>
          <w:rFonts w:eastAsiaTheme="minorHAnsi"/>
          <w:lang w:eastAsia="en-US"/>
        </w:rPr>
        <w:t xml:space="preserve">, </w:t>
      </w:r>
      <w:r w:rsidRPr="004530AA">
        <w:rPr>
          <w:rStyle w:val="KlasametodafunkcjaZnak"/>
          <w:rFonts w:eastAsiaTheme="minorHAnsi"/>
        </w:rPr>
        <w:t>CorrectOutputs</w:t>
      </w:r>
      <w:r w:rsidRPr="00ED676A">
        <w:rPr>
          <w:rFonts w:eastAsiaTheme="minorHAnsi"/>
          <w:lang w:eastAsia="en-US"/>
        </w:rPr>
        <w:t xml:space="preserve">, </w:t>
      </w:r>
      <w:r w:rsidRPr="004530AA">
        <w:rPr>
          <w:rStyle w:val="KlasametodafunkcjaZnak"/>
          <w:rFonts w:eastAsiaTheme="minorHAnsi"/>
        </w:rPr>
        <w:t>NetworkOutputs</w:t>
      </w:r>
      <w:r w:rsidRPr="00ED676A">
        <w:rPr>
          <w:rFonts w:eastAsiaTheme="minorHAnsi"/>
          <w:lang w:eastAsia="en-US"/>
        </w:rPr>
        <w:t xml:space="preserve">, </w:t>
      </w:r>
      <w:r w:rsidRPr="004530AA">
        <w:rPr>
          <w:rStyle w:val="KlasametodafunkcjaZnak"/>
          <w:rFonts w:eastAsiaTheme="minorHAnsi"/>
        </w:rPr>
        <w:t>NetworkOutputsGPU</w:t>
      </w:r>
      <w:r>
        <w:rPr>
          <w:rFonts w:eastAsiaTheme="minorHAnsi"/>
          <w:lang w:eastAsia="en-US"/>
        </w:rPr>
        <w:t>;</w:t>
      </w:r>
    </w:p>
    <w:p w:rsidR="00882D33" w:rsidRPr="00ED676A" w:rsidRDefault="00882D33" w:rsidP="00882D33">
      <w:pPr>
        <w:pStyle w:val="Akapitzlist"/>
      </w:pPr>
      <w:r w:rsidRPr="004530AA">
        <w:rPr>
          <w:rStyle w:val="KlasametodafunkcjaZnak"/>
          <w:rFonts w:eastAsiaTheme="minorHAnsi"/>
        </w:rPr>
        <w:t>IsLiteralAttribute</w:t>
      </w:r>
      <w:r w:rsidRPr="00ED676A">
        <w:rPr>
          <w:rFonts w:eastAsiaTheme="minorHAnsi"/>
          <w:lang w:eastAsia="en-US"/>
        </w:rPr>
        <w:t xml:space="preserve"> – atrybut </w:t>
      </w:r>
      <w:r w:rsidRPr="004530AA">
        <w:rPr>
          <w:rStyle w:val="KlasametodafunkcjaZnak"/>
          <w:rFonts w:eastAsiaTheme="minorHAnsi"/>
        </w:rPr>
        <w:t>false</w:t>
      </w:r>
      <w:r w:rsidRPr="00ED676A">
        <w:rPr>
          <w:rFonts w:eastAsiaTheme="minorHAnsi"/>
          <w:lang w:eastAsia="en-US"/>
        </w:rPr>
        <w:t>/</w:t>
      </w:r>
      <w:r w:rsidRPr="004530AA">
        <w:rPr>
          <w:rStyle w:val="KlasametodafunkcjaZnak"/>
          <w:rFonts w:eastAsiaTheme="minorHAnsi"/>
        </w:rPr>
        <w:t>true</w:t>
      </w:r>
      <w:r w:rsidRPr="00ED676A">
        <w:rPr>
          <w:rFonts w:eastAsiaTheme="minorHAnsi"/>
          <w:lang w:eastAsia="en-US"/>
        </w:rPr>
        <w:t xml:space="preserve"> określający, </w:t>
      </w:r>
      <w:r>
        <w:rPr>
          <w:rFonts w:eastAsiaTheme="minorHAnsi"/>
          <w:lang w:eastAsia="en-US"/>
        </w:rPr>
        <w:t>czy atrybut jest klasyfikacyjny;</w:t>
      </w:r>
    </w:p>
    <w:p w:rsidR="00882D33" w:rsidRPr="00ED676A" w:rsidRDefault="00882D33" w:rsidP="00882D33">
      <w:pPr>
        <w:pStyle w:val="Akapitzlist"/>
      </w:pPr>
      <w:r w:rsidRPr="004530AA">
        <w:rPr>
          <w:rStyle w:val="KlasametodafunkcjaZnak"/>
          <w:rFonts w:eastAsiaTheme="minorHAnsi"/>
        </w:rPr>
        <w:t>MinValue</w:t>
      </w:r>
      <w:r w:rsidRPr="00ED676A">
        <w:rPr>
          <w:rFonts w:eastAsiaTheme="minorHAnsi"/>
          <w:lang w:eastAsia="en-US"/>
        </w:rPr>
        <w:t xml:space="preserve"> – atrybut występuje tylko przy atrybutach liczbowych (</w:t>
      </w:r>
      <w:r w:rsidRPr="004530AA">
        <w:rPr>
          <w:rStyle w:val="KlasametodafunkcjaZnak"/>
          <w:rFonts w:eastAsiaTheme="minorHAnsi"/>
        </w:rPr>
        <w:t>IsLiteralAttribute</w:t>
      </w:r>
      <w:r w:rsidRPr="00ED676A">
        <w:rPr>
          <w:rFonts w:eastAsiaTheme="minorHAnsi"/>
          <w:lang w:eastAsia="en-US"/>
        </w:rPr>
        <w:t xml:space="preserve"> = </w:t>
      </w:r>
      <w:r w:rsidRPr="004530AA">
        <w:rPr>
          <w:rStyle w:val="KlasametodafunkcjaZnak"/>
          <w:rFonts w:eastAsiaTheme="minorHAnsi"/>
        </w:rPr>
        <w:t>false</w:t>
      </w:r>
      <w:r>
        <w:rPr>
          <w:rFonts w:eastAsiaTheme="minorHAnsi"/>
          <w:lang w:eastAsia="en-US"/>
        </w:rPr>
        <w:t>);</w:t>
      </w:r>
      <w:r w:rsidRPr="00ED676A">
        <w:rPr>
          <w:rFonts w:eastAsiaTheme="minorHAnsi"/>
          <w:lang w:eastAsia="en-US"/>
        </w:rPr>
        <w:t xml:space="preserve"> Określa </w:t>
      </w:r>
      <w:r>
        <w:rPr>
          <w:rFonts w:eastAsiaTheme="minorHAnsi"/>
          <w:lang w:eastAsia="en-US"/>
        </w:rPr>
        <w:t>minimalną wartość danej zmiennych w danej kolumnie;</w:t>
      </w:r>
    </w:p>
    <w:p w:rsidR="00882D33" w:rsidRPr="00ED676A" w:rsidRDefault="00882D33" w:rsidP="00882D33">
      <w:pPr>
        <w:pStyle w:val="Akapitzlist"/>
      </w:pPr>
      <w:r w:rsidRPr="004530AA">
        <w:rPr>
          <w:rStyle w:val="KlasametodafunkcjaZnak"/>
          <w:rFonts w:eastAsiaTheme="minorHAnsi"/>
        </w:rPr>
        <w:t>MaxValue</w:t>
      </w:r>
      <w:r w:rsidRPr="00ED676A">
        <w:rPr>
          <w:rFonts w:eastAsiaTheme="minorHAnsi"/>
          <w:lang w:eastAsia="en-US"/>
        </w:rPr>
        <w:t xml:space="preserve"> - atrybut występuje tylko przy atrybutach liczbowych (</w:t>
      </w:r>
      <w:r w:rsidRPr="004530AA">
        <w:rPr>
          <w:rStyle w:val="KlasametodafunkcjaZnak"/>
          <w:rFonts w:eastAsiaTheme="minorHAnsi"/>
        </w:rPr>
        <w:t>IsLiteralAttribute</w:t>
      </w:r>
      <w:r w:rsidRPr="00ED676A">
        <w:rPr>
          <w:rFonts w:eastAsiaTheme="minorHAnsi"/>
          <w:lang w:eastAsia="en-US"/>
        </w:rPr>
        <w:t xml:space="preserve"> = </w:t>
      </w:r>
      <w:r w:rsidRPr="004530AA">
        <w:rPr>
          <w:rStyle w:val="KlasametodafunkcjaZnak"/>
          <w:rFonts w:eastAsiaTheme="minorHAnsi"/>
        </w:rPr>
        <w:t>false</w:t>
      </w:r>
      <w:r>
        <w:rPr>
          <w:rFonts w:eastAsiaTheme="minorHAnsi"/>
          <w:lang w:eastAsia="en-US"/>
        </w:rPr>
        <w:t xml:space="preserve">). Określa </w:t>
      </w:r>
      <w:r w:rsidRPr="00ED676A">
        <w:rPr>
          <w:rFonts w:eastAsiaTheme="minorHAnsi"/>
          <w:lang w:eastAsia="en-US"/>
        </w:rPr>
        <w:t xml:space="preserve">maksymalną wartość </w:t>
      </w:r>
      <w:r>
        <w:rPr>
          <w:rFonts w:eastAsiaTheme="minorHAnsi"/>
          <w:lang w:eastAsia="en-US"/>
        </w:rPr>
        <w:t>zmiennych w danej kolumnie.</w:t>
      </w:r>
    </w:p>
    <w:p w:rsidR="00882D33" w:rsidRPr="00772002" w:rsidRDefault="00882D33" w:rsidP="00882D33">
      <w:pPr>
        <w:rPr>
          <w:rFonts w:eastAsiaTheme="minorHAnsi"/>
          <w:color w:val="auto"/>
          <w:lang w:eastAsia="en-US"/>
        </w:rPr>
      </w:pPr>
      <w:r w:rsidRPr="00ED676A">
        <w:rPr>
          <w:color w:val="auto"/>
        </w:rPr>
        <w:t xml:space="preserve">Atrybuty </w:t>
      </w:r>
      <w:r w:rsidRPr="00ED676A">
        <w:rPr>
          <w:rFonts w:eastAsiaTheme="minorHAnsi"/>
          <w:lang w:eastAsia="en-US"/>
        </w:rPr>
        <w:t>klasyfikacyjny</w:t>
      </w:r>
      <w:r w:rsidRPr="00ED676A">
        <w:rPr>
          <w:color w:val="auto"/>
        </w:rPr>
        <w:t xml:space="preserve"> (</w:t>
      </w:r>
      <w:r w:rsidRPr="004530AA">
        <w:rPr>
          <w:rStyle w:val="KlasametodafunkcjaZnak"/>
          <w:rFonts w:eastAsiaTheme="minorHAnsi"/>
        </w:rPr>
        <w:t>IsLiteralAttribute</w:t>
      </w:r>
      <w:r w:rsidRPr="00ED676A">
        <w:rPr>
          <w:rFonts w:eastAsiaTheme="minorHAnsi"/>
          <w:color w:val="auto"/>
          <w:lang w:eastAsia="en-US"/>
        </w:rPr>
        <w:t xml:space="preserve"> = </w:t>
      </w:r>
      <w:r w:rsidRPr="004530AA">
        <w:rPr>
          <w:rStyle w:val="KlasametodafunkcjaZnak"/>
          <w:rFonts w:eastAsiaTheme="minorHAnsi"/>
        </w:rPr>
        <w:t>false</w:t>
      </w:r>
      <w:r w:rsidRPr="00ED676A">
        <w:rPr>
          <w:rFonts w:eastAsiaTheme="minorHAnsi"/>
          <w:color w:val="auto"/>
          <w:lang w:eastAsia="en-US"/>
        </w:rPr>
        <w:t>) mają potomków</w:t>
      </w:r>
      <w:r>
        <w:rPr>
          <w:rFonts w:eastAsiaTheme="minorHAnsi"/>
          <w:color w:val="auto"/>
          <w:lang w:eastAsia="en-US"/>
        </w:rPr>
        <w:t xml:space="preserve"> o </w:t>
      </w:r>
      <w:r w:rsidRPr="00ED676A">
        <w:rPr>
          <w:rFonts w:eastAsiaTheme="minorHAnsi"/>
          <w:color w:val="auto"/>
          <w:lang w:eastAsia="en-US"/>
        </w:rPr>
        <w:t xml:space="preserve">nazwie </w:t>
      </w:r>
      <w:r w:rsidRPr="004530AA">
        <w:rPr>
          <w:rStyle w:val="KlasametodafunkcjaZnak"/>
          <w:rFonts w:eastAsiaTheme="minorHAnsi"/>
        </w:rPr>
        <w:t>ColumnElementName</w:t>
      </w:r>
      <w:r w:rsidRPr="00ED676A">
        <w:rPr>
          <w:rFonts w:eastAsiaTheme="minorHAnsi"/>
          <w:color w:val="auto"/>
          <w:lang w:eastAsia="en-US"/>
        </w:rPr>
        <w:t>. Każdy</w:t>
      </w:r>
      <w:r>
        <w:rPr>
          <w:rFonts w:eastAsiaTheme="minorHAnsi"/>
          <w:color w:val="auto"/>
          <w:lang w:eastAsia="en-US"/>
        </w:rPr>
        <w:t xml:space="preserve"> z </w:t>
      </w:r>
      <w:r w:rsidRPr="00ED676A">
        <w:rPr>
          <w:rFonts w:eastAsiaTheme="minorHAnsi"/>
          <w:color w:val="auto"/>
          <w:lang w:eastAsia="en-US"/>
        </w:rPr>
        <w:t>tych potomków zawiera literalną wartość klasyfikacyjną. Jeśli są możliw</w:t>
      </w:r>
      <w:r>
        <w:rPr>
          <w:rFonts w:eastAsiaTheme="minorHAnsi"/>
          <w:color w:val="auto"/>
          <w:lang w:eastAsia="en-US"/>
        </w:rPr>
        <w:t>e</w:t>
      </w:r>
      <w:r w:rsidRPr="00ED676A">
        <w:rPr>
          <w:rFonts w:eastAsiaTheme="minorHAnsi"/>
          <w:color w:val="auto"/>
          <w:lang w:eastAsia="en-US"/>
        </w:rPr>
        <w:t xml:space="preserve"> tylko dwie wartości, wtedy d</w:t>
      </w:r>
      <w:r>
        <w:rPr>
          <w:rFonts w:eastAsiaTheme="minorHAnsi"/>
          <w:color w:val="auto"/>
          <w:lang w:eastAsia="en-US"/>
        </w:rPr>
        <w:t xml:space="preserve">anemu atrybutowi testu </w:t>
      </w:r>
      <w:r>
        <w:rPr>
          <w:rFonts w:eastAsiaTheme="minorHAnsi"/>
          <w:color w:val="auto"/>
          <w:lang w:eastAsia="en-US"/>
        </w:rPr>
        <w:lastRenderedPageBreak/>
        <w:t>odpowiada jeden</w:t>
      </w:r>
      <w:r w:rsidRPr="00ED676A">
        <w:rPr>
          <w:rFonts w:eastAsiaTheme="minorHAnsi"/>
          <w:color w:val="auto"/>
          <w:lang w:eastAsia="en-US"/>
        </w:rPr>
        <w:t xml:space="preserve"> </w:t>
      </w:r>
      <w:r>
        <w:rPr>
          <w:rFonts w:eastAsiaTheme="minorHAnsi"/>
          <w:color w:val="auto"/>
          <w:lang w:eastAsia="en-US"/>
        </w:rPr>
        <w:t>neuron wejściowy/wyjściowy</w:t>
      </w:r>
      <w:r w:rsidRPr="00ED676A">
        <w:rPr>
          <w:rFonts w:eastAsiaTheme="minorHAnsi"/>
          <w:color w:val="auto"/>
          <w:lang w:eastAsia="en-US"/>
        </w:rPr>
        <w:t xml:space="preserve"> (wartość pierwsza odpowiada wartości </w:t>
      </w:r>
      <w:r>
        <w:rPr>
          <w:rFonts w:eastAsiaTheme="minorHAnsi"/>
          <w:color w:val="auto"/>
          <w:lang w:eastAsia="en-US"/>
        </w:rPr>
        <w:noBreakHyphen/>
      </w:r>
      <w:r w:rsidRPr="00ED676A">
        <w:rPr>
          <w:rFonts w:eastAsiaTheme="minorHAnsi"/>
          <w:color w:val="auto"/>
          <w:lang w:eastAsia="en-US"/>
        </w:rPr>
        <w:t>1,</w:t>
      </w:r>
      <w:r>
        <w:rPr>
          <w:rFonts w:eastAsiaTheme="minorHAnsi"/>
          <w:color w:val="auto"/>
          <w:lang w:eastAsia="en-US"/>
        </w:rPr>
        <w:t xml:space="preserve"> a </w:t>
      </w:r>
      <w:r w:rsidRPr="00ED676A">
        <w:rPr>
          <w:rFonts w:eastAsiaTheme="minorHAnsi"/>
          <w:color w:val="auto"/>
          <w:lang w:eastAsia="en-US"/>
        </w:rPr>
        <w:t>druga wartości 1). Jeśli jest więcej wartości, wtedy każda możliwa wartość odpowiada jednemu</w:t>
      </w:r>
      <w:r>
        <w:rPr>
          <w:rFonts w:eastAsiaTheme="minorHAnsi"/>
          <w:color w:val="auto"/>
          <w:lang w:eastAsia="en-US"/>
        </w:rPr>
        <w:t xml:space="preserve"> neuronowi</w:t>
      </w:r>
      <w:r w:rsidRPr="00ED676A">
        <w:rPr>
          <w:rFonts w:eastAsiaTheme="minorHAnsi"/>
          <w:color w:val="auto"/>
          <w:lang w:eastAsia="en-US"/>
        </w:rPr>
        <w:t xml:space="preserve"> wejści</w:t>
      </w:r>
      <w:r>
        <w:rPr>
          <w:rFonts w:eastAsiaTheme="minorHAnsi"/>
          <w:color w:val="auto"/>
          <w:lang w:eastAsia="en-US"/>
        </w:rPr>
        <w:t>owemu</w:t>
      </w:r>
      <w:r w:rsidRPr="00ED676A">
        <w:rPr>
          <w:rFonts w:eastAsiaTheme="minorHAnsi"/>
          <w:color w:val="auto"/>
          <w:lang w:eastAsia="en-US"/>
        </w:rPr>
        <w:t>/wyjści</w:t>
      </w:r>
      <w:r>
        <w:rPr>
          <w:rFonts w:eastAsiaTheme="minorHAnsi"/>
          <w:color w:val="auto"/>
          <w:lang w:eastAsia="en-US"/>
        </w:rPr>
        <w:t>owemu</w:t>
      </w:r>
      <w:r w:rsidRPr="00ED676A">
        <w:rPr>
          <w:rFonts w:eastAsiaTheme="minorHAnsi"/>
          <w:color w:val="auto"/>
          <w:lang w:eastAsia="en-US"/>
        </w:rPr>
        <w:t>.</w:t>
      </w:r>
      <w:r>
        <w:rPr>
          <w:rFonts w:eastAsiaTheme="minorHAnsi"/>
          <w:color w:val="auto"/>
          <w:lang w:eastAsia="en-US"/>
        </w:rPr>
        <w:t xml:space="preserve"> W </w:t>
      </w:r>
      <w:r w:rsidRPr="00ED676A">
        <w:rPr>
          <w:rFonts w:eastAsiaTheme="minorHAnsi"/>
          <w:color w:val="auto"/>
          <w:lang w:eastAsia="en-US"/>
        </w:rPr>
        <w:t>tym przypadku</w:t>
      </w:r>
      <w:r>
        <w:rPr>
          <w:rFonts w:eastAsiaTheme="minorHAnsi"/>
          <w:color w:val="auto"/>
          <w:lang w:eastAsia="en-US"/>
        </w:rPr>
        <w:t xml:space="preserve"> test, którego ta kolumna ma</w:t>
      </w:r>
      <w:r w:rsidRPr="00ED676A">
        <w:rPr>
          <w:rFonts w:eastAsiaTheme="minorHAnsi"/>
          <w:color w:val="auto"/>
          <w:lang w:eastAsia="en-US"/>
        </w:rPr>
        <w:t xml:space="preserve"> </w:t>
      </w:r>
      <w:r w:rsidRPr="00772002">
        <w:rPr>
          <w:rStyle w:val="PodkrelenieZnak"/>
          <w:rFonts w:eastAsiaTheme="minorHAnsi"/>
        </w:rPr>
        <w:t>n</w:t>
      </w:r>
      <w:r>
        <w:rPr>
          <w:rFonts w:eastAsiaTheme="minorHAnsi"/>
          <w:color w:val="auto"/>
          <w:lang w:eastAsia="en-US"/>
        </w:rPr>
        <w:t>-tą</w:t>
      </w:r>
      <w:r w:rsidRPr="00ED676A">
        <w:rPr>
          <w:rFonts w:eastAsiaTheme="minorHAnsi"/>
          <w:color w:val="auto"/>
          <w:lang w:eastAsia="en-US"/>
        </w:rPr>
        <w:t xml:space="preserve"> wartość</w:t>
      </w:r>
      <w:r>
        <w:rPr>
          <w:rFonts w:eastAsiaTheme="minorHAnsi"/>
          <w:color w:val="auto"/>
          <w:lang w:eastAsia="en-US"/>
        </w:rPr>
        <w:t>,</w:t>
      </w:r>
      <w:r w:rsidRPr="00ED676A">
        <w:rPr>
          <w:rFonts w:eastAsiaTheme="minorHAnsi"/>
          <w:color w:val="auto"/>
          <w:lang w:eastAsia="en-US"/>
        </w:rPr>
        <w:t xml:space="preserve"> powoduje,</w:t>
      </w:r>
      <w:r>
        <w:rPr>
          <w:rFonts w:eastAsiaTheme="minorHAnsi"/>
          <w:color w:val="auto"/>
          <w:lang w:eastAsia="en-US"/>
        </w:rPr>
        <w:t xml:space="preserve"> że </w:t>
      </w:r>
      <w:r w:rsidRPr="00ED676A">
        <w:rPr>
          <w:rFonts w:eastAsiaTheme="minorHAnsi"/>
          <w:color w:val="auto"/>
          <w:lang w:eastAsia="en-US"/>
        </w:rPr>
        <w:t xml:space="preserve">wszystkie </w:t>
      </w:r>
      <w:r>
        <w:rPr>
          <w:rFonts w:eastAsiaTheme="minorHAnsi"/>
          <w:color w:val="auto"/>
          <w:lang w:eastAsia="en-US"/>
        </w:rPr>
        <w:t>neurony wejściowe/wyjściowe</w:t>
      </w:r>
      <w:r w:rsidRPr="00ED676A">
        <w:rPr>
          <w:rFonts w:eastAsiaTheme="minorHAnsi"/>
          <w:color w:val="auto"/>
          <w:lang w:eastAsia="en-US"/>
        </w:rPr>
        <w:t xml:space="preserve"> przypisane</w:t>
      </w:r>
      <w:r>
        <w:rPr>
          <w:rFonts w:eastAsiaTheme="minorHAnsi"/>
          <w:color w:val="auto"/>
          <w:lang w:eastAsia="en-US"/>
        </w:rPr>
        <w:t xml:space="preserve"> do tego atrybutu mają wartość </w:t>
      </w:r>
      <w:r>
        <w:rPr>
          <w:rFonts w:eastAsiaTheme="minorHAnsi"/>
          <w:color w:val="auto"/>
          <w:lang w:eastAsia="en-US"/>
        </w:rPr>
        <w:noBreakHyphen/>
      </w:r>
      <w:r w:rsidRPr="00ED676A">
        <w:rPr>
          <w:rFonts w:eastAsiaTheme="minorHAnsi"/>
          <w:color w:val="auto"/>
          <w:lang w:eastAsia="en-US"/>
        </w:rPr>
        <w:t xml:space="preserve">1 oprócz </w:t>
      </w:r>
      <w:r w:rsidRPr="00772002">
        <w:rPr>
          <w:rStyle w:val="PodkrelenieZnak"/>
          <w:rFonts w:eastAsiaTheme="minorHAnsi"/>
        </w:rPr>
        <w:t>n</w:t>
      </w:r>
      <w:r w:rsidRPr="00ED676A">
        <w:rPr>
          <w:rFonts w:eastAsiaTheme="minorHAnsi"/>
          <w:color w:val="auto"/>
          <w:lang w:eastAsia="en-US"/>
        </w:rPr>
        <w:t>-tego, który ma wartość 1.</w:t>
      </w:r>
    </w:p>
    <w:p w:rsidR="00882D33" w:rsidRPr="00ED676A" w:rsidRDefault="00882D33" w:rsidP="00882D33">
      <w:pPr>
        <w:rPr>
          <w:color w:val="auto"/>
        </w:rPr>
      </w:pPr>
      <w:r w:rsidRPr="00772002">
        <w:rPr>
          <w:rStyle w:val="KlasametodafunkcjaZnak"/>
          <w:rFonts w:eastAsiaTheme="minorHAnsi"/>
        </w:rPr>
        <w:t>Tests</w:t>
      </w:r>
      <w:r w:rsidRPr="00ED676A">
        <w:rPr>
          <w:rFonts w:eastAsiaTheme="minorHAnsi"/>
          <w:color w:val="auto"/>
          <w:lang w:eastAsia="en-US"/>
        </w:rPr>
        <w:t xml:space="preserve"> - </w:t>
      </w:r>
      <w:r w:rsidRPr="00ED676A">
        <w:rPr>
          <w:color w:val="auto"/>
        </w:rPr>
        <w:t>element ten zawiera informacje</w:t>
      </w:r>
      <w:r>
        <w:rPr>
          <w:color w:val="auto"/>
        </w:rPr>
        <w:t xml:space="preserve"> o </w:t>
      </w:r>
      <w:r w:rsidRPr="00ED676A">
        <w:rPr>
          <w:color w:val="auto"/>
        </w:rPr>
        <w:t>wszystkich testach</w:t>
      </w:r>
      <w:r>
        <w:rPr>
          <w:color w:val="auto"/>
        </w:rPr>
        <w:t xml:space="preserve"> w </w:t>
      </w:r>
      <w:r w:rsidRPr="00ED676A">
        <w:rPr>
          <w:color w:val="auto"/>
        </w:rPr>
        <w:t xml:space="preserve">danym zestawie testów. Jego potomkami są elementy </w:t>
      </w:r>
      <w:r w:rsidRPr="00273FE1">
        <w:rPr>
          <w:rStyle w:val="KlasametodafunkcjaZnak"/>
          <w:rFonts w:eastAsiaTheme="minorHAnsi"/>
        </w:rPr>
        <w:t>Test</w:t>
      </w:r>
      <w:r w:rsidRPr="00ED676A">
        <w:rPr>
          <w:rFonts w:eastAsiaTheme="minorHAnsi"/>
          <w:color w:val="auto"/>
          <w:lang w:eastAsia="en-US"/>
        </w:rPr>
        <w:t xml:space="preserve"> (po jednym</w:t>
      </w:r>
      <w:r>
        <w:rPr>
          <w:rFonts w:eastAsiaTheme="minorHAnsi"/>
          <w:color w:val="auto"/>
          <w:lang w:eastAsia="en-US"/>
        </w:rPr>
        <w:t xml:space="preserve"> na </w:t>
      </w:r>
      <w:r w:rsidRPr="00ED676A">
        <w:rPr>
          <w:rFonts w:eastAsiaTheme="minorHAnsi"/>
          <w:color w:val="auto"/>
          <w:lang w:eastAsia="en-US"/>
        </w:rPr>
        <w:t>każdy test</w:t>
      </w:r>
      <w:r>
        <w:rPr>
          <w:rFonts w:eastAsiaTheme="minorHAnsi"/>
          <w:color w:val="auto"/>
          <w:lang w:eastAsia="en-US"/>
        </w:rPr>
        <w:t xml:space="preserve"> w </w:t>
      </w:r>
      <w:r w:rsidRPr="00ED676A">
        <w:rPr>
          <w:rFonts w:eastAsiaTheme="minorHAnsi"/>
          <w:color w:val="auto"/>
          <w:lang w:eastAsia="en-US"/>
        </w:rPr>
        <w:t xml:space="preserve">zestawie). Elementy potomne elementu </w:t>
      </w:r>
      <w:r w:rsidRPr="00273FE1">
        <w:rPr>
          <w:rStyle w:val="KlasametodafunkcjaZnak"/>
          <w:rFonts w:eastAsiaTheme="minorHAnsi"/>
        </w:rPr>
        <w:t>AttributeMapping</w:t>
      </w:r>
      <w:r>
        <w:rPr>
          <w:rFonts w:eastAsiaTheme="minorHAnsi"/>
          <w:color w:val="auto"/>
          <w:lang w:eastAsia="en-US"/>
        </w:rPr>
        <w:t xml:space="preserve"> i </w:t>
      </w:r>
      <w:r w:rsidRPr="00ED676A">
        <w:rPr>
          <w:rFonts w:eastAsiaTheme="minorHAnsi"/>
          <w:color w:val="auto"/>
          <w:lang w:eastAsia="en-US"/>
        </w:rPr>
        <w:t>ich opisy:</w:t>
      </w:r>
    </w:p>
    <w:p w:rsidR="00882D33" w:rsidRPr="00ED676A" w:rsidRDefault="00882D33" w:rsidP="00882D33">
      <w:pPr>
        <w:pStyle w:val="Akapitzlist"/>
      </w:pPr>
      <w:r w:rsidRPr="00273FE1">
        <w:rPr>
          <w:rStyle w:val="KlasametodafunkcjaZnak"/>
          <w:rFonts w:eastAsiaTheme="minorHAnsi"/>
        </w:rPr>
        <w:t>Inputs</w:t>
      </w:r>
      <w:r w:rsidRPr="00ED676A">
        <w:rPr>
          <w:rFonts w:eastAsiaTheme="minorHAnsi"/>
          <w:lang w:eastAsia="en-US"/>
        </w:rPr>
        <w:t xml:space="preserve"> – wejścia testu</w:t>
      </w:r>
      <w:r>
        <w:rPr>
          <w:rFonts w:eastAsiaTheme="minorHAnsi"/>
          <w:lang w:eastAsia="en-US"/>
        </w:rPr>
        <w:t>;</w:t>
      </w:r>
    </w:p>
    <w:p w:rsidR="00882D33" w:rsidRPr="00ED676A" w:rsidRDefault="00882D33" w:rsidP="00882D33">
      <w:pPr>
        <w:pStyle w:val="Akapitzlist"/>
      </w:pPr>
      <w:r w:rsidRPr="00273FE1">
        <w:rPr>
          <w:rStyle w:val="KlasametodafunkcjaZnak"/>
          <w:rFonts w:eastAsiaTheme="minorHAnsi"/>
        </w:rPr>
        <w:t>CorrectOutputs</w:t>
      </w:r>
      <w:r w:rsidRPr="00ED676A">
        <w:rPr>
          <w:rFonts w:eastAsiaTheme="minorHAnsi"/>
          <w:lang w:eastAsia="en-US"/>
        </w:rPr>
        <w:t xml:space="preserve"> – wyjścia wzorcowe</w:t>
      </w:r>
      <w:r>
        <w:rPr>
          <w:rFonts w:eastAsiaTheme="minorHAnsi"/>
          <w:lang w:eastAsia="en-US"/>
        </w:rPr>
        <w:t>;</w:t>
      </w:r>
    </w:p>
    <w:p w:rsidR="00882D33" w:rsidRPr="00ED676A" w:rsidRDefault="00882D33" w:rsidP="00882D33">
      <w:pPr>
        <w:pStyle w:val="Akapitzlist"/>
      </w:pPr>
      <w:r w:rsidRPr="00273FE1">
        <w:rPr>
          <w:rStyle w:val="KlasametodafunkcjaZnak"/>
          <w:rFonts w:eastAsiaTheme="minorHAnsi"/>
        </w:rPr>
        <w:t>NetworkOutputs</w:t>
      </w:r>
      <w:r w:rsidRPr="00ED676A">
        <w:rPr>
          <w:rFonts w:eastAsiaTheme="minorHAnsi"/>
          <w:lang w:eastAsia="en-US"/>
        </w:rPr>
        <w:t xml:space="preserve"> –</w:t>
      </w:r>
      <w:r>
        <w:rPr>
          <w:rFonts w:eastAsiaTheme="minorHAnsi"/>
          <w:lang w:eastAsia="en-US"/>
        </w:rPr>
        <w:t xml:space="preserve"> wyjścia wygenerowane przez CPU;</w:t>
      </w:r>
      <w:r w:rsidRPr="00ED676A">
        <w:rPr>
          <w:rFonts w:eastAsiaTheme="minorHAnsi"/>
          <w:lang w:eastAsia="en-US"/>
        </w:rPr>
        <w:t xml:space="preserve"> Nadpisywane przez metodę </w:t>
      </w:r>
      <w:r w:rsidRPr="00273FE1">
        <w:rPr>
          <w:rStyle w:val="KlasametodafunkcjaZnak"/>
          <w:rFonts w:eastAsiaTheme="minorHAnsi"/>
        </w:rPr>
        <w:t>NeuralNetwork::executeNetwork</w:t>
      </w:r>
      <w:r w:rsidRPr="00ED676A">
        <w:rPr>
          <w:rFonts w:eastAsiaTheme="minorHAnsi"/>
          <w:lang w:eastAsia="en-US"/>
        </w:rPr>
        <w:t xml:space="preserve"> lub </w:t>
      </w:r>
      <w:r w:rsidRPr="00273FE1">
        <w:rPr>
          <w:rStyle w:val="KlasametodafunkcjaZnak"/>
          <w:rFonts w:eastAsiaTheme="minorHAnsi"/>
        </w:rPr>
        <w:t>NeuralNetwork::trainNetwork</w:t>
      </w:r>
      <w:r>
        <w:rPr>
          <w:rFonts w:eastAsiaTheme="minorHAnsi"/>
          <w:lang w:eastAsia="en-US"/>
        </w:rPr>
        <w:t>;</w:t>
      </w:r>
    </w:p>
    <w:p w:rsidR="00882D33" w:rsidRPr="00ED676A" w:rsidRDefault="00882D33" w:rsidP="00882D33">
      <w:pPr>
        <w:pStyle w:val="Akapitzlist"/>
      </w:pPr>
      <w:r w:rsidRPr="00273FE1">
        <w:rPr>
          <w:rStyle w:val="KlasametodafunkcjaZnak"/>
          <w:rFonts w:eastAsiaTheme="minorHAnsi"/>
        </w:rPr>
        <w:t>NetworkOutputsGPU</w:t>
      </w:r>
      <w:r w:rsidRPr="00ED676A">
        <w:rPr>
          <w:rFonts w:eastAsiaTheme="minorHAnsi"/>
          <w:lang w:eastAsia="en-US"/>
        </w:rPr>
        <w:t xml:space="preserve"> - </w:t>
      </w:r>
      <w:r>
        <w:rPr>
          <w:rFonts w:eastAsiaTheme="minorHAnsi"/>
          <w:lang w:eastAsia="en-US"/>
        </w:rPr>
        <w:t>wyjścia wygenerowane przez GPU;</w:t>
      </w:r>
      <w:r w:rsidRPr="00ED676A">
        <w:rPr>
          <w:rFonts w:eastAsiaTheme="minorHAnsi"/>
          <w:lang w:eastAsia="en-US"/>
        </w:rPr>
        <w:t xml:space="preserve"> Nadpisywane przez metodę </w:t>
      </w:r>
      <w:r w:rsidRPr="00273FE1">
        <w:rPr>
          <w:rStyle w:val="KlasametodafunkcjaZnak"/>
          <w:rFonts w:eastAsiaTheme="minorHAnsi"/>
        </w:rPr>
        <w:t>NeuralNetwork::executeNetworkGPU</w:t>
      </w:r>
      <w:r w:rsidRPr="00ED676A">
        <w:rPr>
          <w:rFonts w:eastAsiaTheme="minorHAnsi"/>
          <w:lang w:eastAsia="en-US"/>
        </w:rPr>
        <w:t xml:space="preserve"> lub </w:t>
      </w:r>
      <w:r w:rsidRPr="00273FE1">
        <w:rPr>
          <w:rStyle w:val="KlasametodafunkcjaZnak"/>
          <w:rFonts w:eastAsiaTheme="minorHAnsi"/>
        </w:rPr>
        <w:t>NeuralNetwork::trainNetworkGPU</w:t>
      </w:r>
      <w:r w:rsidRPr="00ED676A">
        <w:rPr>
          <w:rFonts w:eastAsiaTheme="minorHAnsi"/>
          <w:lang w:eastAsia="en-US"/>
        </w:rPr>
        <w:t>.</w:t>
      </w:r>
    </w:p>
    <w:p w:rsidR="00882D33" w:rsidRDefault="00882D33" w:rsidP="00882D33">
      <w:pPr>
        <w:rPr>
          <w:color w:val="auto"/>
        </w:rPr>
      </w:pPr>
      <w:r w:rsidRPr="00ED676A">
        <w:rPr>
          <w:color w:val="auto"/>
        </w:rPr>
        <w:t>Każdy element</w:t>
      </w:r>
      <w:r>
        <w:rPr>
          <w:color w:val="auto"/>
        </w:rPr>
        <w:t xml:space="preserve"> w </w:t>
      </w:r>
      <w:r w:rsidRPr="00ED676A">
        <w:rPr>
          <w:color w:val="auto"/>
        </w:rPr>
        <w:t xml:space="preserve">wejściach lub wyjściach jest albo wartością liczbową albo klasyfikacyjną. Są one poprzedzielane średnikami. Wartości liczbowe są przedstawione jako liczby. Wartości klasyfikacyjne są przedstawione </w:t>
      </w:r>
      <w:r>
        <w:rPr>
          <w:color w:val="auto"/>
        </w:rPr>
        <w:t xml:space="preserve">jako </w:t>
      </w:r>
      <w:r w:rsidRPr="00ED676A">
        <w:rPr>
          <w:color w:val="auto"/>
        </w:rPr>
        <w:t xml:space="preserve">liczba/liczby oraz nazwa klasyfikacyjna. Nazwa klasyfikacyjna jest określana po tym, która wartość jest największa. Jeśli </w:t>
      </w:r>
      <w:r w:rsidRPr="00273FE1">
        <w:rPr>
          <w:rStyle w:val="PodkrelenieZnak"/>
        </w:rPr>
        <w:t>k</w:t>
      </w:r>
      <w:r w:rsidRPr="00ED676A">
        <w:rPr>
          <w:color w:val="auto"/>
        </w:rPr>
        <w:t>-ta w</w:t>
      </w:r>
      <w:r>
        <w:rPr>
          <w:color w:val="auto"/>
        </w:rPr>
        <w:t>artość, wtedy „wybrana” została</w:t>
      </w:r>
      <w:r w:rsidRPr="00ED676A">
        <w:rPr>
          <w:color w:val="auto"/>
        </w:rPr>
        <w:t xml:space="preserve"> </w:t>
      </w:r>
      <w:r w:rsidRPr="00273FE1">
        <w:rPr>
          <w:rStyle w:val="PodkrelenieZnak"/>
        </w:rPr>
        <w:t>k</w:t>
      </w:r>
      <w:r w:rsidRPr="00ED676A">
        <w:rPr>
          <w:color w:val="auto"/>
        </w:rPr>
        <w:t>-ta wartość klasyfikacyjna.</w:t>
      </w:r>
      <w:r>
        <w:rPr>
          <w:color w:val="auto"/>
        </w:rPr>
        <w:t xml:space="preserve"> Np. jeśli dana kolumna wyjściowa przyjmuje wartości ‘a’, ‘b’, ‘c’, a wartości neuronów wyjściowych odpowiadających tej kolumnie wynoszą </w:t>
      </w:r>
      <w:r>
        <w:rPr>
          <w:color w:val="auto"/>
        </w:rPr>
        <w:noBreakHyphen/>
        <w:t>0.8, 0.3, 0.1, to oznacza, że w tym teście została wybrana druga wartość tej kolumny (czyli ‘b’).</w:t>
      </w:r>
    </w:p>
    <w:p w:rsidR="00882D33" w:rsidRDefault="00882D33" w:rsidP="00882D33">
      <w:pPr>
        <w:rPr>
          <w:rFonts w:eastAsiaTheme="minorHAnsi"/>
          <w:color w:val="auto"/>
          <w:lang w:eastAsia="en-US"/>
        </w:rPr>
      </w:pPr>
      <w:r>
        <w:rPr>
          <w:color w:val="auto"/>
        </w:rPr>
        <w:t>Struktura pliku zestawu testów XML została zaprojektowana tak, żeby był on czytelny dla człowieka. Dlatego niektóre informacje o zestawie testów są nadmiarowe: w </w:t>
      </w:r>
      <w:r w:rsidRPr="00ED676A">
        <w:rPr>
          <w:color w:val="auto"/>
        </w:rPr>
        <w:t xml:space="preserve">elemencie </w:t>
      </w:r>
      <w:r w:rsidRPr="00273FE1">
        <w:rPr>
          <w:rStyle w:val="KlasametodafunkcjaZnak"/>
        </w:rPr>
        <w:t>AttributeMapping</w:t>
      </w:r>
      <w:r w:rsidRPr="00ED676A">
        <w:rPr>
          <w:color w:val="auto"/>
        </w:rPr>
        <w:t xml:space="preserve"> jest informacja</w:t>
      </w:r>
      <w:r>
        <w:rPr>
          <w:color w:val="auto"/>
        </w:rPr>
        <w:t xml:space="preserve"> o </w:t>
      </w:r>
      <w:r w:rsidRPr="00ED676A">
        <w:rPr>
          <w:color w:val="auto"/>
        </w:rPr>
        <w:t>minimalnej</w:t>
      </w:r>
      <w:r>
        <w:rPr>
          <w:color w:val="auto"/>
        </w:rPr>
        <w:t xml:space="preserve"> i </w:t>
      </w:r>
      <w:r w:rsidRPr="00ED676A">
        <w:rPr>
          <w:color w:val="auto"/>
        </w:rPr>
        <w:t>maksymalnej wartości,</w:t>
      </w:r>
      <w:r>
        <w:rPr>
          <w:color w:val="auto"/>
        </w:rPr>
        <w:t xml:space="preserve"> a </w:t>
      </w:r>
      <w:r w:rsidRPr="00ED676A">
        <w:rPr>
          <w:color w:val="auto"/>
        </w:rPr>
        <w:t>można to też wyczytać</w:t>
      </w:r>
      <w:r>
        <w:rPr>
          <w:color w:val="auto"/>
        </w:rPr>
        <w:t xml:space="preserve"> z </w:t>
      </w:r>
      <w:r w:rsidRPr="00ED676A">
        <w:rPr>
          <w:color w:val="auto"/>
        </w:rPr>
        <w:t xml:space="preserve">konkretnych wartości testów. Jako potomkowie </w:t>
      </w:r>
      <w:r w:rsidRPr="00273FE1">
        <w:rPr>
          <w:rStyle w:val="KlasametodafunkcjaZnak"/>
        </w:rPr>
        <w:t>AttributeMapping</w:t>
      </w:r>
      <w:r w:rsidRPr="00273FE1">
        <w:t xml:space="preserve"> </w:t>
      </w:r>
      <w:r w:rsidRPr="00ED676A">
        <w:rPr>
          <w:color w:val="auto"/>
        </w:rPr>
        <w:t xml:space="preserve">jest podana lista elementów </w:t>
      </w:r>
      <w:r>
        <w:rPr>
          <w:color w:val="auto"/>
        </w:rPr>
        <w:t>klasyfikacyjnych</w:t>
      </w:r>
      <w:r w:rsidRPr="00ED676A">
        <w:rPr>
          <w:color w:val="auto"/>
        </w:rPr>
        <w:t>, która znajduje się też</w:t>
      </w:r>
      <w:r>
        <w:rPr>
          <w:color w:val="auto"/>
        </w:rPr>
        <w:t xml:space="preserve"> w </w:t>
      </w:r>
      <w:r w:rsidRPr="00ED676A">
        <w:rPr>
          <w:color w:val="auto"/>
        </w:rPr>
        <w:t xml:space="preserve">potomku </w:t>
      </w:r>
      <w:r w:rsidRPr="00273FE1">
        <w:rPr>
          <w:rStyle w:val="KlasametodafunkcjaZnak"/>
        </w:rPr>
        <w:t>Tests</w:t>
      </w:r>
      <w:r w:rsidRPr="00273FE1">
        <w:t>.</w:t>
      </w:r>
    </w:p>
    <w:p w:rsidR="00882D33" w:rsidRDefault="00882D33" w:rsidP="00882D33">
      <w:pPr>
        <w:rPr>
          <w:color w:val="auto"/>
        </w:rPr>
      </w:pPr>
    </w:p>
    <w:p w:rsidR="00882D33" w:rsidRDefault="00882D33" w:rsidP="00882D33">
      <w:pPr>
        <w:pStyle w:val="Nagwek3"/>
      </w:pPr>
      <w:bookmarkStart w:id="181" w:name="_Toc261980777"/>
      <w:r w:rsidRPr="00ED676A">
        <w:t>F</w:t>
      </w:r>
      <w:r>
        <w:t>ormat s</w:t>
      </w:r>
      <w:r w:rsidRPr="00ED676A">
        <w:t>ieci MLP</w:t>
      </w:r>
      <w:r>
        <w:t xml:space="preserve"> w </w:t>
      </w:r>
      <w:r w:rsidRPr="00ED676A">
        <w:t>XML</w:t>
      </w:r>
      <w:bookmarkEnd w:id="181"/>
    </w:p>
    <w:p w:rsidR="00882D33" w:rsidRPr="00ED676A" w:rsidRDefault="00882D33" w:rsidP="00882D33">
      <w:pPr>
        <w:rPr>
          <w:color w:val="auto"/>
        </w:rPr>
      </w:pPr>
      <w:r w:rsidRPr="00ED676A">
        <w:rPr>
          <w:color w:val="auto"/>
        </w:rPr>
        <w:t xml:space="preserve">Poniżej jest plik sieci MLP stworzony </w:t>
      </w:r>
      <w:r>
        <w:rPr>
          <w:rFonts w:eastAsiaTheme="minorHAnsi"/>
          <w:color w:val="auto"/>
          <w:lang w:eastAsia="en-US"/>
        </w:rPr>
        <w:t>na </w:t>
      </w:r>
      <w:r w:rsidRPr="00ED676A">
        <w:rPr>
          <w:rFonts w:eastAsiaTheme="minorHAnsi"/>
          <w:color w:val="auto"/>
          <w:lang w:eastAsia="en-US"/>
        </w:rPr>
        <w:t>końcu sekwencji</w:t>
      </w:r>
      <w:r>
        <w:rPr>
          <w:rFonts w:eastAsiaTheme="minorHAnsi"/>
          <w:color w:val="auto"/>
          <w:lang w:eastAsia="en-US"/>
        </w:rPr>
        <w:t xml:space="preserve"> w kodzie </w:t>
      </w:r>
      <w:r>
        <w:rPr>
          <w:color w:val="auto"/>
        </w:rPr>
        <w:t xml:space="preserve">z rozdziału </w:t>
      </w:r>
      <w:r w:rsidR="00CC3C12">
        <w:rPr>
          <w:color w:val="auto"/>
        </w:rPr>
        <w:fldChar w:fldCharType="begin"/>
      </w:r>
      <w:r>
        <w:rPr>
          <w:color w:val="auto"/>
        </w:rPr>
        <w:instrText xml:space="preserve"> REF _Ref262048286 \r \h </w:instrText>
      </w:r>
      <w:r w:rsidR="00CC3C12">
        <w:rPr>
          <w:color w:val="auto"/>
        </w:rPr>
      </w:r>
      <w:r w:rsidR="00CC3C12">
        <w:rPr>
          <w:color w:val="auto"/>
        </w:rPr>
        <w:fldChar w:fldCharType="separate"/>
      </w:r>
      <w:r>
        <w:rPr>
          <w:color w:val="auto"/>
        </w:rPr>
        <w:t>4.1.3</w:t>
      </w:r>
      <w:r w:rsidR="00CC3C12">
        <w:rPr>
          <w:color w:val="auto"/>
        </w:rPr>
        <w:fldChar w:fldCharType="end"/>
      </w:r>
      <w:r>
        <w:rPr>
          <w:color w:val="auto"/>
        </w:rPr>
        <w:t xml:space="preserve"> w </w:t>
      </w:r>
      <w:r w:rsidRPr="00ED676A">
        <w:rPr>
          <w:color w:val="auto"/>
        </w:rPr>
        <w:t xml:space="preserve">pliku </w:t>
      </w:r>
      <w:r w:rsidRPr="007261EB">
        <w:rPr>
          <w:rStyle w:val="NazwaplikuZnak"/>
        </w:rPr>
        <w:t>NetworkStruct.xml</w:t>
      </w:r>
      <w:r w:rsidRPr="00ED676A">
        <w:rPr>
          <w:color w:val="auto"/>
        </w:rPr>
        <w:t>:</w:t>
      </w:r>
    </w:p>
    <w:p w:rsidR="00882D33" w:rsidRPr="00ED676A" w:rsidRDefault="00882D33" w:rsidP="00882D33">
      <w:pPr>
        <w:rPr>
          <w:color w:val="auto"/>
        </w:rPr>
      </w:pPr>
    </w:p>
    <w:tbl>
      <w:tblPr>
        <w:tblW w:w="86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882D33" w:rsidRPr="00BA6923" w:rsidTr="0034651D">
        <w:tc>
          <w:tcPr>
            <w:tcW w:w="8647" w:type="dxa"/>
            <w:tcBorders>
              <w:top w:val="nil"/>
              <w:left w:val="nil"/>
              <w:bottom w:val="nil"/>
              <w:right w:val="nil"/>
            </w:tcBorders>
          </w:tcPr>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xml</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version</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NeuralNetwork</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MLP</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Layer</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NeuronType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NT_SIGMOID</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-0.678326;0.122323;-0.114991;0.121475;0.546221;-0.673357;-0.1967;0.0052644;</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NeuronType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NT_SIGMOID</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-0.717653;0.112465;-0.123191;0.119085;0.573816;-0.718274;-0.206293;0.0280956;</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NeuronType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NT_SIGMOID</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-0.500953;0.119529;-0.113412;0.118167;0.418017;-0.500756;-0.167803;-0.0260106;</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Layer</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Layer</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NeuronType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NT_LINEAR</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-1.04635;-1.14307;-0.653026;1.24682;</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1D6F89">
              <w:rPr>
                <w:rFonts w:ascii="Courier New" w:eastAsiaTheme="minorHAnsi" w:hAnsi="Courier New" w:cs="Courier New"/>
                <w:noProof/>
                <w:color w:val="0000FF"/>
                <w:sz w:val="19"/>
                <w:szCs w:val="19"/>
                <w:lang w:val="en-US" w:eastAsia="en-US"/>
              </w:rPr>
              <w:t xml:space="preserve">        </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hAnsi="Courier New" w:cs="Courier New"/>
                <w:sz w:val="19"/>
                <w:szCs w:val="19"/>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NeuralNetwork</w:t>
            </w:r>
            <w:r w:rsidRPr="00BA6923">
              <w:rPr>
                <w:rFonts w:ascii="Courier New" w:eastAsiaTheme="minorHAnsi" w:hAnsi="Courier New" w:cs="Courier New"/>
                <w:noProof/>
                <w:color w:val="0000FF"/>
                <w:sz w:val="19"/>
                <w:szCs w:val="19"/>
                <w:lang w:eastAsia="en-US"/>
              </w:rPr>
              <w:t>&gt;</w:t>
            </w:r>
          </w:p>
        </w:tc>
      </w:tr>
    </w:tbl>
    <w:p w:rsidR="00882D33" w:rsidRPr="00ED676A" w:rsidRDefault="00882D33" w:rsidP="00882D33">
      <w:pPr>
        <w:rPr>
          <w:color w:val="auto"/>
        </w:rPr>
      </w:pPr>
    </w:p>
    <w:p w:rsidR="009A0DC3" w:rsidRPr="00CB0061" w:rsidRDefault="00882D33" w:rsidP="00882D33">
      <w:r>
        <w:rPr>
          <w:color w:val="auto"/>
        </w:rPr>
        <w:t>Główny element</w:t>
      </w:r>
      <w:r w:rsidRPr="00ED676A">
        <w:rPr>
          <w:color w:val="auto"/>
        </w:rPr>
        <w:t xml:space="preserve"> pliku XML ma nazwę </w:t>
      </w:r>
      <w:r w:rsidRPr="007261EB">
        <w:rPr>
          <w:rStyle w:val="KlasametodafunkcjaZnak"/>
        </w:rPr>
        <w:t>NeuralNetwork</w:t>
      </w:r>
      <w:r w:rsidRPr="00ED676A">
        <w:rPr>
          <w:color w:val="auto"/>
        </w:rPr>
        <w:t xml:space="preserve">. Ma on jeden atrybut </w:t>
      </w:r>
      <w:r w:rsidRPr="007261EB">
        <w:rPr>
          <w:rStyle w:val="KlasametodafunkcjaZnak"/>
        </w:rPr>
        <w:t>Type</w:t>
      </w:r>
      <w:r w:rsidRPr="00ED676A">
        <w:rPr>
          <w:color w:val="auto"/>
        </w:rPr>
        <w:t>. Określa on typ sieci neuronowej. Sieć MLP ma</w:t>
      </w:r>
      <w:r>
        <w:rPr>
          <w:color w:val="auto"/>
        </w:rPr>
        <w:t xml:space="preserve"> w </w:t>
      </w:r>
      <w:r w:rsidRPr="00ED676A">
        <w:rPr>
          <w:color w:val="auto"/>
        </w:rPr>
        <w:t xml:space="preserve">sobie jednego lub więcej potomków </w:t>
      </w:r>
      <w:r w:rsidRPr="007261EB">
        <w:rPr>
          <w:rStyle w:val="KlasametodafunkcjaZnak"/>
        </w:rPr>
        <w:t>Layer</w:t>
      </w:r>
      <w:r w:rsidRPr="00ED676A">
        <w:rPr>
          <w:color w:val="auto"/>
        </w:rPr>
        <w:t xml:space="preserve"> reprezentujących warstwę ukrytą lub wyjściową. Warstwy są uporządkowane</w:t>
      </w:r>
      <w:r>
        <w:rPr>
          <w:color w:val="auto"/>
        </w:rPr>
        <w:t xml:space="preserve"> w </w:t>
      </w:r>
      <w:r w:rsidRPr="00ED676A">
        <w:rPr>
          <w:color w:val="auto"/>
        </w:rPr>
        <w:t>kolejności od pier</w:t>
      </w:r>
      <w:r>
        <w:rPr>
          <w:color w:val="auto"/>
        </w:rPr>
        <w:t>w</w:t>
      </w:r>
      <w:r w:rsidRPr="00ED676A">
        <w:rPr>
          <w:color w:val="auto"/>
        </w:rPr>
        <w:t>szej warstwy ukrytej</w:t>
      </w:r>
      <w:r>
        <w:rPr>
          <w:color w:val="auto"/>
        </w:rPr>
        <w:t xml:space="preserve"> do </w:t>
      </w:r>
      <w:r w:rsidRPr="00ED676A">
        <w:rPr>
          <w:color w:val="auto"/>
        </w:rPr>
        <w:t>warstwy wyjściowej. Ilość neuronów wejściowych</w:t>
      </w:r>
      <w:r>
        <w:rPr>
          <w:color w:val="auto"/>
        </w:rPr>
        <w:t xml:space="preserve"> w testach przyjmowana przez tę sieć </w:t>
      </w:r>
      <w:r w:rsidRPr="00ED676A">
        <w:rPr>
          <w:color w:val="auto"/>
        </w:rPr>
        <w:t>jest równa ilości wag</w:t>
      </w:r>
      <w:r>
        <w:rPr>
          <w:color w:val="auto"/>
        </w:rPr>
        <w:t xml:space="preserve"> w </w:t>
      </w:r>
      <w:r w:rsidRPr="00ED676A">
        <w:rPr>
          <w:color w:val="auto"/>
        </w:rPr>
        <w:t xml:space="preserve">pierwszej warstwie ukrytej (lub wyjściowej, jeśli nie ma warstw ukrytych) minus jeden. Każdy element </w:t>
      </w:r>
      <w:r w:rsidRPr="007261EB">
        <w:rPr>
          <w:rStyle w:val="KlasametodafunkcjaZnak"/>
        </w:rPr>
        <w:t>Layer</w:t>
      </w:r>
      <w:r w:rsidRPr="00ED676A">
        <w:rPr>
          <w:color w:val="auto"/>
        </w:rPr>
        <w:t xml:space="preserve"> ma jeden lub więcej potomków </w:t>
      </w:r>
      <w:r w:rsidRPr="007261EB">
        <w:rPr>
          <w:rStyle w:val="KlasametodafunkcjaZnak"/>
        </w:rPr>
        <w:t>Neuron</w:t>
      </w:r>
      <w:r w:rsidRPr="00ED676A">
        <w:rPr>
          <w:color w:val="auto"/>
        </w:rPr>
        <w:t xml:space="preserve">. Element </w:t>
      </w:r>
      <w:r w:rsidRPr="007261EB">
        <w:rPr>
          <w:rStyle w:val="KlasametodafunkcjaZnak"/>
        </w:rPr>
        <w:t>Neuron</w:t>
      </w:r>
      <w:r w:rsidRPr="00ED676A">
        <w:rPr>
          <w:color w:val="auto"/>
        </w:rPr>
        <w:t xml:space="preserve"> ma jeden atrybut </w:t>
      </w:r>
      <w:r w:rsidRPr="007261EB">
        <w:rPr>
          <w:rStyle w:val="KlasametodafunkcjaZnak"/>
          <w:rFonts w:eastAsiaTheme="minorHAnsi"/>
        </w:rPr>
        <w:t>NeuronType</w:t>
      </w:r>
      <w:r>
        <w:rPr>
          <w:rFonts w:eastAsiaTheme="minorHAnsi"/>
          <w:color w:val="auto"/>
          <w:lang w:eastAsia="en-US"/>
        </w:rPr>
        <w:t xml:space="preserve"> o </w:t>
      </w:r>
      <w:r w:rsidRPr="00ED676A">
        <w:rPr>
          <w:rFonts w:eastAsiaTheme="minorHAnsi"/>
          <w:color w:val="auto"/>
          <w:lang w:eastAsia="en-US"/>
        </w:rPr>
        <w:t xml:space="preserve">wartości </w:t>
      </w:r>
      <w:r w:rsidRPr="007261EB">
        <w:rPr>
          <w:rStyle w:val="KlasametodafunkcjaZnak"/>
          <w:rFonts w:eastAsiaTheme="minorHAnsi"/>
        </w:rPr>
        <w:t>NT_LINEAR</w:t>
      </w:r>
      <w:r w:rsidRPr="00ED676A">
        <w:rPr>
          <w:rFonts w:eastAsiaTheme="minorHAnsi"/>
          <w:color w:val="auto"/>
          <w:lang w:eastAsia="en-US"/>
        </w:rPr>
        <w:t xml:space="preserve"> lub </w:t>
      </w:r>
      <w:r w:rsidRPr="007261EB">
        <w:rPr>
          <w:rStyle w:val="KlasametodafunkcjaZnak"/>
          <w:rFonts w:eastAsiaTheme="minorHAnsi"/>
        </w:rPr>
        <w:t>NT_SIGMOID</w:t>
      </w:r>
      <w:r w:rsidRPr="00ED676A">
        <w:rPr>
          <w:rFonts w:eastAsiaTheme="minorHAnsi"/>
          <w:color w:val="auto"/>
          <w:lang w:eastAsia="en-US"/>
        </w:rPr>
        <w:t xml:space="preserve"> określający funkcję aktywacji. Element </w:t>
      </w:r>
      <w:r w:rsidRPr="007261EB">
        <w:rPr>
          <w:rStyle w:val="KlasametodafunkcjaZnak"/>
          <w:rFonts w:eastAsiaTheme="minorHAnsi"/>
        </w:rPr>
        <w:t>Neuron</w:t>
      </w:r>
      <w:r w:rsidRPr="00ED676A">
        <w:rPr>
          <w:rFonts w:eastAsiaTheme="minorHAnsi"/>
          <w:color w:val="auto"/>
          <w:lang w:eastAsia="en-US"/>
        </w:rPr>
        <w:t xml:space="preserve"> posiada jednego potomka</w:t>
      </w:r>
      <w:r>
        <w:rPr>
          <w:rFonts w:eastAsiaTheme="minorHAnsi"/>
          <w:color w:val="auto"/>
          <w:lang w:eastAsia="en-US"/>
        </w:rPr>
        <w:t xml:space="preserve"> o </w:t>
      </w:r>
      <w:r w:rsidRPr="00ED676A">
        <w:rPr>
          <w:rFonts w:eastAsiaTheme="minorHAnsi"/>
          <w:color w:val="auto"/>
          <w:lang w:eastAsia="en-US"/>
        </w:rPr>
        <w:t xml:space="preserve">nazwie </w:t>
      </w:r>
      <w:r w:rsidRPr="007261EB">
        <w:rPr>
          <w:rStyle w:val="KlasametodafunkcjaZnak"/>
          <w:rFonts w:eastAsiaTheme="minorHAnsi"/>
        </w:rPr>
        <w:t>Weights</w:t>
      </w:r>
      <w:r w:rsidRPr="00ED676A">
        <w:rPr>
          <w:rFonts w:eastAsiaTheme="minorHAnsi"/>
          <w:color w:val="auto"/>
          <w:lang w:eastAsia="en-US"/>
        </w:rPr>
        <w:t>, który zawiera wagi neuronu oddzielone średnikiem.</w:t>
      </w:r>
    </w:p>
    <w:p w:rsidR="009A0DC3" w:rsidRPr="00CB0061" w:rsidRDefault="009A0DC3" w:rsidP="00ED5D03"/>
    <w:p w:rsidR="009A0DC3" w:rsidRPr="00CB0061" w:rsidRDefault="009A0DC3" w:rsidP="00ED5D03"/>
    <w:p w:rsidR="009A0DC3" w:rsidRPr="00CB0061" w:rsidRDefault="009A0DC3" w:rsidP="00ED5D03"/>
    <w:p w:rsidR="009A0DC3" w:rsidRPr="00CB0061" w:rsidRDefault="009A0DC3" w:rsidP="00ED5D03"/>
    <w:p w:rsidR="009A0DC3" w:rsidRPr="00CB0061" w:rsidRDefault="009A0DC3" w:rsidP="00ED5D03"/>
    <w:p w:rsidR="001E6E78" w:rsidRPr="00CB0061" w:rsidRDefault="001E6E78">
      <w:pPr>
        <w:spacing w:after="200" w:line="276" w:lineRule="auto"/>
        <w:ind w:firstLine="0"/>
        <w:jc w:val="left"/>
        <w:rPr>
          <w:rFonts w:ascii="Courier New" w:eastAsiaTheme="minorHAnsi" w:hAnsi="Courier New" w:cs="Courier New"/>
          <w:noProof/>
          <w:color w:val="auto"/>
          <w:sz w:val="20"/>
          <w:szCs w:val="20"/>
          <w:lang w:eastAsia="en-US"/>
        </w:rPr>
      </w:pPr>
      <w:r w:rsidRPr="00CB0061">
        <w:rPr>
          <w:rFonts w:ascii="Courier New" w:eastAsiaTheme="minorHAnsi" w:hAnsi="Courier New" w:cs="Courier New"/>
          <w:noProof/>
          <w:color w:val="auto"/>
          <w:sz w:val="20"/>
          <w:szCs w:val="20"/>
          <w:lang w:eastAsia="en-US"/>
        </w:rPr>
        <w:br w:type="page"/>
      </w:r>
    </w:p>
    <w:p w:rsidR="001E6E78" w:rsidRPr="00CB0061" w:rsidRDefault="001E6E78" w:rsidP="001E6E78">
      <w:pPr>
        <w:spacing w:after="200" w:line="276" w:lineRule="auto"/>
        <w:ind w:firstLine="0"/>
        <w:rPr>
          <w:color w:val="auto"/>
          <w:sz w:val="32"/>
          <w:szCs w:val="32"/>
        </w:rPr>
      </w:pPr>
      <w:r w:rsidRPr="00CB0061">
        <w:rPr>
          <w:color w:val="auto"/>
          <w:sz w:val="32"/>
          <w:szCs w:val="32"/>
        </w:rPr>
        <w:lastRenderedPageBreak/>
        <w:t>Spis ilustracji</w:t>
      </w:r>
    </w:p>
    <w:p w:rsidR="001E6E78" w:rsidRPr="00CB0061" w:rsidRDefault="00CC3C12" w:rsidP="001E6E78">
      <w:pPr>
        <w:pStyle w:val="Spisilustracji"/>
        <w:tabs>
          <w:tab w:val="right" w:leader="dot" w:pos="8515"/>
        </w:tabs>
        <w:rPr>
          <w:rFonts w:asciiTheme="minorHAnsi" w:eastAsiaTheme="minorEastAsia" w:hAnsiTheme="minorHAnsi" w:cstheme="minorBidi"/>
          <w:noProof/>
          <w:color w:val="auto"/>
          <w:sz w:val="22"/>
          <w:szCs w:val="22"/>
        </w:rPr>
      </w:pPr>
      <w:r w:rsidRPr="00CB0061">
        <w:rPr>
          <w:color w:val="auto"/>
        </w:rPr>
        <w:fldChar w:fldCharType="begin"/>
      </w:r>
      <w:r w:rsidR="001E6E78" w:rsidRPr="00CB0061">
        <w:rPr>
          <w:color w:val="auto"/>
        </w:rPr>
        <w:instrText xml:space="preserve"> TOC \h \z \c "Rysunek" </w:instrText>
      </w:r>
      <w:r w:rsidRPr="00CB0061">
        <w:rPr>
          <w:color w:val="auto"/>
        </w:rPr>
        <w:fldChar w:fldCharType="separate"/>
      </w:r>
      <w:hyperlink w:anchor="_Toc261555445" w:history="1">
        <w:r w:rsidR="001E6E78" w:rsidRPr="00CB0061">
          <w:rPr>
            <w:rStyle w:val="Hipercze"/>
            <w:rFonts w:ascii="Verdana" w:eastAsiaTheme="majorEastAsia" w:hAnsi="Verdana"/>
            <w:noProof/>
          </w:rPr>
          <w:t>Rysunek 1. Model fizyczny CPU i GPU</w:t>
        </w:r>
        <w:r w:rsidR="001E6E78" w:rsidRPr="00CB0061">
          <w:rPr>
            <w:noProof/>
            <w:webHidden/>
          </w:rPr>
          <w:tab/>
        </w:r>
        <w:r w:rsidRPr="00CB0061">
          <w:rPr>
            <w:noProof/>
            <w:webHidden/>
          </w:rPr>
          <w:fldChar w:fldCharType="begin"/>
        </w:r>
        <w:r w:rsidR="001E6E78" w:rsidRPr="00CB0061">
          <w:rPr>
            <w:noProof/>
            <w:webHidden/>
          </w:rPr>
          <w:instrText xml:space="preserve"> PAGEREF _Toc261555445 \h </w:instrText>
        </w:r>
        <w:r w:rsidRPr="00CB0061">
          <w:rPr>
            <w:noProof/>
            <w:webHidden/>
          </w:rPr>
        </w:r>
        <w:r w:rsidRPr="00CB0061">
          <w:rPr>
            <w:noProof/>
            <w:webHidden/>
          </w:rPr>
          <w:fldChar w:fldCharType="separate"/>
        </w:r>
        <w:r w:rsidR="00ED5C84">
          <w:rPr>
            <w:noProof/>
            <w:webHidden/>
          </w:rPr>
          <w:t>9</w:t>
        </w:r>
        <w:r w:rsidRPr="00CB0061">
          <w:rPr>
            <w:noProof/>
            <w:webHidden/>
          </w:rPr>
          <w:fldChar w:fldCharType="end"/>
        </w:r>
      </w:hyperlink>
    </w:p>
    <w:p w:rsidR="001E6E78" w:rsidRPr="00CB0061" w:rsidRDefault="00CC3C12"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6" w:history="1">
        <w:r w:rsidR="001E6E78" w:rsidRPr="00CB0061">
          <w:rPr>
            <w:rStyle w:val="Hipercze"/>
            <w:rFonts w:ascii="Verdana" w:eastAsiaTheme="majorEastAsia" w:hAnsi="Verdana"/>
            <w:noProof/>
          </w:rPr>
          <w:t>Rysunek 2. Hierarchia procesorów oraz typów pamięci w GPU</w:t>
        </w:r>
        <w:r w:rsidR="001E6E78" w:rsidRPr="00CB0061">
          <w:rPr>
            <w:noProof/>
            <w:webHidden/>
          </w:rPr>
          <w:tab/>
        </w:r>
        <w:r w:rsidRPr="00CB0061">
          <w:rPr>
            <w:noProof/>
            <w:webHidden/>
          </w:rPr>
          <w:fldChar w:fldCharType="begin"/>
        </w:r>
        <w:r w:rsidR="001E6E78" w:rsidRPr="00CB0061">
          <w:rPr>
            <w:noProof/>
            <w:webHidden/>
          </w:rPr>
          <w:instrText xml:space="preserve"> PAGEREF _Toc261555446 \h </w:instrText>
        </w:r>
        <w:r w:rsidRPr="00CB0061">
          <w:rPr>
            <w:noProof/>
            <w:webHidden/>
          </w:rPr>
        </w:r>
        <w:r w:rsidRPr="00CB0061">
          <w:rPr>
            <w:noProof/>
            <w:webHidden/>
          </w:rPr>
          <w:fldChar w:fldCharType="separate"/>
        </w:r>
        <w:r w:rsidR="00ED5C84">
          <w:rPr>
            <w:noProof/>
            <w:webHidden/>
          </w:rPr>
          <w:t>10</w:t>
        </w:r>
        <w:r w:rsidRPr="00CB0061">
          <w:rPr>
            <w:noProof/>
            <w:webHidden/>
          </w:rPr>
          <w:fldChar w:fldCharType="end"/>
        </w:r>
      </w:hyperlink>
    </w:p>
    <w:p w:rsidR="001E6E78" w:rsidRPr="00CB0061" w:rsidRDefault="00CC3C12"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7" w:history="1">
        <w:r w:rsidR="001E6E78" w:rsidRPr="00CB0061">
          <w:rPr>
            <w:rStyle w:val="Hipercze"/>
            <w:rFonts w:ascii="Verdana" w:eastAsiaTheme="majorEastAsia" w:hAnsi="Verdana"/>
            <w:noProof/>
          </w:rPr>
          <w:t>Rysunek 3. Złączone dostępy do pamięci na urządzeniach CC 1.0 i 1.1</w:t>
        </w:r>
        <w:r w:rsidR="001E6E78" w:rsidRPr="00CB0061">
          <w:rPr>
            <w:noProof/>
            <w:webHidden/>
          </w:rPr>
          <w:tab/>
        </w:r>
        <w:r w:rsidRPr="00CB0061">
          <w:rPr>
            <w:noProof/>
            <w:webHidden/>
          </w:rPr>
          <w:fldChar w:fldCharType="begin"/>
        </w:r>
        <w:r w:rsidR="001E6E78" w:rsidRPr="00CB0061">
          <w:rPr>
            <w:noProof/>
            <w:webHidden/>
          </w:rPr>
          <w:instrText xml:space="preserve"> PAGEREF _Toc261555447 \h </w:instrText>
        </w:r>
        <w:r w:rsidRPr="00CB0061">
          <w:rPr>
            <w:noProof/>
            <w:webHidden/>
          </w:rPr>
        </w:r>
        <w:r w:rsidRPr="00CB0061">
          <w:rPr>
            <w:noProof/>
            <w:webHidden/>
          </w:rPr>
          <w:fldChar w:fldCharType="separate"/>
        </w:r>
        <w:r w:rsidR="00ED5C84">
          <w:rPr>
            <w:noProof/>
            <w:webHidden/>
          </w:rPr>
          <w:t>13</w:t>
        </w:r>
        <w:r w:rsidRPr="00CB0061">
          <w:rPr>
            <w:noProof/>
            <w:webHidden/>
          </w:rPr>
          <w:fldChar w:fldCharType="end"/>
        </w:r>
      </w:hyperlink>
    </w:p>
    <w:p w:rsidR="001E6E78" w:rsidRPr="00CB0061" w:rsidRDefault="00CC3C12"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8" w:history="1">
        <w:r w:rsidR="001E6E78" w:rsidRPr="00CB0061">
          <w:rPr>
            <w:rStyle w:val="Hipercze"/>
            <w:rFonts w:ascii="Verdana" w:eastAsiaTheme="majorEastAsia" w:hAnsi="Verdana"/>
            <w:noProof/>
          </w:rPr>
          <w:t>Rysunek 4. Architektura CUDA</w:t>
        </w:r>
        <w:r w:rsidR="001E6E78" w:rsidRPr="00CB0061">
          <w:rPr>
            <w:noProof/>
            <w:webHidden/>
          </w:rPr>
          <w:tab/>
        </w:r>
        <w:r w:rsidRPr="00CB0061">
          <w:rPr>
            <w:noProof/>
            <w:webHidden/>
          </w:rPr>
          <w:fldChar w:fldCharType="begin"/>
        </w:r>
        <w:r w:rsidR="001E6E78" w:rsidRPr="00CB0061">
          <w:rPr>
            <w:noProof/>
            <w:webHidden/>
          </w:rPr>
          <w:instrText xml:space="preserve"> PAGEREF _Toc261555448 \h </w:instrText>
        </w:r>
        <w:r w:rsidRPr="00CB0061">
          <w:rPr>
            <w:noProof/>
            <w:webHidden/>
          </w:rPr>
        </w:r>
        <w:r w:rsidRPr="00CB0061">
          <w:rPr>
            <w:noProof/>
            <w:webHidden/>
          </w:rPr>
          <w:fldChar w:fldCharType="separate"/>
        </w:r>
        <w:r w:rsidR="00ED5C84">
          <w:rPr>
            <w:noProof/>
            <w:webHidden/>
          </w:rPr>
          <w:t>16</w:t>
        </w:r>
        <w:r w:rsidRPr="00CB0061">
          <w:rPr>
            <w:noProof/>
            <w:webHidden/>
          </w:rPr>
          <w:fldChar w:fldCharType="end"/>
        </w:r>
      </w:hyperlink>
    </w:p>
    <w:p w:rsidR="001E6E78" w:rsidRPr="00CB0061" w:rsidRDefault="00CC3C12"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9" w:history="1">
        <w:r w:rsidR="001E6E78" w:rsidRPr="00CB0061">
          <w:rPr>
            <w:rStyle w:val="Hipercze"/>
            <w:rFonts w:ascii="Verdana" w:eastAsiaTheme="majorEastAsia" w:hAnsi="Verdana"/>
            <w:noProof/>
          </w:rPr>
          <w:t>Rysunek 5. Podział pracy na bloki i watki</w:t>
        </w:r>
        <w:r w:rsidR="001E6E78" w:rsidRPr="00CB0061">
          <w:rPr>
            <w:noProof/>
            <w:webHidden/>
          </w:rPr>
          <w:tab/>
        </w:r>
        <w:r w:rsidRPr="00CB0061">
          <w:rPr>
            <w:noProof/>
            <w:webHidden/>
          </w:rPr>
          <w:fldChar w:fldCharType="begin"/>
        </w:r>
        <w:r w:rsidR="001E6E78" w:rsidRPr="00CB0061">
          <w:rPr>
            <w:noProof/>
            <w:webHidden/>
          </w:rPr>
          <w:instrText xml:space="preserve"> PAGEREF _Toc261555449 \h </w:instrText>
        </w:r>
        <w:r w:rsidRPr="00CB0061">
          <w:rPr>
            <w:noProof/>
            <w:webHidden/>
          </w:rPr>
        </w:r>
        <w:r w:rsidRPr="00CB0061">
          <w:rPr>
            <w:noProof/>
            <w:webHidden/>
          </w:rPr>
          <w:fldChar w:fldCharType="separate"/>
        </w:r>
        <w:r w:rsidR="00ED5C84">
          <w:rPr>
            <w:noProof/>
            <w:webHidden/>
          </w:rPr>
          <w:t>17</w:t>
        </w:r>
        <w:r w:rsidRPr="00CB0061">
          <w:rPr>
            <w:noProof/>
            <w:webHidden/>
          </w:rPr>
          <w:fldChar w:fldCharType="end"/>
        </w:r>
      </w:hyperlink>
    </w:p>
    <w:p w:rsidR="001E6E78" w:rsidRPr="00CB0061" w:rsidRDefault="00CC3C12"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0" w:history="1">
        <w:r w:rsidR="001E6E78" w:rsidRPr="00CB0061">
          <w:rPr>
            <w:rStyle w:val="Hipercze"/>
            <w:rFonts w:ascii="Verdana" w:eastAsiaTheme="majorEastAsia" w:hAnsi="Verdana"/>
            <w:noProof/>
          </w:rPr>
          <w:t>Rysunek 6. Proces kompilacji plików źródłowych CUDA</w:t>
        </w:r>
        <w:r w:rsidR="001E6E78" w:rsidRPr="00CB0061">
          <w:rPr>
            <w:noProof/>
            <w:webHidden/>
          </w:rPr>
          <w:tab/>
        </w:r>
        <w:r w:rsidRPr="00CB0061">
          <w:rPr>
            <w:noProof/>
            <w:webHidden/>
          </w:rPr>
          <w:fldChar w:fldCharType="begin"/>
        </w:r>
        <w:r w:rsidR="001E6E78" w:rsidRPr="00CB0061">
          <w:rPr>
            <w:noProof/>
            <w:webHidden/>
          </w:rPr>
          <w:instrText xml:space="preserve"> PAGEREF _Toc261555450 \h </w:instrText>
        </w:r>
        <w:r w:rsidRPr="00CB0061">
          <w:rPr>
            <w:noProof/>
            <w:webHidden/>
          </w:rPr>
        </w:r>
        <w:r w:rsidRPr="00CB0061">
          <w:rPr>
            <w:noProof/>
            <w:webHidden/>
          </w:rPr>
          <w:fldChar w:fldCharType="separate"/>
        </w:r>
        <w:r w:rsidR="00ED5C84">
          <w:rPr>
            <w:noProof/>
            <w:webHidden/>
          </w:rPr>
          <w:t>20</w:t>
        </w:r>
        <w:r w:rsidRPr="00CB0061">
          <w:rPr>
            <w:noProof/>
            <w:webHidden/>
          </w:rPr>
          <w:fldChar w:fldCharType="end"/>
        </w:r>
      </w:hyperlink>
    </w:p>
    <w:p w:rsidR="001E6E78" w:rsidRPr="00CB0061" w:rsidRDefault="00CC3C12"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1" w:history="1">
        <w:r w:rsidR="001E6E78" w:rsidRPr="00CB0061">
          <w:rPr>
            <w:rStyle w:val="Hipercze"/>
            <w:rFonts w:ascii="Verdana" w:eastAsiaTheme="majorEastAsia" w:hAnsi="Verdana"/>
            <w:noProof/>
          </w:rPr>
          <w:t>Rysunek 7. Schemat neuronu biologicznego</w:t>
        </w:r>
        <w:r w:rsidR="001E6E78" w:rsidRPr="00CB0061">
          <w:rPr>
            <w:noProof/>
            <w:webHidden/>
          </w:rPr>
          <w:tab/>
        </w:r>
        <w:r w:rsidRPr="00CB0061">
          <w:rPr>
            <w:noProof/>
            <w:webHidden/>
          </w:rPr>
          <w:fldChar w:fldCharType="begin"/>
        </w:r>
        <w:r w:rsidR="001E6E78" w:rsidRPr="00CB0061">
          <w:rPr>
            <w:noProof/>
            <w:webHidden/>
          </w:rPr>
          <w:instrText xml:space="preserve"> PAGEREF _Toc261555451 \h </w:instrText>
        </w:r>
        <w:r w:rsidRPr="00CB0061">
          <w:rPr>
            <w:noProof/>
            <w:webHidden/>
          </w:rPr>
        </w:r>
        <w:r w:rsidRPr="00CB0061">
          <w:rPr>
            <w:noProof/>
            <w:webHidden/>
          </w:rPr>
          <w:fldChar w:fldCharType="separate"/>
        </w:r>
        <w:r w:rsidR="00ED5C84">
          <w:rPr>
            <w:noProof/>
            <w:webHidden/>
          </w:rPr>
          <w:t>24</w:t>
        </w:r>
        <w:r w:rsidRPr="00CB0061">
          <w:rPr>
            <w:noProof/>
            <w:webHidden/>
          </w:rPr>
          <w:fldChar w:fldCharType="end"/>
        </w:r>
      </w:hyperlink>
    </w:p>
    <w:p w:rsidR="001E6E78" w:rsidRPr="00CB0061" w:rsidRDefault="00CC3C12"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2" w:history="1">
        <w:r w:rsidR="001E6E78" w:rsidRPr="00CB0061">
          <w:rPr>
            <w:rStyle w:val="Hipercze"/>
            <w:rFonts w:ascii="Verdana" w:eastAsiaTheme="majorEastAsia" w:hAnsi="Verdana"/>
            <w:noProof/>
          </w:rPr>
          <w:t>Rysunek 8. Schemat sztucznego neuronu</w:t>
        </w:r>
        <w:r w:rsidR="001E6E78" w:rsidRPr="00CB0061">
          <w:rPr>
            <w:noProof/>
            <w:webHidden/>
          </w:rPr>
          <w:tab/>
        </w:r>
        <w:r w:rsidRPr="00CB0061">
          <w:rPr>
            <w:noProof/>
            <w:webHidden/>
          </w:rPr>
          <w:fldChar w:fldCharType="begin"/>
        </w:r>
        <w:r w:rsidR="001E6E78" w:rsidRPr="00CB0061">
          <w:rPr>
            <w:noProof/>
            <w:webHidden/>
          </w:rPr>
          <w:instrText xml:space="preserve"> PAGEREF _Toc261555452 \h </w:instrText>
        </w:r>
        <w:r w:rsidRPr="00CB0061">
          <w:rPr>
            <w:noProof/>
            <w:webHidden/>
          </w:rPr>
        </w:r>
        <w:r w:rsidRPr="00CB0061">
          <w:rPr>
            <w:noProof/>
            <w:webHidden/>
          </w:rPr>
          <w:fldChar w:fldCharType="separate"/>
        </w:r>
        <w:r w:rsidR="00ED5C84">
          <w:rPr>
            <w:noProof/>
            <w:webHidden/>
          </w:rPr>
          <w:t>24</w:t>
        </w:r>
        <w:r w:rsidRPr="00CB0061">
          <w:rPr>
            <w:noProof/>
            <w:webHidden/>
          </w:rPr>
          <w:fldChar w:fldCharType="end"/>
        </w:r>
      </w:hyperlink>
    </w:p>
    <w:p w:rsidR="001E6E78" w:rsidRPr="00CB0061" w:rsidRDefault="00CC3C12"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3" w:history="1">
        <w:r w:rsidR="001E6E78" w:rsidRPr="00CB0061">
          <w:rPr>
            <w:rStyle w:val="Hipercze"/>
            <w:rFonts w:ascii="Verdana" w:eastAsiaTheme="majorEastAsia" w:hAnsi="Verdana"/>
            <w:noProof/>
          </w:rPr>
          <w:t>Rysunek 9. Wykres funkcji y=tanh(ßx)</w:t>
        </w:r>
        <w:r w:rsidR="001E6E78" w:rsidRPr="00CB0061">
          <w:rPr>
            <w:noProof/>
            <w:webHidden/>
          </w:rPr>
          <w:tab/>
        </w:r>
        <w:r w:rsidRPr="00CB0061">
          <w:rPr>
            <w:noProof/>
            <w:webHidden/>
          </w:rPr>
          <w:fldChar w:fldCharType="begin"/>
        </w:r>
        <w:r w:rsidR="001E6E78" w:rsidRPr="00CB0061">
          <w:rPr>
            <w:noProof/>
            <w:webHidden/>
          </w:rPr>
          <w:instrText xml:space="preserve"> PAGEREF _Toc261555453 \h </w:instrText>
        </w:r>
        <w:r w:rsidRPr="00CB0061">
          <w:rPr>
            <w:noProof/>
            <w:webHidden/>
          </w:rPr>
        </w:r>
        <w:r w:rsidRPr="00CB0061">
          <w:rPr>
            <w:noProof/>
            <w:webHidden/>
          </w:rPr>
          <w:fldChar w:fldCharType="separate"/>
        </w:r>
        <w:r w:rsidR="00ED5C84">
          <w:rPr>
            <w:noProof/>
            <w:webHidden/>
          </w:rPr>
          <w:t>26</w:t>
        </w:r>
        <w:r w:rsidRPr="00CB0061">
          <w:rPr>
            <w:noProof/>
            <w:webHidden/>
          </w:rPr>
          <w:fldChar w:fldCharType="end"/>
        </w:r>
      </w:hyperlink>
    </w:p>
    <w:p w:rsidR="001E6E78" w:rsidRPr="00CB0061" w:rsidRDefault="00CC3C12"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4" w:history="1">
        <w:r w:rsidR="001E6E78" w:rsidRPr="00CB0061">
          <w:rPr>
            <w:rStyle w:val="Hipercze"/>
            <w:rFonts w:ascii="Verdana" w:eastAsiaTheme="majorEastAsia" w:hAnsi="Verdana"/>
            <w:noProof/>
          </w:rPr>
          <w:t>Rysunek 10. Sieć MLP z jedną warstwą ukrytą</w:t>
        </w:r>
        <w:r w:rsidR="001E6E78" w:rsidRPr="00CB0061">
          <w:rPr>
            <w:noProof/>
            <w:webHidden/>
          </w:rPr>
          <w:tab/>
        </w:r>
        <w:r w:rsidRPr="00CB0061">
          <w:rPr>
            <w:noProof/>
            <w:webHidden/>
          </w:rPr>
          <w:fldChar w:fldCharType="begin"/>
        </w:r>
        <w:r w:rsidR="001E6E78" w:rsidRPr="00CB0061">
          <w:rPr>
            <w:noProof/>
            <w:webHidden/>
          </w:rPr>
          <w:instrText xml:space="preserve"> PAGEREF _Toc261555454 \h </w:instrText>
        </w:r>
        <w:r w:rsidRPr="00CB0061">
          <w:rPr>
            <w:noProof/>
            <w:webHidden/>
          </w:rPr>
        </w:r>
        <w:r w:rsidRPr="00CB0061">
          <w:rPr>
            <w:noProof/>
            <w:webHidden/>
          </w:rPr>
          <w:fldChar w:fldCharType="separate"/>
        </w:r>
        <w:r w:rsidR="00ED5C84">
          <w:rPr>
            <w:noProof/>
            <w:webHidden/>
          </w:rPr>
          <w:t>27</w:t>
        </w:r>
        <w:r w:rsidRPr="00CB0061">
          <w:rPr>
            <w:noProof/>
            <w:webHidden/>
          </w:rPr>
          <w:fldChar w:fldCharType="end"/>
        </w:r>
      </w:hyperlink>
    </w:p>
    <w:p w:rsidR="001E6E78" w:rsidRPr="00CB0061" w:rsidRDefault="00CC3C12"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5" w:history="1">
        <w:r w:rsidR="001E6E78" w:rsidRPr="00CB0061">
          <w:rPr>
            <w:rStyle w:val="Hipercze"/>
            <w:rFonts w:ascii="Verdana" w:eastAsiaTheme="majorEastAsia" w:hAnsi="Verdana"/>
            <w:noProof/>
          </w:rPr>
          <w:t>Rysunek 11. Sieć MLP z wieloma warstwami ukrytymi</w:t>
        </w:r>
        <w:r w:rsidR="001E6E78" w:rsidRPr="00CB0061">
          <w:rPr>
            <w:noProof/>
            <w:webHidden/>
          </w:rPr>
          <w:tab/>
        </w:r>
        <w:r w:rsidRPr="00CB0061">
          <w:rPr>
            <w:noProof/>
            <w:webHidden/>
          </w:rPr>
          <w:fldChar w:fldCharType="begin"/>
        </w:r>
        <w:r w:rsidR="001E6E78" w:rsidRPr="00CB0061">
          <w:rPr>
            <w:noProof/>
            <w:webHidden/>
          </w:rPr>
          <w:instrText xml:space="preserve"> PAGEREF _Toc261555455 \h </w:instrText>
        </w:r>
        <w:r w:rsidRPr="00CB0061">
          <w:rPr>
            <w:noProof/>
            <w:webHidden/>
          </w:rPr>
        </w:r>
        <w:r w:rsidRPr="00CB0061">
          <w:rPr>
            <w:noProof/>
            <w:webHidden/>
          </w:rPr>
          <w:fldChar w:fldCharType="separate"/>
        </w:r>
        <w:r w:rsidR="00ED5C84">
          <w:rPr>
            <w:noProof/>
            <w:webHidden/>
          </w:rPr>
          <w:t>28</w:t>
        </w:r>
        <w:r w:rsidRPr="00CB0061">
          <w:rPr>
            <w:noProof/>
            <w:webHidden/>
          </w:rPr>
          <w:fldChar w:fldCharType="end"/>
        </w:r>
      </w:hyperlink>
    </w:p>
    <w:p w:rsidR="001E6E78" w:rsidRPr="00CB0061" w:rsidRDefault="00CC3C12"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6" w:history="1">
        <w:r w:rsidR="001E6E78" w:rsidRPr="00CB0061">
          <w:rPr>
            <w:rStyle w:val="Hipercze"/>
            <w:rFonts w:ascii="Verdana" w:eastAsiaTheme="majorEastAsia" w:hAnsi="Verdana"/>
            <w:noProof/>
          </w:rPr>
          <w:t>Rysunek 10. Schemat sieci Hopfields</w:t>
        </w:r>
        <w:r w:rsidR="001E6E78" w:rsidRPr="00CB0061">
          <w:rPr>
            <w:noProof/>
            <w:webHidden/>
          </w:rPr>
          <w:tab/>
        </w:r>
        <w:r w:rsidRPr="00CB0061">
          <w:rPr>
            <w:noProof/>
            <w:webHidden/>
          </w:rPr>
          <w:fldChar w:fldCharType="begin"/>
        </w:r>
        <w:r w:rsidR="001E6E78" w:rsidRPr="00CB0061">
          <w:rPr>
            <w:noProof/>
            <w:webHidden/>
          </w:rPr>
          <w:instrText xml:space="preserve"> PAGEREF _Toc261555456 \h </w:instrText>
        </w:r>
        <w:r w:rsidRPr="00CB0061">
          <w:rPr>
            <w:noProof/>
            <w:webHidden/>
          </w:rPr>
        </w:r>
        <w:r w:rsidRPr="00CB0061">
          <w:rPr>
            <w:noProof/>
            <w:webHidden/>
          </w:rPr>
          <w:fldChar w:fldCharType="separate"/>
        </w:r>
        <w:r w:rsidR="00ED5C84">
          <w:rPr>
            <w:noProof/>
            <w:webHidden/>
          </w:rPr>
          <w:t>29</w:t>
        </w:r>
        <w:r w:rsidRPr="00CB0061">
          <w:rPr>
            <w:noProof/>
            <w:webHidden/>
          </w:rPr>
          <w:fldChar w:fldCharType="end"/>
        </w:r>
      </w:hyperlink>
    </w:p>
    <w:p w:rsidR="001E6E78" w:rsidRPr="00CB0061" w:rsidRDefault="00CC3C12"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7" w:history="1">
        <w:r w:rsidR="001E6E78" w:rsidRPr="00CB0061">
          <w:rPr>
            <w:rStyle w:val="Hipercze"/>
            <w:rFonts w:ascii="Verdana" w:eastAsiaTheme="majorEastAsia" w:hAnsi="Verdana"/>
            <w:noProof/>
          </w:rPr>
          <w:t>Rysunek 13. Diagram klas biblioteki CNL (część pierwsza)</w:t>
        </w:r>
        <w:r w:rsidR="001E6E78" w:rsidRPr="00CB0061">
          <w:rPr>
            <w:noProof/>
            <w:webHidden/>
          </w:rPr>
          <w:tab/>
        </w:r>
        <w:r w:rsidRPr="00CB0061">
          <w:rPr>
            <w:noProof/>
            <w:webHidden/>
          </w:rPr>
          <w:fldChar w:fldCharType="begin"/>
        </w:r>
        <w:r w:rsidR="001E6E78" w:rsidRPr="00CB0061">
          <w:rPr>
            <w:noProof/>
            <w:webHidden/>
          </w:rPr>
          <w:instrText xml:space="preserve"> PAGEREF _Toc261555457 \h </w:instrText>
        </w:r>
        <w:r w:rsidRPr="00CB0061">
          <w:rPr>
            <w:noProof/>
            <w:webHidden/>
          </w:rPr>
        </w:r>
        <w:r w:rsidRPr="00CB0061">
          <w:rPr>
            <w:noProof/>
            <w:webHidden/>
          </w:rPr>
          <w:fldChar w:fldCharType="separate"/>
        </w:r>
        <w:r w:rsidR="00ED5C84">
          <w:rPr>
            <w:noProof/>
            <w:webHidden/>
          </w:rPr>
          <w:t>39</w:t>
        </w:r>
        <w:r w:rsidRPr="00CB0061">
          <w:rPr>
            <w:noProof/>
            <w:webHidden/>
          </w:rPr>
          <w:fldChar w:fldCharType="end"/>
        </w:r>
      </w:hyperlink>
    </w:p>
    <w:p w:rsidR="001E6E78" w:rsidRPr="00CB0061" w:rsidRDefault="00CC3C12"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8" w:history="1">
        <w:r w:rsidR="001E6E78" w:rsidRPr="00CB0061">
          <w:rPr>
            <w:rStyle w:val="Hipercze"/>
            <w:rFonts w:ascii="Verdana" w:eastAsiaTheme="majorEastAsia" w:hAnsi="Verdana"/>
            <w:noProof/>
          </w:rPr>
          <w:t>Rysunek 14. Diagram klas biblioteki CNL (część druga)</w:t>
        </w:r>
        <w:r w:rsidR="001E6E78" w:rsidRPr="00CB0061">
          <w:rPr>
            <w:noProof/>
            <w:webHidden/>
          </w:rPr>
          <w:tab/>
        </w:r>
        <w:r w:rsidRPr="00CB0061">
          <w:rPr>
            <w:noProof/>
            <w:webHidden/>
          </w:rPr>
          <w:fldChar w:fldCharType="begin"/>
        </w:r>
        <w:r w:rsidR="001E6E78" w:rsidRPr="00CB0061">
          <w:rPr>
            <w:noProof/>
            <w:webHidden/>
          </w:rPr>
          <w:instrText xml:space="preserve"> PAGEREF _Toc261555458 \h </w:instrText>
        </w:r>
        <w:r w:rsidRPr="00CB0061">
          <w:rPr>
            <w:noProof/>
            <w:webHidden/>
          </w:rPr>
        </w:r>
        <w:r w:rsidRPr="00CB0061">
          <w:rPr>
            <w:noProof/>
            <w:webHidden/>
          </w:rPr>
          <w:fldChar w:fldCharType="separate"/>
        </w:r>
        <w:r w:rsidR="00ED5C84">
          <w:rPr>
            <w:noProof/>
            <w:webHidden/>
          </w:rPr>
          <w:t>40</w:t>
        </w:r>
        <w:r w:rsidRPr="00CB0061">
          <w:rPr>
            <w:noProof/>
            <w:webHidden/>
          </w:rPr>
          <w:fldChar w:fldCharType="end"/>
        </w:r>
      </w:hyperlink>
    </w:p>
    <w:p w:rsidR="001E6E78" w:rsidRPr="00CB0061" w:rsidRDefault="00CC3C12"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9" w:history="1">
        <w:r w:rsidR="001E6E78" w:rsidRPr="00CB0061">
          <w:rPr>
            <w:rStyle w:val="Hipercze"/>
            <w:rFonts w:ascii="Verdana" w:eastAsiaTheme="majorEastAsia" w:hAnsi="Verdana"/>
            <w:noProof/>
          </w:rPr>
          <w:t>Rysunek 11. Diagram komponentów biblioteki CNL</w:t>
        </w:r>
        <w:r w:rsidR="001E6E78" w:rsidRPr="00CB0061">
          <w:rPr>
            <w:noProof/>
            <w:webHidden/>
          </w:rPr>
          <w:tab/>
        </w:r>
        <w:r w:rsidRPr="00CB0061">
          <w:rPr>
            <w:noProof/>
            <w:webHidden/>
          </w:rPr>
          <w:fldChar w:fldCharType="begin"/>
        </w:r>
        <w:r w:rsidR="001E6E78" w:rsidRPr="00CB0061">
          <w:rPr>
            <w:noProof/>
            <w:webHidden/>
          </w:rPr>
          <w:instrText xml:space="preserve"> PAGEREF _Toc261555459 \h </w:instrText>
        </w:r>
        <w:r w:rsidRPr="00CB0061">
          <w:rPr>
            <w:noProof/>
            <w:webHidden/>
          </w:rPr>
        </w:r>
        <w:r w:rsidRPr="00CB0061">
          <w:rPr>
            <w:noProof/>
            <w:webHidden/>
          </w:rPr>
          <w:fldChar w:fldCharType="separate"/>
        </w:r>
        <w:r w:rsidR="00ED5C84">
          <w:rPr>
            <w:noProof/>
            <w:webHidden/>
          </w:rPr>
          <w:t>37</w:t>
        </w:r>
        <w:r w:rsidRPr="00CB0061">
          <w:rPr>
            <w:noProof/>
            <w:webHidden/>
          </w:rPr>
          <w:fldChar w:fldCharType="end"/>
        </w:r>
      </w:hyperlink>
    </w:p>
    <w:p w:rsidR="001E6E78" w:rsidRPr="00CB0061" w:rsidRDefault="00CC3C12"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0" w:history="1">
        <w:r w:rsidR="001E6E78" w:rsidRPr="00CB0061">
          <w:rPr>
            <w:rStyle w:val="Hipercze"/>
            <w:rFonts w:ascii="Verdana" w:eastAsiaTheme="majorEastAsia" w:hAnsi="Verdana"/>
            <w:noProof/>
          </w:rPr>
          <w:t>Rysunek 12. Diagram sekwencji uczenia sieci w bibliotece CNL</w:t>
        </w:r>
        <w:r w:rsidR="001E6E78" w:rsidRPr="00CB0061">
          <w:rPr>
            <w:noProof/>
            <w:webHidden/>
          </w:rPr>
          <w:tab/>
        </w:r>
        <w:r w:rsidRPr="00CB0061">
          <w:rPr>
            <w:noProof/>
            <w:webHidden/>
          </w:rPr>
          <w:fldChar w:fldCharType="begin"/>
        </w:r>
        <w:r w:rsidR="001E6E78" w:rsidRPr="00CB0061">
          <w:rPr>
            <w:noProof/>
            <w:webHidden/>
          </w:rPr>
          <w:instrText xml:space="preserve"> PAGEREF _Toc261555460 \h </w:instrText>
        </w:r>
        <w:r w:rsidRPr="00CB0061">
          <w:rPr>
            <w:noProof/>
            <w:webHidden/>
          </w:rPr>
        </w:r>
        <w:r w:rsidRPr="00CB0061">
          <w:rPr>
            <w:noProof/>
            <w:webHidden/>
          </w:rPr>
          <w:fldChar w:fldCharType="separate"/>
        </w:r>
        <w:r w:rsidR="00ED5C84">
          <w:rPr>
            <w:noProof/>
            <w:webHidden/>
          </w:rPr>
          <w:t>41</w:t>
        </w:r>
        <w:r w:rsidRPr="00CB0061">
          <w:rPr>
            <w:noProof/>
            <w:webHidden/>
          </w:rPr>
          <w:fldChar w:fldCharType="end"/>
        </w:r>
      </w:hyperlink>
    </w:p>
    <w:p w:rsidR="001E6E78" w:rsidRPr="00CB0061" w:rsidRDefault="00CC3C12"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1" w:history="1">
        <w:r w:rsidR="001E6E78" w:rsidRPr="00CB0061">
          <w:rPr>
            <w:rStyle w:val="Hipercze"/>
            <w:rFonts w:ascii="Verdana" w:eastAsiaTheme="majorEastAsia" w:hAnsi="Verdana"/>
            <w:noProof/>
          </w:rPr>
          <w:t>Rysunek 13. Diagram sekwencji uruchamiania sieci na CPU</w:t>
        </w:r>
        <w:r w:rsidR="001E6E78" w:rsidRPr="00CB0061">
          <w:rPr>
            <w:noProof/>
            <w:webHidden/>
          </w:rPr>
          <w:tab/>
        </w:r>
        <w:r w:rsidRPr="00CB0061">
          <w:rPr>
            <w:noProof/>
            <w:webHidden/>
          </w:rPr>
          <w:fldChar w:fldCharType="begin"/>
        </w:r>
        <w:r w:rsidR="001E6E78" w:rsidRPr="00CB0061">
          <w:rPr>
            <w:noProof/>
            <w:webHidden/>
          </w:rPr>
          <w:instrText xml:space="preserve"> PAGEREF _Toc261555461 \h </w:instrText>
        </w:r>
        <w:r w:rsidRPr="00CB0061">
          <w:rPr>
            <w:noProof/>
            <w:webHidden/>
          </w:rPr>
        </w:r>
        <w:r w:rsidRPr="00CB0061">
          <w:rPr>
            <w:noProof/>
            <w:webHidden/>
          </w:rPr>
          <w:fldChar w:fldCharType="separate"/>
        </w:r>
        <w:r w:rsidR="00ED5C84">
          <w:rPr>
            <w:noProof/>
            <w:webHidden/>
          </w:rPr>
          <w:t>46</w:t>
        </w:r>
        <w:r w:rsidRPr="00CB0061">
          <w:rPr>
            <w:noProof/>
            <w:webHidden/>
          </w:rPr>
          <w:fldChar w:fldCharType="end"/>
        </w:r>
      </w:hyperlink>
    </w:p>
    <w:p w:rsidR="001E6E78" w:rsidRPr="00CB0061" w:rsidRDefault="00CC3C12"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2" w:history="1">
        <w:r w:rsidR="001E6E78" w:rsidRPr="00CB0061">
          <w:rPr>
            <w:rStyle w:val="Hipercze"/>
            <w:rFonts w:ascii="Verdana" w:eastAsiaTheme="majorEastAsia" w:hAnsi="Verdana"/>
            <w:noProof/>
          </w:rPr>
          <w:t>Rysunek 14. Diagram sekwencji trenowania sieci na CPU</w:t>
        </w:r>
        <w:r w:rsidR="001E6E78" w:rsidRPr="00CB0061">
          <w:rPr>
            <w:noProof/>
            <w:webHidden/>
          </w:rPr>
          <w:tab/>
        </w:r>
        <w:r w:rsidRPr="00CB0061">
          <w:rPr>
            <w:noProof/>
            <w:webHidden/>
          </w:rPr>
          <w:fldChar w:fldCharType="begin"/>
        </w:r>
        <w:r w:rsidR="001E6E78" w:rsidRPr="00CB0061">
          <w:rPr>
            <w:noProof/>
            <w:webHidden/>
          </w:rPr>
          <w:instrText xml:space="preserve"> PAGEREF _Toc261555462 \h </w:instrText>
        </w:r>
        <w:r w:rsidRPr="00CB0061">
          <w:rPr>
            <w:noProof/>
            <w:webHidden/>
          </w:rPr>
        </w:r>
        <w:r w:rsidRPr="00CB0061">
          <w:rPr>
            <w:noProof/>
            <w:webHidden/>
          </w:rPr>
          <w:fldChar w:fldCharType="separate"/>
        </w:r>
        <w:r w:rsidR="00ED5C84">
          <w:rPr>
            <w:noProof/>
            <w:webHidden/>
          </w:rPr>
          <w:t>47</w:t>
        </w:r>
        <w:r w:rsidRPr="00CB0061">
          <w:rPr>
            <w:noProof/>
            <w:webHidden/>
          </w:rPr>
          <w:fldChar w:fldCharType="end"/>
        </w:r>
      </w:hyperlink>
    </w:p>
    <w:p w:rsidR="001E6E78" w:rsidRPr="00CB0061" w:rsidRDefault="00CC3C12"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3" w:history="1">
        <w:r w:rsidR="001E6E78" w:rsidRPr="00CB0061">
          <w:rPr>
            <w:rStyle w:val="Hipercze"/>
            <w:rFonts w:ascii="Verdana" w:eastAsiaTheme="majorEastAsia" w:hAnsi="Verdana"/>
            <w:noProof/>
          </w:rPr>
          <w:t>Rysunek 15. Diagram sekwencji uruchamiania sieci na GPU</w:t>
        </w:r>
        <w:r w:rsidR="001E6E78" w:rsidRPr="00CB0061">
          <w:rPr>
            <w:noProof/>
            <w:webHidden/>
          </w:rPr>
          <w:tab/>
        </w:r>
        <w:r w:rsidRPr="00CB0061">
          <w:rPr>
            <w:noProof/>
            <w:webHidden/>
          </w:rPr>
          <w:fldChar w:fldCharType="begin"/>
        </w:r>
        <w:r w:rsidR="001E6E78" w:rsidRPr="00CB0061">
          <w:rPr>
            <w:noProof/>
            <w:webHidden/>
          </w:rPr>
          <w:instrText xml:space="preserve"> PAGEREF _Toc261555463 \h </w:instrText>
        </w:r>
        <w:r w:rsidRPr="00CB0061">
          <w:rPr>
            <w:noProof/>
            <w:webHidden/>
          </w:rPr>
        </w:r>
        <w:r w:rsidRPr="00CB0061">
          <w:rPr>
            <w:noProof/>
            <w:webHidden/>
          </w:rPr>
          <w:fldChar w:fldCharType="separate"/>
        </w:r>
        <w:r w:rsidR="00ED5C84">
          <w:rPr>
            <w:noProof/>
            <w:webHidden/>
          </w:rPr>
          <w:t>49</w:t>
        </w:r>
        <w:r w:rsidRPr="00CB0061">
          <w:rPr>
            <w:noProof/>
            <w:webHidden/>
          </w:rPr>
          <w:fldChar w:fldCharType="end"/>
        </w:r>
      </w:hyperlink>
    </w:p>
    <w:p w:rsidR="001E6E78" w:rsidRPr="00CB0061" w:rsidRDefault="00CC3C12"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4" w:history="1">
        <w:r w:rsidR="001E6E78" w:rsidRPr="00CB0061">
          <w:rPr>
            <w:rStyle w:val="Hipercze"/>
            <w:rFonts w:ascii="Verdana" w:eastAsiaTheme="majorEastAsia" w:hAnsi="Verdana"/>
            <w:noProof/>
          </w:rPr>
          <w:t>Rysunek 16. Diagram sekwencji trenowania sieci na GPU</w:t>
        </w:r>
        <w:r w:rsidR="001E6E78" w:rsidRPr="00CB0061">
          <w:rPr>
            <w:noProof/>
            <w:webHidden/>
          </w:rPr>
          <w:tab/>
        </w:r>
        <w:r w:rsidRPr="00CB0061">
          <w:rPr>
            <w:noProof/>
            <w:webHidden/>
          </w:rPr>
          <w:fldChar w:fldCharType="begin"/>
        </w:r>
        <w:r w:rsidR="001E6E78" w:rsidRPr="00CB0061">
          <w:rPr>
            <w:noProof/>
            <w:webHidden/>
          </w:rPr>
          <w:instrText xml:space="preserve"> PAGEREF _Toc261555464 \h </w:instrText>
        </w:r>
        <w:r w:rsidRPr="00CB0061">
          <w:rPr>
            <w:noProof/>
            <w:webHidden/>
          </w:rPr>
        </w:r>
        <w:r w:rsidRPr="00CB0061">
          <w:rPr>
            <w:noProof/>
            <w:webHidden/>
          </w:rPr>
          <w:fldChar w:fldCharType="separate"/>
        </w:r>
        <w:r w:rsidR="00ED5C84">
          <w:rPr>
            <w:noProof/>
            <w:webHidden/>
          </w:rPr>
          <w:t>50</w:t>
        </w:r>
        <w:r w:rsidRPr="00CB0061">
          <w:rPr>
            <w:noProof/>
            <w:webHidden/>
          </w:rPr>
          <w:fldChar w:fldCharType="end"/>
        </w:r>
      </w:hyperlink>
    </w:p>
    <w:p w:rsidR="001E6E78" w:rsidRPr="00CB0061" w:rsidRDefault="00CC3C12"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5" w:history="1">
        <w:r w:rsidR="001E6E78" w:rsidRPr="00CB0061">
          <w:rPr>
            <w:rStyle w:val="Hipercze"/>
            <w:rFonts w:ascii="Verdana" w:eastAsiaTheme="majorEastAsia" w:hAnsi="Verdana"/>
            <w:noProof/>
          </w:rPr>
          <w:t>Rysunek 17. Program CUDA Visual Profiler</w:t>
        </w:r>
        <w:r w:rsidR="001E6E78" w:rsidRPr="00CB0061">
          <w:rPr>
            <w:noProof/>
            <w:webHidden/>
          </w:rPr>
          <w:tab/>
        </w:r>
        <w:r w:rsidRPr="00CB0061">
          <w:rPr>
            <w:noProof/>
            <w:webHidden/>
          </w:rPr>
          <w:fldChar w:fldCharType="begin"/>
        </w:r>
        <w:r w:rsidR="001E6E78" w:rsidRPr="00CB0061">
          <w:rPr>
            <w:noProof/>
            <w:webHidden/>
          </w:rPr>
          <w:instrText xml:space="preserve"> PAGEREF _Toc261555465 \h </w:instrText>
        </w:r>
        <w:r w:rsidRPr="00CB0061">
          <w:rPr>
            <w:noProof/>
            <w:webHidden/>
          </w:rPr>
        </w:r>
        <w:r w:rsidRPr="00CB0061">
          <w:rPr>
            <w:noProof/>
            <w:webHidden/>
          </w:rPr>
          <w:fldChar w:fldCharType="separate"/>
        </w:r>
        <w:r w:rsidR="00ED5C84">
          <w:rPr>
            <w:noProof/>
            <w:webHidden/>
          </w:rPr>
          <w:t>65</w:t>
        </w:r>
        <w:r w:rsidRPr="00CB0061">
          <w:rPr>
            <w:noProof/>
            <w:webHidden/>
          </w:rPr>
          <w:fldChar w:fldCharType="end"/>
        </w:r>
      </w:hyperlink>
    </w:p>
    <w:p w:rsidR="001E6E78" w:rsidRPr="00CB0061" w:rsidRDefault="00CC3C12" w:rsidP="001E6E78">
      <w:pPr>
        <w:spacing w:after="200" w:line="276" w:lineRule="auto"/>
        <w:ind w:firstLine="0"/>
        <w:rPr>
          <w:color w:val="auto"/>
        </w:rPr>
      </w:pPr>
      <w:r w:rsidRPr="00CB0061">
        <w:rPr>
          <w:color w:val="auto"/>
        </w:rPr>
        <w:fldChar w:fldCharType="end"/>
      </w:r>
    </w:p>
    <w:p w:rsidR="001E6E78" w:rsidRPr="00CB0061" w:rsidRDefault="001E6E78" w:rsidP="001E6E78">
      <w:pPr>
        <w:spacing w:after="200" w:line="276" w:lineRule="auto"/>
        <w:ind w:firstLine="0"/>
        <w:rPr>
          <w:color w:val="auto"/>
        </w:rPr>
      </w:pPr>
    </w:p>
    <w:p w:rsidR="001E6E78" w:rsidRPr="00CB0061" w:rsidRDefault="001E6E78">
      <w:pPr>
        <w:spacing w:after="200" w:line="276" w:lineRule="auto"/>
        <w:ind w:firstLine="0"/>
        <w:jc w:val="left"/>
        <w:rPr>
          <w:color w:val="auto"/>
          <w:sz w:val="32"/>
          <w:szCs w:val="32"/>
        </w:rPr>
      </w:pPr>
      <w:r w:rsidRPr="00CB0061">
        <w:rPr>
          <w:color w:val="auto"/>
          <w:sz w:val="32"/>
          <w:szCs w:val="32"/>
        </w:rPr>
        <w:br w:type="page"/>
      </w:r>
    </w:p>
    <w:p w:rsidR="001E6E78" w:rsidRPr="00CB0061" w:rsidRDefault="001E6E78" w:rsidP="001E6E78">
      <w:pPr>
        <w:ind w:firstLine="0"/>
        <w:rPr>
          <w:color w:val="auto"/>
          <w:sz w:val="32"/>
          <w:szCs w:val="32"/>
        </w:rPr>
      </w:pPr>
      <w:r w:rsidRPr="00CB0061">
        <w:rPr>
          <w:color w:val="auto"/>
          <w:sz w:val="32"/>
          <w:szCs w:val="32"/>
        </w:rPr>
        <w:lastRenderedPageBreak/>
        <w:t>Spis tabel</w:t>
      </w:r>
    </w:p>
    <w:p w:rsidR="00D3056E" w:rsidRDefault="00CC3C12">
      <w:pPr>
        <w:pStyle w:val="Spisilustracji"/>
        <w:tabs>
          <w:tab w:val="right" w:leader="dot" w:pos="8515"/>
        </w:tabs>
        <w:rPr>
          <w:rFonts w:asciiTheme="minorHAnsi" w:eastAsiaTheme="minorEastAsia" w:hAnsiTheme="minorHAnsi" w:cstheme="minorBidi"/>
          <w:noProof/>
          <w:color w:val="auto"/>
          <w:sz w:val="22"/>
          <w:szCs w:val="22"/>
        </w:rPr>
      </w:pPr>
      <w:r w:rsidRPr="00CB0061">
        <w:rPr>
          <w:color w:val="auto"/>
        </w:rPr>
        <w:fldChar w:fldCharType="begin"/>
      </w:r>
      <w:r w:rsidR="001E6E78" w:rsidRPr="00CB0061">
        <w:rPr>
          <w:color w:val="auto"/>
        </w:rPr>
        <w:instrText xml:space="preserve"> TOC \h \z \a "Tabela" </w:instrText>
      </w:r>
      <w:r w:rsidRPr="00CB0061">
        <w:rPr>
          <w:color w:val="auto"/>
        </w:rPr>
        <w:fldChar w:fldCharType="separate"/>
      </w:r>
      <w:hyperlink w:anchor="_Toc262420642" w:history="1">
        <w:r w:rsidR="00D3056E" w:rsidRPr="00E93ECC">
          <w:rPr>
            <w:rStyle w:val="Hipercze"/>
            <w:rFonts w:eastAsiaTheme="majorEastAsia"/>
            <w:noProof/>
          </w:rPr>
          <w:t>Porównanie technologii GPGPU</w:t>
        </w:r>
        <w:r w:rsidR="00D3056E">
          <w:rPr>
            <w:noProof/>
            <w:webHidden/>
          </w:rPr>
          <w:tab/>
        </w:r>
        <w:r>
          <w:rPr>
            <w:noProof/>
            <w:webHidden/>
          </w:rPr>
          <w:fldChar w:fldCharType="begin"/>
        </w:r>
        <w:r w:rsidR="00D3056E">
          <w:rPr>
            <w:noProof/>
            <w:webHidden/>
          </w:rPr>
          <w:instrText xml:space="preserve"> PAGEREF _Toc262420642 \h </w:instrText>
        </w:r>
        <w:r>
          <w:rPr>
            <w:noProof/>
            <w:webHidden/>
          </w:rPr>
        </w:r>
        <w:r>
          <w:rPr>
            <w:noProof/>
            <w:webHidden/>
          </w:rPr>
          <w:fldChar w:fldCharType="separate"/>
        </w:r>
        <w:r w:rsidR="00D3056E">
          <w:rPr>
            <w:noProof/>
            <w:webHidden/>
          </w:rPr>
          <w:t>13</w:t>
        </w:r>
        <w:r>
          <w:rPr>
            <w:noProof/>
            <w:webHidden/>
          </w:rPr>
          <w:fldChar w:fldCharType="end"/>
        </w:r>
      </w:hyperlink>
    </w:p>
    <w:p w:rsidR="00D3056E" w:rsidRDefault="00CC3C12">
      <w:pPr>
        <w:pStyle w:val="Spisilustracji"/>
        <w:tabs>
          <w:tab w:val="right" w:leader="dot" w:pos="8515"/>
        </w:tabs>
        <w:rPr>
          <w:rFonts w:asciiTheme="minorHAnsi" w:eastAsiaTheme="minorEastAsia" w:hAnsiTheme="minorHAnsi" w:cstheme="minorBidi"/>
          <w:noProof/>
          <w:color w:val="auto"/>
          <w:sz w:val="22"/>
          <w:szCs w:val="22"/>
        </w:rPr>
      </w:pPr>
      <w:hyperlink w:anchor="_Toc262420643" w:history="1">
        <w:r w:rsidR="00D3056E" w:rsidRPr="00E93ECC">
          <w:rPr>
            <w:rStyle w:val="Hipercze"/>
            <w:rFonts w:eastAsiaTheme="majorEastAsia"/>
            <w:noProof/>
          </w:rPr>
          <w:t>Formaty plików danych obsługiwane przez bibliotekę CNL</w:t>
        </w:r>
        <w:r w:rsidR="00D3056E">
          <w:rPr>
            <w:noProof/>
            <w:webHidden/>
          </w:rPr>
          <w:tab/>
        </w:r>
        <w:r>
          <w:rPr>
            <w:noProof/>
            <w:webHidden/>
          </w:rPr>
          <w:fldChar w:fldCharType="begin"/>
        </w:r>
        <w:r w:rsidR="00D3056E">
          <w:rPr>
            <w:noProof/>
            <w:webHidden/>
          </w:rPr>
          <w:instrText xml:space="preserve"> PAGEREF _Toc262420643 \h </w:instrText>
        </w:r>
        <w:r>
          <w:rPr>
            <w:noProof/>
            <w:webHidden/>
          </w:rPr>
        </w:r>
        <w:r>
          <w:rPr>
            <w:noProof/>
            <w:webHidden/>
          </w:rPr>
          <w:fldChar w:fldCharType="separate"/>
        </w:r>
        <w:r w:rsidR="00D3056E">
          <w:rPr>
            <w:noProof/>
            <w:webHidden/>
          </w:rPr>
          <w:t>42</w:t>
        </w:r>
        <w:r>
          <w:rPr>
            <w:noProof/>
            <w:webHidden/>
          </w:rPr>
          <w:fldChar w:fldCharType="end"/>
        </w:r>
      </w:hyperlink>
    </w:p>
    <w:p w:rsidR="00D3056E" w:rsidRDefault="00CC3C12">
      <w:pPr>
        <w:pStyle w:val="Spisilustracji"/>
        <w:tabs>
          <w:tab w:val="right" w:leader="dot" w:pos="8515"/>
        </w:tabs>
        <w:rPr>
          <w:rFonts w:asciiTheme="minorHAnsi" w:eastAsiaTheme="minorEastAsia" w:hAnsiTheme="minorHAnsi" w:cstheme="minorBidi"/>
          <w:noProof/>
          <w:color w:val="auto"/>
          <w:sz w:val="22"/>
          <w:szCs w:val="22"/>
        </w:rPr>
      </w:pPr>
      <w:hyperlink w:anchor="_Toc262420644" w:history="1">
        <w:r w:rsidR="00D3056E" w:rsidRPr="00E93ECC">
          <w:rPr>
            <w:rStyle w:val="Hipercze"/>
            <w:rFonts w:eastAsiaTheme="majorEastAsia"/>
            <w:noProof/>
          </w:rPr>
          <w:t>Lista katalogów i plików w projekcie razem z opisami</w:t>
        </w:r>
        <w:r w:rsidR="00D3056E">
          <w:rPr>
            <w:noProof/>
            <w:webHidden/>
          </w:rPr>
          <w:tab/>
        </w:r>
        <w:r>
          <w:rPr>
            <w:noProof/>
            <w:webHidden/>
          </w:rPr>
          <w:fldChar w:fldCharType="begin"/>
        </w:r>
        <w:r w:rsidR="00D3056E">
          <w:rPr>
            <w:noProof/>
            <w:webHidden/>
          </w:rPr>
          <w:instrText xml:space="preserve"> PAGEREF _Toc262420644 \h </w:instrText>
        </w:r>
        <w:r>
          <w:rPr>
            <w:noProof/>
            <w:webHidden/>
          </w:rPr>
        </w:r>
        <w:r>
          <w:rPr>
            <w:noProof/>
            <w:webHidden/>
          </w:rPr>
          <w:fldChar w:fldCharType="separate"/>
        </w:r>
        <w:r w:rsidR="00D3056E">
          <w:rPr>
            <w:noProof/>
            <w:webHidden/>
          </w:rPr>
          <w:t>43</w:t>
        </w:r>
        <w:r>
          <w:rPr>
            <w:noProof/>
            <w:webHidden/>
          </w:rPr>
          <w:fldChar w:fldCharType="end"/>
        </w:r>
      </w:hyperlink>
    </w:p>
    <w:p w:rsidR="00D3056E" w:rsidRDefault="00CC3C12">
      <w:pPr>
        <w:pStyle w:val="Spisilustracji"/>
        <w:tabs>
          <w:tab w:val="right" w:leader="dot" w:pos="8515"/>
        </w:tabs>
        <w:rPr>
          <w:rFonts w:asciiTheme="minorHAnsi" w:eastAsiaTheme="minorEastAsia" w:hAnsiTheme="minorHAnsi" w:cstheme="minorBidi"/>
          <w:noProof/>
          <w:color w:val="auto"/>
          <w:sz w:val="22"/>
          <w:szCs w:val="22"/>
        </w:rPr>
      </w:pPr>
      <w:hyperlink w:anchor="_Toc262420645" w:history="1">
        <w:r w:rsidR="00D3056E" w:rsidRPr="00E93ECC">
          <w:rPr>
            <w:rStyle w:val="Hipercze"/>
            <w:rFonts w:eastAsiaTheme="majorEastAsia"/>
            <w:noProof/>
          </w:rPr>
          <w:t>Opis użytych kerneli</w:t>
        </w:r>
        <w:r w:rsidR="00D3056E">
          <w:rPr>
            <w:noProof/>
            <w:webHidden/>
          </w:rPr>
          <w:tab/>
        </w:r>
        <w:r>
          <w:rPr>
            <w:noProof/>
            <w:webHidden/>
          </w:rPr>
          <w:fldChar w:fldCharType="begin"/>
        </w:r>
        <w:r w:rsidR="00D3056E">
          <w:rPr>
            <w:noProof/>
            <w:webHidden/>
          </w:rPr>
          <w:instrText xml:space="preserve"> PAGEREF _Toc262420645 \h </w:instrText>
        </w:r>
        <w:r>
          <w:rPr>
            <w:noProof/>
            <w:webHidden/>
          </w:rPr>
        </w:r>
        <w:r>
          <w:rPr>
            <w:noProof/>
            <w:webHidden/>
          </w:rPr>
          <w:fldChar w:fldCharType="separate"/>
        </w:r>
        <w:r w:rsidR="00D3056E">
          <w:rPr>
            <w:noProof/>
            <w:webHidden/>
          </w:rPr>
          <w:t>52</w:t>
        </w:r>
        <w:r>
          <w:rPr>
            <w:noProof/>
            <w:webHidden/>
          </w:rPr>
          <w:fldChar w:fldCharType="end"/>
        </w:r>
      </w:hyperlink>
    </w:p>
    <w:p w:rsidR="00D3056E" w:rsidRDefault="00CC3C12">
      <w:pPr>
        <w:pStyle w:val="Spisilustracji"/>
        <w:tabs>
          <w:tab w:val="right" w:leader="dot" w:pos="8515"/>
        </w:tabs>
        <w:rPr>
          <w:rFonts w:asciiTheme="minorHAnsi" w:eastAsiaTheme="minorEastAsia" w:hAnsiTheme="minorHAnsi" w:cstheme="minorBidi"/>
          <w:noProof/>
          <w:color w:val="auto"/>
          <w:sz w:val="22"/>
          <w:szCs w:val="22"/>
        </w:rPr>
      </w:pPr>
      <w:hyperlink w:anchor="_Toc262420646" w:history="1">
        <w:r w:rsidR="00D3056E" w:rsidRPr="00E93ECC">
          <w:rPr>
            <w:rStyle w:val="Hipercze"/>
            <w:rFonts w:eastAsiaTheme="majorEastAsia"/>
            <w:noProof/>
          </w:rPr>
          <w:t>Porównanie jakości uczenia sieci w zależności od różnych parametrów</w:t>
        </w:r>
        <w:r w:rsidR="00D3056E">
          <w:rPr>
            <w:noProof/>
            <w:webHidden/>
          </w:rPr>
          <w:tab/>
        </w:r>
        <w:r>
          <w:rPr>
            <w:noProof/>
            <w:webHidden/>
          </w:rPr>
          <w:fldChar w:fldCharType="begin"/>
        </w:r>
        <w:r w:rsidR="00D3056E">
          <w:rPr>
            <w:noProof/>
            <w:webHidden/>
          </w:rPr>
          <w:instrText xml:space="preserve"> PAGEREF _Toc262420646 \h </w:instrText>
        </w:r>
        <w:r>
          <w:rPr>
            <w:noProof/>
            <w:webHidden/>
          </w:rPr>
        </w:r>
        <w:r>
          <w:rPr>
            <w:noProof/>
            <w:webHidden/>
          </w:rPr>
          <w:fldChar w:fldCharType="separate"/>
        </w:r>
        <w:r w:rsidR="00D3056E">
          <w:rPr>
            <w:noProof/>
            <w:webHidden/>
          </w:rPr>
          <w:t>59</w:t>
        </w:r>
        <w:r>
          <w:rPr>
            <w:noProof/>
            <w:webHidden/>
          </w:rPr>
          <w:fldChar w:fldCharType="end"/>
        </w:r>
      </w:hyperlink>
    </w:p>
    <w:p w:rsidR="00D3056E" w:rsidRDefault="00CC3C12">
      <w:pPr>
        <w:pStyle w:val="Spisilustracji"/>
        <w:tabs>
          <w:tab w:val="right" w:leader="dot" w:pos="8515"/>
        </w:tabs>
        <w:rPr>
          <w:rFonts w:asciiTheme="minorHAnsi" w:eastAsiaTheme="minorEastAsia" w:hAnsiTheme="minorHAnsi" w:cstheme="minorBidi"/>
          <w:noProof/>
          <w:color w:val="auto"/>
          <w:sz w:val="22"/>
          <w:szCs w:val="22"/>
        </w:rPr>
      </w:pPr>
      <w:hyperlink w:anchor="_Toc262420647" w:history="1">
        <w:r w:rsidR="00D3056E" w:rsidRPr="00E93ECC">
          <w:rPr>
            <w:rStyle w:val="Hipercze"/>
            <w:rFonts w:eastAsiaTheme="majorEastAsia"/>
            <w:noProof/>
          </w:rPr>
          <w:t>Porównanie czasu uruchomienia sieci na CPU i GPU</w:t>
        </w:r>
        <w:r w:rsidR="00D3056E">
          <w:rPr>
            <w:noProof/>
            <w:webHidden/>
          </w:rPr>
          <w:tab/>
        </w:r>
        <w:r>
          <w:rPr>
            <w:noProof/>
            <w:webHidden/>
          </w:rPr>
          <w:fldChar w:fldCharType="begin"/>
        </w:r>
        <w:r w:rsidR="00D3056E">
          <w:rPr>
            <w:noProof/>
            <w:webHidden/>
          </w:rPr>
          <w:instrText xml:space="preserve"> PAGEREF _Toc262420647 \h </w:instrText>
        </w:r>
        <w:r>
          <w:rPr>
            <w:noProof/>
            <w:webHidden/>
          </w:rPr>
        </w:r>
        <w:r>
          <w:rPr>
            <w:noProof/>
            <w:webHidden/>
          </w:rPr>
          <w:fldChar w:fldCharType="separate"/>
        </w:r>
        <w:r w:rsidR="00D3056E">
          <w:rPr>
            <w:noProof/>
            <w:webHidden/>
          </w:rPr>
          <w:t>61</w:t>
        </w:r>
        <w:r>
          <w:rPr>
            <w:noProof/>
            <w:webHidden/>
          </w:rPr>
          <w:fldChar w:fldCharType="end"/>
        </w:r>
      </w:hyperlink>
    </w:p>
    <w:p w:rsidR="00D3056E" w:rsidRDefault="00CC3C12">
      <w:pPr>
        <w:pStyle w:val="Spisilustracji"/>
        <w:tabs>
          <w:tab w:val="right" w:leader="dot" w:pos="8515"/>
        </w:tabs>
        <w:rPr>
          <w:rFonts w:asciiTheme="minorHAnsi" w:eastAsiaTheme="minorEastAsia" w:hAnsiTheme="minorHAnsi" w:cstheme="minorBidi"/>
          <w:noProof/>
          <w:color w:val="auto"/>
          <w:sz w:val="22"/>
          <w:szCs w:val="22"/>
        </w:rPr>
      </w:pPr>
      <w:hyperlink w:anchor="_Toc262420648" w:history="1">
        <w:r w:rsidR="00D3056E" w:rsidRPr="00E93ECC">
          <w:rPr>
            <w:rStyle w:val="Hipercze"/>
            <w:rFonts w:eastAsiaTheme="majorEastAsia"/>
            <w:noProof/>
          </w:rPr>
          <w:t>Porównanie czasu uczenia sieci na platformach 32 i 64-bitowych</w:t>
        </w:r>
        <w:r w:rsidR="00D3056E">
          <w:rPr>
            <w:noProof/>
            <w:webHidden/>
          </w:rPr>
          <w:tab/>
        </w:r>
        <w:r>
          <w:rPr>
            <w:noProof/>
            <w:webHidden/>
          </w:rPr>
          <w:fldChar w:fldCharType="begin"/>
        </w:r>
        <w:r w:rsidR="00D3056E">
          <w:rPr>
            <w:noProof/>
            <w:webHidden/>
          </w:rPr>
          <w:instrText xml:space="preserve"> PAGEREF _Toc262420648 \h </w:instrText>
        </w:r>
        <w:r>
          <w:rPr>
            <w:noProof/>
            <w:webHidden/>
          </w:rPr>
        </w:r>
        <w:r>
          <w:rPr>
            <w:noProof/>
            <w:webHidden/>
          </w:rPr>
          <w:fldChar w:fldCharType="separate"/>
        </w:r>
        <w:r w:rsidR="00D3056E">
          <w:rPr>
            <w:noProof/>
            <w:webHidden/>
          </w:rPr>
          <w:t>61</w:t>
        </w:r>
        <w:r>
          <w:rPr>
            <w:noProof/>
            <w:webHidden/>
          </w:rPr>
          <w:fldChar w:fldCharType="end"/>
        </w:r>
      </w:hyperlink>
    </w:p>
    <w:p w:rsidR="00F25AEA" w:rsidRPr="00CB0061" w:rsidRDefault="00CC3C12" w:rsidP="001E6E78">
      <w:pPr>
        <w:rPr>
          <w:color w:val="auto"/>
        </w:rPr>
      </w:pPr>
      <w:r w:rsidRPr="00CB0061">
        <w:rPr>
          <w:color w:val="auto"/>
        </w:rPr>
        <w:fldChar w:fldCharType="end"/>
      </w:r>
    </w:p>
    <w:sectPr w:rsidR="00F25AEA" w:rsidRPr="00CB0061" w:rsidSect="002E6CFD">
      <w:footerReference w:type="default" r:id="rId34"/>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7FC7" w:rsidRDefault="00A97FC7" w:rsidP="00BB2E40">
      <w:r>
        <w:separator/>
      </w:r>
    </w:p>
  </w:endnote>
  <w:endnote w:type="continuationSeparator" w:id="0">
    <w:p w:rsidR="00A97FC7" w:rsidRDefault="00A97FC7"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onsolas">
    <w:panose1 w:val="020B0609020204030204"/>
    <w:charset w:val="EE"/>
    <w:family w:val="modern"/>
    <w:pitch w:val="fixed"/>
    <w:sig w:usb0="A00002EF" w:usb1="4000204B" w:usb2="00000000" w:usb3="00000000" w:csb0="0000009F" w:csb1="00000000"/>
  </w:font>
  <w:font w:name="Verdana">
    <w:panose1 w:val="020B0604030504040204"/>
    <w:charset w:val="EE"/>
    <w:family w:val="swiss"/>
    <w:pitch w:val="variable"/>
    <w:sig w:usb0="A10006FF" w:usb1="4000205B" w:usb2="00000010"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166611"/>
      <w:docPartObj>
        <w:docPartGallery w:val="Page Numbers (Bottom of Page)"/>
        <w:docPartUnique/>
      </w:docPartObj>
    </w:sdtPr>
    <w:sdtContent>
      <w:p w:rsidR="00D77201" w:rsidRDefault="00D77201">
        <w:pPr>
          <w:pStyle w:val="Stopka"/>
          <w:jc w:val="right"/>
        </w:pPr>
        <w:fldSimple w:instr=" PAGE   \* MERGEFORMAT ">
          <w:r w:rsidR="00640F8E">
            <w:rPr>
              <w:noProof/>
            </w:rPr>
            <w:t>32</w:t>
          </w:r>
        </w:fldSimple>
      </w:p>
    </w:sdtContent>
  </w:sdt>
  <w:p w:rsidR="00D77201" w:rsidRDefault="00D77201">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7FC7" w:rsidRDefault="00A97FC7" w:rsidP="00BB2E40">
      <w:r>
        <w:separator/>
      </w:r>
    </w:p>
  </w:footnote>
  <w:footnote w:type="continuationSeparator" w:id="0">
    <w:p w:rsidR="00A97FC7" w:rsidRDefault="00A97FC7" w:rsidP="00BB2E40">
      <w:r>
        <w:continuationSeparator/>
      </w:r>
    </w:p>
  </w:footnote>
  <w:footnote w:id="1">
    <w:p w:rsidR="00D77201" w:rsidRPr="00FF09B2" w:rsidRDefault="00D77201">
      <w:pPr>
        <w:pStyle w:val="Tekstprzypisudolnego"/>
      </w:pPr>
      <w:r>
        <w:rPr>
          <w:rStyle w:val="Odwoanieprzypisudolnego"/>
        </w:rPr>
        <w:footnoteRef/>
      </w:r>
      <w:r>
        <w:t xml:space="preserve"> Nazywanych też </w:t>
      </w:r>
      <w:r w:rsidRPr="00FF09B2">
        <w:t xml:space="preserve">GPU (ang. </w:t>
      </w:r>
      <w:r w:rsidRPr="00AE1E92">
        <w:rPr>
          <w:i/>
        </w:rPr>
        <w:t>graphics processing unit</w:t>
      </w:r>
      <w:r w:rsidRPr="00FF09B2">
        <w:t>).</w:t>
      </w:r>
    </w:p>
  </w:footnote>
  <w:footnote w:id="2">
    <w:p w:rsidR="00D77201" w:rsidRDefault="00D77201">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3">
    <w:p w:rsidR="00D77201" w:rsidRPr="001D6F89" w:rsidRDefault="00D77201">
      <w:pPr>
        <w:pStyle w:val="Tekstprzypisudolnego"/>
        <w:rPr>
          <w:rStyle w:val="PodkrelenieZnak"/>
          <w:sz w:val="20"/>
          <w:szCs w:val="20"/>
          <w:lang w:val="en-US"/>
        </w:rPr>
      </w:pPr>
      <w:r>
        <w:rPr>
          <w:rStyle w:val="Odwoanieprzypisudolnego"/>
        </w:rPr>
        <w:footnoteRef/>
      </w:r>
      <w:r w:rsidRPr="001D6F89">
        <w:rPr>
          <w:lang w:val="en-US"/>
        </w:rPr>
        <w:t xml:space="preserve"> Ang. </w:t>
      </w:r>
      <w:r w:rsidRPr="001D6F89">
        <w:rPr>
          <w:rStyle w:val="PodkrelenieZnak"/>
          <w:sz w:val="20"/>
          <w:szCs w:val="20"/>
          <w:lang w:val="en-US"/>
        </w:rPr>
        <w:t>Compute Unified Device Architecture.</w:t>
      </w:r>
    </w:p>
  </w:footnote>
  <w:footnote w:id="4">
    <w:p w:rsidR="00D77201" w:rsidRPr="00646E85" w:rsidRDefault="00D77201">
      <w:pPr>
        <w:pStyle w:val="Tekstprzypisudolnego"/>
      </w:pPr>
      <w:r w:rsidRPr="00ED676A">
        <w:rPr>
          <w:rStyle w:val="Odwoanieprzypisudolnego"/>
        </w:rPr>
        <w:footnoteRef/>
      </w:r>
      <w:r w:rsidRPr="00ED676A">
        <w:t xml:space="preserve"> </w:t>
      </w:r>
      <w:r w:rsidRPr="00646E85">
        <w:t xml:space="preserve">Ang. </w:t>
      </w:r>
      <w:r w:rsidRPr="000070E4">
        <w:rPr>
          <w:rStyle w:val="PodkrelenieZnak"/>
          <w:sz w:val="20"/>
          <w:szCs w:val="20"/>
        </w:rPr>
        <w:t>multi-layer perceptron</w:t>
      </w:r>
      <w:r w:rsidRPr="00646E85">
        <w:t xml:space="preserve"> – jeden z najpopularniejszych typów sieci neuronowych. Został opisany w rozdziale </w:t>
      </w:r>
      <w:fldSimple w:instr=" REF _Ref261557780 \h  \* MERGEFORMAT ">
        <w:r w:rsidRPr="00CB0061">
          <w:t>Jednokierunkowe</w:t>
        </w:r>
      </w:fldSimple>
      <w:r>
        <w:t>.</w:t>
      </w:r>
    </w:p>
  </w:footnote>
  <w:footnote w:id="5">
    <w:p w:rsidR="00D77201" w:rsidRPr="00ED676A" w:rsidRDefault="00D77201">
      <w:pPr>
        <w:pStyle w:val="Tekstprzypisudolnego"/>
      </w:pPr>
      <w:r w:rsidRPr="00ED676A">
        <w:rPr>
          <w:rStyle w:val="Odwoanieprzypisudolnego"/>
        </w:rPr>
        <w:footnoteRef/>
      </w:r>
      <w:r w:rsidRPr="00ED676A">
        <w:t xml:space="preserve"> </w:t>
      </w:r>
      <w:r>
        <w:t xml:space="preserve">Ang. </w:t>
      </w:r>
      <w:r>
        <w:rPr>
          <w:rStyle w:val="PodkrelenieZnak"/>
          <w:sz w:val="20"/>
          <w:szCs w:val="20"/>
        </w:rPr>
        <w:t>g</w:t>
      </w:r>
      <w:r w:rsidRPr="002B3A33">
        <w:rPr>
          <w:rStyle w:val="PodkrelenieZnak"/>
          <w:sz w:val="20"/>
          <w:szCs w:val="20"/>
        </w:rPr>
        <w:t>eneral</w:t>
      </w:r>
      <w:r w:rsidRPr="00EA7778">
        <w:rPr>
          <w:rStyle w:val="PodkrelenieZnak"/>
        </w:rPr>
        <w:t xml:space="preserve"> </w:t>
      </w:r>
      <w:r>
        <w:rPr>
          <w:rStyle w:val="PodkrelenieZnak"/>
          <w:sz w:val="20"/>
          <w:szCs w:val="20"/>
        </w:rPr>
        <w:t>p</w:t>
      </w:r>
      <w:r w:rsidRPr="002B3A33">
        <w:rPr>
          <w:rStyle w:val="PodkrelenieZnak"/>
          <w:sz w:val="20"/>
          <w:szCs w:val="20"/>
        </w:rPr>
        <w:t>urpose computing on graphics processing units</w:t>
      </w:r>
      <w:r w:rsidRPr="00ED676A">
        <w:t xml:space="preserve">– </w:t>
      </w:r>
      <w:r>
        <w:t>technika użycia</w:t>
      </w:r>
      <w:r w:rsidRPr="00ED676A">
        <w:t xml:space="preserve"> </w:t>
      </w:r>
      <w:r>
        <w:t>procesora graficznego GPU do </w:t>
      </w:r>
      <w:r w:rsidRPr="00ED676A">
        <w:t>ogólnych zastosowań</w:t>
      </w:r>
      <w:r>
        <w:t>.</w:t>
      </w:r>
    </w:p>
  </w:footnote>
  <w:footnote w:id="6">
    <w:p w:rsidR="00D77201" w:rsidRPr="00152459" w:rsidRDefault="00D77201">
      <w:pPr>
        <w:pStyle w:val="Tekstprzypisudolnego"/>
      </w:pPr>
      <w:r w:rsidRPr="00ED676A">
        <w:rPr>
          <w:rStyle w:val="Odwoanieprzypisudolnego"/>
        </w:rPr>
        <w:footnoteRef/>
      </w:r>
      <w:r>
        <w:t xml:space="preserve"> </w:t>
      </w:r>
      <w:r w:rsidRPr="00152459">
        <w:t>Do tej pory operacje 3D musiały być obliczane przez główny procesor komputera.</w:t>
      </w:r>
    </w:p>
  </w:footnote>
  <w:footnote w:id="7">
    <w:p w:rsidR="00D77201" w:rsidRPr="00152459" w:rsidRDefault="00D77201" w:rsidP="0059477A">
      <w:pPr>
        <w:pStyle w:val="Tekstprzypisudolnego"/>
      </w:pPr>
      <w:r w:rsidRPr="00152459">
        <w:rPr>
          <w:rStyle w:val="Odwoanieprzypisudolnego"/>
        </w:rPr>
        <w:footnoteRef/>
      </w:r>
      <w:r w:rsidRPr="00152459">
        <w:t xml:space="preserve"> Porównuję prędkości GPU oraz CPU z 1999 roku z tymi z 2009 roku: wg. </w:t>
      </w:r>
      <w:sdt>
        <w:sdtPr>
          <w:id w:val="34069896"/>
          <w:citation/>
        </w:sdtPr>
        <w:sdtContent>
          <w:fldSimple w:instr=" CITATION Wik101 \l 1045 ">
            <w:r w:rsidRPr="00152459">
              <w:rPr>
                <w:noProof/>
              </w:rPr>
              <w:t>(Wikipedia, 2010)</w:t>
            </w:r>
          </w:fldSimple>
        </w:sdtContent>
      </w:sdt>
      <w:r w:rsidRPr="00152459">
        <w:t xml:space="preserve">, karta GeForce 256 posiadała zdolność wypełniania 480 mln tekseli/s, karta GeForce GTX 285 – ponad 50 mld tekseli/s - różnica ponad 100 razy. Wg. </w:t>
      </w:r>
      <w:sdt>
        <w:sdtPr>
          <w:id w:val="34069897"/>
          <w:citation/>
        </w:sdtPr>
        <w:sdtContent>
          <w:fldSimple w:instr=" CITATION Roy09 \l 1045 ">
            <w:r w:rsidRPr="00152459">
              <w:rPr>
                <w:noProof/>
              </w:rPr>
              <w:t>(Longbottom, 2009)</w:t>
            </w:r>
          </w:fldSimple>
        </w:sdtContent>
      </w:sdt>
      <w:r w:rsidRPr="00152459">
        <w:t xml:space="preserve">, procesor Pentium III 1000Mhz ma 2205 pkt. w teście, natomiast procesor Core i7 2800Mhz ma 10094 pkt, ma też 4 rdzenie, więc różnica prędkości to 18.3, dużo mniejsza niż w przypadku GPU. </w:t>
      </w:r>
    </w:p>
  </w:footnote>
  <w:footnote w:id="8">
    <w:p w:rsidR="00D77201" w:rsidRPr="00152459" w:rsidRDefault="00D77201">
      <w:pPr>
        <w:pStyle w:val="Tekstprzypisudolnego"/>
      </w:pPr>
      <w:r w:rsidRPr="00152459">
        <w:rPr>
          <w:rStyle w:val="Odwoanieprzypisudolnego"/>
        </w:rPr>
        <w:footnoteRef/>
      </w:r>
      <w:r w:rsidRPr="00152459">
        <w:t xml:space="preserve"> Ang. f</w:t>
      </w:r>
      <w:r w:rsidRPr="00152459">
        <w:rPr>
          <w:rStyle w:val="PodkrelenieZnak"/>
          <w:sz w:val="20"/>
          <w:szCs w:val="20"/>
        </w:rPr>
        <w:t>loating point operations per second</w:t>
      </w:r>
      <w:r w:rsidRPr="00152459">
        <w:rPr>
          <w:i/>
          <w:iCs/>
        </w:rPr>
        <w:t xml:space="preserve"> – </w:t>
      </w:r>
      <w:r w:rsidRPr="00152459">
        <w:t>liczba operacji zmiennoprzecinkowych na sekundę.</w:t>
      </w:r>
    </w:p>
  </w:footnote>
  <w:footnote w:id="9">
    <w:p w:rsidR="00D77201" w:rsidRDefault="00D77201">
      <w:pPr>
        <w:pStyle w:val="Tekstprzypisudolnego"/>
      </w:pPr>
      <w:r>
        <w:rPr>
          <w:rStyle w:val="Odwoanieprzypisudolnego"/>
        </w:rPr>
        <w:footnoteRef/>
      </w:r>
      <w:r>
        <w:t xml:space="preserve"> </w:t>
      </w:r>
      <w:r w:rsidRPr="002926E7">
        <w:t xml:space="preserve">Ang. </w:t>
      </w:r>
      <w:r w:rsidRPr="002926E7">
        <w:rPr>
          <w:rStyle w:val="PodkrelenieZnak"/>
          <w:sz w:val="20"/>
          <w:szCs w:val="20"/>
        </w:rPr>
        <w:t>Arithmetic Logic Unit</w:t>
      </w:r>
      <w:r w:rsidRPr="002926E7">
        <w:t>, układ wykonujący operacje na liczbach całkowitych</w:t>
      </w:r>
      <w:r>
        <w:t>.</w:t>
      </w:r>
    </w:p>
  </w:footnote>
  <w:footnote w:id="10">
    <w:p w:rsidR="00D77201" w:rsidRDefault="00D77201" w:rsidP="00D638C5">
      <w:pPr>
        <w:pStyle w:val="Tekstprzypisudolnego"/>
      </w:pPr>
      <w:r>
        <w:rPr>
          <w:rStyle w:val="Odwoanieprzypisudolnego"/>
        </w:rPr>
        <w:footnoteRef/>
      </w:r>
      <w:r>
        <w:t xml:space="preserve"> Ang. </w:t>
      </w:r>
      <w:r w:rsidRPr="002926E7">
        <w:rPr>
          <w:rStyle w:val="PodkrelenieZnak"/>
          <w:sz w:val="20"/>
          <w:szCs w:val="20"/>
        </w:rPr>
        <w:t>Floating Point Unit</w:t>
      </w:r>
    </w:p>
  </w:footnote>
  <w:footnote w:id="11">
    <w:p w:rsidR="00D77201" w:rsidRDefault="00D77201">
      <w:pPr>
        <w:pStyle w:val="Tekstprzypisudolnego"/>
      </w:pPr>
      <w:r>
        <w:rPr>
          <w:rStyle w:val="Odwoanieprzypisudolnego"/>
        </w:rPr>
        <w:footnoteRef/>
      </w:r>
      <w:r>
        <w:t xml:space="preserve"> Nie ma konieczności używania wielu instrukcji sterujących </w:t>
      </w:r>
      <w:r w:rsidRPr="00C71CF1">
        <w:rPr>
          <w:rStyle w:val="KlasametodafunkcjaZnak"/>
        </w:rPr>
        <w:t>for</w:t>
      </w:r>
      <w:r>
        <w:t xml:space="preserve">, </w:t>
      </w:r>
      <w:r w:rsidRPr="00C71CF1">
        <w:rPr>
          <w:rStyle w:val="KlasametodafunkcjaZnak"/>
        </w:rPr>
        <w:t>do</w:t>
      </w:r>
      <w:r>
        <w:t xml:space="preserve">, </w:t>
      </w:r>
      <w:r w:rsidRPr="00C71CF1">
        <w:rPr>
          <w:rStyle w:val="KlasametodafunkcjaZnak"/>
        </w:rPr>
        <w:t>while</w:t>
      </w:r>
      <w:r w:rsidRPr="004B6A1B">
        <w:t>.</w:t>
      </w:r>
    </w:p>
  </w:footnote>
  <w:footnote w:id="12">
    <w:p w:rsidR="00D77201" w:rsidRPr="005B5D7A" w:rsidRDefault="00D77201">
      <w:pPr>
        <w:pStyle w:val="Tekstprzypisudolnego"/>
        <w:rPr>
          <w:lang w:val="en-US"/>
        </w:rPr>
      </w:pPr>
      <w:r>
        <w:rPr>
          <w:rStyle w:val="Odwoanieprzypisudolnego"/>
        </w:rPr>
        <w:footnoteRef/>
      </w:r>
      <w:r>
        <w:rPr>
          <w:lang w:val="en-US"/>
        </w:rPr>
        <w:t xml:space="preserve"> A</w:t>
      </w:r>
      <w:r w:rsidRPr="005B5D7A">
        <w:rPr>
          <w:lang w:val="en-US"/>
        </w:rPr>
        <w:t xml:space="preserve">ng. </w:t>
      </w:r>
      <w:r w:rsidRPr="001D6F89">
        <w:rPr>
          <w:rStyle w:val="PodkrelenieZnak"/>
          <w:lang w:val="en-US"/>
        </w:rPr>
        <w:t>streaming multiprocessor</w:t>
      </w:r>
      <w:r w:rsidRPr="005B5D7A">
        <w:rPr>
          <w:lang w:val="en-US"/>
        </w:rPr>
        <w:t xml:space="preserve"> (SM)</w:t>
      </w:r>
    </w:p>
  </w:footnote>
  <w:footnote w:id="13">
    <w:p w:rsidR="00D77201" w:rsidRPr="005B5D7A" w:rsidRDefault="00D77201">
      <w:pPr>
        <w:pStyle w:val="Tekstprzypisudolnego"/>
        <w:rPr>
          <w:lang w:val="en-US"/>
        </w:rPr>
      </w:pPr>
      <w:r>
        <w:rPr>
          <w:rStyle w:val="Odwoanieprzypisudolnego"/>
        </w:rPr>
        <w:footnoteRef/>
      </w:r>
      <w:r>
        <w:rPr>
          <w:lang w:val="en-US"/>
        </w:rPr>
        <w:t xml:space="preserve"> A</w:t>
      </w:r>
      <w:r w:rsidRPr="005B5D7A">
        <w:rPr>
          <w:lang w:val="en-US"/>
        </w:rPr>
        <w:t xml:space="preserve">ng. </w:t>
      </w:r>
      <w:r w:rsidRPr="001D6F89">
        <w:rPr>
          <w:rStyle w:val="PodkrelenieZnak"/>
          <w:lang w:val="en-US"/>
        </w:rPr>
        <w:t>scalar processor</w:t>
      </w:r>
      <w:r w:rsidRPr="005B5D7A">
        <w:rPr>
          <w:lang w:val="en-US"/>
        </w:rPr>
        <w:t xml:space="preserve"> (SP)</w:t>
      </w:r>
    </w:p>
  </w:footnote>
  <w:footnote w:id="14">
    <w:p w:rsidR="00D77201" w:rsidRDefault="00D77201">
      <w:pPr>
        <w:pStyle w:val="Tekstprzypisudolnego"/>
      </w:pPr>
      <w:r>
        <w:rPr>
          <w:rStyle w:val="Odwoanieprzypisudolnego"/>
        </w:rPr>
        <w:footnoteRef/>
      </w:r>
      <w:r>
        <w:t xml:space="preserve"> </w:t>
      </w:r>
      <w:r w:rsidRPr="0034651D">
        <w:t>C</w:t>
      </w:r>
      <w:r w:rsidRPr="0034651D">
        <w:rPr>
          <w:rFonts w:eastAsiaTheme="majorEastAsia"/>
        </w:rPr>
        <w:t>ompute capability</w:t>
      </w:r>
      <w:r w:rsidRPr="0034651D">
        <w:t xml:space="preserve"> (lub CC) określa architekturę jądra GPU. Jest to dokładniej opisane w rozdziale </w:t>
      </w:r>
      <w:fldSimple w:instr=" REF _Ref262338635 \r \h  \* MERGEFORMAT ">
        <w:r w:rsidRPr="0034651D">
          <w:t>2.3.3</w:t>
        </w:r>
      </w:fldSimple>
      <w:r>
        <w:t>.</w:t>
      </w:r>
    </w:p>
  </w:footnote>
  <w:footnote w:id="15">
    <w:p w:rsidR="00D77201" w:rsidRPr="005B5D7A" w:rsidRDefault="00D77201">
      <w:pPr>
        <w:pStyle w:val="Tekstprzypisudolnego"/>
        <w:rPr>
          <w:lang w:val="en-US"/>
        </w:rPr>
      </w:pPr>
      <w:r>
        <w:rPr>
          <w:rStyle w:val="Odwoanieprzypisudolnego"/>
        </w:rPr>
        <w:footnoteRef/>
      </w:r>
      <w:r w:rsidRPr="005B5D7A">
        <w:rPr>
          <w:lang w:val="en-US"/>
        </w:rPr>
        <w:t xml:space="preserve"> Technologia </w:t>
      </w:r>
      <w:r w:rsidRPr="001D6F89">
        <w:rPr>
          <w:rStyle w:val="PodkrelenieZnak"/>
          <w:lang w:val="en-US"/>
        </w:rPr>
        <w:t>Hardware T&amp;L - Tranform and Lighting</w:t>
      </w:r>
    </w:p>
  </w:footnote>
  <w:footnote w:id="16">
    <w:p w:rsidR="00D77201" w:rsidRPr="001D6F89" w:rsidRDefault="00D77201">
      <w:pPr>
        <w:pStyle w:val="Tekstprzypisudolnego"/>
      </w:pPr>
      <w:r>
        <w:rPr>
          <w:rStyle w:val="Odwoanieprzypisudolnego"/>
        </w:rPr>
        <w:footnoteRef/>
      </w:r>
      <w:r w:rsidRPr="001D6F89">
        <w:t xml:space="preserve"> Ang. </w:t>
      </w:r>
      <w:r w:rsidRPr="008922BC">
        <w:rPr>
          <w:rStyle w:val="PodkrelenieZnak"/>
        </w:rPr>
        <w:t>Software Development Kit</w:t>
      </w:r>
    </w:p>
  </w:footnote>
  <w:footnote w:id="17">
    <w:p w:rsidR="00D77201" w:rsidRDefault="00D77201">
      <w:pPr>
        <w:pStyle w:val="Tekstprzypisudolnego"/>
      </w:pPr>
      <w:r>
        <w:rPr>
          <w:rStyle w:val="Odwoanieprzypisudolnego"/>
        </w:rPr>
        <w:footnoteRef/>
      </w:r>
      <w:r>
        <w:t xml:space="preserve"> Więcej informacji na temat składni programów CUDA jest w rozdziale </w:t>
      </w:r>
      <w:r>
        <w:fldChar w:fldCharType="begin"/>
      </w:r>
      <w:r>
        <w:instrText xml:space="preserve"> REF _Ref261729608 \r \h </w:instrText>
      </w:r>
      <w:r>
        <w:fldChar w:fldCharType="separate"/>
      </w:r>
      <w:r>
        <w:t>8.1</w:t>
      </w:r>
      <w:r>
        <w:fldChar w:fldCharType="end"/>
      </w:r>
    </w:p>
  </w:footnote>
  <w:footnote w:id="18">
    <w:p w:rsidR="00D77201" w:rsidRDefault="00D77201">
      <w:pPr>
        <w:pStyle w:val="Tekstprzypisudolnego"/>
      </w:pPr>
      <w:r>
        <w:rPr>
          <w:rStyle w:val="Odwoanieprzypisudolnego"/>
        </w:rPr>
        <w:footnoteRef/>
      </w:r>
      <w:r>
        <w:t xml:space="preserve"> Dokumentacja zaleca, by była przynajmniej dwa razy większa od ilości multiprocesorów.</w:t>
      </w:r>
    </w:p>
  </w:footnote>
  <w:footnote w:id="19">
    <w:p w:rsidR="00D77201" w:rsidRDefault="00D77201">
      <w:pPr>
        <w:pStyle w:val="Tekstprzypisudolnego"/>
      </w:pPr>
      <w:r>
        <w:rPr>
          <w:rStyle w:val="Odwoanieprzypisudolnego"/>
        </w:rPr>
        <w:footnoteRef/>
      </w:r>
      <w:r>
        <w:t xml:space="preserve"> W nowej architekturze Fermi nie ma już takich różnic.</w:t>
      </w:r>
    </w:p>
  </w:footnote>
  <w:footnote w:id="20">
    <w:p w:rsidR="00D77201" w:rsidRPr="001D6F89" w:rsidRDefault="00D77201" w:rsidP="00035784">
      <w:pPr>
        <w:pStyle w:val="Tekstprzypisudolnego"/>
        <w:rPr>
          <w:lang w:val="en-US"/>
        </w:rPr>
      </w:pPr>
      <w:r>
        <w:rPr>
          <w:rStyle w:val="Odwoanieprzypisudolnego"/>
        </w:rPr>
        <w:footnoteRef/>
      </w:r>
      <w:r w:rsidRPr="001D6F89">
        <w:rPr>
          <w:lang w:val="en-US"/>
        </w:rPr>
        <w:t xml:space="preserve"> Ang. </w:t>
      </w:r>
      <w:r w:rsidRPr="001D6F89">
        <w:rPr>
          <w:rStyle w:val="PodkrelenieZnak"/>
          <w:lang w:val="en-US"/>
        </w:rPr>
        <w:t>Error Correction Code</w:t>
      </w:r>
      <w:r>
        <w:rPr>
          <w:lang w:val="en-US"/>
        </w:rPr>
        <w:t xml:space="preserve"> – </w:t>
      </w:r>
      <w:r w:rsidRPr="001D6F89">
        <w:rPr>
          <w:lang w:val="en-US"/>
        </w:rPr>
        <w:t>kody korekcyjne.</w:t>
      </w:r>
    </w:p>
  </w:footnote>
  <w:footnote w:id="21">
    <w:p w:rsidR="00D77201" w:rsidRDefault="00D77201">
      <w:pPr>
        <w:pStyle w:val="Tekstprzypisudolnego"/>
      </w:pPr>
      <w:r>
        <w:rPr>
          <w:rStyle w:val="Odwoanieprzypisudolnego"/>
        </w:rPr>
        <w:footnoteRef/>
      </w:r>
      <w:r>
        <w:t xml:space="preserve"> Ze wzoru w źródle usunąłem zmienną </w:t>
      </w:r>
      <w:r w:rsidRPr="00AA35CF">
        <w:rPr>
          <w:rStyle w:val="PodkrelenieZnak"/>
        </w:rPr>
        <w:t>t</w:t>
      </w:r>
      <w:r>
        <w:t xml:space="preserve"> oraz poprawiłem wzór 3.5 – we wzorze w książce, wszystkie warstwy muszą mieć tę samą funkcję aktywacji.</w:t>
      </w:r>
    </w:p>
  </w:footnote>
  <w:footnote w:id="22">
    <w:p w:rsidR="00D77201" w:rsidRPr="001D6F89" w:rsidRDefault="00D77201">
      <w:pPr>
        <w:pStyle w:val="Tekstprzypisudolnego"/>
        <w:rPr>
          <w:lang w:val="en-US"/>
        </w:rPr>
      </w:pPr>
      <w:r>
        <w:rPr>
          <w:rStyle w:val="Odwoanieprzypisudolnego"/>
        </w:rPr>
        <w:footnoteRef/>
      </w:r>
      <w:r w:rsidRPr="001D6F89">
        <w:rPr>
          <w:lang w:val="en-US"/>
        </w:rPr>
        <w:t xml:space="preserve"> Ang. </w:t>
      </w:r>
      <w:r w:rsidRPr="001D6F89">
        <w:rPr>
          <w:rStyle w:val="PodkrelenieZnak"/>
          <w:lang w:val="en-US"/>
        </w:rPr>
        <w:t xml:space="preserve">Support Vector Machine, opisana w </w:t>
      </w:r>
      <w:sdt>
        <w:sdtPr>
          <w:rPr>
            <w:i/>
            <w:noProof/>
            <w:sz w:val="23"/>
            <w:szCs w:val="23"/>
          </w:rPr>
          <w:id w:val="34069944"/>
          <w:citation/>
        </w:sdtPr>
        <w:sdtContent>
          <w:r w:rsidRPr="00CB0061">
            <w:rPr>
              <w:sz w:val="23"/>
              <w:szCs w:val="23"/>
            </w:rPr>
            <w:fldChar w:fldCharType="begin"/>
          </w:r>
          <w:r w:rsidRPr="001D6F89">
            <w:rPr>
              <w:sz w:val="23"/>
              <w:szCs w:val="23"/>
              <w:lang w:val="en-US"/>
            </w:rPr>
            <w:instrText xml:space="preserve"> CITATION Nel07 \l 1045 </w:instrText>
          </w:r>
          <w:r w:rsidRPr="00CB0061">
            <w:rPr>
              <w:sz w:val="23"/>
              <w:szCs w:val="23"/>
            </w:rPr>
            <w:fldChar w:fldCharType="separate"/>
          </w:r>
          <w:r w:rsidRPr="001D6F89">
            <w:rPr>
              <w:noProof/>
              <w:sz w:val="23"/>
              <w:szCs w:val="23"/>
              <w:lang w:val="en-US"/>
            </w:rPr>
            <w:t xml:space="preserve"> (Cristianini, 2007)</w:t>
          </w:r>
          <w:r w:rsidRPr="00CB0061">
            <w:rPr>
              <w:sz w:val="23"/>
              <w:szCs w:val="23"/>
            </w:rPr>
            <w:fldChar w:fldCharType="end"/>
          </w:r>
        </w:sdtContent>
      </w:sdt>
      <w:r w:rsidRPr="001D6F89">
        <w:rPr>
          <w:sz w:val="23"/>
          <w:szCs w:val="23"/>
          <w:lang w:val="en-US"/>
        </w:rPr>
        <w:t>.</w:t>
      </w:r>
    </w:p>
  </w:footnote>
  <w:footnote w:id="23">
    <w:p w:rsidR="00D77201" w:rsidRPr="001D6F89" w:rsidRDefault="00D77201" w:rsidP="006F258E">
      <w:pPr>
        <w:rPr>
          <w:lang w:val="en-US"/>
        </w:rPr>
      </w:pPr>
      <w:r>
        <w:rPr>
          <w:rStyle w:val="Odwoanieprzypisudolnego"/>
        </w:rPr>
        <w:footnoteRef/>
      </w:r>
      <w:r w:rsidRPr="001D6F89">
        <w:rPr>
          <w:lang w:val="en-US"/>
        </w:rPr>
        <w:t xml:space="preserve"> Ang. </w:t>
      </w:r>
      <w:r w:rsidRPr="001D6F89">
        <w:rPr>
          <w:rStyle w:val="PodkrelenieZnak"/>
          <w:lang w:val="en-US"/>
        </w:rPr>
        <w:t>Extensible Markup Language</w:t>
      </w:r>
      <w:r w:rsidRPr="001D6F89">
        <w:rPr>
          <w:lang w:val="en-US"/>
        </w:rPr>
        <w:t>.</w:t>
      </w:r>
    </w:p>
  </w:footnote>
  <w:footnote w:id="24">
    <w:p w:rsidR="00D77201" w:rsidRPr="001D6F89" w:rsidRDefault="00D77201">
      <w:pPr>
        <w:pStyle w:val="Tekstprzypisudolnego"/>
        <w:rPr>
          <w:lang w:val="en-US"/>
        </w:rPr>
      </w:pPr>
      <w:r>
        <w:rPr>
          <w:rStyle w:val="Odwoanieprzypisudolnego"/>
        </w:rPr>
        <w:footnoteRef/>
      </w:r>
      <w:r w:rsidRPr="001D6F89">
        <w:rPr>
          <w:lang w:val="en-US"/>
        </w:rPr>
        <w:t xml:space="preserve"> Ang. </w:t>
      </w:r>
      <w:r w:rsidRPr="001D6F89">
        <w:rPr>
          <w:rStyle w:val="PodkrelenieZnak"/>
          <w:lang w:val="en-US"/>
        </w:rPr>
        <w:t>Comma Separated Values</w:t>
      </w:r>
      <w:r w:rsidRPr="001D6F89">
        <w:rPr>
          <w:lang w:val="en-US"/>
        </w:rPr>
        <w:t>.</w:t>
      </w:r>
    </w:p>
  </w:footnote>
  <w:footnote w:id="25">
    <w:p w:rsidR="00D77201" w:rsidRDefault="00D77201">
      <w:pPr>
        <w:pStyle w:val="Tekstprzypisudolnego"/>
      </w:pPr>
      <w:r>
        <w:rPr>
          <w:rStyle w:val="Odwoanieprzypisudolnego"/>
        </w:rPr>
        <w:footnoteRef/>
      </w:r>
      <w:r>
        <w:t xml:space="preserve"> Opisane są one dokładniej w rozdziale </w:t>
      </w:r>
      <w:r>
        <w:fldChar w:fldCharType="begin"/>
      </w:r>
      <w:r>
        <w:instrText xml:space="preserve"> REF _Ref260087502 \r \h </w:instrText>
      </w:r>
      <w:r>
        <w:fldChar w:fldCharType="separate"/>
      </w:r>
      <w:r>
        <w:t>2.3.4.1</w:t>
      </w:r>
      <w:r>
        <w:fldChar w:fldCharType="end"/>
      </w:r>
      <w:r>
        <w:t>.</w:t>
      </w:r>
    </w:p>
  </w:footnote>
  <w:footnote w:id="26">
    <w:p w:rsidR="00D77201" w:rsidRPr="006F513A" w:rsidRDefault="00D77201">
      <w:pPr>
        <w:pStyle w:val="Tekstprzypisudolnego"/>
      </w:pPr>
      <w:r>
        <w:rPr>
          <w:rStyle w:val="Odwoanieprzypisudolnego"/>
        </w:rPr>
        <w:footnoteRef/>
      </w:r>
      <w:r>
        <w:t xml:space="preserve"> </w:t>
      </w:r>
      <w:r w:rsidRPr="00141956">
        <w:t>Wymagałoby to zakomentowania linii „</w:t>
      </w:r>
      <w:r w:rsidRPr="001D6F89">
        <w:rPr>
          <w:rFonts w:ascii="Courier New" w:eastAsiaTheme="minorHAnsi" w:hAnsi="Courier New" w:cs="Courier New"/>
          <w:noProof/>
          <w:color w:val="0000FF"/>
          <w:lang w:eastAsia="en-US"/>
        </w:rPr>
        <w:t>#define</w:t>
      </w:r>
      <w:r w:rsidRPr="001D6F89">
        <w:rPr>
          <w:rFonts w:ascii="Courier New" w:eastAsiaTheme="minorHAnsi" w:hAnsi="Courier New" w:cs="Courier New"/>
          <w:noProof/>
          <w:color w:val="auto"/>
          <w:lang w:eastAsia="en-US"/>
        </w:rPr>
        <w:t xml:space="preserve"> REAL_GPU_IS_FLOAT 1</w:t>
      </w:r>
      <w:r w:rsidRPr="00141956">
        <w:rPr>
          <w:rFonts w:eastAsiaTheme="minorHAnsi"/>
        </w:rPr>
        <w:t xml:space="preserve">” wewnątrz </w:t>
      </w:r>
      <w:r w:rsidRPr="006F513A">
        <w:rPr>
          <w:rFonts w:eastAsiaTheme="minorHAnsi"/>
        </w:rPr>
        <w:t xml:space="preserve">pliku </w:t>
      </w:r>
      <w:r w:rsidRPr="006F513A">
        <w:rPr>
          <w:rStyle w:val="NazwaplikuZnak"/>
          <w:rFonts w:eastAsiaTheme="minorHAnsi"/>
          <w:sz w:val="20"/>
          <w:szCs w:val="20"/>
        </w:rPr>
        <w:t>stdafx.h</w:t>
      </w:r>
      <w:r w:rsidRPr="006F513A">
        <w:rPr>
          <w:rFonts w:eastAsiaTheme="minorHAnsi"/>
        </w:rPr>
        <w:t xml:space="preserve"> oraz zmienienia docelowej architektury pliku </w:t>
      </w:r>
      <w:r w:rsidRPr="006F513A">
        <w:rPr>
          <w:rStyle w:val="NazwaplikuZnak"/>
          <w:rFonts w:eastAsiaTheme="minorHAnsi"/>
          <w:sz w:val="20"/>
          <w:szCs w:val="20"/>
        </w:rPr>
        <w:t>TrainNetwork.cu</w:t>
      </w:r>
      <w:r w:rsidRPr="006F513A">
        <w:rPr>
          <w:rFonts w:eastAsiaTheme="minorHAnsi"/>
        </w:rPr>
        <w:t xml:space="preserve"> na sm_13.</w:t>
      </w:r>
    </w:p>
  </w:footnote>
  <w:footnote w:id="27">
    <w:p w:rsidR="00D77201" w:rsidRDefault="00D77201">
      <w:pPr>
        <w:pStyle w:val="Tekstprzypisudolnego"/>
      </w:pPr>
      <w:r>
        <w:rPr>
          <w:rStyle w:val="Odwoanieprzypisudolnego"/>
        </w:rPr>
        <w:footnoteRef/>
      </w:r>
      <w:r>
        <w:t xml:space="preserve"> </w:t>
      </w:r>
      <w:r w:rsidRPr="002C6629">
        <w:t>Ang.</w:t>
      </w:r>
      <w:r>
        <w:t xml:space="preserve"> </w:t>
      </w:r>
      <w:r w:rsidRPr="006479D5">
        <w:rPr>
          <w:rStyle w:val="PodkrelenieZnak"/>
        </w:rPr>
        <w:t>Unified Modeling Language</w:t>
      </w:r>
      <w:r w:rsidRPr="002C6629">
        <w:t>.</w:t>
      </w:r>
    </w:p>
  </w:footnote>
  <w:footnote w:id="28">
    <w:p w:rsidR="00D77201" w:rsidRDefault="00D77201">
      <w:pPr>
        <w:pStyle w:val="Tekstprzypisudolnego"/>
      </w:pPr>
      <w:r>
        <w:rPr>
          <w:rStyle w:val="Odwoanieprzypisudolnego"/>
        </w:rPr>
        <w:footnoteRef/>
      </w:r>
      <w:r>
        <w:t xml:space="preserve"> J</w:t>
      </w:r>
      <w:r>
        <w:rPr>
          <w:color w:val="auto"/>
        </w:rPr>
        <w:t xml:space="preserve">est on dokładniej opisany w rozdziałach </w:t>
      </w:r>
      <w:r>
        <w:rPr>
          <w:color w:val="auto"/>
        </w:rPr>
        <w:fldChar w:fldCharType="begin"/>
      </w:r>
      <w:r>
        <w:rPr>
          <w:color w:val="auto"/>
        </w:rPr>
        <w:instrText xml:space="preserve"> REF _Ref262235832 \r \h </w:instrText>
      </w:r>
      <w:r>
        <w:rPr>
          <w:color w:val="auto"/>
        </w:rPr>
      </w:r>
      <w:r>
        <w:rPr>
          <w:color w:val="auto"/>
        </w:rPr>
        <w:fldChar w:fldCharType="separate"/>
      </w:r>
      <w:r>
        <w:rPr>
          <w:color w:val="auto"/>
        </w:rPr>
        <w:t>2.3.5</w:t>
      </w:r>
      <w:r>
        <w:rPr>
          <w:color w:val="auto"/>
        </w:rPr>
        <w:fldChar w:fldCharType="end"/>
      </w:r>
      <w:r>
        <w:rPr>
          <w:color w:val="auto"/>
        </w:rPr>
        <w:t xml:space="preserve"> i </w:t>
      </w:r>
      <w:r>
        <w:rPr>
          <w:color w:val="auto"/>
        </w:rPr>
        <w:fldChar w:fldCharType="begin"/>
      </w:r>
      <w:r>
        <w:rPr>
          <w:color w:val="auto"/>
        </w:rPr>
        <w:instrText xml:space="preserve"> REF _Ref261729608 \r \h </w:instrText>
      </w:r>
      <w:r>
        <w:rPr>
          <w:color w:val="auto"/>
        </w:rPr>
      </w:r>
      <w:r>
        <w:rPr>
          <w:color w:val="auto"/>
        </w:rPr>
        <w:fldChar w:fldCharType="separate"/>
      </w:r>
      <w:r>
        <w:rPr>
          <w:color w:val="auto"/>
        </w:rPr>
        <w:t>8.1</w:t>
      </w:r>
      <w:r>
        <w:rPr>
          <w:color w:val="auto"/>
        </w:rPr>
        <w:fldChar w:fldCharType="end"/>
      </w:r>
      <w:r>
        <w:rPr>
          <w:color w:val="auto"/>
        </w:rPr>
        <w:t>.</w:t>
      </w:r>
    </w:p>
  </w:footnote>
  <w:footnote w:id="29">
    <w:p w:rsidR="00D77201" w:rsidRDefault="00D77201">
      <w:pPr>
        <w:pStyle w:val="Tekstprzypisudolnego"/>
      </w:pPr>
      <w:r>
        <w:rPr>
          <w:rStyle w:val="Odwoanieprzypisudolnego"/>
        </w:rPr>
        <w:footnoteRef/>
      </w:r>
      <w:r>
        <w:t xml:space="preserve"> </w:t>
      </w:r>
      <w:r>
        <w:rPr>
          <w:color w:val="auto"/>
        </w:rPr>
        <w:t>Kernele to f</w:t>
      </w:r>
      <w:r w:rsidRPr="00CB0061">
        <w:rPr>
          <w:color w:val="auto"/>
        </w:rPr>
        <w:t>unkcje wykonywane na GPU</w:t>
      </w:r>
      <w:r>
        <w:rPr>
          <w:color w:val="auto"/>
        </w:rPr>
        <w:t xml:space="preserve">, opisane dokładniej w rozdziale </w:t>
      </w:r>
      <w:r>
        <w:rPr>
          <w:color w:val="auto"/>
        </w:rPr>
        <w:fldChar w:fldCharType="begin"/>
      </w:r>
      <w:r>
        <w:rPr>
          <w:color w:val="auto"/>
        </w:rPr>
        <w:instrText xml:space="preserve"> REF _Ref262235706 \r \h </w:instrText>
      </w:r>
      <w:r>
        <w:rPr>
          <w:color w:val="auto"/>
        </w:rPr>
      </w:r>
      <w:r>
        <w:rPr>
          <w:color w:val="auto"/>
        </w:rPr>
        <w:fldChar w:fldCharType="separate"/>
      </w:r>
      <w:r>
        <w:rPr>
          <w:color w:val="auto"/>
        </w:rPr>
        <w:t>2.3.2</w:t>
      </w:r>
      <w:r>
        <w:rPr>
          <w:color w:val="auto"/>
        </w:rPr>
        <w:fldChar w:fldCharType="end"/>
      </w:r>
      <w:r>
        <w:rPr>
          <w:color w:val="auto"/>
        </w:rPr>
        <w:t>.</w:t>
      </w:r>
    </w:p>
  </w:footnote>
  <w:footnote w:id="30">
    <w:p w:rsidR="00D77201" w:rsidRDefault="00D77201">
      <w:pPr>
        <w:pStyle w:val="Tekstprzypisudolnego"/>
      </w:pPr>
      <w:r>
        <w:rPr>
          <w:rStyle w:val="Odwoanieprzypisudolnego"/>
        </w:rPr>
        <w:footnoteRef/>
      </w:r>
      <w:r>
        <w:t xml:space="preserve"> Jest to dokładniej opisane w rozdziale </w:t>
      </w:r>
      <w:r>
        <w:fldChar w:fldCharType="begin"/>
      </w:r>
      <w:r>
        <w:instrText xml:space="preserve"> REF _Ref262236897 \r \h </w:instrText>
      </w:r>
      <w:r>
        <w:fldChar w:fldCharType="separate"/>
      </w:r>
      <w:r>
        <w:t>3.4.1</w:t>
      </w:r>
      <w:r>
        <w:fldChar w:fldCharType="end"/>
      </w:r>
      <w:r>
        <w:t>.</w:t>
      </w:r>
    </w:p>
  </w:footnote>
  <w:footnote w:id="31">
    <w:p w:rsidR="00D77201" w:rsidRDefault="00D77201">
      <w:pPr>
        <w:pStyle w:val="Tekstprzypisudolnego"/>
      </w:pPr>
      <w:r>
        <w:rPr>
          <w:rStyle w:val="Odwoanieprzypisudolnego"/>
        </w:rPr>
        <w:footnoteRef/>
      </w:r>
      <w:r>
        <w:t xml:space="preserve"> </w:t>
      </w:r>
      <w:r>
        <w:rPr>
          <w:color w:val="auto"/>
        </w:rPr>
        <w:t xml:space="preserve">Szerzej jest ona opisana w rozdziale </w:t>
      </w:r>
      <w:r>
        <w:rPr>
          <w:color w:val="auto"/>
        </w:rPr>
        <w:fldChar w:fldCharType="begin"/>
      </w:r>
      <w:r>
        <w:rPr>
          <w:color w:val="auto"/>
        </w:rPr>
        <w:instrText xml:space="preserve"> REF _Ref262242145 \r \h </w:instrText>
      </w:r>
      <w:r>
        <w:rPr>
          <w:color w:val="auto"/>
        </w:rPr>
      </w:r>
      <w:r>
        <w:rPr>
          <w:color w:val="auto"/>
        </w:rPr>
        <w:fldChar w:fldCharType="separate"/>
      </w:r>
      <w:r>
        <w:rPr>
          <w:color w:val="auto"/>
        </w:rPr>
        <w:t>2.3.8</w:t>
      </w:r>
      <w:r>
        <w:rPr>
          <w:color w:val="auto"/>
        </w:rPr>
        <w:fldChar w:fldCharType="end"/>
      </w:r>
      <w:r>
        <w:rPr>
          <w:color w:val="auto"/>
        </w:rPr>
        <w:t>.</w:t>
      </w:r>
    </w:p>
  </w:footnote>
  <w:footnote w:id="32">
    <w:p w:rsidR="00D77201" w:rsidRDefault="00D77201">
      <w:pPr>
        <w:pStyle w:val="Tekstprzypisudolnego"/>
      </w:pPr>
      <w:r>
        <w:rPr>
          <w:rStyle w:val="Odwoanieprzypisudolnego"/>
        </w:rPr>
        <w:footnoteRef/>
      </w:r>
      <w:r>
        <w:t xml:space="preserve"> Oznacza to d</w:t>
      </w:r>
      <w:r>
        <w:rPr>
          <w:color w:val="auto"/>
        </w:rPr>
        <w:t>uże sieci neuronowe, zestawy testów z dużą ilością wejść i wyjść, duża ilość testów użytych w trenowaniu w każdej iteracji.</w:t>
      </w:r>
    </w:p>
  </w:footnote>
  <w:footnote w:id="33">
    <w:p w:rsidR="00D77201" w:rsidRDefault="00D77201">
      <w:pPr>
        <w:pStyle w:val="Tekstprzypisudolnego"/>
      </w:pPr>
      <w:r>
        <w:rPr>
          <w:rStyle w:val="Odwoanieprzypisudolnego"/>
        </w:rPr>
        <w:footnoteRef/>
      </w:r>
      <w:r>
        <w:t xml:space="preserve"> </w:t>
      </w:r>
      <w:r>
        <w:rPr>
          <w:rFonts w:eastAsiaTheme="minorHAnsi"/>
          <w:color w:val="auto"/>
          <w:lang w:eastAsia="en-US"/>
        </w:rPr>
        <w:t>O</w:t>
      </w:r>
      <w:r w:rsidRPr="00CB0061">
        <w:rPr>
          <w:rFonts w:eastAsiaTheme="minorHAnsi"/>
          <w:color w:val="auto"/>
          <w:lang w:eastAsia="en-US"/>
        </w:rPr>
        <w:t xml:space="preserve">pisane jest to w podrozdziale </w:t>
      </w:r>
      <w:r>
        <w:rPr>
          <w:color w:val="auto"/>
        </w:rPr>
        <w:fldChar w:fldCharType="begin"/>
      </w:r>
      <w:r>
        <w:rPr>
          <w:color w:val="auto"/>
        </w:rPr>
        <w:instrText xml:space="preserve"> REF _Ref262242145 \r \h </w:instrText>
      </w:r>
      <w:r>
        <w:rPr>
          <w:color w:val="auto"/>
        </w:rPr>
      </w:r>
      <w:r>
        <w:rPr>
          <w:color w:val="auto"/>
        </w:rPr>
        <w:fldChar w:fldCharType="separate"/>
      </w:r>
      <w:r>
        <w:rPr>
          <w:color w:val="auto"/>
        </w:rPr>
        <w:t>2.3.8</w:t>
      </w:r>
      <w:r>
        <w:rPr>
          <w:color w:val="auto"/>
        </w:rPr>
        <w:fldChar w:fldCharType="end"/>
      </w:r>
      <w:r>
        <w:rPr>
          <w:color w:val="auto"/>
        </w:rPr>
        <w:t>.</w:t>
      </w:r>
    </w:p>
  </w:footnote>
  <w:footnote w:id="34">
    <w:p w:rsidR="00D77201" w:rsidRDefault="00D77201" w:rsidP="00B5248C">
      <w:pPr>
        <w:pStyle w:val="Tekstprzypisudolnego"/>
      </w:pPr>
      <w:r>
        <w:rPr>
          <w:rStyle w:val="Odwoanieprzypisudolnego"/>
        </w:rPr>
        <w:footnoteRef/>
      </w:r>
      <w:r>
        <w:t xml:space="preserve"> Wszystkie testy przy których nie zaznaczono inaczej, były uruchamiane w systemie Vista 32bit.</w:t>
      </w:r>
    </w:p>
  </w:footnote>
  <w:footnote w:id="35">
    <w:p w:rsidR="00D77201" w:rsidRDefault="00D77201" w:rsidP="00B5248C">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na </w:t>
      </w:r>
      <w:sdt>
        <w:sdtPr>
          <w:id w:val="34069951"/>
          <w:citation/>
        </w:sdtPr>
        <w:sdtContent>
          <w:fldSimple w:instr=" CITATION Fab10 \l 1045 ">
            <w:r>
              <w:rPr>
                <w:noProof/>
              </w:rPr>
              <w:t>(Lavignotte, 2010)</w:t>
            </w:r>
          </w:fldSimple>
        </w:sdtContent>
      </w:sdt>
      <w:r>
        <w:t xml:space="preserve"> i </w:t>
      </w:r>
      <w:sdt>
        <w:sdtPr>
          <w:id w:val="34069952"/>
          <w:citation/>
        </w:sdtPr>
        <w:sdtContent>
          <w:fldSimple w:instr=" CITATION Mat10 \l 1045 ">
            <w:r>
              <w:rPr>
                <w:noProof/>
              </w:rPr>
              <w:t>(Mattb3, 2010)</w:t>
            </w:r>
          </w:fldSimple>
        </w:sdtContent>
      </w:sdt>
      <w:r>
        <w:t>.</w:t>
      </w:r>
    </w:p>
  </w:footnote>
  <w:footnote w:id="36">
    <w:p w:rsidR="00D77201" w:rsidRDefault="00D77201">
      <w:pPr>
        <w:pStyle w:val="Tekstprzypisudolnego"/>
      </w:pPr>
      <w:r>
        <w:rPr>
          <w:rStyle w:val="Odwoanieprzypisudolnego"/>
        </w:rPr>
        <w:footnoteRef/>
      </w:r>
      <w:r>
        <w:t xml:space="preserve"> Wyniki w tym przypadku są błędne. Może to być spowodowane błędnie działającą biblioteką CUDA Toolkit lub sterownikiem graficznym.</w:t>
      </w:r>
    </w:p>
  </w:footnote>
  <w:footnote w:id="37">
    <w:p w:rsidR="00D77201" w:rsidRDefault="00D77201">
      <w:pPr>
        <w:pStyle w:val="Tekstprzypisudolnego"/>
      </w:pPr>
      <w:r>
        <w:rPr>
          <w:rStyle w:val="Odwoanieprzypisudolnego"/>
        </w:rPr>
        <w:footnoteRef/>
      </w:r>
      <w:r>
        <w:t xml:space="preserve"> </w:t>
      </w:r>
      <w:r w:rsidRPr="00CB0061">
        <w:rPr>
          <w:rFonts w:eastAsiaTheme="minorHAnsi"/>
          <w:color w:val="auto"/>
          <w:lang w:eastAsia="en-US"/>
        </w:rPr>
        <w:t>DOM</w:t>
      </w:r>
      <w:r>
        <w:rPr>
          <w:rFonts w:eastAsiaTheme="minorHAnsi"/>
          <w:color w:val="auto"/>
          <w:lang w:eastAsia="en-US"/>
        </w:rPr>
        <w:t xml:space="preserve"> (ang. </w:t>
      </w:r>
      <w:r w:rsidRPr="00B339AE">
        <w:rPr>
          <w:rStyle w:val="PodkrelenieZnak"/>
          <w:rFonts w:eastAsiaTheme="minorHAnsi"/>
        </w:rPr>
        <w:t>Document Object Model</w:t>
      </w:r>
      <w:r>
        <w:rPr>
          <w:rFonts w:eastAsiaTheme="minorHAnsi"/>
          <w:color w:val="auto"/>
          <w:lang w:eastAsia="en-US"/>
        </w:rPr>
        <w:t>)</w:t>
      </w:r>
      <w:r w:rsidRPr="00CB0061">
        <w:rPr>
          <w:rFonts w:eastAsiaTheme="minorHAnsi"/>
          <w:color w:val="auto"/>
          <w:lang w:eastAsia="en-US"/>
        </w:rPr>
        <w:t>, opisany w </w:t>
      </w:r>
      <w:sdt>
        <w:sdtPr>
          <w:rPr>
            <w:rFonts w:eastAsiaTheme="minorHAnsi"/>
            <w:color w:val="auto"/>
            <w:lang w:eastAsia="en-US"/>
          </w:rPr>
          <w:id w:val="34069954"/>
          <w:citation/>
        </w:sdtPr>
        <w:sdtContent>
          <w:r w:rsidRPr="00CB0061">
            <w:rPr>
              <w:rFonts w:eastAsiaTheme="minorHAnsi"/>
              <w:color w:val="auto"/>
              <w:lang w:eastAsia="en-US"/>
            </w:rPr>
            <w:fldChar w:fldCharType="begin"/>
          </w:r>
          <w:r w:rsidRPr="00CB0061">
            <w:rPr>
              <w:rFonts w:eastAsiaTheme="minorHAnsi"/>
              <w:color w:val="auto"/>
              <w:lang w:eastAsia="en-US"/>
            </w:rPr>
            <w:instrText xml:space="preserve"> CITATION W3C09 \l 1045 </w:instrText>
          </w:r>
          <w:r w:rsidRPr="00CB0061">
            <w:rPr>
              <w:rFonts w:eastAsiaTheme="minorHAnsi"/>
              <w:color w:val="auto"/>
              <w:lang w:eastAsia="en-US"/>
            </w:rPr>
            <w:fldChar w:fldCharType="separate"/>
          </w:r>
          <w:r w:rsidRPr="00CB0061">
            <w:rPr>
              <w:rFonts w:eastAsiaTheme="minorHAnsi"/>
              <w:noProof/>
              <w:color w:val="auto"/>
              <w:lang w:eastAsia="en-US"/>
            </w:rPr>
            <w:t>(W3C, 2009)</w:t>
          </w:r>
          <w:r w:rsidRPr="00CB0061">
            <w:rPr>
              <w:rFonts w:eastAsiaTheme="minorHAnsi"/>
              <w:color w:val="auto"/>
              <w:lang w:eastAsia="en-US"/>
            </w:rPr>
            <w:fldChar w:fldCharType="end"/>
          </w:r>
        </w:sdtContent>
      </w:sdt>
      <w:r w:rsidRPr="00CB0061">
        <w:rPr>
          <w:rFonts w:eastAsiaTheme="minorHAnsi"/>
          <w:color w:val="auto"/>
          <w:lang w:eastAsia="en-US"/>
        </w:rPr>
        <w:t>)</w:t>
      </w:r>
      <w:r>
        <w:rPr>
          <w:rFonts w:eastAsiaTheme="minorHAnsi"/>
          <w:color w:val="auto"/>
          <w:lang w:eastAsia="en-US"/>
        </w:rPr>
        <w:t>.</w:t>
      </w:r>
    </w:p>
  </w:footnote>
  <w:footnote w:id="38">
    <w:p w:rsidR="00D77201" w:rsidRDefault="00D77201" w:rsidP="00B9088F">
      <w:pPr>
        <w:pStyle w:val="Tekstprzypisudolnego"/>
      </w:pPr>
      <w:r>
        <w:rPr>
          <w:rStyle w:val="Odwoanieprzypisudolnego"/>
        </w:rPr>
        <w:footnoteRef/>
      </w:r>
      <w:r>
        <w:t xml:space="preserve"> Nie dotyczy to platformy Fermi – tam spowolniłoby to działanie – zobacz </w:t>
      </w:r>
      <w:sdt>
        <w:sdtPr>
          <w:id w:val="34069955"/>
          <w:citation/>
        </w:sdtPr>
        <w:sdtContent>
          <w:fldSimple w:instr=" CITATION NVI10 \p 90 \l 1045  ">
            <w:r>
              <w:rPr>
                <w:noProof/>
              </w:rPr>
              <w:t>(NVIDIA, 2010, str. 90)</w:t>
            </w:r>
          </w:fldSimple>
        </w:sdtContent>
      </w:sdt>
      <w: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Akapitzlist"/>
      <w:lvlText w:val=""/>
      <w:lvlJc w:val="left"/>
      <w:pPr>
        <w:ind w:left="1353"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1CD973E5"/>
    <w:multiLevelType w:val="hybridMultilevel"/>
    <w:tmpl w:val="BE44CE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48F4DCC"/>
    <w:multiLevelType w:val="hybridMultilevel"/>
    <w:tmpl w:val="6B96EE70"/>
    <w:lvl w:ilvl="0" w:tplc="BFEE7F4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21">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30090EB3"/>
    <w:multiLevelType w:val="hybridMultilevel"/>
    <w:tmpl w:val="3BF8124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5">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7">
    <w:nsid w:val="347F1B7C"/>
    <w:multiLevelType w:val="hybridMultilevel"/>
    <w:tmpl w:val="237A5262"/>
    <w:lvl w:ilvl="0" w:tplc="04090001">
      <w:start w:val="1"/>
      <w:numFmt w:val="bullet"/>
      <w:lvlText w:val=""/>
      <w:lvlJc w:val="left"/>
      <w:pPr>
        <w:ind w:left="1502" w:hanging="360"/>
      </w:pPr>
      <w:rPr>
        <w:rFonts w:ascii="Symbol" w:hAnsi="Symbol"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28">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3CBA69D8"/>
    <w:multiLevelType w:val="hybridMultilevel"/>
    <w:tmpl w:val="A6F21900"/>
    <w:lvl w:ilvl="0" w:tplc="04150001">
      <w:start w:val="1"/>
      <w:numFmt w:val="bullet"/>
      <w:lvlText w:val=""/>
      <w:lvlJc w:val="left"/>
      <w:pPr>
        <w:ind w:left="1502" w:hanging="360"/>
      </w:pPr>
      <w:rPr>
        <w:rFonts w:ascii="Symbol" w:hAnsi="Symbol" w:hint="default"/>
      </w:rPr>
    </w:lvl>
    <w:lvl w:ilvl="1" w:tplc="04150003" w:tentative="1">
      <w:start w:val="1"/>
      <w:numFmt w:val="bullet"/>
      <w:lvlText w:val="o"/>
      <w:lvlJc w:val="left"/>
      <w:pPr>
        <w:ind w:left="2222" w:hanging="360"/>
      </w:pPr>
      <w:rPr>
        <w:rFonts w:ascii="Courier New" w:hAnsi="Courier New" w:cs="Courier New" w:hint="default"/>
      </w:rPr>
    </w:lvl>
    <w:lvl w:ilvl="2" w:tplc="04150005" w:tentative="1">
      <w:start w:val="1"/>
      <w:numFmt w:val="bullet"/>
      <w:lvlText w:val=""/>
      <w:lvlJc w:val="left"/>
      <w:pPr>
        <w:ind w:left="2942" w:hanging="360"/>
      </w:pPr>
      <w:rPr>
        <w:rFonts w:ascii="Wingdings" w:hAnsi="Wingdings" w:hint="default"/>
      </w:rPr>
    </w:lvl>
    <w:lvl w:ilvl="3" w:tplc="04150001" w:tentative="1">
      <w:start w:val="1"/>
      <w:numFmt w:val="bullet"/>
      <w:lvlText w:val=""/>
      <w:lvlJc w:val="left"/>
      <w:pPr>
        <w:ind w:left="3662" w:hanging="360"/>
      </w:pPr>
      <w:rPr>
        <w:rFonts w:ascii="Symbol" w:hAnsi="Symbol" w:hint="default"/>
      </w:rPr>
    </w:lvl>
    <w:lvl w:ilvl="4" w:tplc="04150003" w:tentative="1">
      <w:start w:val="1"/>
      <w:numFmt w:val="bullet"/>
      <w:lvlText w:val="o"/>
      <w:lvlJc w:val="left"/>
      <w:pPr>
        <w:ind w:left="4382" w:hanging="360"/>
      </w:pPr>
      <w:rPr>
        <w:rFonts w:ascii="Courier New" w:hAnsi="Courier New" w:cs="Courier New" w:hint="default"/>
      </w:rPr>
    </w:lvl>
    <w:lvl w:ilvl="5" w:tplc="04150005" w:tentative="1">
      <w:start w:val="1"/>
      <w:numFmt w:val="bullet"/>
      <w:lvlText w:val=""/>
      <w:lvlJc w:val="left"/>
      <w:pPr>
        <w:ind w:left="5102" w:hanging="360"/>
      </w:pPr>
      <w:rPr>
        <w:rFonts w:ascii="Wingdings" w:hAnsi="Wingdings" w:hint="default"/>
      </w:rPr>
    </w:lvl>
    <w:lvl w:ilvl="6" w:tplc="04150001" w:tentative="1">
      <w:start w:val="1"/>
      <w:numFmt w:val="bullet"/>
      <w:lvlText w:val=""/>
      <w:lvlJc w:val="left"/>
      <w:pPr>
        <w:ind w:left="5822" w:hanging="360"/>
      </w:pPr>
      <w:rPr>
        <w:rFonts w:ascii="Symbol" w:hAnsi="Symbol" w:hint="default"/>
      </w:rPr>
    </w:lvl>
    <w:lvl w:ilvl="7" w:tplc="04150003" w:tentative="1">
      <w:start w:val="1"/>
      <w:numFmt w:val="bullet"/>
      <w:lvlText w:val="o"/>
      <w:lvlJc w:val="left"/>
      <w:pPr>
        <w:ind w:left="6542" w:hanging="360"/>
      </w:pPr>
      <w:rPr>
        <w:rFonts w:ascii="Courier New" w:hAnsi="Courier New" w:cs="Courier New" w:hint="default"/>
      </w:rPr>
    </w:lvl>
    <w:lvl w:ilvl="8" w:tplc="04150005" w:tentative="1">
      <w:start w:val="1"/>
      <w:numFmt w:val="bullet"/>
      <w:lvlText w:val=""/>
      <w:lvlJc w:val="left"/>
      <w:pPr>
        <w:ind w:left="7262" w:hanging="360"/>
      </w:pPr>
      <w:rPr>
        <w:rFonts w:ascii="Wingdings" w:hAnsi="Wingdings" w:hint="default"/>
      </w:rPr>
    </w:lvl>
  </w:abstractNum>
  <w:abstractNum w:abstractNumId="32">
    <w:nsid w:val="423A7AF6"/>
    <w:multiLevelType w:val="hybridMultilevel"/>
    <w:tmpl w:val="1FFEB50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nsid w:val="4BDD2253"/>
    <w:multiLevelType w:val="multilevel"/>
    <w:tmpl w:val="FD12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7">
    <w:nsid w:val="4F301B18"/>
    <w:multiLevelType w:val="hybridMultilevel"/>
    <w:tmpl w:val="329AC99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
    <w:nsid w:val="57676529"/>
    <w:multiLevelType w:val="hybridMultilevel"/>
    <w:tmpl w:val="4028CB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1">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2">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3">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4">
    <w:nsid w:val="61315995"/>
    <w:multiLevelType w:val="hybridMultilevel"/>
    <w:tmpl w:val="F1E0D5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5">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48">
    <w:nsid w:val="742F7512"/>
    <w:multiLevelType w:val="hybridMultilevel"/>
    <w:tmpl w:val="17CC7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42"/>
  </w:num>
  <w:num w:numId="3">
    <w:abstractNumId w:val="33"/>
  </w:num>
  <w:num w:numId="4">
    <w:abstractNumId w:val="16"/>
  </w:num>
  <w:num w:numId="5">
    <w:abstractNumId w:val="38"/>
  </w:num>
  <w:num w:numId="6">
    <w:abstractNumId w:val="25"/>
  </w:num>
  <w:num w:numId="7">
    <w:abstractNumId w:val="28"/>
  </w:num>
  <w:num w:numId="8">
    <w:abstractNumId w:val="45"/>
  </w:num>
  <w:num w:numId="9">
    <w:abstractNumId w:val="43"/>
  </w:num>
  <w:num w:numId="10">
    <w:abstractNumId w:val="47"/>
  </w:num>
  <w:num w:numId="11">
    <w:abstractNumId w:val="20"/>
  </w:num>
  <w:num w:numId="12">
    <w:abstractNumId w:val="49"/>
  </w:num>
  <w:num w:numId="13">
    <w:abstractNumId w:val="30"/>
  </w:num>
  <w:num w:numId="14">
    <w:abstractNumId w:val="22"/>
  </w:num>
  <w:num w:numId="15">
    <w:abstractNumId w:val="21"/>
  </w:num>
  <w:num w:numId="16">
    <w:abstractNumId w:val="12"/>
  </w:num>
  <w:num w:numId="17">
    <w:abstractNumId w:val="29"/>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9"/>
  </w:num>
  <w:num w:numId="29">
    <w:abstractNumId w:val="46"/>
  </w:num>
  <w:num w:numId="30">
    <w:abstractNumId w:val="36"/>
  </w:num>
  <w:num w:numId="31">
    <w:abstractNumId w:val="10"/>
  </w:num>
  <w:num w:numId="32">
    <w:abstractNumId w:val="19"/>
  </w:num>
  <w:num w:numId="33">
    <w:abstractNumId w:val="13"/>
  </w:num>
  <w:num w:numId="34">
    <w:abstractNumId w:val="14"/>
  </w:num>
  <w:num w:numId="35">
    <w:abstractNumId w:val="26"/>
  </w:num>
  <w:num w:numId="36">
    <w:abstractNumId w:val="15"/>
  </w:num>
  <w:num w:numId="37">
    <w:abstractNumId w:val="23"/>
  </w:num>
  <w:num w:numId="38">
    <w:abstractNumId w:val="41"/>
  </w:num>
  <w:num w:numId="39">
    <w:abstractNumId w:val="34"/>
  </w:num>
  <w:num w:numId="40">
    <w:abstractNumId w:val="18"/>
  </w:num>
  <w:num w:numId="41">
    <w:abstractNumId w:val="17"/>
  </w:num>
  <w:num w:numId="42">
    <w:abstractNumId w:val="44"/>
  </w:num>
  <w:num w:numId="43">
    <w:abstractNumId w:val="40"/>
  </w:num>
  <w:num w:numId="44">
    <w:abstractNumId w:val="35"/>
  </w:num>
  <w:num w:numId="45">
    <w:abstractNumId w:val="48"/>
  </w:num>
  <w:num w:numId="46">
    <w:abstractNumId w:val="27"/>
  </w:num>
  <w:num w:numId="47">
    <w:abstractNumId w:val="31"/>
  </w:num>
  <w:num w:numId="48">
    <w:abstractNumId w:val="37"/>
  </w:num>
  <w:num w:numId="49">
    <w:abstractNumId w:val="32"/>
  </w:num>
  <w:num w:numId="50">
    <w:abstractNumId w:val="24"/>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9"/>
  <w:stylePaneFormatFilter w:val="1024"/>
  <w:trackRevisions/>
  <w:defaultTabStop w:val="340"/>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F3CAC"/>
    <w:rsid w:val="00000015"/>
    <w:rsid w:val="00002109"/>
    <w:rsid w:val="00002A47"/>
    <w:rsid w:val="000045A8"/>
    <w:rsid w:val="000070E4"/>
    <w:rsid w:val="00007D19"/>
    <w:rsid w:val="000104B0"/>
    <w:rsid w:val="00011240"/>
    <w:rsid w:val="0001129D"/>
    <w:rsid w:val="00013B2A"/>
    <w:rsid w:val="000155F1"/>
    <w:rsid w:val="00016222"/>
    <w:rsid w:val="00016374"/>
    <w:rsid w:val="00016A1B"/>
    <w:rsid w:val="000177EA"/>
    <w:rsid w:val="0002050D"/>
    <w:rsid w:val="00020EFE"/>
    <w:rsid w:val="00020F08"/>
    <w:rsid w:val="00021994"/>
    <w:rsid w:val="00022634"/>
    <w:rsid w:val="000227A7"/>
    <w:rsid w:val="00022DA8"/>
    <w:rsid w:val="00022DB2"/>
    <w:rsid w:val="00024038"/>
    <w:rsid w:val="00025A07"/>
    <w:rsid w:val="0002606D"/>
    <w:rsid w:val="00026C67"/>
    <w:rsid w:val="0002734B"/>
    <w:rsid w:val="00027BD1"/>
    <w:rsid w:val="0003013E"/>
    <w:rsid w:val="00030B14"/>
    <w:rsid w:val="00030B3F"/>
    <w:rsid w:val="0003115D"/>
    <w:rsid w:val="000318B6"/>
    <w:rsid w:val="00032CBC"/>
    <w:rsid w:val="00033BAC"/>
    <w:rsid w:val="00034940"/>
    <w:rsid w:val="0003526A"/>
    <w:rsid w:val="00035784"/>
    <w:rsid w:val="00035809"/>
    <w:rsid w:val="00036DAA"/>
    <w:rsid w:val="00036DD1"/>
    <w:rsid w:val="00040C14"/>
    <w:rsid w:val="00040CD8"/>
    <w:rsid w:val="0004245B"/>
    <w:rsid w:val="000424DE"/>
    <w:rsid w:val="00042652"/>
    <w:rsid w:val="00042BD4"/>
    <w:rsid w:val="00043092"/>
    <w:rsid w:val="000436F1"/>
    <w:rsid w:val="0004484F"/>
    <w:rsid w:val="00045008"/>
    <w:rsid w:val="000456A5"/>
    <w:rsid w:val="00045FC5"/>
    <w:rsid w:val="0004600A"/>
    <w:rsid w:val="00046CEF"/>
    <w:rsid w:val="00052318"/>
    <w:rsid w:val="00052978"/>
    <w:rsid w:val="000529A6"/>
    <w:rsid w:val="0005484B"/>
    <w:rsid w:val="00054DFF"/>
    <w:rsid w:val="00055BD3"/>
    <w:rsid w:val="00055EF7"/>
    <w:rsid w:val="000564CE"/>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7753A"/>
    <w:rsid w:val="000775E4"/>
    <w:rsid w:val="00080704"/>
    <w:rsid w:val="00085BED"/>
    <w:rsid w:val="00085E46"/>
    <w:rsid w:val="00086410"/>
    <w:rsid w:val="00087AAF"/>
    <w:rsid w:val="00090BC1"/>
    <w:rsid w:val="00090C59"/>
    <w:rsid w:val="000911F2"/>
    <w:rsid w:val="00091734"/>
    <w:rsid w:val="00092AFA"/>
    <w:rsid w:val="0009333F"/>
    <w:rsid w:val="0009409A"/>
    <w:rsid w:val="000942C7"/>
    <w:rsid w:val="00094A48"/>
    <w:rsid w:val="00095391"/>
    <w:rsid w:val="000954A1"/>
    <w:rsid w:val="00095911"/>
    <w:rsid w:val="00096BC7"/>
    <w:rsid w:val="000A116A"/>
    <w:rsid w:val="000A4AB2"/>
    <w:rsid w:val="000A4C18"/>
    <w:rsid w:val="000A51E0"/>
    <w:rsid w:val="000A56AD"/>
    <w:rsid w:val="000A58DA"/>
    <w:rsid w:val="000B0A42"/>
    <w:rsid w:val="000B1452"/>
    <w:rsid w:val="000B2AA0"/>
    <w:rsid w:val="000B535D"/>
    <w:rsid w:val="000B5B74"/>
    <w:rsid w:val="000B6C22"/>
    <w:rsid w:val="000B705B"/>
    <w:rsid w:val="000C49FF"/>
    <w:rsid w:val="000C7837"/>
    <w:rsid w:val="000D1F27"/>
    <w:rsid w:val="000D6F8E"/>
    <w:rsid w:val="000D75DE"/>
    <w:rsid w:val="000D7778"/>
    <w:rsid w:val="000E017B"/>
    <w:rsid w:val="000E133C"/>
    <w:rsid w:val="000E3543"/>
    <w:rsid w:val="000E415B"/>
    <w:rsid w:val="000E4EED"/>
    <w:rsid w:val="000E641A"/>
    <w:rsid w:val="000E669C"/>
    <w:rsid w:val="000E69E8"/>
    <w:rsid w:val="000E7917"/>
    <w:rsid w:val="000E7D1A"/>
    <w:rsid w:val="000F0F81"/>
    <w:rsid w:val="000F0FF4"/>
    <w:rsid w:val="000F2164"/>
    <w:rsid w:val="000F3527"/>
    <w:rsid w:val="000F37D0"/>
    <w:rsid w:val="000F5CE3"/>
    <w:rsid w:val="000F72EF"/>
    <w:rsid w:val="00101694"/>
    <w:rsid w:val="00104AD1"/>
    <w:rsid w:val="00104C2F"/>
    <w:rsid w:val="001063ED"/>
    <w:rsid w:val="00106EA9"/>
    <w:rsid w:val="00107097"/>
    <w:rsid w:val="0011282D"/>
    <w:rsid w:val="00114303"/>
    <w:rsid w:val="00114600"/>
    <w:rsid w:val="00114924"/>
    <w:rsid w:val="00114D68"/>
    <w:rsid w:val="00116255"/>
    <w:rsid w:val="00120983"/>
    <w:rsid w:val="001211DD"/>
    <w:rsid w:val="00123251"/>
    <w:rsid w:val="00123BEB"/>
    <w:rsid w:val="00123CC3"/>
    <w:rsid w:val="00124343"/>
    <w:rsid w:val="0012581B"/>
    <w:rsid w:val="001258BE"/>
    <w:rsid w:val="001321A4"/>
    <w:rsid w:val="00132AA3"/>
    <w:rsid w:val="001333DA"/>
    <w:rsid w:val="0013413C"/>
    <w:rsid w:val="0013460A"/>
    <w:rsid w:val="00134C73"/>
    <w:rsid w:val="00134F66"/>
    <w:rsid w:val="0013658E"/>
    <w:rsid w:val="001411E7"/>
    <w:rsid w:val="0014188D"/>
    <w:rsid w:val="00141956"/>
    <w:rsid w:val="00141F63"/>
    <w:rsid w:val="001447BF"/>
    <w:rsid w:val="00144ADB"/>
    <w:rsid w:val="00146401"/>
    <w:rsid w:val="00150474"/>
    <w:rsid w:val="00152459"/>
    <w:rsid w:val="0015289E"/>
    <w:rsid w:val="00153502"/>
    <w:rsid w:val="00156BD8"/>
    <w:rsid w:val="001579EA"/>
    <w:rsid w:val="00162965"/>
    <w:rsid w:val="001629DB"/>
    <w:rsid w:val="001633B5"/>
    <w:rsid w:val="001635FC"/>
    <w:rsid w:val="00163619"/>
    <w:rsid w:val="0016443C"/>
    <w:rsid w:val="001672DD"/>
    <w:rsid w:val="00167804"/>
    <w:rsid w:val="00170876"/>
    <w:rsid w:val="00170B8D"/>
    <w:rsid w:val="001722B6"/>
    <w:rsid w:val="001724A1"/>
    <w:rsid w:val="00173BDB"/>
    <w:rsid w:val="001744C9"/>
    <w:rsid w:val="0017581A"/>
    <w:rsid w:val="0017653E"/>
    <w:rsid w:val="00177339"/>
    <w:rsid w:val="00177AB1"/>
    <w:rsid w:val="00177B14"/>
    <w:rsid w:val="001801BE"/>
    <w:rsid w:val="001801CC"/>
    <w:rsid w:val="0018160C"/>
    <w:rsid w:val="00181943"/>
    <w:rsid w:val="001819D8"/>
    <w:rsid w:val="00181F13"/>
    <w:rsid w:val="00182F83"/>
    <w:rsid w:val="00183832"/>
    <w:rsid w:val="00183AB1"/>
    <w:rsid w:val="0018584D"/>
    <w:rsid w:val="001858B0"/>
    <w:rsid w:val="00185F3D"/>
    <w:rsid w:val="0018744B"/>
    <w:rsid w:val="00191F53"/>
    <w:rsid w:val="00192020"/>
    <w:rsid w:val="00195183"/>
    <w:rsid w:val="0019525E"/>
    <w:rsid w:val="00195B6C"/>
    <w:rsid w:val="00196FEF"/>
    <w:rsid w:val="00197255"/>
    <w:rsid w:val="001A1393"/>
    <w:rsid w:val="001A24A8"/>
    <w:rsid w:val="001A2E74"/>
    <w:rsid w:val="001A2FFD"/>
    <w:rsid w:val="001A4C2E"/>
    <w:rsid w:val="001B0E8F"/>
    <w:rsid w:val="001B2220"/>
    <w:rsid w:val="001B4B36"/>
    <w:rsid w:val="001B59E8"/>
    <w:rsid w:val="001B5BA9"/>
    <w:rsid w:val="001B66E5"/>
    <w:rsid w:val="001B73BF"/>
    <w:rsid w:val="001B7D2B"/>
    <w:rsid w:val="001C0267"/>
    <w:rsid w:val="001C411E"/>
    <w:rsid w:val="001C4178"/>
    <w:rsid w:val="001D0061"/>
    <w:rsid w:val="001D10F8"/>
    <w:rsid w:val="001D2092"/>
    <w:rsid w:val="001D2548"/>
    <w:rsid w:val="001D38B2"/>
    <w:rsid w:val="001D5438"/>
    <w:rsid w:val="001D6405"/>
    <w:rsid w:val="001D6F89"/>
    <w:rsid w:val="001D7761"/>
    <w:rsid w:val="001E0943"/>
    <w:rsid w:val="001E17F9"/>
    <w:rsid w:val="001E29D2"/>
    <w:rsid w:val="001E381A"/>
    <w:rsid w:val="001E4523"/>
    <w:rsid w:val="001E488C"/>
    <w:rsid w:val="001E5E4E"/>
    <w:rsid w:val="001E6519"/>
    <w:rsid w:val="001E6E78"/>
    <w:rsid w:val="001E7EE4"/>
    <w:rsid w:val="001F32BC"/>
    <w:rsid w:val="001F3F2C"/>
    <w:rsid w:val="001F5315"/>
    <w:rsid w:val="001F5782"/>
    <w:rsid w:val="001F7F8C"/>
    <w:rsid w:val="00200C44"/>
    <w:rsid w:val="0020196E"/>
    <w:rsid w:val="00201CC3"/>
    <w:rsid w:val="00201D9B"/>
    <w:rsid w:val="00202911"/>
    <w:rsid w:val="00202AB5"/>
    <w:rsid w:val="00202F21"/>
    <w:rsid w:val="00204107"/>
    <w:rsid w:val="0020451F"/>
    <w:rsid w:val="00204DF2"/>
    <w:rsid w:val="002059AF"/>
    <w:rsid w:val="0020691B"/>
    <w:rsid w:val="00213307"/>
    <w:rsid w:val="00220566"/>
    <w:rsid w:val="0022093B"/>
    <w:rsid w:val="00224576"/>
    <w:rsid w:val="002256E2"/>
    <w:rsid w:val="00225853"/>
    <w:rsid w:val="00225B8F"/>
    <w:rsid w:val="002301E2"/>
    <w:rsid w:val="00232076"/>
    <w:rsid w:val="00233399"/>
    <w:rsid w:val="0023362D"/>
    <w:rsid w:val="0023422E"/>
    <w:rsid w:val="00234C79"/>
    <w:rsid w:val="00234FE4"/>
    <w:rsid w:val="00236132"/>
    <w:rsid w:val="002405FC"/>
    <w:rsid w:val="002431DE"/>
    <w:rsid w:val="0024467E"/>
    <w:rsid w:val="002451B5"/>
    <w:rsid w:val="00245613"/>
    <w:rsid w:val="00246F8A"/>
    <w:rsid w:val="002515D5"/>
    <w:rsid w:val="00251732"/>
    <w:rsid w:val="00252965"/>
    <w:rsid w:val="00252C50"/>
    <w:rsid w:val="0025516D"/>
    <w:rsid w:val="002570E4"/>
    <w:rsid w:val="00257844"/>
    <w:rsid w:val="002606E3"/>
    <w:rsid w:val="00261063"/>
    <w:rsid w:val="0026244D"/>
    <w:rsid w:val="00262590"/>
    <w:rsid w:val="00262748"/>
    <w:rsid w:val="00264720"/>
    <w:rsid w:val="00264D96"/>
    <w:rsid w:val="00264F15"/>
    <w:rsid w:val="00266B68"/>
    <w:rsid w:val="00266FFA"/>
    <w:rsid w:val="00267178"/>
    <w:rsid w:val="00267338"/>
    <w:rsid w:val="00271512"/>
    <w:rsid w:val="00272C4B"/>
    <w:rsid w:val="00273047"/>
    <w:rsid w:val="00276167"/>
    <w:rsid w:val="00276682"/>
    <w:rsid w:val="00276BD1"/>
    <w:rsid w:val="00276EC5"/>
    <w:rsid w:val="00280599"/>
    <w:rsid w:val="002817A4"/>
    <w:rsid w:val="00281A1F"/>
    <w:rsid w:val="00283BF4"/>
    <w:rsid w:val="00283F42"/>
    <w:rsid w:val="00284114"/>
    <w:rsid w:val="00284844"/>
    <w:rsid w:val="002874FE"/>
    <w:rsid w:val="00287868"/>
    <w:rsid w:val="002879A1"/>
    <w:rsid w:val="002926E7"/>
    <w:rsid w:val="00293937"/>
    <w:rsid w:val="002952F1"/>
    <w:rsid w:val="00295696"/>
    <w:rsid w:val="00295915"/>
    <w:rsid w:val="002A048C"/>
    <w:rsid w:val="002A1FB8"/>
    <w:rsid w:val="002A215D"/>
    <w:rsid w:val="002A391B"/>
    <w:rsid w:val="002A4096"/>
    <w:rsid w:val="002A4920"/>
    <w:rsid w:val="002A6660"/>
    <w:rsid w:val="002A7931"/>
    <w:rsid w:val="002A7B17"/>
    <w:rsid w:val="002B206A"/>
    <w:rsid w:val="002B2160"/>
    <w:rsid w:val="002B2E83"/>
    <w:rsid w:val="002B3236"/>
    <w:rsid w:val="002B342E"/>
    <w:rsid w:val="002B3993"/>
    <w:rsid w:val="002B3A33"/>
    <w:rsid w:val="002B3D53"/>
    <w:rsid w:val="002B570B"/>
    <w:rsid w:val="002B722F"/>
    <w:rsid w:val="002B7610"/>
    <w:rsid w:val="002B7A4B"/>
    <w:rsid w:val="002B7DE9"/>
    <w:rsid w:val="002C09B6"/>
    <w:rsid w:val="002C21FC"/>
    <w:rsid w:val="002C2BA4"/>
    <w:rsid w:val="002C45FF"/>
    <w:rsid w:val="002C529F"/>
    <w:rsid w:val="002C5A68"/>
    <w:rsid w:val="002C6629"/>
    <w:rsid w:val="002C6A1F"/>
    <w:rsid w:val="002C7029"/>
    <w:rsid w:val="002C76FE"/>
    <w:rsid w:val="002D0024"/>
    <w:rsid w:val="002D2560"/>
    <w:rsid w:val="002D2EA0"/>
    <w:rsid w:val="002D36BE"/>
    <w:rsid w:val="002D37DE"/>
    <w:rsid w:val="002D4B88"/>
    <w:rsid w:val="002D4C22"/>
    <w:rsid w:val="002D5E41"/>
    <w:rsid w:val="002D645B"/>
    <w:rsid w:val="002D6CD6"/>
    <w:rsid w:val="002D6D66"/>
    <w:rsid w:val="002E2F36"/>
    <w:rsid w:val="002E45D2"/>
    <w:rsid w:val="002E6597"/>
    <w:rsid w:val="002E6AA6"/>
    <w:rsid w:val="002E6CFD"/>
    <w:rsid w:val="002E758A"/>
    <w:rsid w:val="002F00D7"/>
    <w:rsid w:val="002F1518"/>
    <w:rsid w:val="002F27CF"/>
    <w:rsid w:val="002F2C89"/>
    <w:rsid w:val="002F3C7C"/>
    <w:rsid w:val="002F45CE"/>
    <w:rsid w:val="002F75C6"/>
    <w:rsid w:val="00300319"/>
    <w:rsid w:val="0030070E"/>
    <w:rsid w:val="003015DC"/>
    <w:rsid w:val="00301F12"/>
    <w:rsid w:val="00304577"/>
    <w:rsid w:val="003045FC"/>
    <w:rsid w:val="00304CD4"/>
    <w:rsid w:val="00304E69"/>
    <w:rsid w:val="00305394"/>
    <w:rsid w:val="00307382"/>
    <w:rsid w:val="00311DE4"/>
    <w:rsid w:val="0031286E"/>
    <w:rsid w:val="003128EF"/>
    <w:rsid w:val="00313128"/>
    <w:rsid w:val="0031327E"/>
    <w:rsid w:val="00315275"/>
    <w:rsid w:val="00316C96"/>
    <w:rsid w:val="00317744"/>
    <w:rsid w:val="00317ED1"/>
    <w:rsid w:val="00322C7C"/>
    <w:rsid w:val="00323054"/>
    <w:rsid w:val="003239AB"/>
    <w:rsid w:val="00326B48"/>
    <w:rsid w:val="0033088A"/>
    <w:rsid w:val="0033142F"/>
    <w:rsid w:val="0033183C"/>
    <w:rsid w:val="003336F6"/>
    <w:rsid w:val="0033400C"/>
    <w:rsid w:val="00334251"/>
    <w:rsid w:val="00334D78"/>
    <w:rsid w:val="0033798F"/>
    <w:rsid w:val="00340072"/>
    <w:rsid w:val="00340B25"/>
    <w:rsid w:val="00342194"/>
    <w:rsid w:val="003427DD"/>
    <w:rsid w:val="0034368A"/>
    <w:rsid w:val="00343690"/>
    <w:rsid w:val="00343B50"/>
    <w:rsid w:val="003444E4"/>
    <w:rsid w:val="0034487F"/>
    <w:rsid w:val="0034515E"/>
    <w:rsid w:val="0034651D"/>
    <w:rsid w:val="00352F4C"/>
    <w:rsid w:val="00355E5D"/>
    <w:rsid w:val="003576A9"/>
    <w:rsid w:val="00357711"/>
    <w:rsid w:val="00360302"/>
    <w:rsid w:val="00360BF0"/>
    <w:rsid w:val="003621F7"/>
    <w:rsid w:val="0036290C"/>
    <w:rsid w:val="00363971"/>
    <w:rsid w:val="00364181"/>
    <w:rsid w:val="00365653"/>
    <w:rsid w:val="00366847"/>
    <w:rsid w:val="003677DF"/>
    <w:rsid w:val="00367958"/>
    <w:rsid w:val="00367CA9"/>
    <w:rsid w:val="00372337"/>
    <w:rsid w:val="003738C8"/>
    <w:rsid w:val="0037392C"/>
    <w:rsid w:val="00373CB3"/>
    <w:rsid w:val="00373D88"/>
    <w:rsid w:val="003744BD"/>
    <w:rsid w:val="00374D18"/>
    <w:rsid w:val="003754E7"/>
    <w:rsid w:val="0037649D"/>
    <w:rsid w:val="00376E75"/>
    <w:rsid w:val="00377087"/>
    <w:rsid w:val="00377560"/>
    <w:rsid w:val="003818A5"/>
    <w:rsid w:val="0038256C"/>
    <w:rsid w:val="00382A9B"/>
    <w:rsid w:val="003845B3"/>
    <w:rsid w:val="00385695"/>
    <w:rsid w:val="003867AD"/>
    <w:rsid w:val="0038695E"/>
    <w:rsid w:val="00387911"/>
    <w:rsid w:val="00391636"/>
    <w:rsid w:val="00392727"/>
    <w:rsid w:val="00393AED"/>
    <w:rsid w:val="00396FF3"/>
    <w:rsid w:val="003A10BB"/>
    <w:rsid w:val="003A128C"/>
    <w:rsid w:val="003A3BAC"/>
    <w:rsid w:val="003A5ABC"/>
    <w:rsid w:val="003A5F5A"/>
    <w:rsid w:val="003A6DE7"/>
    <w:rsid w:val="003A7B7F"/>
    <w:rsid w:val="003B2DDA"/>
    <w:rsid w:val="003B3204"/>
    <w:rsid w:val="003B33F4"/>
    <w:rsid w:val="003B3C87"/>
    <w:rsid w:val="003B3CB7"/>
    <w:rsid w:val="003B58E7"/>
    <w:rsid w:val="003B5DEA"/>
    <w:rsid w:val="003B641A"/>
    <w:rsid w:val="003C0BD5"/>
    <w:rsid w:val="003C0BF3"/>
    <w:rsid w:val="003C3F46"/>
    <w:rsid w:val="003C7196"/>
    <w:rsid w:val="003C71E1"/>
    <w:rsid w:val="003D151F"/>
    <w:rsid w:val="003D2C1B"/>
    <w:rsid w:val="003D35C9"/>
    <w:rsid w:val="003D36F2"/>
    <w:rsid w:val="003D7ABA"/>
    <w:rsid w:val="003E30C5"/>
    <w:rsid w:val="003E34BA"/>
    <w:rsid w:val="003E547A"/>
    <w:rsid w:val="003F2625"/>
    <w:rsid w:val="003F3336"/>
    <w:rsid w:val="003F39B1"/>
    <w:rsid w:val="003F4867"/>
    <w:rsid w:val="003F5496"/>
    <w:rsid w:val="003F5F8C"/>
    <w:rsid w:val="003F61C4"/>
    <w:rsid w:val="003F6796"/>
    <w:rsid w:val="003F6BAC"/>
    <w:rsid w:val="003F719D"/>
    <w:rsid w:val="00401458"/>
    <w:rsid w:val="00403833"/>
    <w:rsid w:val="004044D8"/>
    <w:rsid w:val="0041043C"/>
    <w:rsid w:val="00410468"/>
    <w:rsid w:val="0041047B"/>
    <w:rsid w:val="0041050F"/>
    <w:rsid w:val="00412568"/>
    <w:rsid w:val="00413B59"/>
    <w:rsid w:val="0041494E"/>
    <w:rsid w:val="00414D80"/>
    <w:rsid w:val="00415DAF"/>
    <w:rsid w:val="004173A9"/>
    <w:rsid w:val="00420509"/>
    <w:rsid w:val="00420FF8"/>
    <w:rsid w:val="00421508"/>
    <w:rsid w:val="00421B83"/>
    <w:rsid w:val="004222FD"/>
    <w:rsid w:val="0042279D"/>
    <w:rsid w:val="004240F1"/>
    <w:rsid w:val="00427F4D"/>
    <w:rsid w:val="004355A0"/>
    <w:rsid w:val="0043571C"/>
    <w:rsid w:val="00436498"/>
    <w:rsid w:val="00437200"/>
    <w:rsid w:val="0043726A"/>
    <w:rsid w:val="00437F75"/>
    <w:rsid w:val="00441F24"/>
    <w:rsid w:val="00442B56"/>
    <w:rsid w:val="00442EB4"/>
    <w:rsid w:val="00443C1F"/>
    <w:rsid w:val="004456A1"/>
    <w:rsid w:val="004460BF"/>
    <w:rsid w:val="00446BC5"/>
    <w:rsid w:val="00447D73"/>
    <w:rsid w:val="00447DFA"/>
    <w:rsid w:val="00450DA4"/>
    <w:rsid w:val="004515A5"/>
    <w:rsid w:val="0045240E"/>
    <w:rsid w:val="00452A38"/>
    <w:rsid w:val="00452F98"/>
    <w:rsid w:val="004537B9"/>
    <w:rsid w:val="00454D5D"/>
    <w:rsid w:val="004559C6"/>
    <w:rsid w:val="004564FA"/>
    <w:rsid w:val="00456D02"/>
    <w:rsid w:val="004614DB"/>
    <w:rsid w:val="004621DA"/>
    <w:rsid w:val="004673E2"/>
    <w:rsid w:val="00472078"/>
    <w:rsid w:val="00473EC1"/>
    <w:rsid w:val="00474591"/>
    <w:rsid w:val="00474C0D"/>
    <w:rsid w:val="004772D9"/>
    <w:rsid w:val="00477D18"/>
    <w:rsid w:val="00480491"/>
    <w:rsid w:val="0048070C"/>
    <w:rsid w:val="00482419"/>
    <w:rsid w:val="00482529"/>
    <w:rsid w:val="00482DC8"/>
    <w:rsid w:val="00482E56"/>
    <w:rsid w:val="00482F0E"/>
    <w:rsid w:val="00483616"/>
    <w:rsid w:val="004841CC"/>
    <w:rsid w:val="00484CD6"/>
    <w:rsid w:val="00484EB9"/>
    <w:rsid w:val="00486A70"/>
    <w:rsid w:val="004917B5"/>
    <w:rsid w:val="0049344E"/>
    <w:rsid w:val="00493882"/>
    <w:rsid w:val="00493CA0"/>
    <w:rsid w:val="00494E01"/>
    <w:rsid w:val="0049502F"/>
    <w:rsid w:val="004A095C"/>
    <w:rsid w:val="004A12CA"/>
    <w:rsid w:val="004A145B"/>
    <w:rsid w:val="004A2282"/>
    <w:rsid w:val="004A2473"/>
    <w:rsid w:val="004A25E2"/>
    <w:rsid w:val="004A28C5"/>
    <w:rsid w:val="004A38E5"/>
    <w:rsid w:val="004A3B7B"/>
    <w:rsid w:val="004A443A"/>
    <w:rsid w:val="004A50E3"/>
    <w:rsid w:val="004A6536"/>
    <w:rsid w:val="004A6D03"/>
    <w:rsid w:val="004A79C2"/>
    <w:rsid w:val="004A79D6"/>
    <w:rsid w:val="004B0917"/>
    <w:rsid w:val="004B1140"/>
    <w:rsid w:val="004B1541"/>
    <w:rsid w:val="004B16FA"/>
    <w:rsid w:val="004B1C97"/>
    <w:rsid w:val="004B382F"/>
    <w:rsid w:val="004B60C1"/>
    <w:rsid w:val="004B6A1B"/>
    <w:rsid w:val="004B6D17"/>
    <w:rsid w:val="004B6DD3"/>
    <w:rsid w:val="004C0899"/>
    <w:rsid w:val="004C10DA"/>
    <w:rsid w:val="004C25F6"/>
    <w:rsid w:val="004C33A0"/>
    <w:rsid w:val="004C41D3"/>
    <w:rsid w:val="004C5697"/>
    <w:rsid w:val="004C6993"/>
    <w:rsid w:val="004C7E54"/>
    <w:rsid w:val="004C7F1A"/>
    <w:rsid w:val="004D1151"/>
    <w:rsid w:val="004D121F"/>
    <w:rsid w:val="004D1D16"/>
    <w:rsid w:val="004D2CBA"/>
    <w:rsid w:val="004D316D"/>
    <w:rsid w:val="004D36D6"/>
    <w:rsid w:val="004D573C"/>
    <w:rsid w:val="004D5FE9"/>
    <w:rsid w:val="004D6143"/>
    <w:rsid w:val="004D61FD"/>
    <w:rsid w:val="004D6D20"/>
    <w:rsid w:val="004D73DB"/>
    <w:rsid w:val="004D7EE7"/>
    <w:rsid w:val="004E03C1"/>
    <w:rsid w:val="004E17C7"/>
    <w:rsid w:val="004E256F"/>
    <w:rsid w:val="004E3EC1"/>
    <w:rsid w:val="004E54C5"/>
    <w:rsid w:val="004E632F"/>
    <w:rsid w:val="004E6C2D"/>
    <w:rsid w:val="004E6F58"/>
    <w:rsid w:val="004F059C"/>
    <w:rsid w:val="004F05DC"/>
    <w:rsid w:val="004F0C37"/>
    <w:rsid w:val="004F0FF0"/>
    <w:rsid w:val="004F104F"/>
    <w:rsid w:val="004F1204"/>
    <w:rsid w:val="004F2EDD"/>
    <w:rsid w:val="004F30D3"/>
    <w:rsid w:val="004F3A28"/>
    <w:rsid w:val="004F64E6"/>
    <w:rsid w:val="004F6E13"/>
    <w:rsid w:val="004F70FC"/>
    <w:rsid w:val="004F7D52"/>
    <w:rsid w:val="004F7EC7"/>
    <w:rsid w:val="00501B48"/>
    <w:rsid w:val="005027B6"/>
    <w:rsid w:val="00502A3A"/>
    <w:rsid w:val="00502C60"/>
    <w:rsid w:val="00503C1E"/>
    <w:rsid w:val="00506324"/>
    <w:rsid w:val="00506452"/>
    <w:rsid w:val="00510613"/>
    <w:rsid w:val="005117FD"/>
    <w:rsid w:val="00512F4A"/>
    <w:rsid w:val="005133F6"/>
    <w:rsid w:val="00513452"/>
    <w:rsid w:val="0051654A"/>
    <w:rsid w:val="005165AE"/>
    <w:rsid w:val="00516BD4"/>
    <w:rsid w:val="00520939"/>
    <w:rsid w:val="00522172"/>
    <w:rsid w:val="005256D6"/>
    <w:rsid w:val="005256E5"/>
    <w:rsid w:val="00525A9C"/>
    <w:rsid w:val="00525D55"/>
    <w:rsid w:val="0052657A"/>
    <w:rsid w:val="00527599"/>
    <w:rsid w:val="00527E8D"/>
    <w:rsid w:val="00527F76"/>
    <w:rsid w:val="00532E38"/>
    <w:rsid w:val="005351A6"/>
    <w:rsid w:val="005353BA"/>
    <w:rsid w:val="00535483"/>
    <w:rsid w:val="005367DC"/>
    <w:rsid w:val="005369C9"/>
    <w:rsid w:val="00537EA1"/>
    <w:rsid w:val="00540EBD"/>
    <w:rsid w:val="005428B5"/>
    <w:rsid w:val="00542CEA"/>
    <w:rsid w:val="00545924"/>
    <w:rsid w:val="00545DBE"/>
    <w:rsid w:val="00546212"/>
    <w:rsid w:val="005504BD"/>
    <w:rsid w:val="00551E6A"/>
    <w:rsid w:val="00552F6C"/>
    <w:rsid w:val="005532F4"/>
    <w:rsid w:val="0055399D"/>
    <w:rsid w:val="00553C08"/>
    <w:rsid w:val="0055471F"/>
    <w:rsid w:val="00555F57"/>
    <w:rsid w:val="0056009C"/>
    <w:rsid w:val="0056206B"/>
    <w:rsid w:val="00565B3F"/>
    <w:rsid w:val="00566CE6"/>
    <w:rsid w:val="00567629"/>
    <w:rsid w:val="005713A0"/>
    <w:rsid w:val="005716C7"/>
    <w:rsid w:val="00572199"/>
    <w:rsid w:val="0057368D"/>
    <w:rsid w:val="005758FA"/>
    <w:rsid w:val="005763E0"/>
    <w:rsid w:val="00577B28"/>
    <w:rsid w:val="00587BB0"/>
    <w:rsid w:val="005902A7"/>
    <w:rsid w:val="005924BD"/>
    <w:rsid w:val="00592C79"/>
    <w:rsid w:val="005939D7"/>
    <w:rsid w:val="0059477A"/>
    <w:rsid w:val="00594A09"/>
    <w:rsid w:val="00595614"/>
    <w:rsid w:val="00596280"/>
    <w:rsid w:val="00596C59"/>
    <w:rsid w:val="005973C3"/>
    <w:rsid w:val="005979A7"/>
    <w:rsid w:val="005A0370"/>
    <w:rsid w:val="005A03DA"/>
    <w:rsid w:val="005A070C"/>
    <w:rsid w:val="005A0BDA"/>
    <w:rsid w:val="005A1E3B"/>
    <w:rsid w:val="005A22E7"/>
    <w:rsid w:val="005A2668"/>
    <w:rsid w:val="005A5269"/>
    <w:rsid w:val="005A654B"/>
    <w:rsid w:val="005B1C5D"/>
    <w:rsid w:val="005B1ECB"/>
    <w:rsid w:val="005B2378"/>
    <w:rsid w:val="005B25CA"/>
    <w:rsid w:val="005B2635"/>
    <w:rsid w:val="005B5D7A"/>
    <w:rsid w:val="005B61EF"/>
    <w:rsid w:val="005B6C25"/>
    <w:rsid w:val="005C0B19"/>
    <w:rsid w:val="005C19A9"/>
    <w:rsid w:val="005C2A35"/>
    <w:rsid w:val="005C3E8F"/>
    <w:rsid w:val="005C667F"/>
    <w:rsid w:val="005D12F1"/>
    <w:rsid w:val="005D1726"/>
    <w:rsid w:val="005D1DB6"/>
    <w:rsid w:val="005D25DA"/>
    <w:rsid w:val="005D26B4"/>
    <w:rsid w:val="005D31F0"/>
    <w:rsid w:val="005D379E"/>
    <w:rsid w:val="005D4489"/>
    <w:rsid w:val="005D5019"/>
    <w:rsid w:val="005D6945"/>
    <w:rsid w:val="005E1247"/>
    <w:rsid w:val="005E32A7"/>
    <w:rsid w:val="005E3BBB"/>
    <w:rsid w:val="005E79A1"/>
    <w:rsid w:val="005F2C6E"/>
    <w:rsid w:val="005F359C"/>
    <w:rsid w:val="005F421D"/>
    <w:rsid w:val="005F5A6C"/>
    <w:rsid w:val="005F6B18"/>
    <w:rsid w:val="006003FF"/>
    <w:rsid w:val="00601DCF"/>
    <w:rsid w:val="00602B0F"/>
    <w:rsid w:val="00603388"/>
    <w:rsid w:val="006033C9"/>
    <w:rsid w:val="00605E03"/>
    <w:rsid w:val="00606CD0"/>
    <w:rsid w:val="00607099"/>
    <w:rsid w:val="00607B38"/>
    <w:rsid w:val="00607BFA"/>
    <w:rsid w:val="00607CCE"/>
    <w:rsid w:val="006100FE"/>
    <w:rsid w:val="00610676"/>
    <w:rsid w:val="00610A88"/>
    <w:rsid w:val="00610EC2"/>
    <w:rsid w:val="0061198B"/>
    <w:rsid w:val="0061336B"/>
    <w:rsid w:val="006153F7"/>
    <w:rsid w:val="00615A2D"/>
    <w:rsid w:val="00616038"/>
    <w:rsid w:val="00621B87"/>
    <w:rsid w:val="006221F2"/>
    <w:rsid w:val="00623479"/>
    <w:rsid w:val="006239ED"/>
    <w:rsid w:val="0062437E"/>
    <w:rsid w:val="00625DC5"/>
    <w:rsid w:val="0063254C"/>
    <w:rsid w:val="0063320C"/>
    <w:rsid w:val="00633D35"/>
    <w:rsid w:val="00637749"/>
    <w:rsid w:val="006379A4"/>
    <w:rsid w:val="006404CD"/>
    <w:rsid w:val="00640D5B"/>
    <w:rsid w:val="00640F8E"/>
    <w:rsid w:val="00642DAE"/>
    <w:rsid w:val="00643D68"/>
    <w:rsid w:val="00645592"/>
    <w:rsid w:val="0064626B"/>
    <w:rsid w:val="00646630"/>
    <w:rsid w:val="006467A4"/>
    <w:rsid w:val="00646E85"/>
    <w:rsid w:val="006479D5"/>
    <w:rsid w:val="00647AFB"/>
    <w:rsid w:val="00652512"/>
    <w:rsid w:val="006526E5"/>
    <w:rsid w:val="00652C0B"/>
    <w:rsid w:val="00655005"/>
    <w:rsid w:val="0066044A"/>
    <w:rsid w:val="00660713"/>
    <w:rsid w:val="00660E87"/>
    <w:rsid w:val="006618DB"/>
    <w:rsid w:val="00661EC6"/>
    <w:rsid w:val="00662218"/>
    <w:rsid w:val="00662350"/>
    <w:rsid w:val="00663287"/>
    <w:rsid w:val="00663866"/>
    <w:rsid w:val="00663A53"/>
    <w:rsid w:val="00663AFF"/>
    <w:rsid w:val="00664CE1"/>
    <w:rsid w:val="00665820"/>
    <w:rsid w:val="00665AA1"/>
    <w:rsid w:val="00667561"/>
    <w:rsid w:val="00667FAF"/>
    <w:rsid w:val="006705C9"/>
    <w:rsid w:val="0067121C"/>
    <w:rsid w:val="006712A9"/>
    <w:rsid w:val="00672030"/>
    <w:rsid w:val="00673768"/>
    <w:rsid w:val="00673AD1"/>
    <w:rsid w:val="00673E0F"/>
    <w:rsid w:val="00675E72"/>
    <w:rsid w:val="006768F6"/>
    <w:rsid w:val="00684021"/>
    <w:rsid w:val="00684F38"/>
    <w:rsid w:val="00687798"/>
    <w:rsid w:val="006905C7"/>
    <w:rsid w:val="00690DAB"/>
    <w:rsid w:val="00692196"/>
    <w:rsid w:val="00694CEF"/>
    <w:rsid w:val="00695D55"/>
    <w:rsid w:val="0069653C"/>
    <w:rsid w:val="006A094B"/>
    <w:rsid w:val="006A1F9E"/>
    <w:rsid w:val="006A2E6E"/>
    <w:rsid w:val="006A3EC7"/>
    <w:rsid w:val="006A79BD"/>
    <w:rsid w:val="006B0394"/>
    <w:rsid w:val="006B0FCD"/>
    <w:rsid w:val="006B1684"/>
    <w:rsid w:val="006B1D90"/>
    <w:rsid w:val="006B316F"/>
    <w:rsid w:val="006B31EA"/>
    <w:rsid w:val="006B4D6F"/>
    <w:rsid w:val="006B66D6"/>
    <w:rsid w:val="006B7562"/>
    <w:rsid w:val="006C0969"/>
    <w:rsid w:val="006C1225"/>
    <w:rsid w:val="006C19E7"/>
    <w:rsid w:val="006C1EE9"/>
    <w:rsid w:val="006C3F31"/>
    <w:rsid w:val="006C58C0"/>
    <w:rsid w:val="006C768F"/>
    <w:rsid w:val="006D048D"/>
    <w:rsid w:val="006D049E"/>
    <w:rsid w:val="006D0A0D"/>
    <w:rsid w:val="006D0C50"/>
    <w:rsid w:val="006D1236"/>
    <w:rsid w:val="006D2CCF"/>
    <w:rsid w:val="006D308C"/>
    <w:rsid w:val="006D3568"/>
    <w:rsid w:val="006D3B96"/>
    <w:rsid w:val="006D42E7"/>
    <w:rsid w:val="006D4E45"/>
    <w:rsid w:val="006D6438"/>
    <w:rsid w:val="006D6731"/>
    <w:rsid w:val="006D79D9"/>
    <w:rsid w:val="006D7D35"/>
    <w:rsid w:val="006E091C"/>
    <w:rsid w:val="006E2509"/>
    <w:rsid w:val="006E255A"/>
    <w:rsid w:val="006E334E"/>
    <w:rsid w:val="006E3744"/>
    <w:rsid w:val="006E4FD4"/>
    <w:rsid w:val="006E507D"/>
    <w:rsid w:val="006E5EB2"/>
    <w:rsid w:val="006E6BDB"/>
    <w:rsid w:val="006E7C7D"/>
    <w:rsid w:val="006F17B5"/>
    <w:rsid w:val="006F258E"/>
    <w:rsid w:val="006F35C2"/>
    <w:rsid w:val="006F38B2"/>
    <w:rsid w:val="006F3CDD"/>
    <w:rsid w:val="006F42A6"/>
    <w:rsid w:val="006F513A"/>
    <w:rsid w:val="006F5365"/>
    <w:rsid w:val="006F6274"/>
    <w:rsid w:val="006F7A01"/>
    <w:rsid w:val="007001C5"/>
    <w:rsid w:val="007027AA"/>
    <w:rsid w:val="0070479E"/>
    <w:rsid w:val="00706697"/>
    <w:rsid w:val="007067C9"/>
    <w:rsid w:val="00710915"/>
    <w:rsid w:val="007133AC"/>
    <w:rsid w:val="0071394A"/>
    <w:rsid w:val="00713D37"/>
    <w:rsid w:val="007145CA"/>
    <w:rsid w:val="00714F09"/>
    <w:rsid w:val="0071609A"/>
    <w:rsid w:val="0071631C"/>
    <w:rsid w:val="00720F18"/>
    <w:rsid w:val="00721050"/>
    <w:rsid w:val="0072218F"/>
    <w:rsid w:val="007222D5"/>
    <w:rsid w:val="007229AE"/>
    <w:rsid w:val="007251D4"/>
    <w:rsid w:val="00725631"/>
    <w:rsid w:val="007259C1"/>
    <w:rsid w:val="007260A7"/>
    <w:rsid w:val="007268D5"/>
    <w:rsid w:val="00726F3F"/>
    <w:rsid w:val="007275E6"/>
    <w:rsid w:val="0073121F"/>
    <w:rsid w:val="007331B4"/>
    <w:rsid w:val="007337FD"/>
    <w:rsid w:val="007351FA"/>
    <w:rsid w:val="00735272"/>
    <w:rsid w:val="00735279"/>
    <w:rsid w:val="00735B97"/>
    <w:rsid w:val="007365CD"/>
    <w:rsid w:val="00736811"/>
    <w:rsid w:val="00736B54"/>
    <w:rsid w:val="00737B7E"/>
    <w:rsid w:val="00741D2E"/>
    <w:rsid w:val="00742703"/>
    <w:rsid w:val="00745173"/>
    <w:rsid w:val="007451BD"/>
    <w:rsid w:val="00745A60"/>
    <w:rsid w:val="00745AB0"/>
    <w:rsid w:val="00745EEC"/>
    <w:rsid w:val="007462E3"/>
    <w:rsid w:val="00746498"/>
    <w:rsid w:val="00747552"/>
    <w:rsid w:val="00750331"/>
    <w:rsid w:val="0075058B"/>
    <w:rsid w:val="0075126F"/>
    <w:rsid w:val="00751754"/>
    <w:rsid w:val="00754194"/>
    <w:rsid w:val="007548EF"/>
    <w:rsid w:val="007552EA"/>
    <w:rsid w:val="007559ED"/>
    <w:rsid w:val="007562DC"/>
    <w:rsid w:val="0075698C"/>
    <w:rsid w:val="00756EC5"/>
    <w:rsid w:val="00756FA3"/>
    <w:rsid w:val="00757C05"/>
    <w:rsid w:val="00757F3A"/>
    <w:rsid w:val="00760193"/>
    <w:rsid w:val="00760666"/>
    <w:rsid w:val="00761BB8"/>
    <w:rsid w:val="007627F4"/>
    <w:rsid w:val="007633B4"/>
    <w:rsid w:val="00763D81"/>
    <w:rsid w:val="00766CA4"/>
    <w:rsid w:val="00772602"/>
    <w:rsid w:val="007726DF"/>
    <w:rsid w:val="00772999"/>
    <w:rsid w:val="00773825"/>
    <w:rsid w:val="00774A83"/>
    <w:rsid w:val="0077540F"/>
    <w:rsid w:val="007766A1"/>
    <w:rsid w:val="007766F0"/>
    <w:rsid w:val="00780038"/>
    <w:rsid w:val="00780866"/>
    <w:rsid w:val="00780AEF"/>
    <w:rsid w:val="00780EFC"/>
    <w:rsid w:val="00781967"/>
    <w:rsid w:val="00782300"/>
    <w:rsid w:val="00782A56"/>
    <w:rsid w:val="0078447B"/>
    <w:rsid w:val="00784CDF"/>
    <w:rsid w:val="00785A7E"/>
    <w:rsid w:val="00786564"/>
    <w:rsid w:val="00790890"/>
    <w:rsid w:val="00792940"/>
    <w:rsid w:val="0079298F"/>
    <w:rsid w:val="00792E6A"/>
    <w:rsid w:val="007939A6"/>
    <w:rsid w:val="0079421A"/>
    <w:rsid w:val="007942F5"/>
    <w:rsid w:val="00797745"/>
    <w:rsid w:val="007A0835"/>
    <w:rsid w:val="007A195B"/>
    <w:rsid w:val="007A4992"/>
    <w:rsid w:val="007A4DA6"/>
    <w:rsid w:val="007A542B"/>
    <w:rsid w:val="007B2573"/>
    <w:rsid w:val="007B257C"/>
    <w:rsid w:val="007B381A"/>
    <w:rsid w:val="007B3D84"/>
    <w:rsid w:val="007B51B9"/>
    <w:rsid w:val="007B5554"/>
    <w:rsid w:val="007B76E6"/>
    <w:rsid w:val="007B7B16"/>
    <w:rsid w:val="007B7DE5"/>
    <w:rsid w:val="007C0EFE"/>
    <w:rsid w:val="007C12B6"/>
    <w:rsid w:val="007C41B8"/>
    <w:rsid w:val="007C4294"/>
    <w:rsid w:val="007C4879"/>
    <w:rsid w:val="007C5C3A"/>
    <w:rsid w:val="007C612B"/>
    <w:rsid w:val="007D04FC"/>
    <w:rsid w:val="007D123B"/>
    <w:rsid w:val="007D1776"/>
    <w:rsid w:val="007D1AB9"/>
    <w:rsid w:val="007D1D60"/>
    <w:rsid w:val="007D20C5"/>
    <w:rsid w:val="007D288F"/>
    <w:rsid w:val="007D28E8"/>
    <w:rsid w:val="007D48B4"/>
    <w:rsid w:val="007D4E34"/>
    <w:rsid w:val="007D7C28"/>
    <w:rsid w:val="007E03D8"/>
    <w:rsid w:val="007E0932"/>
    <w:rsid w:val="007E0F29"/>
    <w:rsid w:val="007E2011"/>
    <w:rsid w:val="007E2EB5"/>
    <w:rsid w:val="007E4A32"/>
    <w:rsid w:val="007E6DD8"/>
    <w:rsid w:val="007F0DCB"/>
    <w:rsid w:val="007F1221"/>
    <w:rsid w:val="007F264D"/>
    <w:rsid w:val="007F284A"/>
    <w:rsid w:val="007F30E6"/>
    <w:rsid w:val="007F360B"/>
    <w:rsid w:val="007F4137"/>
    <w:rsid w:val="007F5C3F"/>
    <w:rsid w:val="007F7942"/>
    <w:rsid w:val="00801814"/>
    <w:rsid w:val="00802E3B"/>
    <w:rsid w:val="00802F39"/>
    <w:rsid w:val="00803A2F"/>
    <w:rsid w:val="00814853"/>
    <w:rsid w:val="008151D3"/>
    <w:rsid w:val="008156C5"/>
    <w:rsid w:val="008162AD"/>
    <w:rsid w:val="008178A5"/>
    <w:rsid w:val="00820A66"/>
    <w:rsid w:val="008228C8"/>
    <w:rsid w:val="00823B9B"/>
    <w:rsid w:val="00823FB6"/>
    <w:rsid w:val="00824703"/>
    <w:rsid w:val="00825FEF"/>
    <w:rsid w:val="008263BA"/>
    <w:rsid w:val="008264A6"/>
    <w:rsid w:val="00830496"/>
    <w:rsid w:val="00831119"/>
    <w:rsid w:val="00832116"/>
    <w:rsid w:val="00832AD9"/>
    <w:rsid w:val="00833517"/>
    <w:rsid w:val="0083402D"/>
    <w:rsid w:val="0083472E"/>
    <w:rsid w:val="0083570E"/>
    <w:rsid w:val="008359D1"/>
    <w:rsid w:val="00836535"/>
    <w:rsid w:val="00836D01"/>
    <w:rsid w:val="00836E9D"/>
    <w:rsid w:val="00837EC0"/>
    <w:rsid w:val="0084064E"/>
    <w:rsid w:val="008411EE"/>
    <w:rsid w:val="00841988"/>
    <w:rsid w:val="0084597A"/>
    <w:rsid w:val="00846982"/>
    <w:rsid w:val="00847697"/>
    <w:rsid w:val="00847B6F"/>
    <w:rsid w:val="00853FB1"/>
    <w:rsid w:val="00854413"/>
    <w:rsid w:val="0085577A"/>
    <w:rsid w:val="00855906"/>
    <w:rsid w:val="0085593D"/>
    <w:rsid w:val="00855C40"/>
    <w:rsid w:val="00856281"/>
    <w:rsid w:val="008562A8"/>
    <w:rsid w:val="0085642A"/>
    <w:rsid w:val="00856792"/>
    <w:rsid w:val="00856A3B"/>
    <w:rsid w:val="00857CF3"/>
    <w:rsid w:val="00863F4D"/>
    <w:rsid w:val="00865074"/>
    <w:rsid w:val="0086569D"/>
    <w:rsid w:val="0086643D"/>
    <w:rsid w:val="0086665C"/>
    <w:rsid w:val="0087086D"/>
    <w:rsid w:val="008708A2"/>
    <w:rsid w:val="00870943"/>
    <w:rsid w:val="00870B6C"/>
    <w:rsid w:val="0087136F"/>
    <w:rsid w:val="008721AC"/>
    <w:rsid w:val="0087468D"/>
    <w:rsid w:val="008748BD"/>
    <w:rsid w:val="00874EA0"/>
    <w:rsid w:val="008755F2"/>
    <w:rsid w:val="008778A3"/>
    <w:rsid w:val="008801B4"/>
    <w:rsid w:val="00880817"/>
    <w:rsid w:val="00880DFF"/>
    <w:rsid w:val="00882078"/>
    <w:rsid w:val="00882562"/>
    <w:rsid w:val="00882D33"/>
    <w:rsid w:val="00884BF3"/>
    <w:rsid w:val="0088599E"/>
    <w:rsid w:val="008862E5"/>
    <w:rsid w:val="008868CC"/>
    <w:rsid w:val="008873E7"/>
    <w:rsid w:val="008922BC"/>
    <w:rsid w:val="008949F6"/>
    <w:rsid w:val="00895B09"/>
    <w:rsid w:val="00897BED"/>
    <w:rsid w:val="008A131F"/>
    <w:rsid w:val="008A2C1E"/>
    <w:rsid w:val="008A336A"/>
    <w:rsid w:val="008A4D67"/>
    <w:rsid w:val="008A4F80"/>
    <w:rsid w:val="008A52D2"/>
    <w:rsid w:val="008A728A"/>
    <w:rsid w:val="008B0775"/>
    <w:rsid w:val="008B13ED"/>
    <w:rsid w:val="008B1AA5"/>
    <w:rsid w:val="008B2133"/>
    <w:rsid w:val="008B3072"/>
    <w:rsid w:val="008B5404"/>
    <w:rsid w:val="008B5E0D"/>
    <w:rsid w:val="008B70ED"/>
    <w:rsid w:val="008B7832"/>
    <w:rsid w:val="008C0E6C"/>
    <w:rsid w:val="008C0F0C"/>
    <w:rsid w:val="008C1110"/>
    <w:rsid w:val="008C1987"/>
    <w:rsid w:val="008C2B0F"/>
    <w:rsid w:val="008C2B2F"/>
    <w:rsid w:val="008C3886"/>
    <w:rsid w:val="008C3DC1"/>
    <w:rsid w:val="008C4833"/>
    <w:rsid w:val="008C4DDE"/>
    <w:rsid w:val="008C6803"/>
    <w:rsid w:val="008C692F"/>
    <w:rsid w:val="008C729E"/>
    <w:rsid w:val="008D2698"/>
    <w:rsid w:val="008D2F00"/>
    <w:rsid w:val="008D49B7"/>
    <w:rsid w:val="008D5E2E"/>
    <w:rsid w:val="008E0993"/>
    <w:rsid w:val="008E3C21"/>
    <w:rsid w:val="008E614E"/>
    <w:rsid w:val="008F0F38"/>
    <w:rsid w:val="008F2465"/>
    <w:rsid w:val="008F3111"/>
    <w:rsid w:val="008F366B"/>
    <w:rsid w:val="008F4208"/>
    <w:rsid w:val="008F5F55"/>
    <w:rsid w:val="008F60ED"/>
    <w:rsid w:val="008F7B7E"/>
    <w:rsid w:val="00900039"/>
    <w:rsid w:val="00900659"/>
    <w:rsid w:val="00900822"/>
    <w:rsid w:val="00901203"/>
    <w:rsid w:val="00904606"/>
    <w:rsid w:val="009064B4"/>
    <w:rsid w:val="00906F7F"/>
    <w:rsid w:val="00907A71"/>
    <w:rsid w:val="00912090"/>
    <w:rsid w:val="00912BDE"/>
    <w:rsid w:val="00914447"/>
    <w:rsid w:val="009166C7"/>
    <w:rsid w:val="00917939"/>
    <w:rsid w:val="00917DCF"/>
    <w:rsid w:val="00917FC5"/>
    <w:rsid w:val="009230F2"/>
    <w:rsid w:val="00923373"/>
    <w:rsid w:val="0092468A"/>
    <w:rsid w:val="00925793"/>
    <w:rsid w:val="00927EAE"/>
    <w:rsid w:val="00933468"/>
    <w:rsid w:val="00936C60"/>
    <w:rsid w:val="00940842"/>
    <w:rsid w:val="00940F55"/>
    <w:rsid w:val="00941591"/>
    <w:rsid w:val="009419D4"/>
    <w:rsid w:val="00941E10"/>
    <w:rsid w:val="00942026"/>
    <w:rsid w:val="00942314"/>
    <w:rsid w:val="0094247C"/>
    <w:rsid w:val="0094259E"/>
    <w:rsid w:val="009428A4"/>
    <w:rsid w:val="00942C00"/>
    <w:rsid w:val="00943F05"/>
    <w:rsid w:val="00946811"/>
    <w:rsid w:val="0094726A"/>
    <w:rsid w:val="00947C32"/>
    <w:rsid w:val="00947F04"/>
    <w:rsid w:val="00950B6F"/>
    <w:rsid w:val="009511A6"/>
    <w:rsid w:val="00951D69"/>
    <w:rsid w:val="00951E63"/>
    <w:rsid w:val="00952C6E"/>
    <w:rsid w:val="00954940"/>
    <w:rsid w:val="00954E84"/>
    <w:rsid w:val="009578EC"/>
    <w:rsid w:val="00965FED"/>
    <w:rsid w:val="00966628"/>
    <w:rsid w:val="00966A70"/>
    <w:rsid w:val="00971D9A"/>
    <w:rsid w:val="0097228F"/>
    <w:rsid w:val="00974C45"/>
    <w:rsid w:val="00975CD5"/>
    <w:rsid w:val="009763B5"/>
    <w:rsid w:val="00977474"/>
    <w:rsid w:val="0098072D"/>
    <w:rsid w:val="009807C6"/>
    <w:rsid w:val="00982013"/>
    <w:rsid w:val="0098487A"/>
    <w:rsid w:val="00985A4A"/>
    <w:rsid w:val="00985E34"/>
    <w:rsid w:val="009900E8"/>
    <w:rsid w:val="00991FA5"/>
    <w:rsid w:val="00993364"/>
    <w:rsid w:val="00993B26"/>
    <w:rsid w:val="00994750"/>
    <w:rsid w:val="009961FC"/>
    <w:rsid w:val="00997784"/>
    <w:rsid w:val="00997F22"/>
    <w:rsid w:val="009A016C"/>
    <w:rsid w:val="009A0841"/>
    <w:rsid w:val="009A0DC3"/>
    <w:rsid w:val="009A1002"/>
    <w:rsid w:val="009A1370"/>
    <w:rsid w:val="009A2EB9"/>
    <w:rsid w:val="009A372D"/>
    <w:rsid w:val="009A4D9D"/>
    <w:rsid w:val="009A5B0D"/>
    <w:rsid w:val="009A645A"/>
    <w:rsid w:val="009A6A31"/>
    <w:rsid w:val="009A6E7D"/>
    <w:rsid w:val="009B1F79"/>
    <w:rsid w:val="009B3731"/>
    <w:rsid w:val="009B3DE4"/>
    <w:rsid w:val="009B4CCC"/>
    <w:rsid w:val="009B507E"/>
    <w:rsid w:val="009B5C74"/>
    <w:rsid w:val="009B5DDC"/>
    <w:rsid w:val="009B708B"/>
    <w:rsid w:val="009B7C04"/>
    <w:rsid w:val="009B7F93"/>
    <w:rsid w:val="009C1F4F"/>
    <w:rsid w:val="009C214B"/>
    <w:rsid w:val="009C3630"/>
    <w:rsid w:val="009C3E0B"/>
    <w:rsid w:val="009C5802"/>
    <w:rsid w:val="009C6444"/>
    <w:rsid w:val="009D0477"/>
    <w:rsid w:val="009D0DF0"/>
    <w:rsid w:val="009D1756"/>
    <w:rsid w:val="009D20B3"/>
    <w:rsid w:val="009D332E"/>
    <w:rsid w:val="009D4EC3"/>
    <w:rsid w:val="009D5404"/>
    <w:rsid w:val="009D6054"/>
    <w:rsid w:val="009D7DAD"/>
    <w:rsid w:val="009E005D"/>
    <w:rsid w:val="009E2455"/>
    <w:rsid w:val="009E37DC"/>
    <w:rsid w:val="009E4CD4"/>
    <w:rsid w:val="009E4D0C"/>
    <w:rsid w:val="009E50B4"/>
    <w:rsid w:val="009E529B"/>
    <w:rsid w:val="009E6C55"/>
    <w:rsid w:val="009F0CB3"/>
    <w:rsid w:val="009F1A9B"/>
    <w:rsid w:val="009F2FF6"/>
    <w:rsid w:val="009F3610"/>
    <w:rsid w:val="009F51E5"/>
    <w:rsid w:val="009F621A"/>
    <w:rsid w:val="009F6A2D"/>
    <w:rsid w:val="009F7739"/>
    <w:rsid w:val="00A024E1"/>
    <w:rsid w:val="00A06994"/>
    <w:rsid w:val="00A11932"/>
    <w:rsid w:val="00A12AE5"/>
    <w:rsid w:val="00A138D6"/>
    <w:rsid w:val="00A13DDA"/>
    <w:rsid w:val="00A14AE1"/>
    <w:rsid w:val="00A171D5"/>
    <w:rsid w:val="00A20443"/>
    <w:rsid w:val="00A2083E"/>
    <w:rsid w:val="00A210DE"/>
    <w:rsid w:val="00A21BE0"/>
    <w:rsid w:val="00A2300F"/>
    <w:rsid w:val="00A23898"/>
    <w:rsid w:val="00A23B6E"/>
    <w:rsid w:val="00A23D62"/>
    <w:rsid w:val="00A23FE9"/>
    <w:rsid w:val="00A2596F"/>
    <w:rsid w:val="00A25CF2"/>
    <w:rsid w:val="00A25F3B"/>
    <w:rsid w:val="00A26F95"/>
    <w:rsid w:val="00A30130"/>
    <w:rsid w:val="00A3022B"/>
    <w:rsid w:val="00A3275D"/>
    <w:rsid w:val="00A32C69"/>
    <w:rsid w:val="00A32ED2"/>
    <w:rsid w:val="00A33744"/>
    <w:rsid w:val="00A348E7"/>
    <w:rsid w:val="00A34E8F"/>
    <w:rsid w:val="00A35506"/>
    <w:rsid w:val="00A375D3"/>
    <w:rsid w:val="00A413EA"/>
    <w:rsid w:val="00A436A2"/>
    <w:rsid w:val="00A44155"/>
    <w:rsid w:val="00A456D7"/>
    <w:rsid w:val="00A46769"/>
    <w:rsid w:val="00A47440"/>
    <w:rsid w:val="00A512EF"/>
    <w:rsid w:val="00A53263"/>
    <w:rsid w:val="00A5396D"/>
    <w:rsid w:val="00A539EB"/>
    <w:rsid w:val="00A56CBE"/>
    <w:rsid w:val="00A60A89"/>
    <w:rsid w:val="00A62E92"/>
    <w:rsid w:val="00A6466B"/>
    <w:rsid w:val="00A64748"/>
    <w:rsid w:val="00A64E1A"/>
    <w:rsid w:val="00A673FB"/>
    <w:rsid w:val="00A6763C"/>
    <w:rsid w:val="00A709D4"/>
    <w:rsid w:val="00A71363"/>
    <w:rsid w:val="00A732A8"/>
    <w:rsid w:val="00A732DD"/>
    <w:rsid w:val="00A73360"/>
    <w:rsid w:val="00A77328"/>
    <w:rsid w:val="00A77DBC"/>
    <w:rsid w:val="00A80211"/>
    <w:rsid w:val="00A82589"/>
    <w:rsid w:val="00A827C5"/>
    <w:rsid w:val="00A83412"/>
    <w:rsid w:val="00A83CEA"/>
    <w:rsid w:val="00A84309"/>
    <w:rsid w:val="00A855B2"/>
    <w:rsid w:val="00A85CD5"/>
    <w:rsid w:val="00A85D2A"/>
    <w:rsid w:val="00A86117"/>
    <w:rsid w:val="00A864A8"/>
    <w:rsid w:val="00A86BCC"/>
    <w:rsid w:val="00A87C11"/>
    <w:rsid w:val="00A902FF"/>
    <w:rsid w:val="00A90679"/>
    <w:rsid w:val="00A91023"/>
    <w:rsid w:val="00A92FBD"/>
    <w:rsid w:val="00A93018"/>
    <w:rsid w:val="00A93BBF"/>
    <w:rsid w:val="00A93BF9"/>
    <w:rsid w:val="00A93DAC"/>
    <w:rsid w:val="00A93F60"/>
    <w:rsid w:val="00A940BC"/>
    <w:rsid w:val="00A940E2"/>
    <w:rsid w:val="00A940E8"/>
    <w:rsid w:val="00A94170"/>
    <w:rsid w:val="00A941F5"/>
    <w:rsid w:val="00A94872"/>
    <w:rsid w:val="00A952A0"/>
    <w:rsid w:val="00A966B4"/>
    <w:rsid w:val="00A9707F"/>
    <w:rsid w:val="00A97FC7"/>
    <w:rsid w:val="00AA014C"/>
    <w:rsid w:val="00AA0AE2"/>
    <w:rsid w:val="00AA19C4"/>
    <w:rsid w:val="00AA23B9"/>
    <w:rsid w:val="00AA26C1"/>
    <w:rsid w:val="00AA29CB"/>
    <w:rsid w:val="00AA35CF"/>
    <w:rsid w:val="00AA3DD2"/>
    <w:rsid w:val="00AA4588"/>
    <w:rsid w:val="00AB004F"/>
    <w:rsid w:val="00AB18F5"/>
    <w:rsid w:val="00AB3704"/>
    <w:rsid w:val="00AB47D0"/>
    <w:rsid w:val="00AB568E"/>
    <w:rsid w:val="00AB5DF9"/>
    <w:rsid w:val="00AB5FC0"/>
    <w:rsid w:val="00AB6274"/>
    <w:rsid w:val="00AB6B3D"/>
    <w:rsid w:val="00AC0F29"/>
    <w:rsid w:val="00AC1307"/>
    <w:rsid w:val="00AC22D3"/>
    <w:rsid w:val="00AC270E"/>
    <w:rsid w:val="00AC48A6"/>
    <w:rsid w:val="00AC4D65"/>
    <w:rsid w:val="00AC51D9"/>
    <w:rsid w:val="00AC731B"/>
    <w:rsid w:val="00AC78A0"/>
    <w:rsid w:val="00AC79AA"/>
    <w:rsid w:val="00AD0435"/>
    <w:rsid w:val="00AD14EE"/>
    <w:rsid w:val="00AD153A"/>
    <w:rsid w:val="00AD1999"/>
    <w:rsid w:val="00AD38F3"/>
    <w:rsid w:val="00AD3CC1"/>
    <w:rsid w:val="00AD46E6"/>
    <w:rsid w:val="00AD78D4"/>
    <w:rsid w:val="00AD7A19"/>
    <w:rsid w:val="00AD7E48"/>
    <w:rsid w:val="00AE0DA1"/>
    <w:rsid w:val="00AE1E92"/>
    <w:rsid w:val="00AE2763"/>
    <w:rsid w:val="00AE2E7B"/>
    <w:rsid w:val="00AE34E2"/>
    <w:rsid w:val="00AE3D5B"/>
    <w:rsid w:val="00AE3EAF"/>
    <w:rsid w:val="00AE6295"/>
    <w:rsid w:val="00AE6F25"/>
    <w:rsid w:val="00AF06F8"/>
    <w:rsid w:val="00AF3B22"/>
    <w:rsid w:val="00AF67A5"/>
    <w:rsid w:val="00AF768B"/>
    <w:rsid w:val="00AF7E0F"/>
    <w:rsid w:val="00B05F3E"/>
    <w:rsid w:val="00B0611A"/>
    <w:rsid w:val="00B0698F"/>
    <w:rsid w:val="00B06BB3"/>
    <w:rsid w:val="00B06FD3"/>
    <w:rsid w:val="00B10B5D"/>
    <w:rsid w:val="00B134F5"/>
    <w:rsid w:val="00B14A70"/>
    <w:rsid w:val="00B159DE"/>
    <w:rsid w:val="00B16AEB"/>
    <w:rsid w:val="00B1719E"/>
    <w:rsid w:val="00B210D8"/>
    <w:rsid w:val="00B221B4"/>
    <w:rsid w:val="00B23875"/>
    <w:rsid w:val="00B2420E"/>
    <w:rsid w:val="00B24558"/>
    <w:rsid w:val="00B25093"/>
    <w:rsid w:val="00B25E17"/>
    <w:rsid w:val="00B2606F"/>
    <w:rsid w:val="00B314BD"/>
    <w:rsid w:val="00B31C2C"/>
    <w:rsid w:val="00B32FAF"/>
    <w:rsid w:val="00B3333A"/>
    <w:rsid w:val="00B3355C"/>
    <w:rsid w:val="00B336A2"/>
    <w:rsid w:val="00B339AE"/>
    <w:rsid w:val="00B34BB7"/>
    <w:rsid w:val="00B3645C"/>
    <w:rsid w:val="00B416C0"/>
    <w:rsid w:val="00B41834"/>
    <w:rsid w:val="00B41B74"/>
    <w:rsid w:val="00B42ACD"/>
    <w:rsid w:val="00B42BE6"/>
    <w:rsid w:val="00B43119"/>
    <w:rsid w:val="00B44158"/>
    <w:rsid w:val="00B4426D"/>
    <w:rsid w:val="00B44654"/>
    <w:rsid w:val="00B44AF3"/>
    <w:rsid w:val="00B45957"/>
    <w:rsid w:val="00B4712D"/>
    <w:rsid w:val="00B47451"/>
    <w:rsid w:val="00B47716"/>
    <w:rsid w:val="00B51503"/>
    <w:rsid w:val="00B51EB5"/>
    <w:rsid w:val="00B5248C"/>
    <w:rsid w:val="00B52F75"/>
    <w:rsid w:val="00B54101"/>
    <w:rsid w:val="00B545C5"/>
    <w:rsid w:val="00B55268"/>
    <w:rsid w:val="00B557ED"/>
    <w:rsid w:val="00B61517"/>
    <w:rsid w:val="00B615B1"/>
    <w:rsid w:val="00B61672"/>
    <w:rsid w:val="00B635AE"/>
    <w:rsid w:val="00B63FFF"/>
    <w:rsid w:val="00B65C57"/>
    <w:rsid w:val="00B679DA"/>
    <w:rsid w:val="00B67E7D"/>
    <w:rsid w:val="00B71C4D"/>
    <w:rsid w:val="00B724BF"/>
    <w:rsid w:val="00B72EEE"/>
    <w:rsid w:val="00B757B6"/>
    <w:rsid w:val="00B758F9"/>
    <w:rsid w:val="00B763F9"/>
    <w:rsid w:val="00B768AD"/>
    <w:rsid w:val="00B8073B"/>
    <w:rsid w:val="00B81894"/>
    <w:rsid w:val="00B82667"/>
    <w:rsid w:val="00B84BC9"/>
    <w:rsid w:val="00B85117"/>
    <w:rsid w:val="00B855E0"/>
    <w:rsid w:val="00B858F3"/>
    <w:rsid w:val="00B87033"/>
    <w:rsid w:val="00B87D7A"/>
    <w:rsid w:val="00B90318"/>
    <w:rsid w:val="00B9088F"/>
    <w:rsid w:val="00B9182C"/>
    <w:rsid w:val="00B92383"/>
    <w:rsid w:val="00B92438"/>
    <w:rsid w:val="00B92BBD"/>
    <w:rsid w:val="00B949E2"/>
    <w:rsid w:val="00B9521C"/>
    <w:rsid w:val="00B9580E"/>
    <w:rsid w:val="00B96C5C"/>
    <w:rsid w:val="00B975E3"/>
    <w:rsid w:val="00BA0A97"/>
    <w:rsid w:val="00BA1E68"/>
    <w:rsid w:val="00BA3C99"/>
    <w:rsid w:val="00BA467A"/>
    <w:rsid w:val="00BA6923"/>
    <w:rsid w:val="00BA773C"/>
    <w:rsid w:val="00BA7DD9"/>
    <w:rsid w:val="00BB0286"/>
    <w:rsid w:val="00BB2E40"/>
    <w:rsid w:val="00BB2F3A"/>
    <w:rsid w:val="00BB3A88"/>
    <w:rsid w:val="00BB3F04"/>
    <w:rsid w:val="00BB4A50"/>
    <w:rsid w:val="00BB502D"/>
    <w:rsid w:val="00BB721A"/>
    <w:rsid w:val="00BC0E6F"/>
    <w:rsid w:val="00BC1016"/>
    <w:rsid w:val="00BC1592"/>
    <w:rsid w:val="00BC182F"/>
    <w:rsid w:val="00BC2198"/>
    <w:rsid w:val="00BC2E00"/>
    <w:rsid w:val="00BC3E03"/>
    <w:rsid w:val="00BC52B8"/>
    <w:rsid w:val="00BC5486"/>
    <w:rsid w:val="00BC742F"/>
    <w:rsid w:val="00BC7C23"/>
    <w:rsid w:val="00BD1432"/>
    <w:rsid w:val="00BD1BE6"/>
    <w:rsid w:val="00BD2177"/>
    <w:rsid w:val="00BD234B"/>
    <w:rsid w:val="00BD5015"/>
    <w:rsid w:val="00BD5802"/>
    <w:rsid w:val="00BD611D"/>
    <w:rsid w:val="00BD6D7A"/>
    <w:rsid w:val="00BD6F02"/>
    <w:rsid w:val="00BD7CC5"/>
    <w:rsid w:val="00BE1BA7"/>
    <w:rsid w:val="00BE2421"/>
    <w:rsid w:val="00BE2C8E"/>
    <w:rsid w:val="00BE30FC"/>
    <w:rsid w:val="00BE60BA"/>
    <w:rsid w:val="00BE716D"/>
    <w:rsid w:val="00BE7917"/>
    <w:rsid w:val="00BF2127"/>
    <w:rsid w:val="00BF2ED8"/>
    <w:rsid w:val="00BF41ED"/>
    <w:rsid w:val="00BF4B8C"/>
    <w:rsid w:val="00BF7B53"/>
    <w:rsid w:val="00C00582"/>
    <w:rsid w:val="00C0078C"/>
    <w:rsid w:val="00C00EC7"/>
    <w:rsid w:val="00C0359F"/>
    <w:rsid w:val="00C04371"/>
    <w:rsid w:val="00C04EDD"/>
    <w:rsid w:val="00C06124"/>
    <w:rsid w:val="00C066E8"/>
    <w:rsid w:val="00C06790"/>
    <w:rsid w:val="00C07F01"/>
    <w:rsid w:val="00C10013"/>
    <w:rsid w:val="00C107DA"/>
    <w:rsid w:val="00C10AD6"/>
    <w:rsid w:val="00C10BC8"/>
    <w:rsid w:val="00C122A5"/>
    <w:rsid w:val="00C134D2"/>
    <w:rsid w:val="00C14801"/>
    <w:rsid w:val="00C14B79"/>
    <w:rsid w:val="00C14E17"/>
    <w:rsid w:val="00C15690"/>
    <w:rsid w:val="00C16015"/>
    <w:rsid w:val="00C169BF"/>
    <w:rsid w:val="00C1740C"/>
    <w:rsid w:val="00C174CA"/>
    <w:rsid w:val="00C2055A"/>
    <w:rsid w:val="00C20772"/>
    <w:rsid w:val="00C20FC4"/>
    <w:rsid w:val="00C212DC"/>
    <w:rsid w:val="00C22BB5"/>
    <w:rsid w:val="00C2472A"/>
    <w:rsid w:val="00C25873"/>
    <w:rsid w:val="00C259ED"/>
    <w:rsid w:val="00C25AA8"/>
    <w:rsid w:val="00C25E00"/>
    <w:rsid w:val="00C25E31"/>
    <w:rsid w:val="00C262A5"/>
    <w:rsid w:val="00C26C44"/>
    <w:rsid w:val="00C27CE1"/>
    <w:rsid w:val="00C27EAB"/>
    <w:rsid w:val="00C30658"/>
    <w:rsid w:val="00C31437"/>
    <w:rsid w:val="00C345AB"/>
    <w:rsid w:val="00C35303"/>
    <w:rsid w:val="00C3594A"/>
    <w:rsid w:val="00C36E48"/>
    <w:rsid w:val="00C3747C"/>
    <w:rsid w:val="00C4149E"/>
    <w:rsid w:val="00C42BD7"/>
    <w:rsid w:val="00C445D8"/>
    <w:rsid w:val="00C4489B"/>
    <w:rsid w:val="00C45D81"/>
    <w:rsid w:val="00C45DE9"/>
    <w:rsid w:val="00C46087"/>
    <w:rsid w:val="00C466CE"/>
    <w:rsid w:val="00C4678D"/>
    <w:rsid w:val="00C47740"/>
    <w:rsid w:val="00C50155"/>
    <w:rsid w:val="00C5144B"/>
    <w:rsid w:val="00C52573"/>
    <w:rsid w:val="00C52DE2"/>
    <w:rsid w:val="00C60C1F"/>
    <w:rsid w:val="00C61685"/>
    <w:rsid w:val="00C6366E"/>
    <w:rsid w:val="00C71CF1"/>
    <w:rsid w:val="00C72DC6"/>
    <w:rsid w:val="00C74397"/>
    <w:rsid w:val="00C76806"/>
    <w:rsid w:val="00C7690D"/>
    <w:rsid w:val="00C76C2D"/>
    <w:rsid w:val="00C77F0C"/>
    <w:rsid w:val="00C80DFC"/>
    <w:rsid w:val="00C80F74"/>
    <w:rsid w:val="00C818C8"/>
    <w:rsid w:val="00C81A28"/>
    <w:rsid w:val="00C83B5E"/>
    <w:rsid w:val="00C83E12"/>
    <w:rsid w:val="00C85897"/>
    <w:rsid w:val="00C86675"/>
    <w:rsid w:val="00C86FD1"/>
    <w:rsid w:val="00C90EE3"/>
    <w:rsid w:val="00C932D4"/>
    <w:rsid w:val="00C94572"/>
    <w:rsid w:val="00C94A1A"/>
    <w:rsid w:val="00C9534F"/>
    <w:rsid w:val="00C974A0"/>
    <w:rsid w:val="00C977A1"/>
    <w:rsid w:val="00C97CF3"/>
    <w:rsid w:val="00CA0D10"/>
    <w:rsid w:val="00CA16DA"/>
    <w:rsid w:val="00CA1765"/>
    <w:rsid w:val="00CA3740"/>
    <w:rsid w:val="00CA44E7"/>
    <w:rsid w:val="00CA4857"/>
    <w:rsid w:val="00CA6E71"/>
    <w:rsid w:val="00CA7F28"/>
    <w:rsid w:val="00CB0061"/>
    <w:rsid w:val="00CB0ABF"/>
    <w:rsid w:val="00CB1A54"/>
    <w:rsid w:val="00CB1D72"/>
    <w:rsid w:val="00CB29B1"/>
    <w:rsid w:val="00CB3544"/>
    <w:rsid w:val="00CB3A14"/>
    <w:rsid w:val="00CB3BF1"/>
    <w:rsid w:val="00CB600F"/>
    <w:rsid w:val="00CB60F7"/>
    <w:rsid w:val="00CB6B49"/>
    <w:rsid w:val="00CB6C9C"/>
    <w:rsid w:val="00CC1BBE"/>
    <w:rsid w:val="00CC2836"/>
    <w:rsid w:val="00CC2BFD"/>
    <w:rsid w:val="00CC3A47"/>
    <w:rsid w:val="00CC3C12"/>
    <w:rsid w:val="00CC4DE4"/>
    <w:rsid w:val="00CC5CEB"/>
    <w:rsid w:val="00CC5F1C"/>
    <w:rsid w:val="00CC6471"/>
    <w:rsid w:val="00CC798A"/>
    <w:rsid w:val="00CC79B4"/>
    <w:rsid w:val="00CD127B"/>
    <w:rsid w:val="00CD13AC"/>
    <w:rsid w:val="00CD1C8C"/>
    <w:rsid w:val="00CD5E0B"/>
    <w:rsid w:val="00CD6466"/>
    <w:rsid w:val="00CD76DB"/>
    <w:rsid w:val="00CD7940"/>
    <w:rsid w:val="00CE196F"/>
    <w:rsid w:val="00CE1B12"/>
    <w:rsid w:val="00CE1C72"/>
    <w:rsid w:val="00CE21C5"/>
    <w:rsid w:val="00CE22DD"/>
    <w:rsid w:val="00CE2378"/>
    <w:rsid w:val="00CE2B2A"/>
    <w:rsid w:val="00CE2BD6"/>
    <w:rsid w:val="00CE4263"/>
    <w:rsid w:val="00CE4842"/>
    <w:rsid w:val="00CE54C0"/>
    <w:rsid w:val="00CE6928"/>
    <w:rsid w:val="00CF11C8"/>
    <w:rsid w:val="00CF1DD8"/>
    <w:rsid w:val="00CF3250"/>
    <w:rsid w:val="00CF481B"/>
    <w:rsid w:val="00D01FC0"/>
    <w:rsid w:val="00D0295A"/>
    <w:rsid w:val="00D035DE"/>
    <w:rsid w:val="00D049BB"/>
    <w:rsid w:val="00D05438"/>
    <w:rsid w:val="00D06117"/>
    <w:rsid w:val="00D06EE4"/>
    <w:rsid w:val="00D07241"/>
    <w:rsid w:val="00D1253A"/>
    <w:rsid w:val="00D12CB4"/>
    <w:rsid w:val="00D13778"/>
    <w:rsid w:val="00D13A81"/>
    <w:rsid w:val="00D13DDA"/>
    <w:rsid w:val="00D14BE3"/>
    <w:rsid w:val="00D164F3"/>
    <w:rsid w:val="00D179BB"/>
    <w:rsid w:val="00D21018"/>
    <w:rsid w:val="00D243A1"/>
    <w:rsid w:val="00D24789"/>
    <w:rsid w:val="00D247AB"/>
    <w:rsid w:val="00D26718"/>
    <w:rsid w:val="00D271F9"/>
    <w:rsid w:val="00D276DC"/>
    <w:rsid w:val="00D27D04"/>
    <w:rsid w:val="00D3056E"/>
    <w:rsid w:val="00D30DD3"/>
    <w:rsid w:val="00D3234B"/>
    <w:rsid w:val="00D32589"/>
    <w:rsid w:val="00D33727"/>
    <w:rsid w:val="00D34B5B"/>
    <w:rsid w:val="00D42D61"/>
    <w:rsid w:val="00D42D91"/>
    <w:rsid w:val="00D4332D"/>
    <w:rsid w:val="00D43A5F"/>
    <w:rsid w:val="00D46F66"/>
    <w:rsid w:val="00D47E03"/>
    <w:rsid w:val="00D50657"/>
    <w:rsid w:val="00D51B3E"/>
    <w:rsid w:val="00D531D8"/>
    <w:rsid w:val="00D5359E"/>
    <w:rsid w:val="00D53778"/>
    <w:rsid w:val="00D538DF"/>
    <w:rsid w:val="00D55197"/>
    <w:rsid w:val="00D558B1"/>
    <w:rsid w:val="00D57A6A"/>
    <w:rsid w:val="00D604AC"/>
    <w:rsid w:val="00D612E6"/>
    <w:rsid w:val="00D61A56"/>
    <w:rsid w:val="00D62F2E"/>
    <w:rsid w:val="00D62F34"/>
    <w:rsid w:val="00D6346F"/>
    <w:rsid w:val="00D638C5"/>
    <w:rsid w:val="00D6491E"/>
    <w:rsid w:val="00D64987"/>
    <w:rsid w:val="00D667F6"/>
    <w:rsid w:val="00D6735D"/>
    <w:rsid w:val="00D67C95"/>
    <w:rsid w:val="00D67F5B"/>
    <w:rsid w:val="00D701BA"/>
    <w:rsid w:val="00D70D2F"/>
    <w:rsid w:val="00D71462"/>
    <w:rsid w:val="00D730E0"/>
    <w:rsid w:val="00D731D9"/>
    <w:rsid w:val="00D73D99"/>
    <w:rsid w:val="00D73E76"/>
    <w:rsid w:val="00D75868"/>
    <w:rsid w:val="00D75972"/>
    <w:rsid w:val="00D75BF0"/>
    <w:rsid w:val="00D77201"/>
    <w:rsid w:val="00D776D7"/>
    <w:rsid w:val="00D777A9"/>
    <w:rsid w:val="00D81AA3"/>
    <w:rsid w:val="00D8234F"/>
    <w:rsid w:val="00D83576"/>
    <w:rsid w:val="00D8463A"/>
    <w:rsid w:val="00D85911"/>
    <w:rsid w:val="00D85A10"/>
    <w:rsid w:val="00D860D0"/>
    <w:rsid w:val="00D8763D"/>
    <w:rsid w:val="00D913CE"/>
    <w:rsid w:val="00D91EE8"/>
    <w:rsid w:val="00D92904"/>
    <w:rsid w:val="00D96A74"/>
    <w:rsid w:val="00D9703A"/>
    <w:rsid w:val="00D9712B"/>
    <w:rsid w:val="00D973D2"/>
    <w:rsid w:val="00DA028C"/>
    <w:rsid w:val="00DA050B"/>
    <w:rsid w:val="00DA1930"/>
    <w:rsid w:val="00DA3D8C"/>
    <w:rsid w:val="00DA3F12"/>
    <w:rsid w:val="00DA48B9"/>
    <w:rsid w:val="00DA666F"/>
    <w:rsid w:val="00DA6B35"/>
    <w:rsid w:val="00DA6DBA"/>
    <w:rsid w:val="00DA73CD"/>
    <w:rsid w:val="00DB2E29"/>
    <w:rsid w:val="00DB6139"/>
    <w:rsid w:val="00DB63D4"/>
    <w:rsid w:val="00DB6DD0"/>
    <w:rsid w:val="00DB7EDB"/>
    <w:rsid w:val="00DC0782"/>
    <w:rsid w:val="00DC0F90"/>
    <w:rsid w:val="00DC7517"/>
    <w:rsid w:val="00DC7DCB"/>
    <w:rsid w:val="00DC7F3B"/>
    <w:rsid w:val="00DD0871"/>
    <w:rsid w:val="00DD08D0"/>
    <w:rsid w:val="00DD116D"/>
    <w:rsid w:val="00DD1FD8"/>
    <w:rsid w:val="00DD25E4"/>
    <w:rsid w:val="00DD2785"/>
    <w:rsid w:val="00DD2800"/>
    <w:rsid w:val="00DD2A69"/>
    <w:rsid w:val="00DE0A9C"/>
    <w:rsid w:val="00DE0ED3"/>
    <w:rsid w:val="00DE26BB"/>
    <w:rsid w:val="00DE29B7"/>
    <w:rsid w:val="00DE2DBD"/>
    <w:rsid w:val="00DE459E"/>
    <w:rsid w:val="00DE48DD"/>
    <w:rsid w:val="00DE7090"/>
    <w:rsid w:val="00DF0347"/>
    <w:rsid w:val="00DF3CAC"/>
    <w:rsid w:val="00DF451E"/>
    <w:rsid w:val="00DF5DD1"/>
    <w:rsid w:val="00DF687F"/>
    <w:rsid w:val="00DF7765"/>
    <w:rsid w:val="00E00F68"/>
    <w:rsid w:val="00E00FC8"/>
    <w:rsid w:val="00E01610"/>
    <w:rsid w:val="00E039C3"/>
    <w:rsid w:val="00E04FC7"/>
    <w:rsid w:val="00E076A3"/>
    <w:rsid w:val="00E07E7E"/>
    <w:rsid w:val="00E102E4"/>
    <w:rsid w:val="00E10A5D"/>
    <w:rsid w:val="00E1619F"/>
    <w:rsid w:val="00E161E1"/>
    <w:rsid w:val="00E17220"/>
    <w:rsid w:val="00E211F4"/>
    <w:rsid w:val="00E238B3"/>
    <w:rsid w:val="00E277F1"/>
    <w:rsid w:val="00E27EB3"/>
    <w:rsid w:val="00E30752"/>
    <w:rsid w:val="00E310F4"/>
    <w:rsid w:val="00E31C25"/>
    <w:rsid w:val="00E324DA"/>
    <w:rsid w:val="00E347A5"/>
    <w:rsid w:val="00E36CD4"/>
    <w:rsid w:val="00E3757C"/>
    <w:rsid w:val="00E4001A"/>
    <w:rsid w:val="00E40131"/>
    <w:rsid w:val="00E414A4"/>
    <w:rsid w:val="00E4228F"/>
    <w:rsid w:val="00E42C1E"/>
    <w:rsid w:val="00E42DF2"/>
    <w:rsid w:val="00E430CA"/>
    <w:rsid w:val="00E4369D"/>
    <w:rsid w:val="00E44837"/>
    <w:rsid w:val="00E45FB2"/>
    <w:rsid w:val="00E46CFE"/>
    <w:rsid w:val="00E50488"/>
    <w:rsid w:val="00E513AF"/>
    <w:rsid w:val="00E51CC0"/>
    <w:rsid w:val="00E5284B"/>
    <w:rsid w:val="00E52F73"/>
    <w:rsid w:val="00E53FF0"/>
    <w:rsid w:val="00E5405E"/>
    <w:rsid w:val="00E5497C"/>
    <w:rsid w:val="00E54F95"/>
    <w:rsid w:val="00E55FCB"/>
    <w:rsid w:val="00E5717B"/>
    <w:rsid w:val="00E62F93"/>
    <w:rsid w:val="00E64FE5"/>
    <w:rsid w:val="00E65033"/>
    <w:rsid w:val="00E65BA9"/>
    <w:rsid w:val="00E6601A"/>
    <w:rsid w:val="00E662B0"/>
    <w:rsid w:val="00E67D36"/>
    <w:rsid w:val="00E702DD"/>
    <w:rsid w:val="00E705AA"/>
    <w:rsid w:val="00E708BE"/>
    <w:rsid w:val="00E734A5"/>
    <w:rsid w:val="00E75A95"/>
    <w:rsid w:val="00E75B63"/>
    <w:rsid w:val="00E77519"/>
    <w:rsid w:val="00E77C65"/>
    <w:rsid w:val="00E81421"/>
    <w:rsid w:val="00E821FC"/>
    <w:rsid w:val="00E83585"/>
    <w:rsid w:val="00E83C29"/>
    <w:rsid w:val="00E84447"/>
    <w:rsid w:val="00E84A74"/>
    <w:rsid w:val="00E84C03"/>
    <w:rsid w:val="00E86610"/>
    <w:rsid w:val="00E87CD3"/>
    <w:rsid w:val="00E914E8"/>
    <w:rsid w:val="00E91B7E"/>
    <w:rsid w:val="00E92D8F"/>
    <w:rsid w:val="00E94E46"/>
    <w:rsid w:val="00EA199F"/>
    <w:rsid w:val="00EA3B90"/>
    <w:rsid w:val="00EA45A6"/>
    <w:rsid w:val="00EA4661"/>
    <w:rsid w:val="00EA54EB"/>
    <w:rsid w:val="00EA6D03"/>
    <w:rsid w:val="00EA6DA8"/>
    <w:rsid w:val="00EA7778"/>
    <w:rsid w:val="00EA791E"/>
    <w:rsid w:val="00EA7CC5"/>
    <w:rsid w:val="00EB36A9"/>
    <w:rsid w:val="00EB5B85"/>
    <w:rsid w:val="00EB5BB3"/>
    <w:rsid w:val="00EB657C"/>
    <w:rsid w:val="00EC2051"/>
    <w:rsid w:val="00EC25A0"/>
    <w:rsid w:val="00EC3BB9"/>
    <w:rsid w:val="00EC3C3E"/>
    <w:rsid w:val="00EC43BE"/>
    <w:rsid w:val="00EC627A"/>
    <w:rsid w:val="00EC704C"/>
    <w:rsid w:val="00ED0C3D"/>
    <w:rsid w:val="00ED0D8C"/>
    <w:rsid w:val="00ED2762"/>
    <w:rsid w:val="00ED2C2F"/>
    <w:rsid w:val="00ED4330"/>
    <w:rsid w:val="00ED4794"/>
    <w:rsid w:val="00ED5316"/>
    <w:rsid w:val="00ED5C84"/>
    <w:rsid w:val="00ED5D03"/>
    <w:rsid w:val="00ED6632"/>
    <w:rsid w:val="00ED676A"/>
    <w:rsid w:val="00EE3208"/>
    <w:rsid w:val="00EE50BA"/>
    <w:rsid w:val="00EE556A"/>
    <w:rsid w:val="00EE575B"/>
    <w:rsid w:val="00EE69E3"/>
    <w:rsid w:val="00EE7224"/>
    <w:rsid w:val="00EE7E9E"/>
    <w:rsid w:val="00EE7F02"/>
    <w:rsid w:val="00EF11BB"/>
    <w:rsid w:val="00EF1B52"/>
    <w:rsid w:val="00EF1CDB"/>
    <w:rsid w:val="00EF1DED"/>
    <w:rsid w:val="00EF33BB"/>
    <w:rsid w:val="00EF4211"/>
    <w:rsid w:val="00EF5833"/>
    <w:rsid w:val="00EF7BFF"/>
    <w:rsid w:val="00F020BA"/>
    <w:rsid w:val="00F0254E"/>
    <w:rsid w:val="00F05701"/>
    <w:rsid w:val="00F05930"/>
    <w:rsid w:val="00F05B9A"/>
    <w:rsid w:val="00F05EB2"/>
    <w:rsid w:val="00F0656D"/>
    <w:rsid w:val="00F06764"/>
    <w:rsid w:val="00F06DF5"/>
    <w:rsid w:val="00F07C4C"/>
    <w:rsid w:val="00F10201"/>
    <w:rsid w:val="00F115A8"/>
    <w:rsid w:val="00F120A7"/>
    <w:rsid w:val="00F14922"/>
    <w:rsid w:val="00F16554"/>
    <w:rsid w:val="00F171EC"/>
    <w:rsid w:val="00F17B04"/>
    <w:rsid w:val="00F2026B"/>
    <w:rsid w:val="00F2140B"/>
    <w:rsid w:val="00F223BE"/>
    <w:rsid w:val="00F22D9D"/>
    <w:rsid w:val="00F248B0"/>
    <w:rsid w:val="00F24B75"/>
    <w:rsid w:val="00F25AEA"/>
    <w:rsid w:val="00F2654E"/>
    <w:rsid w:val="00F312D3"/>
    <w:rsid w:val="00F31311"/>
    <w:rsid w:val="00F329CC"/>
    <w:rsid w:val="00F331E7"/>
    <w:rsid w:val="00F332C3"/>
    <w:rsid w:val="00F35451"/>
    <w:rsid w:val="00F36EC0"/>
    <w:rsid w:val="00F3717F"/>
    <w:rsid w:val="00F407A0"/>
    <w:rsid w:val="00F40D70"/>
    <w:rsid w:val="00F416A0"/>
    <w:rsid w:val="00F421A1"/>
    <w:rsid w:val="00F42713"/>
    <w:rsid w:val="00F435DA"/>
    <w:rsid w:val="00F43CD9"/>
    <w:rsid w:val="00F43F8D"/>
    <w:rsid w:val="00F449A4"/>
    <w:rsid w:val="00F44EBB"/>
    <w:rsid w:val="00F45DCA"/>
    <w:rsid w:val="00F46AC1"/>
    <w:rsid w:val="00F473A2"/>
    <w:rsid w:val="00F50F3E"/>
    <w:rsid w:val="00F51A17"/>
    <w:rsid w:val="00F5404B"/>
    <w:rsid w:val="00F541F8"/>
    <w:rsid w:val="00F549D5"/>
    <w:rsid w:val="00F5619B"/>
    <w:rsid w:val="00F56E96"/>
    <w:rsid w:val="00F57493"/>
    <w:rsid w:val="00F57567"/>
    <w:rsid w:val="00F57708"/>
    <w:rsid w:val="00F57F4E"/>
    <w:rsid w:val="00F60C09"/>
    <w:rsid w:val="00F610DB"/>
    <w:rsid w:val="00F61ABD"/>
    <w:rsid w:val="00F648AB"/>
    <w:rsid w:val="00F65DE9"/>
    <w:rsid w:val="00F66BA2"/>
    <w:rsid w:val="00F66BD7"/>
    <w:rsid w:val="00F66CCE"/>
    <w:rsid w:val="00F66DA7"/>
    <w:rsid w:val="00F70B3F"/>
    <w:rsid w:val="00F71448"/>
    <w:rsid w:val="00F716E7"/>
    <w:rsid w:val="00F72999"/>
    <w:rsid w:val="00F736A7"/>
    <w:rsid w:val="00F73F84"/>
    <w:rsid w:val="00F7686D"/>
    <w:rsid w:val="00F85F5C"/>
    <w:rsid w:val="00F8707C"/>
    <w:rsid w:val="00F87D1A"/>
    <w:rsid w:val="00F90232"/>
    <w:rsid w:val="00F911B9"/>
    <w:rsid w:val="00F934FF"/>
    <w:rsid w:val="00F9631F"/>
    <w:rsid w:val="00F96727"/>
    <w:rsid w:val="00F97C9C"/>
    <w:rsid w:val="00FA0212"/>
    <w:rsid w:val="00FA10CE"/>
    <w:rsid w:val="00FA1605"/>
    <w:rsid w:val="00FA2602"/>
    <w:rsid w:val="00FA266B"/>
    <w:rsid w:val="00FA43CE"/>
    <w:rsid w:val="00FA48AB"/>
    <w:rsid w:val="00FB068F"/>
    <w:rsid w:val="00FB0723"/>
    <w:rsid w:val="00FB2811"/>
    <w:rsid w:val="00FB40EA"/>
    <w:rsid w:val="00FB52D5"/>
    <w:rsid w:val="00FB6785"/>
    <w:rsid w:val="00FC0181"/>
    <w:rsid w:val="00FC13E0"/>
    <w:rsid w:val="00FC1E36"/>
    <w:rsid w:val="00FC3756"/>
    <w:rsid w:val="00FC3A24"/>
    <w:rsid w:val="00FC3B48"/>
    <w:rsid w:val="00FC3C6F"/>
    <w:rsid w:val="00FC48B7"/>
    <w:rsid w:val="00FC55B3"/>
    <w:rsid w:val="00FC773E"/>
    <w:rsid w:val="00FD00CB"/>
    <w:rsid w:val="00FD0EB8"/>
    <w:rsid w:val="00FD1FFE"/>
    <w:rsid w:val="00FD299F"/>
    <w:rsid w:val="00FD44A7"/>
    <w:rsid w:val="00FD4EE4"/>
    <w:rsid w:val="00FD6EBE"/>
    <w:rsid w:val="00FD78B4"/>
    <w:rsid w:val="00FD7A5D"/>
    <w:rsid w:val="00FE168F"/>
    <w:rsid w:val="00FE265E"/>
    <w:rsid w:val="00FE2799"/>
    <w:rsid w:val="00FE3178"/>
    <w:rsid w:val="00FE3D87"/>
    <w:rsid w:val="00FE4736"/>
    <w:rsid w:val="00FE47F1"/>
    <w:rsid w:val="00FE5C66"/>
    <w:rsid w:val="00FE63A4"/>
    <w:rsid w:val="00FE654D"/>
    <w:rsid w:val="00FE75E6"/>
    <w:rsid w:val="00FF09B2"/>
    <w:rsid w:val="00FF2D54"/>
    <w:rsid w:val="00FF317E"/>
    <w:rsid w:val="00FF4C17"/>
    <w:rsid w:val="00FF5C77"/>
    <w:rsid w:val="00FF69C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12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A773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link w:val="AkapitzlistZnak"/>
    <w:uiPriority w:val="34"/>
    <w:qFormat/>
    <w:rsid w:val="00E27EB3"/>
    <w:pPr>
      <w:numPr>
        <w:numId w:val="36"/>
      </w:numPr>
      <w:spacing w:after="180" w:line="360" w:lineRule="auto"/>
      <w:ind w:left="1429" w:hanging="357"/>
      <w:contextualSpacing/>
      <w:jc w:val="both"/>
    </w:pPr>
    <w:rPr>
      <w:rFonts w:ascii="Times New Roman" w:eastAsia="Times New Roman" w:hAnsi="Times New Roman" w:cs="Times New Roman"/>
      <w:color w:val="000000" w:themeColor="text1"/>
      <w:sz w:val="24"/>
      <w:szCs w:val="24"/>
      <w:lang w:eastAsia="pl-PL"/>
    </w:rPr>
  </w:style>
  <w:style w:type="character" w:customStyle="1" w:styleId="AkapitzlistZnak">
    <w:name w:val="Akapit z listą Znak"/>
    <w:basedOn w:val="Domylnaczcionkaakapitu"/>
    <w:link w:val="Akapitzlist"/>
    <w:uiPriority w:val="34"/>
    <w:rsid w:val="00E27EB3"/>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link w:val="LegendaZnak"/>
    <w:uiPriority w:val="35"/>
    <w:unhideWhenUsed/>
    <w:rsid w:val="00BB2E40"/>
    <w:rPr>
      <w:b/>
      <w:bCs/>
      <w:color w:val="F07F09" w:themeColor="accent1"/>
      <w:sz w:val="18"/>
      <w:szCs w:val="18"/>
    </w:rPr>
  </w:style>
  <w:style w:type="character" w:customStyle="1" w:styleId="LegendaZnak">
    <w:name w:val="Legenda Znak"/>
    <w:basedOn w:val="Domylnaczcionkaakapitu"/>
    <w:link w:val="Legenda"/>
    <w:uiPriority w:val="35"/>
    <w:rsid w:val="009E50B4"/>
    <w:rPr>
      <w:rFonts w:ascii="Times New Roman" w:eastAsia="Times New Roman" w:hAnsi="Times New Roman" w:cs="Times New Roman"/>
      <w:b/>
      <w:bCs/>
      <w:color w:val="F07F09" w:themeColor="accent1"/>
      <w:sz w:val="18"/>
      <w:szCs w:val="18"/>
      <w:lang w:eastAsia="pl-PL"/>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CE2BD6"/>
    <w:pPr>
      <w:ind w:firstLine="0"/>
    </w:pPr>
    <w:rPr>
      <w:i/>
      <w:noProof/>
    </w:rPr>
  </w:style>
  <w:style w:type="character" w:customStyle="1" w:styleId="PodkrelenieZnak">
    <w:name w:val="Podkreślenie Znak"/>
    <w:basedOn w:val="Domylnaczcionkaakapitu"/>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 w:type="paragraph" w:styleId="Bibliografia">
    <w:name w:val="Bibliography"/>
    <w:basedOn w:val="Normalny"/>
    <w:next w:val="Normalny"/>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443C1F"/>
    <w:rPr>
      <w:rFonts w:ascii="Courier New" w:eastAsiaTheme="minorHAnsi" w:hAnsi="Courier New"/>
      <w:sz w:val="22"/>
    </w:rPr>
  </w:style>
  <w:style w:type="character" w:customStyle="1" w:styleId="KlasametodafunkcjaZnak">
    <w:name w:val="Klasa metoda funkcja Znak"/>
    <w:basedOn w:val="AkapitzlistZnak"/>
    <w:link w:val="Klasametodafunkcja"/>
    <w:rsid w:val="00443C1F"/>
    <w:rPr>
      <w:rFonts w:ascii="Courier New" w:hAnsi="Courier New"/>
      <w:i/>
      <w:noProof/>
    </w:rPr>
  </w:style>
  <w:style w:type="paragraph" w:customStyle="1" w:styleId="Nazwapliku">
    <w:name w:val="Nazwa pliku"/>
    <w:basedOn w:val="Podkrelenie"/>
    <w:link w:val="NazwaplikuZnak"/>
    <w:qFormat/>
    <w:rsid w:val="008748BD"/>
    <w:rPr>
      <w:rFonts w:ascii="Courier New" w:eastAsiaTheme="minorHAnsi" w:hAnsi="Courier New"/>
      <w:sz w:val="22"/>
    </w:rPr>
  </w:style>
  <w:style w:type="character" w:customStyle="1" w:styleId="NazwaplikuZnak">
    <w:name w:val="Nazwa pliku Znak"/>
    <w:basedOn w:val="AkapitzlistZnak"/>
    <w:link w:val="Nazwapliku"/>
    <w:rsid w:val="008748BD"/>
    <w:rPr>
      <w:rFonts w:ascii="Courier New" w:hAnsi="Courier New"/>
      <w:i/>
      <w:noProof/>
    </w:rPr>
  </w:style>
  <w:style w:type="paragraph" w:customStyle="1" w:styleId="Podpisrysunku">
    <w:name w:val="Podpis rysunku"/>
    <w:basedOn w:val="Legenda"/>
    <w:link w:val="PodpisrysunkuZnak"/>
    <w:qFormat/>
    <w:rsid w:val="009E50B4"/>
    <w:pPr>
      <w:spacing w:before="60"/>
      <w:ind w:firstLine="0"/>
      <w:jc w:val="center"/>
    </w:pPr>
  </w:style>
  <w:style w:type="character" w:customStyle="1" w:styleId="PodpisrysunkuZnak">
    <w:name w:val="Podpis rysunku Znak"/>
    <w:basedOn w:val="LegendaZnak"/>
    <w:link w:val="Podpisrysunku"/>
    <w:rsid w:val="009E50B4"/>
  </w:style>
  <w:style w:type="character" w:styleId="Tekstzastpczy">
    <w:name w:val="Placeholder Text"/>
    <w:basedOn w:val="Domylnaczcionkaakapitu"/>
    <w:uiPriority w:val="99"/>
    <w:semiHidden/>
    <w:rsid w:val="00706697"/>
    <w:rPr>
      <w:color w:val="808080"/>
    </w:rPr>
  </w:style>
  <w:style w:type="character" w:customStyle="1" w:styleId="mw-headline">
    <w:name w:val="mw-headline"/>
    <w:basedOn w:val="Domylnaczcionkaakapitu"/>
    <w:rsid w:val="00E5405E"/>
  </w:style>
  <w:style w:type="paragraph" w:styleId="HTML-wstpniesformatowany">
    <w:name w:val="HTML Preformatted"/>
    <w:basedOn w:val="Normalny"/>
    <w:link w:val="HTML-wstpniesformatowanyZnak"/>
    <w:uiPriority w:val="99"/>
    <w:semiHidden/>
    <w:unhideWhenUsed/>
    <w:rsid w:val="0059477A"/>
    <w:pPr>
      <w:spacing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59477A"/>
    <w:rPr>
      <w:rFonts w:ascii="Consolas" w:eastAsia="Times New Roman" w:hAnsi="Consolas" w:cs="Times New Roman"/>
      <w:color w:val="000000" w:themeColor="text1"/>
      <w:sz w:val="20"/>
      <w:szCs w:val="20"/>
      <w:lang w:eastAsia="pl-PL"/>
    </w:rPr>
  </w:style>
</w:styles>
</file>

<file path=word/webSettings.xml><?xml version="1.0" encoding="utf-8"?>
<w:webSettings xmlns:r="http://schemas.openxmlformats.org/officeDocument/2006/relationships" xmlns:w="http://schemas.openxmlformats.org/wordprocessingml/2006/main">
  <w:divs>
    <w:div w:id="19940163">
      <w:bodyDiv w:val="1"/>
      <w:marLeft w:val="0"/>
      <w:marRight w:val="0"/>
      <w:marTop w:val="0"/>
      <w:marBottom w:val="0"/>
      <w:divBdr>
        <w:top w:val="none" w:sz="0" w:space="0" w:color="auto"/>
        <w:left w:val="none" w:sz="0" w:space="0" w:color="auto"/>
        <w:bottom w:val="none" w:sz="0" w:space="0" w:color="auto"/>
        <w:right w:val="none" w:sz="0" w:space="0" w:color="auto"/>
      </w:divBdr>
    </w:div>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370957180">
      <w:bodyDiv w:val="1"/>
      <w:marLeft w:val="0"/>
      <w:marRight w:val="0"/>
      <w:marTop w:val="0"/>
      <w:marBottom w:val="0"/>
      <w:divBdr>
        <w:top w:val="none" w:sz="0" w:space="0" w:color="auto"/>
        <w:left w:val="none" w:sz="0" w:space="0" w:color="auto"/>
        <w:bottom w:val="none" w:sz="0" w:space="0" w:color="auto"/>
        <w:right w:val="none" w:sz="0" w:space="0" w:color="auto"/>
      </w:divBdr>
    </w:div>
    <w:div w:id="555244253">
      <w:bodyDiv w:val="1"/>
      <w:marLeft w:val="0"/>
      <w:marRight w:val="0"/>
      <w:marTop w:val="0"/>
      <w:marBottom w:val="0"/>
      <w:divBdr>
        <w:top w:val="none" w:sz="0" w:space="0" w:color="auto"/>
        <w:left w:val="none" w:sz="0" w:space="0" w:color="auto"/>
        <w:bottom w:val="none" w:sz="0" w:space="0" w:color="auto"/>
        <w:right w:val="none" w:sz="0" w:space="0" w:color="auto"/>
      </w:divBdr>
    </w:div>
    <w:div w:id="652762021">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867717892">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471048069">
      <w:bodyDiv w:val="1"/>
      <w:marLeft w:val="0"/>
      <w:marRight w:val="0"/>
      <w:marTop w:val="0"/>
      <w:marBottom w:val="0"/>
      <w:divBdr>
        <w:top w:val="none" w:sz="0" w:space="0" w:color="auto"/>
        <w:left w:val="none" w:sz="0" w:space="0" w:color="auto"/>
        <w:bottom w:val="none" w:sz="0" w:space="0" w:color="auto"/>
        <w:right w:val="none" w:sz="0" w:space="0" w:color="auto"/>
      </w:divBdr>
    </w:div>
    <w:div w:id="1499685722">
      <w:bodyDiv w:val="1"/>
      <w:marLeft w:val="0"/>
      <w:marRight w:val="0"/>
      <w:marTop w:val="0"/>
      <w:marBottom w:val="0"/>
      <w:divBdr>
        <w:top w:val="none" w:sz="0" w:space="0" w:color="auto"/>
        <w:left w:val="none" w:sz="0" w:space="0" w:color="auto"/>
        <w:bottom w:val="none" w:sz="0" w:space="0" w:color="auto"/>
        <w:right w:val="none" w:sz="0" w:space="0" w:color="auto"/>
      </w:divBdr>
    </w:div>
    <w:div w:id="1547909291">
      <w:bodyDiv w:val="1"/>
      <w:marLeft w:val="0"/>
      <w:marRight w:val="0"/>
      <w:marTop w:val="0"/>
      <w:marBottom w:val="0"/>
      <w:divBdr>
        <w:top w:val="none" w:sz="0" w:space="0" w:color="auto"/>
        <w:left w:val="none" w:sz="0" w:space="0" w:color="auto"/>
        <w:bottom w:val="none" w:sz="0" w:space="0" w:color="auto"/>
        <w:right w:val="none" w:sz="0" w:space="0" w:color="auto"/>
      </w:divBdr>
    </w:div>
    <w:div w:id="1605921837">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 w:id="1965232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oleObject" Target="embeddings/oleObject2.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emf"/><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oleObject" Target="embeddings/oleObject4.bin"/><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46</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47</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39</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41</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43</b:RefOrder>
  </b:Source>
  <b:Source>
    <b:Tag>W3C09</b:Tag>
    <b:SourceType>DocumentFromInternetSite</b:SourceType>
    <b:Guid>{C500163E-6977-436C-8776-0514D27C37AF}</b:Guid>
    <b:LCID>0</b:LCID>
    <b:Author>
      <b:Author>
        <b:Corporate>W3C</b:Corporate>
      </b:Author>
    </b:Author>
    <b:Title>W3C Document Object Model</b:Title>
    <b:Year>2009</b:Year>
    <b:InternetSiteTitle>World Wide Web Consortium (W3C) Website</b:InternetSiteTitle>
    <b:Month>Styczeń</b:Month>
    <b:Day>6</b:Day>
    <b:URL>http://www.w3.org/DOM</b:URL>
    <b:RefOrder>42</b:RefOrder>
  </b:Source>
  <b:Source>
    <b:Tag>Jam09</b:Tag>
    <b:SourceType>DocumentFromInternetSite</b:SourceType>
    <b:Guid>{038F6316-3CF7-4B8E-AE1A-E1FB52F996C8}</b:Guid>
    <b:LCID>0</b:LCID>
    <b:Author>
      <b:Author>
        <b:NameList>
          <b:Person>
            <b:Last>Fung</b:Last>
            <b:First>James</b:First>
          </b:Person>
          <b:Person>
            <b:Last>Murray</b:Last>
            <b:First>Tim</b:First>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Mar05</b:Tag>
    <b:SourceType>DocumentFromInternetSite</b:SourceType>
    <b:Guid>{12100B76-1F3A-4997-8E18-265A7CF71E7D}</b:Guid>
    <b:LCID>0</b:LCID>
    <b:Author>
      <b:Author>
        <b:NameList>
          <b:Person>
            <b:Last>Harris</b:Last>
            <b:First>Mark</b:First>
          </b:Person>
          <b:Person>
            <b:Last>Buck</b:Last>
            <b:First>Ian</b:First>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AAs10</b:Tag>
    <b:SourceType>DocumentFromInternetSite</b:SourceType>
    <b:Guid>{4058A951-F9AA-4EEC-B176-4B6FFC263654}</b:Guid>
    <b:LCID>0</b:LCID>
    <b:Author>
      <b:Author>
        <b:NameList>
          <b:Person>
            <b:Last>Asuncion</b:Last>
            <b:First>A.</b:First>
          </b:Person>
          <b:Person>
            <b:Last>Newman</b:Last>
            <b:First>D.J.</b:First>
          </b:Person>
        </b:NameList>
      </b:Author>
    </b:Author>
    <b:Title>UCI Machine Learning Repository</b:Title>
    <b:InternetSiteTitle>Irvine, CA: University of California, School of Information and Computer Science</b:InternetSiteTitle>
    <b:Year>2010</b:Year>
    <b:URL>http://mlr.cs.umass.edu/ml</b:URL>
    <b:RefOrder>40</b:RefOrder>
  </b:Source>
  <b:Source>
    <b:Tag>The</b:Tag>
    <b:SourceType>DocumentFromInternetSite</b:SourceType>
    <b:Guid>{725BCF6A-7B54-44D4-A570-589CF9BD22DE}</b:Guid>
    <b:LCID>0</b:LCID>
    <b:Author>
      <b:Author>
        <b:Corporate>The Khronos Group</b:Corporate>
      </b:Author>
    </b:Author>
    <b:Title>OpenCL - The open standard for parallel programming of heterogeneous systems</b:Title>
    <b:InternetSiteTitle>The Knronos Group</b:InternetSiteTitle>
    <b:URL>http://www.khronos.org/opencl/</b:URL>
    <b:RefOrder>12</b:RefOrder>
  </b:Source>
  <b:Source>
    <b:Tag>Wik10</b:Tag>
    <b:SourceType>DocumentFromInternetSite</b:SourceType>
    <b:Guid>{56896D7A-AEB9-4A82-AD9D-EE6A5A7B8B19}</b:Guid>
    <b:LCID>0</b:LCID>
    <b:Author>
      <b:Author>
        <b:Corporate>Wikipedia</b:Corporate>
      </b:Author>
    </b:Author>
    <b:Title>Neuron</b:Title>
    <b:InternetSiteTitle>Wikipedia</b:InternetSiteTitle>
    <b:Year>2010</b:Year>
    <b:Month>Maj</b:Month>
    <b:Day>6</b:Day>
    <b:URL>http://en.wikipedia.org/wiki/Neuron</b:URL>
    <b:RefOrder>29</b:RefOrder>
  </b:Source>
  <b:Source>
    <b:Tag>Raf</b:Tag>
    <b:SourceType>DocumentFromInternetSite</b:SourceType>
    <b:Guid>{59750E2B-5B93-4D30-89AF-EA97399B4219}</b:Guid>
    <b:LCID>0</b:LCID>
    <b:Author>
      <b:Author>
        <b:NameList>
          <b:Person>
            <b:Last>Klaus</b:Last>
            <b:First>Rafał</b:First>
          </b:Person>
        </b:NameList>
      </b:Author>
    </b:Author>
    <b:Title>Budowa Neuronu</b:Title>
    <b:InternetSiteTitle>Rafał Klaus - Strona internetowa</b:InternetSiteTitle>
    <b:URL>http://www.cs.put.poznan.pl/rklaus/assn/neuron.htm</b:URL>
    <b:RefOrder>30</b:RefOrder>
  </b:Source>
  <b:Source>
    <b:Tag>Wik11</b:Tag>
    <b:SourceType>DocumentFromInternetSite</b:SourceType>
    <b:Guid>{E9CE691D-E0C2-40BE-91D4-648E28CDED7B}</b:Guid>
    <b:LCID>0</b:LCID>
    <b:Author>
      <b:Author>
        <b:Corporate>Wikipedia</b:Corporate>
      </b:Author>
    </b:Author>
    <b:Title>Radialna funkcja bazowa</b:Title>
    <b:InternetSiteTitle>Wikipedia</b:InternetSiteTitle>
    <b:Year>2010</b:Year>
    <b:Month>Styczeń</b:Month>
    <b:Day>1</b:Day>
    <b:URL>http://pl.wikipedia.org/wiki/Radialna_funkcja_bazowa</b:URL>
    <b:RefOrder>31</b:RefOrder>
  </b:Source>
  <b:Source>
    <b:Tag>Koł05</b:Tag>
    <b:SourceType>DocumentFromInternetSite</b:SourceType>
    <b:Guid>{587856FB-826D-49CA-ADBD-FC019E300163}</b:Guid>
    <b:LCID>0</b:LCID>
    <b:Author>
      <b:Author>
        <b:NameList>
          <b:Person>
            <b:Last>Kołton</b:Last>
            <b:First>Mariusz</b:First>
          </b:Person>
          <b:Person>
            <b:Last>Kwiatkowski</b:Last>
            <b:First>Marek</b:First>
          </b:Person>
        </b:NameList>
      </b:Author>
    </b:Author>
    <b:Title>Sieć Hopfielda</b:Title>
    <b:InternetSiteTitle>Wirtualne Laboratorium Sztucznej Inteligencji</b:InternetSiteTitle>
    <b:Year>2005</b:Year>
    <b:Month>Czerwiec</b:Month>
    <b:URL>http://galaxy.agh.edu.pl/~vlsi/AI/hopf/hopfield_pl.html</b:URL>
    <b:RefOrder>32</b:RefOrder>
  </b:Source>
  <b:Source>
    <b:Tag>Wik12</b:Tag>
    <b:SourceType>DocumentFromInternetSite</b:SourceType>
    <b:Guid>{50ECB153-57CF-40F2-A759-7425CE66E5DB}</b:Guid>
    <b:LCID>0</b:LCID>
    <b:Author>
      <b:Author>
        <b:Corporate>Wikipedia</b:Corporate>
      </b:Author>
    </b:Author>
    <b:Title>Artificial neural network</b:Title>
    <b:InternetSiteTitle>Wikipedia</b:InternetSiteTitle>
    <b:Year>2010</b:Year>
    <b:Month>Maj</b:Month>
    <b:Day>8</b:Day>
    <b:URL>http://en.wikipedia.org/wiki/Artificial_neural_network</b:URL>
    <b:RefOrder>33</b:RefOrder>
  </b:Source>
  <b:Source>
    <b:Tag>Kat04</b:Tag>
    <b:SourceType>DocumentFromInternetSite</b:SourceType>
    <b:Guid>{8018A8ED-258D-4DFB-BF4D-D407B57334E9}</b:Guid>
    <b:LCID>0</b:LCID>
    <b:Author>
      <b:Author>
        <b:Corporate>Katedra Inżynierii Komputerowej P.Cz.</b:Corporate>
      </b:Author>
    </b:Author>
    <b:Title>Zastosowanie sieci neuronowych</b:Title>
    <b:InternetSiteTitle>Katedra Inżynierii Komputerowej Politechniki Częstochowskiej</b:InternetSiteTitle>
    <b:Year>2004</b:Year>
    <b:URL>http://www.kik.pcz.czest.pl/nn/zastosowanie.php</b:URL>
    <b:RefOrder>34</b:RefOrder>
  </b:Source>
  <b:Source>
    <b:Tag>Sch05</b:Tag>
    <b:SourceType>DocumentFromInternetSite</b:SourceType>
    <b:Guid>{BA3D57FE-01C3-40E3-BA37-0ED24440BA46}</b:Guid>
    <b:LCID>0</b:LCID>
    <b:Author>
      <b:Author>
        <b:NameList>
          <b:Person>
            <b:Last>Schabauer</b:Last>
            <b:First>Hannes</b:First>
          </b:Person>
          <b:Person>
            <b:Last>Schikuta</b:Last>
            <b:First>Erich</b:First>
          </b:Person>
          <b:Person>
            <b:Last>Weishaupl</b:Last>
            <b:First>Thomas</b:First>
          </b:Person>
        </b:NameList>
      </b:Author>
    </b:Author>
    <b:Title>Solving Very Large Traveling Salesman Problems by SOM Parallelization on Cluster Architectures</b:Title>
    <b:InternetSiteTitle>ACM Portal</b:InternetSiteTitle>
    <b:Year>2005</b:Year>
    <b:URL>http://portal.acm.org/citation.cfm?id=1110441</b:URL>
    <b:RefOrder>35</b:RefOrder>
  </b:Source>
  <b:Source>
    <b:Tag>Nas09</b:Tag>
    <b:SourceType>DocumentFromInternetSite</b:SourceType>
    <b:Guid>{700A32FE-7AFF-42D5-A66D-BEE6DD273143}</b:Guid>
    <b:LCID>0</b:LCID>
    <b:Author>
      <b:Author>
        <b:NameList>
          <b:Person>
            <b:Last>Nasse</b:Last>
            <b:First>Fabian</b:First>
          </b:Person>
          <b:Person>
            <b:Last>Thurau</b:Last>
            <b:First>Christian</b:First>
          </b:Person>
          <b:Person>
            <b:Last>Fink</b:Last>
            <b:First>Gernot</b:First>
            <b:Middle>A.</b:Middle>
          </b:Person>
        </b:NameList>
      </b:Author>
    </b:Author>
    <b:Title>Face Detection Using GPU-Based Convolutional Neural Networks </b:Title>
    <b:InternetSiteTitle>Google Books</b:InternetSiteTitle>
    <b:Year>2009</b:Year>
    <b:URL>http://books.google.com/books?id=g-sIocvOrUUC&amp;pg=PA83&amp;lpg=PA83&amp;dq=%22+Face+Detection+Using+GPU-Based+Convolutional+Neural+Networks+%22&amp;source=bl&amp;ots=HQhMY3wI10&amp;sig=tOmcxv7eb5_2uSBHzsRaO9IpkVg&amp;hl=pl&amp;ei=4nnpS5bHHMigOPm_lf8K&amp;sa=X&amp;oi=book_result&amp;ct=result&amp;res</b:URL>
    <b:RefOrder>36</b:RefOrder>
  </b:Source>
  <b:Source>
    <b:Tag>Nel07</b:Tag>
    <b:SourceType>DocumentFromInternetSite</b:SourceType>
    <b:Guid>{FF8784BD-3626-4A9C-940C-FC05602A108D}</b:Guid>
    <b:LCID>0</b:LCID>
    <b:Author>
      <b:Author>
        <b:NameList>
          <b:Person>
            <b:Last>Cristianini</b:Last>
            <b:First>Nello</b:First>
          </b:Person>
        </b:NameList>
      </b:Author>
    </b:Author>
    <b:Title>Support Vector Machines - Online References for Further Reading</b:Title>
    <b:InternetSiteTitle>Support Vector Machines Homepage</b:InternetSiteTitle>
    <b:Year>2007</b:Year>
    <b:URL>http://www.support-vector.net/references.html</b:URL>
    <b:RefOrder>48</b:RefOrder>
  </b:Source>
  <b:Source>
    <b:Tag>Pra07</b:Tag>
    <b:SourceType>DocumentFromInternetSite</b:SourceType>
    <b:Guid>{85E35167-A06F-498C-A1CD-0D79AE7848CA}</b:Guid>
    <b:LCID>0</b:LCID>
    <b:Author>
      <b:Author>
        <b:NameList>
          <b:Person>
            <b:Last>Prabhu</b:Last>
            <b:First>Raghavendra</b:First>
            <b:Middle>D.</b:Middle>
          </b:Person>
        </b:NameList>
      </b:Author>
    </b:Author>
    <b:Title>GNeuron: Parallel Neural Networks with GPU</b:Title>
    <b:InternetSiteTitle>HiPC - International Conference on High Performance Computing</b:InternetSiteTitle>
    <b:Year>2007</b:Year>
    <b:URL>http://www.hipc.org/hipc2007/posters/GNeuron.pdf</b:URL>
    <b:RefOrder>37</b:RefOrder>
  </b:Source>
  <b:Source>
    <b:Tag>Jay09</b:Tag>
    <b:SourceType>DocumentFromInternetSite</b:SourceType>
    <b:Guid>{8A2847FE-2C11-480C-917A-9276A9C4D03C}</b:Guid>
    <b:LCID>0</b:LCID>
    <b:Author>
      <b:Author>
        <b:NameList>
          <b:Person>
            <b:Last>Jayram</b:Last>
            <b:First>Moorkanikara</b:First>
            <b:Middle>Nageswaran</b:Middle>
          </b:Person>
          <b:Person>
            <b:Last>Dutt</b:Last>
            <b:First>Nikil</b:First>
          </b:Person>
          <b:Person>
            <b:Last>Krichmar</b:Last>
            <b:First>Jeffrey</b:First>
            <b:Middle>L.</b:Middle>
          </b:Person>
          <b:Person>
            <b:Last>Nicolau</b:Last>
            <b:First>Alex</b:First>
          </b:Person>
          <b:Person>
            <b:Last>Veidenbaum</b:Last>
            <b:First>Alex</b:First>
          </b:Person>
        </b:NameList>
      </b:Author>
    </b:Author>
    <b:Title>Efficient Simulation of Large-Scale Spiking Neural Networks Using CUDA Graphics Processors</b:Title>
    <b:InternetSiteTitle> Jayram, Moorkanikara Nageswaran - Home Page</b:InternetSiteTitle>
    <b:Year>2009</b:Year>
    <b:URL>http://www.ics.uci.edu/~jmoorkan/pub/gpusnn-ijcnn.pdf</b:URL>
    <b:RefOrder>38</b:RefOrder>
  </b:Source>
  <b:Source>
    <b:Tag>Wik101</b:Tag>
    <b:SourceType>DocumentFromInternetSite</b:SourceType>
    <b:Guid>{71E4EE92-DE83-4EC8-B681-2DDBF856DCCA}</b:Guid>
    <b:LCID>0</b:LCID>
    <b:Author>
      <b:Author>
        <b:Corporate>Wikipedia</b:Corporate>
      </b:Author>
    </b:Author>
    <b:Title>Comparison of Nvidia graphics processing units</b:Title>
    <b:InternetSiteTitle>Wikipedia</b:InternetSiteTitle>
    <b:Year>2010</b:Year>
    <b:Month>Maj</b:Month>
    <b:Day>14</b:Day>
    <b:URL>http://en.wikipedia.org/wiki/Comparison_of_Nvidia_graphics_processing_units</b:URL>
    <b:RefOrder>49</b:RefOrder>
  </b:Source>
  <b:Source>
    <b:Tag>Roy09</b:Tag>
    <b:SourceType>DocumentFromInternetSite</b:SourceType>
    <b:Guid>{61278986-1900-4314-BEEE-37FC8B5E663D}</b:Guid>
    <b:LCID>0</b:LCID>
    <b:Author>
      <b:Author>
        <b:NameList>
          <b:Person>
            <b:Last>Longbottom</b:Last>
            <b:First>Roy</b:First>
          </b:Person>
        </b:NameList>
      </b:Author>
    </b:Author>
    <b:Title>Dhrystone Benchmark Results On PCs</b:Title>
    <b:InternetSiteTitle>Roy Longbottom's PC Benchmark Collection</b:InternetSiteTitle>
    <b:Year>2009</b:Year>
    <b:Month>Listopad</b:Month>
    <b:URL>http://www.roylongbottom.org.uk/dhrystone%20results.htm</b:URL>
    <b:RefOrder>50</b:RefOrder>
  </b:Source>
  <b:Source>
    <b:Tag>Wik</b:Tag>
    <b:SourceType>DocumentFromInternetSite</b:SourceType>
    <b:Guid>{B6BDE521-7424-4518-8F5E-75B5EF8DF369}</b:Guid>
    <b:LCID>0</b:LCID>
    <b:Title>Video card</b:Title>
    <b:InternetSiteTitle>Wikipedia</b:InternetSiteTitle>
    <b:URL>http://en.wikipedia.org/wiki/Graphic_card</b:URL>
    <b:Author>
      <b:Author>
        <b:Corporate>Wikipedia</b:Corporate>
      </b:Author>
    </b:Author>
    <b:RefOrder>1</b:RefOrder>
  </b:Source>
  <b:Source>
    <b:Tag>Wik2</b:Tag>
    <b:SourceType>DocumentFromInternetSite</b:SourceType>
    <b:Guid>{643C8D62-EBE7-4012-8F3D-2ACD87742818}</b:Guid>
    <b:LCID>0</b:LCID>
    <b:Author>
      <b:Author>
        <b:Corporate>Wikipedia</b:Corporate>
      </b:Author>
    </b:Author>
    <b:Title>OpenCL</b:Title>
    <b:InternetSiteTitle>Wikipedia</b:InternetSiteTitle>
    <b:URL>http://en.wikipedia.org/wiki/OpenCL</b:URL>
    <b:Year>2010</b:Year>
    <b:Month>Maj</b:Month>
    <b:Day>13</b:Day>
    <b:RefOrder>44</b:RefOrder>
  </b:Source>
  <b:Source>
    <b:Tag>Buc</b:Tag>
    <b:SourceType>DocumentFromInternetSite</b:SourceType>
    <b:Guid>{94751A56-4DF4-45BD-89A7-B263853EA452}</b:Guid>
    <b:LCID>0</b:LCID>
    <b:Author>
      <b:Author>
        <b:NameList>
          <b:Person>
            <b:Last>Buck</b:Last>
            <b:First>Ian</b:First>
          </b:Person>
          <b:Person>
            <b:Last>Foley</b:Last>
            <b:First>Tim</b:First>
          </b:Person>
          <b:Person>
            <b:Last>Horn</b:Last>
            <b:First>Daniel</b:First>
          </b:Person>
          <b:Person>
            <b:Last>Sugerman</b:Last>
            <b:First>Jeremy</b:First>
          </b:Person>
          <b:Person>
            <b:Last>Fatahalian</b:Last>
            <b:First>Kayvon</b:First>
          </b:Person>
          <b:Person>
            <b:Last>Houston</b:Last>
            <b:First>Mike</b:First>
          </b:Person>
          <b:Person>
            <b:Last>Hanrahan</b:Last>
            <b:First>Pat</b:First>
          </b:Person>
        </b:NameList>
      </b:Author>
    </b:Author>
    <b:Title>Brook for GPUs: Stream Computing on Graphics Hardware</b:Title>
    <b:InternetSiteTitle>CiteSeerX</b:InternetSiteTitle>
    <b:URL>http://citeseerx.ist.psu.edu/viewdoc/download?doi=10.1.1.1.5420&amp;rep=rep1&amp;type=pdf</b:URL>
    <b:Year>2004</b:Year>
    <b:RefOrder>45</b:RefOrder>
  </b:Source>
  <b:Source>
    <b:Tag>Rut05</b:Tag>
    <b:SourceType>Book</b:SourceType>
    <b:Guid>{D688433F-F3B4-47E5-A807-F035BB4127FE}</b:Guid>
    <b:LCID>0</b:LCID>
    <b:Author>
      <b:Author>
        <b:NameList>
          <b:Person>
            <b:Last>Rutkowski</b:Last>
            <b:First>Leszek</b:First>
          </b:Person>
        </b:NameList>
      </b:Author>
    </b:Author>
    <b:Title>Metody i techniki sztucznej inteligencji</b:Title>
    <b:Year>2005</b:Year>
    <b:City>Warszawa</b:City>
    <b:Publisher>Wydawnictwo Naukowe PWN</b:Publisher>
    <b:RefOrder>28</b:RefOrder>
  </b:Source>
</b:Sources>
</file>

<file path=customXml/itemProps1.xml><?xml version="1.0" encoding="utf-8"?>
<ds:datastoreItem xmlns:ds="http://schemas.openxmlformats.org/officeDocument/2006/customXml" ds:itemID="{073BB5A0-B87C-422B-BD77-87E7EFB32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9592</TotalTime>
  <Pages>1</Pages>
  <Words>17407</Words>
  <Characters>104446</Characters>
  <Application>Microsoft Office Word</Application>
  <DocSecurity>0</DocSecurity>
  <Lines>870</Lines>
  <Paragraphs>243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121610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User</cp:lastModifiedBy>
  <cp:revision>61</cp:revision>
  <cp:lastPrinted>2010-05-22T14:14:00Z</cp:lastPrinted>
  <dcterms:created xsi:type="dcterms:W3CDTF">2010-05-04T20:47:00Z</dcterms:created>
  <dcterms:modified xsi:type="dcterms:W3CDTF">2010-05-24T19:46:00Z</dcterms:modified>
</cp:coreProperties>
</file>