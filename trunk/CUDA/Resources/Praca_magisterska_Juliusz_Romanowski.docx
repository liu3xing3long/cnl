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93882">
          <w:pPr>
            <w:rPr>
              <w:color w:val="auto"/>
            </w:rPr>
          </w:pPr>
          <w:r>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20F18" w:rsidRPr="00C86675" w:rsidRDefault="00720F18" w:rsidP="00772602">
                      <w:pPr>
                        <w:jc w:val="center"/>
                        <w:rPr>
                          <w:smallCaps/>
                          <w:sz w:val="32"/>
                        </w:rPr>
                      </w:pPr>
                      <w:r w:rsidRPr="00C86675">
                        <w:rPr>
                          <w:smallCaps/>
                          <w:sz w:val="32"/>
                        </w:rPr>
                        <w:t>Zachodniopomorski Uniwersytet Technologiczny</w:t>
                      </w:r>
                    </w:p>
                    <w:p w:rsidR="00720F18" w:rsidRPr="00C86675" w:rsidRDefault="00720F18" w:rsidP="00772602">
                      <w:pPr>
                        <w:jc w:val="center"/>
                        <w:rPr>
                          <w:smallCaps/>
                          <w:sz w:val="32"/>
                        </w:rPr>
                      </w:pPr>
                      <w:r w:rsidRPr="00C86675">
                        <w:rPr>
                          <w:smallCaps/>
                          <w:sz w:val="32"/>
                        </w:rPr>
                        <w:t>w Szczecinie</w:t>
                      </w:r>
                    </w:p>
                    <w:p w:rsidR="00720F18" w:rsidRPr="00C86675" w:rsidRDefault="00720F18" w:rsidP="00772602">
                      <w:pPr>
                        <w:jc w:val="center"/>
                      </w:pPr>
                    </w:p>
                    <w:p w:rsidR="00720F18" w:rsidRPr="00C86675" w:rsidRDefault="00720F18" w:rsidP="00772602">
                      <w:pPr>
                        <w:jc w:val="center"/>
                        <w:rPr>
                          <w:b/>
                          <w:sz w:val="32"/>
                        </w:rPr>
                      </w:pPr>
                      <w:r w:rsidRPr="00C86675">
                        <w:rPr>
                          <w:b/>
                          <w:sz w:val="32"/>
                        </w:rPr>
                        <w:t>WYDZIAŁ INFORMATYKI</w:t>
                      </w:r>
                    </w:p>
                    <w:p w:rsidR="00720F18" w:rsidRPr="00C86675" w:rsidRDefault="00720F18" w:rsidP="00772602">
                      <w:pPr>
                        <w:jc w:val="center"/>
                        <w:rPr>
                          <w:sz w:val="32"/>
                        </w:rPr>
                      </w:pPr>
                    </w:p>
                    <w:p w:rsidR="00720F18" w:rsidRPr="00C86675" w:rsidRDefault="00720F18" w:rsidP="00772602">
                      <w:pPr>
                        <w:jc w:val="center"/>
                        <w:rPr>
                          <w:sz w:val="32"/>
                        </w:rPr>
                      </w:pPr>
                    </w:p>
                    <w:p w:rsidR="00720F18" w:rsidRPr="00C86675" w:rsidRDefault="00720F18" w:rsidP="00772602"/>
                    <w:p w:rsidR="00720F18" w:rsidRPr="00C86675" w:rsidRDefault="00720F18"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20F18" w:rsidRPr="00C86675" w:rsidRDefault="00720F18" w:rsidP="00772602"/>
                    <w:p w:rsidR="00720F18" w:rsidRPr="00C86675" w:rsidRDefault="00720F18" w:rsidP="00772602">
                      <w:pPr>
                        <w:jc w:val="center"/>
                      </w:pPr>
                    </w:p>
                    <w:p w:rsidR="00720F18" w:rsidRPr="00C86675" w:rsidRDefault="00720F18" w:rsidP="00772602">
                      <w:pPr>
                        <w:jc w:val="center"/>
                      </w:pPr>
                    </w:p>
                    <w:p w:rsidR="00720F18" w:rsidRPr="00C86675" w:rsidRDefault="00720F18" w:rsidP="00772602">
                      <w:pPr>
                        <w:jc w:val="center"/>
                      </w:pPr>
                    </w:p>
                    <w:p w:rsidR="00720F18" w:rsidRPr="00C86675" w:rsidRDefault="00720F18" w:rsidP="00772602">
                      <w:pPr>
                        <w:jc w:val="center"/>
                      </w:pPr>
                    </w:p>
                    <w:p w:rsidR="00720F18" w:rsidRPr="00C86675" w:rsidRDefault="00720F18" w:rsidP="00772602">
                      <w:pPr>
                        <w:jc w:val="center"/>
                      </w:pPr>
                    </w:p>
                    <w:p w:rsidR="00720F18" w:rsidRPr="00B61517" w:rsidRDefault="00720F18" w:rsidP="00772602">
                      <w:pPr>
                        <w:jc w:val="center"/>
                        <w:rPr>
                          <w:sz w:val="32"/>
                          <w:szCs w:val="32"/>
                        </w:rPr>
                      </w:pPr>
                      <w:r w:rsidRPr="00B61517">
                        <w:rPr>
                          <w:sz w:val="32"/>
                          <w:szCs w:val="32"/>
                        </w:rPr>
                        <w:t>Juliusz Romanowski</w:t>
                      </w:r>
                    </w:p>
                    <w:p w:rsidR="00720F18" w:rsidRDefault="00720F18" w:rsidP="00772602">
                      <w:pPr>
                        <w:spacing w:before="120"/>
                        <w:jc w:val="center"/>
                      </w:pPr>
                      <w:r w:rsidRPr="00C86675">
                        <w:t>Kierunek Informatyka</w:t>
                      </w:r>
                    </w:p>
                    <w:p w:rsidR="00720F18" w:rsidRPr="00C86675" w:rsidRDefault="00720F18" w:rsidP="00772602">
                      <w:pPr>
                        <w:spacing w:before="120"/>
                        <w:jc w:val="center"/>
                      </w:pPr>
                    </w:p>
                    <w:p w:rsidR="00720F18" w:rsidRPr="00C86675" w:rsidRDefault="00720F18" w:rsidP="00772602">
                      <w:pPr>
                        <w:jc w:val="center"/>
                      </w:pPr>
                      <w:bookmarkStart w:id="0" w:name="OLE_LINK1"/>
                      <w:bookmarkStart w:id="1" w:name="OLE_LINK2"/>
                      <w:r w:rsidRPr="00836D01">
                        <w:rPr>
                          <w:b/>
                          <w:sz w:val="36"/>
                        </w:rPr>
                        <w:t>Zastosowanie technologii CUDA w sztucznej inteligencji</w:t>
                      </w:r>
                    </w:p>
                    <w:bookmarkEnd w:id="0"/>
                    <w:bookmarkEnd w:id="1"/>
                    <w:p w:rsidR="00720F18" w:rsidRPr="00C86675" w:rsidRDefault="00720F18" w:rsidP="00772602">
                      <w:pPr>
                        <w:jc w:val="center"/>
                        <w:rPr>
                          <w:b/>
                          <w:sz w:val="32"/>
                        </w:rPr>
                      </w:pPr>
                    </w:p>
                    <w:p w:rsidR="00720F18" w:rsidRPr="00C86675" w:rsidRDefault="00720F18" w:rsidP="00772602">
                      <w:pPr>
                        <w:jc w:val="center"/>
                        <w:rPr>
                          <w:b/>
                          <w:sz w:val="32"/>
                        </w:rPr>
                      </w:pPr>
                    </w:p>
                    <w:p w:rsidR="00720F18" w:rsidRPr="00C86675" w:rsidRDefault="00720F18" w:rsidP="00772602">
                      <w:pPr>
                        <w:ind w:firstLine="0"/>
                      </w:pPr>
                    </w:p>
                    <w:p w:rsidR="00720F18" w:rsidRPr="00C86675" w:rsidRDefault="00720F18" w:rsidP="00772602">
                      <w:r w:rsidRPr="00C86675">
                        <w:tab/>
                      </w:r>
                      <w:r w:rsidRPr="00C86675">
                        <w:tab/>
                      </w:r>
                      <w:r w:rsidRPr="00C86675">
                        <w:tab/>
                      </w:r>
                      <w:r w:rsidRPr="00C86675">
                        <w:tab/>
                      </w:r>
                      <w:r w:rsidRPr="00C86675">
                        <w:tab/>
                      </w:r>
                      <w:r w:rsidRPr="00C86675">
                        <w:tab/>
                      </w:r>
                      <w:r w:rsidRPr="00C86675">
                        <w:tab/>
                        <w:t>Praca dyplomowa magisterska</w:t>
                      </w:r>
                    </w:p>
                    <w:p w:rsidR="00720F18" w:rsidRPr="00C86675" w:rsidRDefault="00720F18" w:rsidP="00772602">
                      <w:r w:rsidRPr="00C86675">
                        <w:tab/>
                      </w:r>
                      <w:r w:rsidRPr="00C86675">
                        <w:tab/>
                      </w:r>
                      <w:r w:rsidRPr="00C86675">
                        <w:tab/>
                      </w:r>
                      <w:r w:rsidRPr="00C86675">
                        <w:tab/>
                      </w:r>
                      <w:r w:rsidRPr="00C86675">
                        <w:tab/>
                      </w:r>
                      <w:r w:rsidRPr="00C86675">
                        <w:tab/>
                      </w:r>
                      <w:r w:rsidRPr="00C86675">
                        <w:tab/>
                        <w:t xml:space="preserve">napisana pod kierunkiem </w:t>
                      </w:r>
                    </w:p>
                    <w:p w:rsidR="00720F18" w:rsidRPr="00C86675" w:rsidRDefault="00720F18"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20F18" w:rsidRDefault="00720F18"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720F18" w:rsidRPr="00772602" w:rsidRDefault="00720F18"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493882">
      <w:pPr>
        <w:pStyle w:val="Spistreci1"/>
        <w:rPr>
          <w:rFonts w:asciiTheme="minorHAnsi" w:eastAsiaTheme="minorEastAsia" w:hAnsiTheme="minorHAnsi" w:cstheme="minorBidi"/>
          <w:b w:val="0"/>
          <w:noProof/>
          <w:color w:val="auto"/>
          <w:sz w:val="22"/>
          <w:szCs w:val="22"/>
          <w:lang w:val="en-US" w:eastAsia="en-US"/>
        </w:rPr>
      </w:pPr>
      <w:r w:rsidRPr="00493882">
        <w:rPr>
          <w:color w:val="auto"/>
        </w:rPr>
        <w:fldChar w:fldCharType="begin"/>
      </w:r>
      <w:r w:rsidR="005D5019">
        <w:rPr>
          <w:color w:val="auto"/>
        </w:rPr>
        <w:instrText xml:space="preserve"> TOC \o "1-4" \h \z \u </w:instrText>
      </w:r>
      <w:r w:rsidRPr="00493882">
        <w:rPr>
          <w:color w:val="auto"/>
        </w:rPr>
        <w:fldChar w:fldCharType="separate"/>
      </w:r>
      <w:hyperlink w:anchor="_Toc259090080" w:history="1">
        <w:r w:rsidR="005D5019" w:rsidRPr="009D3BBA">
          <w:rPr>
            <w:rStyle w:val="Hipercze"/>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ipercze"/>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ipercze"/>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ipercze"/>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ipercze"/>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ipercze"/>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ipercze"/>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ipercze"/>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ipercze"/>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ipercze"/>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ipercze"/>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ipercze"/>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ipercze"/>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ipercze"/>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ipercze"/>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ipercze"/>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ipercze"/>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ipercze"/>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ipercze"/>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ipercze"/>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ipercze"/>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ipercze"/>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ipercze"/>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ipercze"/>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ipercze"/>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ipercze"/>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ipercze"/>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ipercze"/>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ipercze"/>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ipercze"/>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ipercze"/>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ipercze"/>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ipercze"/>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ipercze"/>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ipercze"/>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ipercze"/>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ipercze"/>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ipercze"/>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ipercze"/>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ipercze"/>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ipercze"/>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ipercze"/>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ipercze"/>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ipercze"/>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ipercze"/>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ipercze"/>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ipercze"/>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ipercze"/>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ipercze"/>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ipercze"/>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ipercze"/>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ipercze"/>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ipercze"/>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ipercze"/>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ipercze"/>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ipercze"/>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ipercze"/>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ipercze"/>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ipercze"/>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ipercze"/>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ipercze"/>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ipercze"/>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ipercze"/>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ipercze"/>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ipercze"/>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ipercze"/>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ipercze"/>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ipercze"/>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ipercze"/>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ipercze"/>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ipercze"/>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ipercze"/>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ipercze"/>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ipercze"/>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ipercze"/>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ipercze"/>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ipercze"/>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ipercze"/>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ipercze"/>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ipercze"/>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493882">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ipercze"/>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493882">
      <w:pPr>
        <w:pStyle w:val="Spistreci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ipercze"/>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ipercze"/>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ipercze"/>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ipercze"/>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ipercze"/>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ipercze"/>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493882">
      <w:pPr>
        <w:pStyle w:val="Spistreci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ipercze"/>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493882">
      <w:pPr>
        <w:pStyle w:val="Spistreci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ipercze"/>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493882"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493882">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493882">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93882"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93882"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93882"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93882"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090081"/>
      <w:bookmarkEnd w:id="4"/>
      <w:r w:rsidRPr="00ED676A">
        <w:lastRenderedPageBreak/>
        <w:t>Równoległe przetwarzanie z zastosowaniem GPU</w:t>
      </w:r>
      <w:bookmarkEnd w:id="5"/>
    </w:p>
    <w:p w:rsidR="00637749" w:rsidRPr="00ED676A" w:rsidDel="00663866" w:rsidRDefault="007F5C3F" w:rsidP="00B06BB3">
      <w:pPr>
        <w:rPr>
          <w:del w:id="6" w:author="HP" w:date="2010-04-18T16:32:00Z"/>
          <w:color w:val="auto"/>
        </w:rPr>
      </w:pPr>
      <w:r>
        <w:rPr>
          <w:color w:val="auto"/>
        </w:rPr>
        <w:t xml:space="preserve">W rozdziale tym </w:t>
      </w:r>
      <w:ins w:id="7" w:author="HP" w:date="2010-04-18T16:28:00Z">
        <w:r w:rsidR="00F312D3">
          <w:rPr>
            <w:color w:val="auto"/>
          </w:rPr>
          <w:t xml:space="preserve">chciałem przedstawić </w:t>
        </w:r>
      </w:ins>
      <w:ins w:id="8" w:author="HP" w:date="2010-04-18T16:29:00Z">
        <w:r w:rsidR="00933468">
          <w:rPr>
            <w:color w:val="auto"/>
          </w:rPr>
          <w:t>kolejne ud</w:t>
        </w:r>
      </w:ins>
      <w:ins w:id="9" w:author="HP" w:date="2010-04-18T16:30:00Z">
        <w:r w:rsidR="00933468">
          <w:rPr>
            <w:color w:val="auto"/>
          </w:rPr>
          <w:t xml:space="preserve">oskonalenia w dziedzinie kart graficznych, szczególnie pod kątem </w:t>
        </w:r>
        <w:r w:rsidR="00663866">
          <w:rPr>
            <w:color w:val="auto"/>
          </w:rPr>
          <w:t>możliwości uruchamiania na nich programów ogólnego za</w:t>
        </w:r>
      </w:ins>
      <w:ins w:id="10" w:author="HP" w:date="2010-04-18T16:31:00Z">
        <w:r w:rsidR="00663866">
          <w:rPr>
            <w:color w:val="auto"/>
          </w:rPr>
          <w:t>stosowania. Opisałem również budowę nowoczesnych kart graficznych oraz te</w:t>
        </w:r>
      </w:ins>
      <w:ins w:id="11" w:author="HP" w:date="2010-04-18T16:32:00Z">
        <w:r w:rsidR="00663866">
          <w:rPr>
            <w:color w:val="auto"/>
          </w:rPr>
          <w:t>chnologię CUDA.</w:t>
        </w:r>
        <w:r w:rsidR="00663866" w:rsidDel="00663866">
          <w:rPr>
            <w:color w:val="auto"/>
          </w:rPr>
          <w:t xml:space="preserve"> </w:t>
        </w:r>
      </w:ins>
      <w:del w:id="12" w:author="HP" w:date="2010-04-18T16:32:00Z">
        <w:r w:rsidDel="00663866">
          <w:rPr>
            <w:color w:val="auto"/>
          </w:rPr>
          <w:delText>przedstawi</w:delText>
        </w:r>
        <w:r w:rsidR="008C0E6C" w:rsidDel="00663866">
          <w:rPr>
            <w:color w:val="auto"/>
          </w:rPr>
          <w:delText>ć ogólnie budowę kart graficznych oraz opisać technologie tworzenia i przetwarzania programów uruchamianych na GPU.</w:delText>
        </w:r>
      </w:del>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13" w:name="_Toc259090082"/>
      <w:r w:rsidRPr="00ED676A">
        <w:t>Jednostki obliczeniowe GPU</w:t>
      </w:r>
      <w:bookmarkEnd w:id="13"/>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14" w:name="_Toc259090083"/>
      <w:r w:rsidRPr="00ED676A">
        <w:t>Różnice między CPU a GPU</w:t>
      </w:r>
      <w:bookmarkEnd w:id="14"/>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15"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15"/>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16" w:name="_Toc259090084"/>
      <w:r w:rsidRPr="00ED676A">
        <w:lastRenderedPageBreak/>
        <w:t>Struktura pamięci GPU</w:t>
      </w:r>
      <w:bookmarkEnd w:id="16"/>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7" w:name="_Technologie_GPGPU"/>
      <w:bookmarkStart w:id="18" w:name="_Toc259090085"/>
      <w:bookmarkEnd w:id="17"/>
      <w:r w:rsidRPr="00ED676A">
        <w:t>Technologie GPGPU</w:t>
      </w:r>
      <w:bookmarkEnd w:id="18"/>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r>
        <w:lastRenderedPageBreak/>
        <w:t>Historia</w:t>
      </w:r>
      <w:r w:rsidR="007D123B">
        <w:t xml:space="preserve"> GPGPU</w:t>
      </w:r>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Pr>
          <w:rStyle w:val="Odwoanieprzypisudolnego"/>
        </w:rPr>
        <w:footnoteReference w:id="20"/>
      </w:r>
    </w:p>
    <w:p w:rsidR="00494E01" w:rsidRDefault="00A902FF">
      <w:pPr>
        <w:pStyle w:val="Akapitzlist"/>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ins w:id="19" w:author="HP" w:date="2010-04-18T16:33:00Z">
              <w:r w:rsidR="004F104F">
                <w:rPr>
                  <w:color w:val="auto"/>
                </w:rPr>
                <w:t>, składnia programów</w:t>
              </w:r>
            </w:ins>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ins w:id="20" w:author="HP" w:date="2010-04-18T16:32:00Z">
              <w:r w:rsidR="004F104F">
                <w:rPr>
                  <w:rStyle w:val="Odwoanieprzypisudolnego"/>
                  <w:color w:val="auto"/>
                </w:rPr>
                <w:footnoteReference w:id="26"/>
              </w:r>
            </w:ins>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7"/>
            </w:r>
          </w:p>
        </w:tc>
        <w:tc>
          <w:tcPr>
            <w:tcW w:w="2186" w:type="dxa"/>
          </w:tcPr>
          <w:p w:rsidR="001F3F2C" w:rsidRPr="00ED676A" w:rsidRDefault="001F3F2C" w:rsidP="00663866">
            <w:pPr>
              <w:ind w:firstLine="0"/>
              <w:rPr>
                <w:color w:val="auto"/>
              </w:rPr>
            </w:pPr>
            <w:r w:rsidRPr="00ED676A">
              <w:rPr>
                <w:color w:val="auto"/>
              </w:rPr>
              <w:t>Niskopoziomowy</w:t>
            </w:r>
            <w:del w:id="23" w:author="HP" w:date="2010-04-18T16:32:00Z">
              <w:r w:rsidRPr="00ED676A" w:rsidDel="00663866">
                <w:rPr>
                  <w:color w:val="auto"/>
                </w:rPr>
                <w:delText>, wymaga często więcej linii kodu</w:delText>
              </w:r>
            </w:del>
          </w:p>
        </w:tc>
      </w:tr>
    </w:tbl>
    <w:p w:rsidR="00494E01" w:rsidRDefault="001F3F2C">
      <w:pPr>
        <w:pStyle w:val="Akapitzlist"/>
      </w:pPr>
      <w:r w:rsidRPr="001F3F2C">
        <w:t>(Źródła tabeli – linki do stron NVidia, OpenCL, Stream)</w:t>
      </w:r>
      <w:r w:rsidR="00AD14EE">
        <w:t xml:space="preserve">: </w:t>
      </w:r>
      <w:r w:rsidR="00AD14EE">
        <w:rPr>
          <w:rStyle w:val="Odwoanieprzypisudolnego"/>
          <w:color w:val="auto"/>
        </w:rPr>
        <w:footnoteReference w:id="28"/>
      </w:r>
      <w:r w:rsidR="00AD14EE">
        <w:t xml:space="preserve"> , </w:t>
      </w:r>
      <w:r w:rsidR="00AD14EE">
        <w:rPr>
          <w:rStyle w:val="Odwoanieprzypisudolnego"/>
          <w:color w:val="auto"/>
        </w:rPr>
        <w:footnoteReference w:id="29"/>
      </w:r>
      <w:r w:rsidR="00AD14EE">
        <w:t xml:space="preserve"> , </w:t>
      </w:r>
      <w:r w:rsidR="00AD14EE">
        <w:rPr>
          <w:rStyle w:val="Odwoanieprzypisudolnego"/>
          <w:color w:val="auto"/>
        </w:rPr>
        <w:footnoteReference w:id="30"/>
      </w:r>
    </w:p>
    <w:p w:rsidR="00AF7E0F" w:rsidRDefault="00AF7E0F"/>
    <w:p w:rsidR="00AF7E0F" w:rsidRDefault="007D123B" w:rsidP="007D123B">
      <w:pPr>
        <w:pStyle w:val="Nagwek3"/>
      </w:pPr>
      <w:r>
        <w:t xml:space="preserve">Użycie GPGPU </w:t>
      </w:r>
      <w:r w:rsidR="002B342E">
        <w:t>w różnych zastosowaniach</w:t>
      </w:r>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1"/>
      </w:r>
      <w:r w:rsidR="00114303">
        <w:t>.</w:t>
      </w:r>
    </w:p>
    <w:p w:rsidR="00494E01" w:rsidRDefault="006E091C">
      <w:pPr>
        <w:pStyle w:val="Akapitzlist"/>
      </w:pPr>
      <w:r>
        <w:lastRenderedPageBreak/>
        <w:t xml:space="preserve">Jest również </w:t>
      </w:r>
      <w:r w:rsidR="007B3D84">
        <w:t>możliwość tworzenia filtrów w programie Adobe Photoshop przy użyciu CUDA</w:t>
      </w:r>
      <w:r w:rsidR="007B3D84">
        <w:rPr>
          <w:rStyle w:val="Odwoanieprzypisudolnego"/>
        </w:rPr>
        <w:footnoteReference w:id="32"/>
      </w:r>
      <w:r w:rsidR="00114303">
        <w:t>.</w:t>
      </w:r>
    </w:p>
    <w:p w:rsidR="00494E01" w:rsidRDefault="00114303">
      <w:pPr>
        <w:pStyle w:val="Akapitzlist"/>
      </w:pPr>
      <w:r>
        <w:t>Powstał plugin do MATLABa, który wykonuje transformację Fouriera na GPU – osiągając kilkunastokrotne przyspieszenie</w:t>
      </w:r>
      <w:r>
        <w:rPr>
          <w:rStyle w:val="Odwoanieprzypisudolnego"/>
        </w:rPr>
        <w:footnoteReference w:id="33"/>
      </w:r>
    </w:p>
    <w:p w:rsidR="0071394A" w:rsidRDefault="004044D8" w:rsidP="0071394A">
      <w:pPr>
        <w:rPr>
          <w:ins w:id="24" w:author="HP" w:date="2010-04-18T16:21:00Z"/>
        </w:rPr>
      </w:pPr>
      <w:r>
        <w:t>Na stronie internetowej firmy NVIDIA</w:t>
      </w:r>
      <w:r>
        <w:rPr>
          <w:rStyle w:val="Odwoanieprzypisudolnego"/>
        </w:rPr>
        <w:footnoteReference w:id="34"/>
      </w:r>
      <w:r>
        <w:t xml:space="preserve"> znajduje się pełniejsza lista aplikacji wykorzystujących CUDA.</w:t>
      </w:r>
      <w:ins w:id="25" w:author="HP" w:date="2010-04-18T16:21:00Z">
        <w:r w:rsidR="0071394A">
          <w:t xml:space="preserve"> </w:t>
        </w:r>
      </w:ins>
      <w:r w:rsidR="00F51A17">
        <w:t>Powstało też wiele prac naukowych, w których opisano nowo stworzone programy wykonywane na GPU</w:t>
      </w:r>
      <w:r w:rsidR="008B5E0D">
        <w:t>, np.</w:t>
      </w:r>
      <w:r w:rsidR="00D6735D">
        <w:t>:</w:t>
      </w:r>
      <w:r w:rsidR="0071394A">
        <w:t xml:space="preserve"> </w:t>
      </w:r>
    </w:p>
    <w:p w:rsidR="00494E01" w:rsidRDefault="008B5E0D" w:rsidP="0071394A">
      <w:pPr>
        <w:pStyle w:val="Akapitzlist"/>
        <w:numPr>
          <w:ilvl w:val="0"/>
          <w:numId w:val="37"/>
        </w:numPr>
        <w:pPrChange w:id="26" w:author="HP" w:date="2010-04-18T16:21:00Z">
          <w:pPr>
            <w:ind w:firstLine="0"/>
          </w:pPr>
        </w:pPrChange>
      </w:pPr>
      <w:r>
        <w:t>Rozpoznawanie i klasyfikacja obiektów graficznych</w:t>
      </w:r>
      <w:r w:rsidR="00855C40">
        <w:rPr>
          <w:rStyle w:val="Odwoanieprzypisudolnego"/>
        </w:rPr>
        <w:footnoteReference w:id="35"/>
      </w:r>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6"/>
      </w:r>
    </w:p>
    <w:p w:rsidR="00494E01" w:rsidRDefault="00D604AC">
      <w:pPr>
        <w:pStyle w:val="Akapitzlist"/>
      </w:pPr>
      <w:r>
        <w:t>Implementacja algorytmu segmentacji livewire</w:t>
      </w:r>
      <w:r>
        <w:rPr>
          <w:rStyle w:val="Odwoanieprzypisudolnego"/>
        </w:rPr>
        <w:footnoteReference w:id="37"/>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27" w:name="_Toc259090086"/>
      <w:r w:rsidRPr="00ED676A">
        <w:t>CUDA</w:t>
      </w:r>
      <w:bookmarkEnd w:id="27"/>
    </w:p>
    <w:p w:rsidR="0019525E" w:rsidRPr="00ED676A" w:rsidRDefault="0019525E" w:rsidP="0019525E">
      <w:pPr>
        <w:rPr>
          <w:color w:val="auto"/>
        </w:rPr>
      </w:pPr>
      <w:r w:rsidRPr="00ED676A">
        <w:rPr>
          <w:color w:val="auto"/>
        </w:rPr>
        <w:t xml:space="preserve">Najważniejszymi aspektami dla mnie przy wyborze </w:t>
      </w:r>
      <w:r w:rsidR="00494E01">
        <w:rPr>
          <w:color w:val="auto"/>
        </w:rPr>
        <w:t>framework GPGPU</w:t>
      </w:r>
      <w:r w:rsidR="00494E01" w:rsidRPr="00ED676A">
        <w:rPr>
          <w:color w:val="auto"/>
        </w:rPr>
        <w:t xml:space="preserve"> </w:t>
      </w:r>
      <w:r w:rsidRPr="00ED676A">
        <w:rPr>
          <w:color w:val="auto"/>
        </w:rPr>
        <w:t>była łatwość tworzenia kodu, przenośność oraz wsparcie ze strony twórców i osób korzystających z danej biblioteki. W związku z tym wybrałem technologię NVIDIA. Uważam, że był to dobry wybór – ani razu nie miałem problemu z rozwiązaniem żadnego problemu z tą biblioteką. Pomagała dokumentacja lub forum NV</w:t>
      </w:r>
      <w:r>
        <w:rPr>
          <w:color w:val="auto"/>
        </w:rPr>
        <w:t>I</w:t>
      </w:r>
      <w:r w:rsidRPr="00ED676A">
        <w:rPr>
          <w:color w:val="auto"/>
        </w:rPr>
        <w:t>.</w:t>
      </w:r>
    </w:p>
    <w:p w:rsidR="0019525E" w:rsidRDefault="0019525E" w:rsidP="00B85117">
      <w:pPr>
        <w:rPr>
          <w:color w:val="auto"/>
        </w:rPr>
      </w:pPr>
    </w:p>
    <w:p w:rsidR="0019525E" w:rsidRDefault="0019525E" w:rsidP="00B85117">
      <w:pPr>
        <w:rPr>
          <w:color w:val="auto"/>
        </w:rPr>
      </w:pPr>
    </w:p>
    <w:p w:rsidR="00B85117" w:rsidRPr="00ED676A" w:rsidRDefault="00B85117" w:rsidP="00B85117">
      <w:pPr>
        <w:rPr>
          <w:color w:val="auto"/>
        </w:rPr>
      </w:pPr>
      <w:r w:rsidRPr="00ED676A">
        <w:rPr>
          <w:color w:val="auto"/>
        </w:rPr>
        <w:lastRenderedPageBreak/>
        <w:t>Głównym celem tej pracy magisterskiej jest stworzenie biblioteki obsługującej sieci neuronowe z wykorzystaniem CPU oraz GPU. Biblioteka miała umożliwić dodawanie obsługi różnych typów sieci neuronowych, oraz mieć zaimplementowany jeden z jej typów. Ja zaimplementowałem sieć MLP.</w:t>
      </w:r>
    </w:p>
    <w:p w:rsidR="00B85117" w:rsidRPr="00ED676A" w:rsidRDefault="00B85117" w:rsidP="00B85117">
      <w:pPr>
        <w:rPr>
          <w:color w:val="auto"/>
        </w:rPr>
      </w:pPr>
      <w:r w:rsidRPr="00ED676A">
        <w:rPr>
          <w:color w:val="auto"/>
        </w:rPr>
        <w:t>Biblioteka została stworzona w języku C++, zostały stworzone wersje do kompilacji pod Visual Studio 2008 (wersja 32bit i 64bit) oraz G++ (wersja 32bit). Podczas pisania, głównie zwracałem uwagę na prędkość działania części GPU oraz na przenośność programu.</w:t>
      </w:r>
    </w:p>
    <w:p w:rsidR="00B85117" w:rsidRDefault="00B85117" w:rsidP="00660E87">
      <w:pPr>
        <w:rPr>
          <w:rFonts w:eastAsiaTheme="majorEastAsia"/>
          <w:color w:val="auto"/>
        </w:rPr>
      </w:pPr>
    </w:p>
    <w:p w:rsidR="00B85117" w:rsidRDefault="00B85117" w:rsidP="00660E87">
      <w:pPr>
        <w:rPr>
          <w:rFonts w:eastAsiaTheme="majorEastAsia"/>
          <w:color w:val="auto"/>
        </w:rPr>
      </w:pPr>
    </w:p>
    <w:p w:rsidR="00660E87" w:rsidRPr="00ED676A" w:rsidRDefault="00660E87" w:rsidP="00660E87">
      <w:pPr>
        <w:rPr>
          <w:rFonts w:eastAsiaTheme="majorEastAsia"/>
          <w:color w:val="auto"/>
        </w:rPr>
      </w:pPr>
      <w:r>
        <w:rPr>
          <w:rFonts w:eastAsiaTheme="majorEastAsia"/>
          <w:color w:val="auto"/>
        </w:rPr>
        <w:t>Można zauważyć, że najwięcej jest pod CUDA (w kontekście poprzedniego punktu. Napisz, ze jest najpopularniejsza technologia)</w:t>
      </w:r>
    </w:p>
    <w:p w:rsidR="00660E87" w:rsidRDefault="00660E87" w:rsidP="00420FF8">
      <w:pPr>
        <w:spacing w:line="240" w:lineRule="auto"/>
        <w:ind w:firstLine="0"/>
        <w:rPr>
          <w:rFonts w:hAnsi="Symbol"/>
          <w:color w:val="auto"/>
          <w:lang w:val="en-US" w:eastAsia="en-US"/>
        </w:rPr>
      </w:pPr>
    </w:p>
    <w:p w:rsidR="00660E87" w:rsidRDefault="00660E87" w:rsidP="00420FF8">
      <w:pPr>
        <w:spacing w:line="240" w:lineRule="auto"/>
        <w:ind w:firstLine="0"/>
        <w:rPr>
          <w:rFonts w:hAnsi="Symbol"/>
          <w:color w:val="auto"/>
          <w:lang w:val="en-US" w:eastAsia="en-US"/>
        </w:rPr>
      </w:pPr>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12" w:history="1">
        <w:r w:rsidRPr="00681963">
          <w:rPr>
            <w:rStyle w:val="Hipercze"/>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3045FC">
      <w:pPr>
        <w:pStyle w:val="Akapitzlist"/>
        <w:rPr>
          <w:rFonts w:eastAsiaTheme="majorEastAsia"/>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13" w:tooltip="Proprietary software" w:history="1">
        <w:r>
          <w:rPr>
            <w:rStyle w:val="Hipercze"/>
            <w:rFonts w:eastAsiaTheme="majorEastAsia"/>
          </w:rPr>
          <w:t>proprietary</w:t>
        </w:r>
      </w:hyperlink>
      <w:r>
        <w:t xml:space="preserve"> </w:t>
      </w:r>
      <w:hyperlink r:id="rId14" w:tooltip="Real-time computer graphics" w:history="1">
        <w:r>
          <w:rPr>
            <w:rStyle w:val="Hipercze"/>
            <w:rFonts w:eastAsiaTheme="majorEastAsia"/>
          </w:rPr>
          <w:t>realtime</w:t>
        </w:r>
      </w:hyperlink>
      <w:r>
        <w:t xml:space="preserve"> </w:t>
      </w:r>
      <w:hyperlink r:id="rId15" w:tooltip="Physics &#10; engine" w:history="1">
        <w:r>
          <w:rPr>
            <w:rStyle w:val="Hipercze"/>
            <w:rFonts w:eastAsiaTheme="majorEastAsia"/>
          </w:rPr>
          <w:t>physics engine</w:t>
        </w:r>
      </w:hyperlink>
      <w:r>
        <w:t xml:space="preserve"> </w:t>
      </w:r>
      <w:hyperlink r:id="rId16" w:tooltip="Middleware" w:history="1">
        <w:r>
          <w:rPr>
            <w:rStyle w:val="Hipercze"/>
            <w:rFonts w:eastAsiaTheme="majorEastAsia"/>
          </w:rPr>
          <w:t>middleware</w:t>
        </w:r>
      </w:hyperlink>
      <w:r>
        <w:t xml:space="preserve"> </w:t>
      </w:r>
      <w:hyperlink r:id="rId17" w:tooltip="Software development kit" w:history="1">
        <w:r>
          <w:rPr>
            <w:rStyle w:val="Hipercze"/>
            <w:rFonts w:eastAsiaTheme="majorEastAsia"/>
          </w:rPr>
          <w:t>SDK</w:t>
        </w:r>
      </w:hyperlink>
      <w:r>
        <w:t xml:space="preserve"> acquired by </w:t>
      </w:r>
      <w:hyperlink r:id="rId18" w:tooltip="Ageia" w:history="1">
        <w:r>
          <w:rPr>
            <w:rStyle w:val="Hipercze"/>
            <w:rFonts w:eastAsiaTheme="majorEastAsia"/>
          </w:rPr>
          <w:t>Ageia</w:t>
        </w:r>
      </w:hyperlink>
      <w:r>
        <w:t xml:space="preserve"> (which itself was acquired by </w:t>
      </w:r>
      <w:hyperlink r:id="rId19" w:tooltip="Nvidia" w:history="1">
        <w:r>
          <w:rPr>
            <w:rStyle w:val="Hipercze"/>
            <w:rFonts w:eastAsiaTheme="majorEastAsia"/>
          </w:rPr>
          <w:t>Nvidia</w:t>
        </w:r>
      </w:hyperlink>
      <w:r>
        <w:t xml:space="preserve"> in February 2008</w:t>
      </w:r>
      <w:hyperlink r:id="rId20" w:anchor="cite_note-0" w:history="1">
        <w:r>
          <w:rPr>
            <w:rStyle w:val="Hipercze"/>
            <w:rFonts w:eastAsiaTheme="majorEastAsia"/>
            <w:vertAlign w:val="superscript"/>
          </w:rPr>
          <w:t>[1]</w:t>
        </w:r>
      </w:hyperlink>
      <w:r>
        <w:t xml:space="preserve">) with the purchase of </w:t>
      </w:r>
      <w:hyperlink r:id="rId21" w:tooltip="ETH Zurich" w:history="1">
        <w:r>
          <w:rPr>
            <w:rStyle w:val="Hipercze"/>
            <w:rFonts w:eastAsiaTheme="majorEastAsia"/>
          </w:rPr>
          <w:t>ETH Zurich</w:t>
        </w:r>
      </w:hyperlink>
      <w:r>
        <w:t xml:space="preserve"> spin-off NovodeX in 2004. The term PhysX can also refer to the </w:t>
      </w:r>
      <w:hyperlink r:id="rId22" w:tooltip="Physics processing unit" w:history="1">
        <w:r>
          <w:rPr>
            <w:rStyle w:val="Hipercze"/>
            <w:rFonts w:eastAsiaTheme="majorEastAsia"/>
          </w:rPr>
          <w:t>PPU</w:t>
        </w:r>
      </w:hyperlink>
      <w:r>
        <w:t xml:space="preserve"> </w:t>
      </w:r>
      <w:hyperlink r:id="rId23" w:tooltip="Add-in card" w:history="1">
        <w:r>
          <w:rPr>
            <w:rStyle w:val="Hipercze"/>
            <w:rFonts w:eastAsiaTheme="majorEastAsia"/>
          </w:rPr>
          <w:t>add-in card</w:t>
        </w:r>
      </w:hyperlink>
      <w:r>
        <w:t xml:space="preserve"> designed by Ageia to accelerate PhysX-enabled </w:t>
      </w:r>
      <w:hyperlink r:id="rId24" w:tooltip="Video game" w:history="1">
        <w:r>
          <w:rPr>
            <w:rStyle w:val="Hipercze"/>
            <w:rFonts w:eastAsiaTheme="majorEastAsia"/>
          </w:rPr>
          <w:t>video games</w:t>
        </w:r>
      </w:hyperlink>
      <w:r>
        <w:t xml:space="preserve">. Video games supporting </w:t>
      </w:r>
      <w:hyperlink r:id="rId25" w:tooltip="Hardware acceleration" w:history="1">
        <w:r>
          <w:rPr>
            <w:rStyle w:val="Hipercze"/>
            <w:rFonts w:eastAsiaTheme="majorEastAsia"/>
          </w:rPr>
          <w:t>hardware acceleration</w:t>
        </w:r>
      </w:hyperlink>
      <w:r>
        <w:t xml:space="preserve"> by PhysX can be accelerated by either a PhysX PPU or a </w:t>
      </w:r>
      <w:hyperlink r:id="rId26" w:tooltip="CUDA" w:history="1">
        <w:r>
          <w:rPr>
            <w:rStyle w:val="Hipercze"/>
            <w:rFonts w:eastAsiaTheme="majorEastAsia"/>
          </w:rPr>
          <w:t>CUDA</w:t>
        </w:r>
      </w:hyperlink>
      <w:r>
        <w:t xml:space="preserve">-enabled </w:t>
      </w:r>
      <w:hyperlink r:id="rId27" w:tooltip="GeForce" w:history="1">
        <w:r>
          <w:rPr>
            <w:rStyle w:val="Hipercze"/>
            <w:rFonts w:eastAsiaTheme="majorEastAsia"/>
          </w:rPr>
          <w:t>GeForce</w:t>
        </w:r>
      </w:hyperlink>
      <w:r>
        <w:t xml:space="preserve"> </w:t>
      </w:r>
      <w:hyperlink r:id="rId28" w:tooltip="Graphics processing unit" w:history="1">
        <w:r>
          <w:rPr>
            <w:rStyle w:val="Hipercze"/>
            <w:rFonts w:eastAsiaTheme="majorEastAsia"/>
          </w:rPr>
          <w:t>GPU</w:t>
        </w:r>
      </w:hyperlink>
      <w:r>
        <w:t xml:space="preserve"> (which has at least 32 CUDA cores), thus offloading physics calculations from the </w:t>
      </w:r>
      <w:hyperlink r:id="rId29" w:tooltip="Central processing unit" w:history="1">
        <w:r>
          <w:rPr>
            <w:rStyle w:val="Hipercze"/>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493882" w:rsidP="00040CD8">
      <w:hyperlink r:id="rId30" w:history="1">
        <w:r w:rsidR="00040CD8" w:rsidRPr="00ED676A">
          <w:rPr>
            <w:rStyle w:val="Hipercze"/>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Nagwek3"/>
      </w:pPr>
      <w:bookmarkStart w:id="28" w:name="_Toc259090087"/>
      <w:r w:rsidRPr="00ED676A">
        <w:t>Wprowadzenie do technologii</w:t>
      </w:r>
      <w:bookmarkEnd w:id="28"/>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Nagwek4"/>
      </w:pPr>
      <w:bookmarkStart w:id="29" w:name="_Toc259090088"/>
      <w:r w:rsidRPr="00ED676A">
        <w:t>Wersje CUDA</w:t>
      </w:r>
      <w:bookmarkEnd w:id="29"/>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Nagwek4"/>
      </w:pPr>
      <w:bookmarkStart w:id="30" w:name="_Toc259090089"/>
      <w:r w:rsidRPr="00ED676A">
        <w:t>Ograniczenia</w:t>
      </w:r>
      <w:bookmarkEnd w:id="30"/>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Nagwek3"/>
      </w:pPr>
      <w:bookmarkStart w:id="31" w:name="_Toc259090090"/>
      <w:r w:rsidRPr="00ED676A">
        <w:t xml:space="preserve">Model architektury </w:t>
      </w:r>
      <w:r>
        <w:t>CUDA</w:t>
      </w:r>
      <w:bookmarkEnd w:id="31"/>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32" w:name="_Toc259090091"/>
      <w:r w:rsidRPr="00ED676A">
        <w:lastRenderedPageBreak/>
        <w:t>Komunikacja między wątkami</w:t>
      </w:r>
      <w:bookmarkEnd w:id="32"/>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33" w:name="_Toc259090092"/>
      <w:r w:rsidRPr="00ED676A">
        <w:t>Proces wykonania programu CUDA</w:t>
      </w:r>
      <w:bookmarkEnd w:id="33"/>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34" w:name="_Toc259090093"/>
      <w:r w:rsidRPr="00ED676A">
        <w:t>Przykład kodu</w:t>
      </w:r>
      <w:bookmarkEnd w:id="34"/>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35" w:name="_Sztuczne_sieci_neuronowe"/>
      <w:bookmarkStart w:id="36" w:name="_Toc259090094"/>
      <w:bookmarkEnd w:id="35"/>
      <w:r w:rsidRPr="00ED676A">
        <w:lastRenderedPageBreak/>
        <w:t>Sztuczne sieci neuronowe</w:t>
      </w:r>
      <w:bookmarkEnd w:id="36"/>
    </w:p>
    <w:p w:rsidR="006D1236" w:rsidRPr="00ED676A" w:rsidRDefault="006D1236" w:rsidP="006D1236">
      <w:pPr>
        <w:pStyle w:val="Nagwek2"/>
      </w:pPr>
      <w:bookmarkStart w:id="37" w:name="_Toc259090095"/>
      <w:r w:rsidRPr="00ED676A">
        <w:t>Wprowadzenie</w:t>
      </w:r>
      <w:bookmarkEnd w:id="37"/>
    </w:p>
    <w:p w:rsidR="006D1236" w:rsidRPr="00ED676A" w:rsidRDefault="006D1236" w:rsidP="006D1236">
      <w:pPr>
        <w:pStyle w:val="Nagwek2"/>
      </w:pPr>
      <w:bookmarkStart w:id="38" w:name="_Toc259090096"/>
      <w:r w:rsidRPr="00ED676A">
        <w:t>Model neuronu</w:t>
      </w:r>
      <w:bookmarkEnd w:id="38"/>
    </w:p>
    <w:p w:rsidR="006D1236" w:rsidRPr="00ED676A" w:rsidRDefault="006D1236" w:rsidP="006D1236">
      <w:pPr>
        <w:pStyle w:val="Nagwek3"/>
      </w:pPr>
      <w:bookmarkStart w:id="39" w:name="_Toc259090097"/>
      <w:r w:rsidRPr="00ED676A">
        <w:t>Neuron biologiczny</w:t>
      </w:r>
      <w:bookmarkEnd w:id="39"/>
    </w:p>
    <w:p w:rsidR="006D1236" w:rsidRPr="00ED676A" w:rsidRDefault="006D1236" w:rsidP="006D1236">
      <w:pPr>
        <w:pStyle w:val="Nagwek3"/>
      </w:pPr>
      <w:bookmarkStart w:id="40" w:name="_Toc259090098"/>
      <w:r w:rsidRPr="00ED676A">
        <w:t>Sztuczny neuron</w:t>
      </w:r>
      <w:bookmarkEnd w:id="40"/>
    </w:p>
    <w:p w:rsidR="006D1236" w:rsidRPr="00ED676A" w:rsidRDefault="006D1236" w:rsidP="006D1236">
      <w:pPr>
        <w:pStyle w:val="Nagwek3"/>
      </w:pPr>
      <w:bookmarkStart w:id="41" w:name="_Toc259090099"/>
      <w:r w:rsidRPr="00ED676A">
        <w:t>Funkcja aktywacji, neuron nieliniowy</w:t>
      </w:r>
      <w:bookmarkEnd w:id="41"/>
    </w:p>
    <w:p w:rsidR="006D1236" w:rsidRPr="00ED676A" w:rsidRDefault="006D1236" w:rsidP="006D1236">
      <w:pPr>
        <w:pStyle w:val="Nagwek2"/>
      </w:pPr>
      <w:bookmarkStart w:id="42" w:name="_Toc259090100"/>
      <w:r w:rsidRPr="00ED676A">
        <w:t>Architektury sieci neuronowych</w:t>
      </w:r>
      <w:bookmarkEnd w:id="42"/>
    </w:p>
    <w:p w:rsidR="006D1236" w:rsidRPr="00ED676A" w:rsidRDefault="006D1236" w:rsidP="006D1236">
      <w:pPr>
        <w:pStyle w:val="Nagwek3"/>
      </w:pPr>
      <w:bookmarkStart w:id="43" w:name="_Toc259090101"/>
      <w:r w:rsidRPr="00ED676A">
        <w:t>Jednokierunkowe</w:t>
      </w:r>
      <w:bookmarkEnd w:id="43"/>
    </w:p>
    <w:p w:rsidR="006D1236" w:rsidRPr="00ED676A" w:rsidRDefault="006D1236" w:rsidP="006D1236">
      <w:pPr>
        <w:pStyle w:val="Nagwek3"/>
      </w:pPr>
      <w:bookmarkStart w:id="44" w:name="_Toc259090102"/>
      <w:r w:rsidRPr="00ED676A">
        <w:t>Rekurencyjne</w:t>
      </w:r>
      <w:bookmarkEnd w:id="44"/>
    </w:p>
    <w:p w:rsidR="006D1236" w:rsidRPr="00ED676A" w:rsidRDefault="006D1236" w:rsidP="006D1236">
      <w:pPr>
        <w:pStyle w:val="Nagwek3"/>
      </w:pPr>
      <w:bookmarkStart w:id="45" w:name="_Toc259090103"/>
      <w:r w:rsidRPr="00ED676A">
        <w:t>Sieci komórkowe</w:t>
      </w:r>
      <w:bookmarkEnd w:id="45"/>
    </w:p>
    <w:p w:rsidR="006D1236" w:rsidRPr="00ED676A" w:rsidRDefault="006D1236" w:rsidP="006D1236">
      <w:pPr>
        <w:pStyle w:val="Nagwek2"/>
      </w:pPr>
      <w:bookmarkStart w:id="46" w:name="_Toc259090104"/>
      <w:r w:rsidRPr="00ED676A">
        <w:t>Zastosowanie sztucznych sieci neuronowych</w:t>
      </w:r>
      <w:bookmarkEnd w:id="46"/>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47" w:name="_Toc259090105"/>
      <w:r w:rsidRPr="00ED676A">
        <w:t>Metody uczenia</w:t>
      </w:r>
      <w:bookmarkEnd w:id="47"/>
    </w:p>
    <w:p w:rsidR="006D1236" w:rsidRPr="00ED676A" w:rsidRDefault="007F264D" w:rsidP="006D1236">
      <w:pPr>
        <w:pStyle w:val="Nagwek3"/>
      </w:pPr>
      <w:bookmarkStart w:id="48" w:name="_Toc259090106"/>
      <w:r w:rsidRPr="00ED676A">
        <w:t>U</w:t>
      </w:r>
      <w:r w:rsidR="006D1236" w:rsidRPr="00ED676A">
        <w:t>czenie nadzorowane</w:t>
      </w:r>
      <w:bookmarkEnd w:id="48"/>
    </w:p>
    <w:p w:rsidR="006D1236" w:rsidRPr="00ED676A" w:rsidRDefault="007F264D" w:rsidP="006D1236">
      <w:pPr>
        <w:pStyle w:val="Nagwek4"/>
      </w:pPr>
      <w:bookmarkStart w:id="49" w:name="_Toc259090107"/>
      <w:r w:rsidRPr="00ED676A">
        <w:t>Z</w:t>
      </w:r>
      <w:r w:rsidR="006D1236" w:rsidRPr="00ED676A">
        <w:t xml:space="preserve"> nauczycielem</w:t>
      </w:r>
      <w:bookmarkEnd w:id="49"/>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50" w:name="_Toc259090108"/>
      <w:r w:rsidRPr="00ED676A">
        <w:t>Z</w:t>
      </w:r>
      <w:r w:rsidR="006D1236" w:rsidRPr="00ED676A">
        <w:t xml:space="preserve"> krytykiem</w:t>
      </w:r>
      <w:bookmarkEnd w:id="50"/>
    </w:p>
    <w:p w:rsidR="006D1236" w:rsidRPr="00ED676A" w:rsidRDefault="007F264D" w:rsidP="006D1236">
      <w:pPr>
        <w:pStyle w:val="Nagwek3"/>
      </w:pPr>
      <w:bookmarkStart w:id="51" w:name="_Toc259090109"/>
      <w:r w:rsidRPr="00ED676A">
        <w:t>U</w:t>
      </w:r>
      <w:r w:rsidR="006D1236" w:rsidRPr="00ED676A">
        <w:t>czenie nienadzorowane</w:t>
      </w:r>
      <w:bookmarkEnd w:id="51"/>
    </w:p>
    <w:p w:rsidR="006D1236" w:rsidRPr="00ED676A" w:rsidRDefault="007F264D" w:rsidP="006D1236">
      <w:pPr>
        <w:pStyle w:val="Nagwek4"/>
      </w:pPr>
      <w:bookmarkStart w:id="52" w:name="_Toc259090110"/>
      <w:r w:rsidRPr="00ED676A">
        <w:t>S</w:t>
      </w:r>
      <w:r w:rsidR="006D1236" w:rsidRPr="00ED676A">
        <w:t>amoorganizujące się mapy</w:t>
      </w:r>
      <w:bookmarkEnd w:id="52"/>
    </w:p>
    <w:p w:rsidR="006D1236" w:rsidRPr="00ED676A" w:rsidRDefault="007F264D" w:rsidP="006D1236">
      <w:pPr>
        <w:pStyle w:val="Nagwek4"/>
      </w:pPr>
      <w:bookmarkStart w:id="53" w:name="_Toc259090111"/>
      <w:r w:rsidRPr="00ED676A">
        <w:t>K</w:t>
      </w:r>
      <w:r w:rsidR="006D1236" w:rsidRPr="00ED676A">
        <w:t>onkurencyjne</w:t>
      </w:r>
      <w:bookmarkEnd w:id="53"/>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4" w:name="_Implementacja_sztucznych_sieci"/>
      <w:bookmarkStart w:id="55" w:name="_Toc259090112"/>
      <w:bookmarkEnd w:id="54"/>
      <w:r w:rsidRPr="00ED676A">
        <w:lastRenderedPageBreak/>
        <w:t>Implementacja sztucznych sieci neuronowych na GPU</w:t>
      </w:r>
      <w:bookmarkEnd w:id="55"/>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6" w:name="_Toc259090113"/>
      <w:r w:rsidRPr="00ED676A">
        <w:t>Sieć neuronowa z punktu widzenia programisty</w:t>
      </w:r>
      <w:bookmarkEnd w:id="56"/>
    </w:p>
    <w:p w:rsidR="00447DFA" w:rsidRPr="00ED676A" w:rsidRDefault="006F17B5" w:rsidP="00552F6C">
      <w:pPr>
        <w:pStyle w:val="Nagwek3"/>
      </w:pPr>
      <w:bookmarkStart w:id="57" w:name="_Toc259090114"/>
      <w:r w:rsidRPr="00ED676A">
        <w:t>Struktury danych w sieciach neuronowych</w:t>
      </w:r>
      <w:bookmarkEnd w:id="57"/>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8" w:name="_Toc259090115"/>
      <w:r w:rsidRPr="00ED676A">
        <w:t>Użyte algorytmy</w:t>
      </w:r>
      <w:bookmarkEnd w:id="58"/>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9" w:name="_Toc259090116"/>
      <w:r w:rsidRPr="00ED676A">
        <w:t>Zastosowanie GPU w sztucznych sieciach neuronowych</w:t>
      </w:r>
      <w:bookmarkEnd w:id="59"/>
    </w:p>
    <w:p w:rsidR="006F17B5" w:rsidRPr="00ED676A" w:rsidRDefault="006F17B5" w:rsidP="00552F6C">
      <w:pPr>
        <w:pStyle w:val="Nagwek3"/>
      </w:pPr>
      <w:bookmarkStart w:id="60" w:name="_Toc259090117"/>
      <w:r w:rsidRPr="00ED676A">
        <w:t>Zrównoleglenie operacji na sieciach neuronowych</w:t>
      </w:r>
      <w:bookmarkEnd w:id="60"/>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61" w:name="_Toc259090118"/>
      <w:r w:rsidRPr="00ED676A">
        <w:t>Wewnętrzne  struktury danych GPU</w:t>
      </w:r>
      <w:bookmarkEnd w:id="61"/>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62" w:name="_Toc259090119"/>
      <w:r w:rsidRPr="00ED676A">
        <w:t>Istniejące rozwiązania software’owe</w:t>
      </w:r>
      <w:bookmarkEnd w:id="62"/>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3" w:name="_Biblioteka_CNL"/>
      <w:bookmarkStart w:id="64" w:name="_Toc259090120"/>
      <w:bookmarkEnd w:id="63"/>
      <w:r w:rsidRPr="00ED676A">
        <w:lastRenderedPageBreak/>
        <w:t>Biblioteka CNL</w:t>
      </w:r>
      <w:bookmarkEnd w:id="64"/>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65" w:name="_Toc259090121"/>
      <w:r w:rsidRPr="00ED676A">
        <w:t>Zakres programu</w:t>
      </w:r>
      <w:bookmarkEnd w:id="65"/>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66" w:name="_Toc259090122"/>
      <w:r w:rsidRPr="00ED676A">
        <w:t>Ogólny projekt aplikacji</w:t>
      </w:r>
      <w:bookmarkEnd w:id="66"/>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67" w:name="_Toc259090123"/>
      <w:r w:rsidRPr="00ED676A">
        <w:t>Zastosowania programu.</w:t>
      </w:r>
      <w:bookmarkEnd w:id="67"/>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68" w:name="_Toc259090124"/>
      <w:r w:rsidRPr="00ED676A">
        <w:lastRenderedPageBreak/>
        <w:t>Diagramy:</w:t>
      </w:r>
      <w:bookmarkEnd w:id="68"/>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69" w:name="_Toc259090125"/>
      <w:r w:rsidRPr="00ED676A">
        <w:lastRenderedPageBreak/>
        <w:t>Class</w:t>
      </w:r>
      <w:bookmarkEnd w:id="69"/>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70" w:name="_Toc259090126"/>
      <w:r w:rsidRPr="00ED676A">
        <w:t>Component</w:t>
      </w:r>
      <w:bookmarkEnd w:id="70"/>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71" w:name="_Toc259090127"/>
      <w:r w:rsidRPr="00ED676A">
        <w:t>Component</w:t>
      </w:r>
      <w:bookmarkEnd w:id="71"/>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72" w:name="_Toc259090128"/>
      <w:r w:rsidRPr="00ED676A">
        <w:t>Activity</w:t>
      </w:r>
      <w:bookmarkEnd w:id="72"/>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3" w:name="_Toc259090129"/>
      <w:r w:rsidRPr="00ED676A">
        <w:lastRenderedPageBreak/>
        <w:t>Struktura plików danych</w:t>
      </w:r>
      <w:bookmarkEnd w:id="73"/>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74" w:name="_Toc259090130"/>
      <w:r w:rsidRPr="00ED676A">
        <w:t>Plik zestawu testów CSV</w:t>
      </w:r>
      <w:bookmarkEnd w:id="74"/>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75" w:name="_Toc259090131"/>
      <w:r w:rsidRPr="00ED676A">
        <w:t>Plik zestawu testów XML</w:t>
      </w:r>
      <w:bookmarkEnd w:id="75"/>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lastRenderedPageBreak/>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lastRenderedPageBreak/>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76" w:name="_Toc259090132"/>
      <w:r w:rsidRPr="00ED676A">
        <w:lastRenderedPageBreak/>
        <w:t>Format Sieci MLP w XML</w:t>
      </w:r>
      <w:bookmarkEnd w:id="76"/>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 xml:space="preserve">NeuronType o </w:t>
      </w:r>
      <w:r w:rsidR="00ED5316" w:rsidRPr="00ED676A">
        <w:rPr>
          <w:rFonts w:eastAsiaTheme="minorHAnsi"/>
          <w:color w:val="auto"/>
          <w:lang w:eastAsia="en-US"/>
        </w:rPr>
        <w:lastRenderedPageBreak/>
        <w:t>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77" w:name="_Toc259090133"/>
      <w:r w:rsidRPr="00ED676A">
        <w:t>Katalogi i p</w:t>
      </w:r>
      <w:r w:rsidR="001B7D2B" w:rsidRPr="00ED676A">
        <w:t>liki w projekcie</w:t>
      </w:r>
      <w:bookmarkEnd w:id="77"/>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78" w:name="_Toc259090134"/>
      <w:r w:rsidRPr="00ED676A">
        <w:t>Logowanie</w:t>
      </w:r>
      <w:bookmarkEnd w:id="78"/>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79" w:name="_Toc259090135"/>
      <w:r w:rsidRPr="00ED676A">
        <w:t>Część CPU</w:t>
      </w:r>
      <w:bookmarkEnd w:id="79"/>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80" w:name="_Toc259090136"/>
      <w:r w:rsidRPr="00ED676A">
        <w:t>Podejście CPU do aplikacji wykonującej MLP</w:t>
      </w:r>
      <w:bookmarkEnd w:id="80"/>
    </w:p>
    <w:p w:rsidR="00052978" w:rsidRPr="00ED676A" w:rsidRDefault="00A12AE5" w:rsidP="004F3A28">
      <w:pPr>
        <w:pStyle w:val="Nagwek4"/>
      </w:pPr>
      <w:bookmarkStart w:id="81" w:name="_Toc259090137"/>
      <w:r w:rsidRPr="00ED676A">
        <w:t>Diagram sekwencji uruchamiania sieci</w:t>
      </w:r>
      <w:bookmarkEnd w:id="81"/>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82" w:name="_Toc259090138"/>
      <w:r w:rsidRPr="00ED676A">
        <w:t>Diagram sekwencji trenowania sieci</w:t>
      </w:r>
      <w:bookmarkEnd w:id="82"/>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83" w:name="_Toc259090139"/>
      <w:r w:rsidRPr="00ED676A">
        <w:t>Zewnętrzne biblioteki</w:t>
      </w:r>
      <w:bookmarkEnd w:id="83"/>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r w:rsidRPr="00ED676A">
        <w:rPr>
          <w:rFonts w:eastAsiaTheme="minorHAnsi"/>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r w:rsidRPr="00ED676A">
        <w:rPr>
          <w:rFonts w:eastAsiaTheme="minorHAnsi"/>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84" w:name="_Toc259090140"/>
      <w:r w:rsidRPr="00ED676A">
        <w:t>Część GPU</w:t>
      </w:r>
      <w:bookmarkEnd w:id="84"/>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85" w:name="_Toc259090141"/>
      <w:r w:rsidRPr="00ED676A">
        <w:t xml:space="preserve">Implementacja </w:t>
      </w:r>
      <w:r w:rsidR="006C3F31" w:rsidRPr="00ED676A">
        <w:t>MLP</w:t>
      </w:r>
      <w:r w:rsidRPr="00ED676A">
        <w:t xml:space="preserve"> na GPU</w:t>
      </w:r>
      <w:bookmarkEnd w:id="85"/>
    </w:p>
    <w:p w:rsidR="001B7D2B" w:rsidRPr="00ED676A" w:rsidRDefault="001B7D2B" w:rsidP="004F3A28">
      <w:pPr>
        <w:pStyle w:val="Nagwek4"/>
      </w:pPr>
      <w:bookmarkStart w:id="86" w:name="_Toc259090142"/>
      <w:r w:rsidRPr="00ED676A">
        <w:t>Ogólny algorytm</w:t>
      </w:r>
      <w:bookmarkEnd w:id="86"/>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DF451E" w:rsidRPr="00170876" w:rsidRDefault="00D47E03" w:rsidP="00170876">
      <w:pPr>
        <w:pStyle w:val="Akapitzlist"/>
      </w:pPr>
      <w:r w:rsidRPr="00ED676A">
        <w:t>Dealokacja wejściowej i wyjściowej pamięci na GPU</w:t>
      </w: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w:t>
      </w:r>
      <w:r w:rsidR="00774A83" w:rsidRPr="00170876">
        <w:rPr>
          <w:color w:val="auto"/>
        </w:rPr>
        <w:t>a</w:t>
      </w:r>
      <w:r w:rsidR="00774A83" w:rsidRPr="00ED676A">
        <w:rPr>
          <w:color w:val="auto"/>
        </w:rPr>
        <w:t>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87" w:name="_Toc259090143"/>
      <w:r w:rsidRPr="00ED676A">
        <w:t>Diagram sekwencji uruchamiania sieci</w:t>
      </w:r>
      <w:bookmarkEnd w:id="87"/>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88" w:name="_Toc259090144"/>
      <w:r w:rsidRPr="00ED676A">
        <w:t>Diagram sekwencji trenowania sieci</w:t>
      </w:r>
      <w:bookmarkEnd w:id="88"/>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89" w:name="_Toc259090145"/>
      <w:r w:rsidRPr="00ED676A">
        <w:t>Struktury danych w pamięci GPU</w:t>
      </w:r>
      <w:bookmarkEnd w:id="89"/>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170876">
      <w:pPr>
        <w:pStyle w:val="Nagwek4"/>
      </w:pPr>
      <w:bookmarkStart w:id="90" w:name="_Toc259090146"/>
      <w:r w:rsidRPr="00ED676A">
        <w:t xml:space="preserve">Opis </w:t>
      </w:r>
      <w:r w:rsidRPr="00170876">
        <w:t>działania</w:t>
      </w:r>
      <w:r w:rsidRPr="00ED676A">
        <w:t xml:space="preserve"> kerneli</w:t>
      </w:r>
      <w:bookmarkEnd w:id="90"/>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91" w:name="_Toc259090147"/>
      <w:r w:rsidRPr="00ED676A">
        <w:t>Analiza zależności danych</w:t>
      </w:r>
      <w:bookmarkEnd w:id="91"/>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92" w:name="_Toc259090148"/>
      <w:r w:rsidRPr="00ED676A">
        <w:t>Ograniczenia wykonanego algorytmu</w:t>
      </w:r>
      <w:r w:rsidR="0018584D" w:rsidRPr="00ED676A">
        <w:t>.</w:t>
      </w:r>
      <w:bookmarkEnd w:id="92"/>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93" w:name="_Toc259090149"/>
      <w:r w:rsidRPr="00ED676A">
        <w:t>Użyte optymalizacje kerneli</w:t>
      </w:r>
      <w:bookmarkEnd w:id="93"/>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94" w:name="_Toc259090150"/>
      <w:r w:rsidRPr="00ED676A">
        <w:lastRenderedPageBreak/>
        <w:t>Zrobienie coalesced reads/writes</w:t>
      </w:r>
      <w:bookmarkEnd w:id="94"/>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95" w:name="_Toc259090151"/>
      <w:r w:rsidRPr="00ED676A">
        <w:t>Obsługa 2 testów na raz</w:t>
      </w:r>
      <w:bookmarkEnd w:id="95"/>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Nagwek4"/>
      </w:pPr>
      <w:bookmarkStart w:id="96" w:name="_Toc259090152"/>
      <w:r w:rsidRPr="00ED676A">
        <w:t>zapisywanie danych do shared memory.</w:t>
      </w:r>
      <w:bookmarkEnd w:id="96"/>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w:t>
      </w:r>
      <w:r w:rsidR="00E821FC" w:rsidRPr="00ED676A">
        <w:rPr>
          <w:rFonts w:eastAsiaTheme="minorHAnsi"/>
          <w:color w:val="auto"/>
          <w:lang w:eastAsia="en-US"/>
        </w:rPr>
        <w:lastRenderedPageBreak/>
        <w:t>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7" w:name="_Toc259090153"/>
      <w:r w:rsidR="00856A3B" w:rsidRPr="00ED676A">
        <w:t>Przewidywanie ilości uruchomionych bloków</w:t>
      </w:r>
      <w:bookmarkEnd w:id="97"/>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t>
      </w:r>
      <w:r w:rsidR="0087468D" w:rsidRPr="00ED676A">
        <w:rPr>
          <w:rFonts w:eastAsiaTheme="minorHAnsi"/>
          <w:color w:val="auto"/>
          <w:lang w:eastAsia="en-US"/>
        </w:rPr>
        <w:lastRenderedPageBreak/>
        <w:t xml:space="preserve">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98" w:name="_Toc259090154"/>
      <w:r w:rsidRPr="00ED676A">
        <w:t>Użycie pamięci constant</w:t>
      </w:r>
      <w:bookmarkEnd w:id="98"/>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9" w:name="_Toc259090155"/>
      <w:r w:rsidRPr="00ED676A">
        <w:t>Testy implementacji sieci ML</w:t>
      </w:r>
      <w:r w:rsidR="005117FD" w:rsidRPr="00ED676A">
        <w:t>P</w:t>
      </w:r>
      <w:bookmarkEnd w:id="99"/>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lastRenderedPageBreak/>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100" w:name="_Toc259090156"/>
      <w:r w:rsidRPr="00ED676A">
        <w:t>Opis danych testowych</w:t>
      </w:r>
      <w:bookmarkEnd w:id="100"/>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101" w:name="_Toc259090157"/>
      <w:r w:rsidRPr="00ED676A">
        <w:t xml:space="preserve">Porównanie </w:t>
      </w:r>
      <w:r w:rsidR="006C3F31" w:rsidRPr="00ED676A">
        <w:t>wydajności wersji</w:t>
      </w:r>
      <w:r w:rsidRPr="00ED676A">
        <w:t xml:space="preserve"> CPU i GPU</w:t>
      </w:r>
      <w:bookmarkEnd w:id="101"/>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102" w:name="_Toc259090158"/>
      <w:r w:rsidRPr="00ED676A">
        <w:lastRenderedPageBreak/>
        <w:t>Wpływ optymalizacji na wydajność kerneli</w:t>
      </w:r>
      <w:bookmarkEnd w:id="102"/>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103" w:name="_Toc259090159"/>
      <w:r w:rsidRPr="00ED676A">
        <w:t>Środowisko testowe</w:t>
      </w:r>
      <w:bookmarkEnd w:id="103"/>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38"/>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104" w:name="_Toc259090160"/>
      <w:r w:rsidRPr="00ED676A">
        <w:t>Porównanie działania w różnych systemach operacyjnych</w:t>
      </w:r>
      <w:bookmarkEnd w:id="104"/>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105" w:name="_Toc259090161"/>
      <w:r w:rsidRPr="00ED676A">
        <w:t>Informacje końcowe</w:t>
      </w:r>
      <w:bookmarkEnd w:id="105"/>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106" w:name="_Toc259090162"/>
      <w:r w:rsidRPr="00ED676A">
        <w:t>Narzędzia pomocnicze</w:t>
      </w:r>
      <w:bookmarkEnd w:id="106"/>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lastRenderedPageBreak/>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 xml:space="preserve">Trzeba jednak pamiętać o tym, że jest to emulator, a nie symulator karty graficznej CUDA – występują pewne różnice – niektóre kernele działają poprawnie w trybie emulacji, a w trybie </w:t>
      </w:r>
      <w:r w:rsidR="00013B2A" w:rsidRPr="00ED676A">
        <w:rPr>
          <w:color w:val="auto"/>
        </w:rPr>
        <w:lastRenderedPageBreak/>
        <w:t>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Nagwek1"/>
      </w:pPr>
      <w:bookmarkStart w:id="107" w:name="_Wnioski/spostrzeżenia"/>
      <w:bookmarkStart w:id="108" w:name="_Toc259090163"/>
      <w:bookmarkEnd w:id="107"/>
      <w:r w:rsidRPr="00ED676A">
        <w:t>Wnioski/spostrzeżenia</w:t>
      </w:r>
      <w:bookmarkEnd w:id="108"/>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lastRenderedPageBreak/>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427F4D" w:rsidP="00107097">
      <w:pPr>
        <w:rPr>
          <w:rFonts w:eastAsiaTheme="minorHAnsi"/>
          <w:color w:val="auto"/>
          <w:lang w:eastAsia="en-US"/>
        </w:rPr>
      </w:pPr>
      <w:r>
        <w:rPr>
          <w:rFonts w:eastAsiaTheme="minorHAnsi"/>
          <w:color w:val="auto"/>
          <w:lang w:eastAsia="en-US"/>
        </w:rPr>
        <w:t>// pomoglo mi forum nvidii – moglem tam się wypytac</w:t>
      </w:r>
    </w:p>
    <w:p w:rsidR="00EA3B90" w:rsidRDefault="00EA3B90" w:rsidP="00107097">
      <w:pPr>
        <w:rPr>
          <w:rFonts w:eastAsiaTheme="minorHAnsi"/>
          <w:color w:val="auto"/>
          <w:lang w:eastAsia="en-US"/>
        </w:rPr>
      </w:pPr>
    </w:p>
    <w:p w:rsidR="00EA3B90" w:rsidRPr="00ED676A" w:rsidRDefault="00EA3B90" w:rsidP="00107097">
      <w:pPr>
        <w:rPr>
          <w:rFonts w:eastAsiaTheme="minorHAnsi"/>
          <w:color w:val="auto"/>
          <w:lang w:eastAsia="en-US"/>
        </w:rPr>
      </w:pPr>
      <w:r>
        <w:rPr>
          <w:rFonts w:eastAsiaTheme="minorHAnsi"/>
          <w:color w:val="auto"/>
          <w:lang w:eastAsia="en-US"/>
        </w:rPr>
        <w:t xml:space="preserve">// porównanie popularnisci: </w:t>
      </w:r>
      <w:r w:rsidRPr="00EA3B90">
        <w:rPr>
          <w:rFonts w:eastAsiaTheme="minorHAnsi"/>
          <w:color w:val="auto"/>
          <w:lang w:eastAsia="en-US"/>
        </w:rPr>
        <w:t>http://www.google.com/trends?q=nvidia+cuda+%2C+opencl+%2C+ati+stream&amp;ctab=0&amp;geo=all&amp;geor=all&amp;date=all&amp;sort=1</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9" w:name="_Mozliwosc_rozwoju_programu"/>
      <w:bookmarkStart w:id="110" w:name="_Toc259090164"/>
      <w:bookmarkEnd w:id="109"/>
      <w:r w:rsidRPr="00ED676A">
        <w:t>Mozliwosc rozwoju programu</w:t>
      </w:r>
      <w:bookmarkEnd w:id="110"/>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111" w:name="_Zakończenie"/>
      <w:bookmarkStart w:id="112" w:name="_Toc259090165"/>
      <w:bookmarkEnd w:id="111"/>
      <w:r w:rsidRPr="00ED676A">
        <w:lastRenderedPageBreak/>
        <w:t>Zakończenie</w:t>
      </w:r>
      <w:bookmarkEnd w:id="112"/>
    </w:p>
    <w:p w:rsidR="00836D01" w:rsidRPr="00ED676A" w:rsidRDefault="00836D01" w:rsidP="002F45CE">
      <w:pPr>
        <w:pStyle w:val="Nagwek1"/>
      </w:pPr>
      <w:bookmarkStart w:id="113" w:name="_Toc259090166"/>
      <w:r w:rsidRPr="00ED676A">
        <w:t>Bibliografia</w:t>
      </w:r>
      <w:bookmarkEnd w:id="113"/>
    </w:p>
    <w:p w:rsidR="00836D01" w:rsidRPr="00ED676A" w:rsidRDefault="00836D01" w:rsidP="002F45CE">
      <w:pPr>
        <w:pStyle w:val="Nagwek1"/>
      </w:pPr>
      <w:bookmarkStart w:id="114" w:name="_Toc259090167"/>
      <w:r w:rsidRPr="00ED676A">
        <w:t>Załączniki</w:t>
      </w:r>
      <w:bookmarkEnd w:id="114"/>
    </w:p>
    <w:p w:rsidR="00552F6C" w:rsidRPr="00ED676A" w:rsidRDefault="00552F6C" w:rsidP="00552F6C">
      <w:pPr>
        <w:pStyle w:val="Nagwek2"/>
      </w:pPr>
      <w:bookmarkStart w:id="115" w:name="_Toc259090168"/>
      <w:r w:rsidRPr="00ED676A">
        <w:t>Kod CPU i GPU?</w:t>
      </w:r>
      <w:bookmarkEnd w:id="115"/>
    </w:p>
    <w:p w:rsidR="00552F6C" w:rsidRPr="00ED676A" w:rsidRDefault="00552F6C" w:rsidP="00552F6C">
      <w:pPr>
        <w:rPr>
          <w:color w:val="auto"/>
        </w:rPr>
      </w:pPr>
    </w:p>
    <w:sectPr w:rsidR="00552F6C" w:rsidRPr="00ED676A" w:rsidSect="002E6CFD">
      <w:footerReference w:type="default" r:id="rId40"/>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27BA" w:rsidRDefault="000627BA" w:rsidP="00BB2E40">
      <w:r>
        <w:separator/>
      </w:r>
    </w:p>
  </w:endnote>
  <w:endnote w:type="continuationSeparator" w:id="0">
    <w:p w:rsidR="000627BA" w:rsidRDefault="000627BA"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720F18" w:rsidRDefault="00720F18">
        <w:pPr>
          <w:pStyle w:val="Stopka"/>
          <w:jc w:val="right"/>
        </w:pPr>
        <w:fldSimple w:instr=" PAGE   \* MERGEFORMAT ">
          <w:r w:rsidR="004F104F">
            <w:rPr>
              <w:noProof/>
            </w:rPr>
            <w:t>15</w:t>
          </w:r>
        </w:fldSimple>
      </w:p>
    </w:sdtContent>
  </w:sdt>
  <w:p w:rsidR="00720F18" w:rsidRDefault="00720F1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27BA" w:rsidRDefault="000627BA" w:rsidP="00BB2E40">
      <w:r>
        <w:separator/>
      </w:r>
    </w:p>
  </w:footnote>
  <w:footnote w:type="continuationSeparator" w:id="0">
    <w:p w:rsidR="000627BA" w:rsidRDefault="000627BA" w:rsidP="00BB2E40">
      <w:r>
        <w:continuationSeparator/>
      </w:r>
    </w:p>
  </w:footnote>
  <w:footnote w:id="1">
    <w:p w:rsidR="00720F18" w:rsidRPr="00ED676A" w:rsidRDefault="00720F18">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720F18" w:rsidRDefault="00720F18">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720F18" w:rsidRPr="00ED676A" w:rsidRDefault="00720F18">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720F18" w:rsidRDefault="00720F18">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720F18" w:rsidRPr="00ED676A" w:rsidRDefault="00720F18">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720F18" w:rsidRPr="00ED676A" w:rsidRDefault="00720F18">
      <w:pPr>
        <w:pStyle w:val="Tekstprzypisudolnego"/>
      </w:pPr>
      <w:r w:rsidRPr="00ED676A">
        <w:rPr>
          <w:rStyle w:val="Odwoanieprzypisudolnego"/>
        </w:rPr>
        <w:footnoteRef/>
      </w:r>
      <w:r w:rsidRPr="00ED676A">
        <w:t xml:space="preserve"> General Purpose GPU – użycie GPU do ogólnych zastosowań</w:t>
      </w:r>
    </w:p>
  </w:footnote>
  <w:footnote w:id="7">
    <w:p w:rsidR="00720F18" w:rsidRPr="00ED676A" w:rsidRDefault="00720F18">
      <w:pPr>
        <w:pStyle w:val="Tekstprzypisudolnego"/>
      </w:pPr>
      <w:r w:rsidRPr="00ED676A">
        <w:rPr>
          <w:rStyle w:val="Odwoanieprzypisudolnego"/>
        </w:rPr>
        <w:footnoteRef/>
      </w:r>
      <w:r w:rsidRPr="00ED676A">
        <w:t xml:space="preserve"> http://en.wikipedia.org/wiki/Graphic_card</w:t>
      </w:r>
    </w:p>
  </w:footnote>
  <w:footnote w:id="8">
    <w:p w:rsidR="00720F18" w:rsidRPr="00ED676A" w:rsidRDefault="00720F18">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720F18" w:rsidRPr="00196FEF" w:rsidRDefault="00720F18">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720F18" w:rsidRDefault="00720F18"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720F18" w:rsidRDefault="00720F18">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720F18" w:rsidRDefault="00720F18"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720F18" w:rsidRDefault="00720F18">
      <w:pPr>
        <w:pStyle w:val="Tekstprzypisudolnego"/>
      </w:pPr>
    </w:p>
  </w:footnote>
  <w:footnote w:id="13">
    <w:p w:rsidR="00720F18" w:rsidRDefault="00720F18">
      <w:pPr>
        <w:pStyle w:val="Tekstprzypisudolnego"/>
      </w:pPr>
      <w:r>
        <w:rPr>
          <w:rStyle w:val="Odwoanieprzypisudolnego"/>
        </w:rPr>
        <w:footnoteRef/>
      </w:r>
      <w:r>
        <w:t xml:space="preserve"> Nie ma konieczności używania wielu instrukcji sterujących for, do, while</w:t>
      </w:r>
    </w:p>
  </w:footnote>
  <w:footnote w:id="14">
    <w:p w:rsidR="00720F18" w:rsidRDefault="00720F18">
      <w:pPr>
        <w:pStyle w:val="Tekstprzypisudolnego"/>
      </w:pPr>
      <w:r>
        <w:rPr>
          <w:rStyle w:val="Odwoanieprzypisudolnego"/>
        </w:rPr>
        <w:footnoteRef/>
      </w:r>
      <w:r>
        <w:t xml:space="preserve"> ang. Streaming Multiprocessor (SM)</w:t>
      </w:r>
    </w:p>
  </w:footnote>
  <w:footnote w:id="15">
    <w:p w:rsidR="00720F18" w:rsidRDefault="00720F18">
      <w:pPr>
        <w:pStyle w:val="Tekstprzypisudolnego"/>
      </w:pPr>
      <w:r>
        <w:rPr>
          <w:rStyle w:val="Odwoanieprzypisudolnego"/>
        </w:rPr>
        <w:footnoteRef/>
      </w:r>
      <w:r>
        <w:t xml:space="preserve"> Ang. Scalar Processor (SP)</w:t>
      </w:r>
    </w:p>
  </w:footnote>
  <w:footnote w:id="16">
    <w:p w:rsidR="00720F18" w:rsidRDefault="00720F18">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720F18" w:rsidRDefault="00720F18" w:rsidP="00C06124">
      <w:pPr>
        <w:pStyle w:val="Tekstprzypisudolnego"/>
      </w:pPr>
      <w:r>
        <w:rPr>
          <w:rStyle w:val="Odwoanieprzypisudolnego"/>
        </w:rPr>
        <w:footnoteRef/>
      </w:r>
      <w:r>
        <w:t xml:space="preserve"> </w:t>
      </w:r>
      <w:r w:rsidRPr="0087136F">
        <w:t>http://gpgpu.org/about</w:t>
      </w:r>
    </w:p>
  </w:footnote>
  <w:footnote w:id="18">
    <w:p w:rsidR="00720F18" w:rsidRDefault="00720F18"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720F18" w:rsidRDefault="00720F18">
      <w:pPr>
        <w:pStyle w:val="Tekstprzypisudolnego"/>
      </w:pPr>
      <w:r>
        <w:rPr>
          <w:rStyle w:val="Odwoanieprzypisudolnego"/>
        </w:rPr>
        <w:footnoteRef/>
      </w:r>
      <w:r>
        <w:t xml:space="preserve"> Technologia Hardware T&amp;L - Tranform and Lighting</w:t>
      </w:r>
    </w:p>
  </w:footnote>
  <w:footnote w:id="20">
    <w:p w:rsidR="00720F18" w:rsidRDefault="00720F18">
      <w:pPr>
        <w:pStyle w:val="Tekstprzypisudolnego"/>
      </w:pPr>
      <w:r>
        <w:rPr>
          <w:rStyle w:val="Odwoanieprzypisudolnego"/>
        </w:rPr>
        <w:footnoteRef/>
      </w:r>
      <w:r>
        <w:t xml:space="preserve"> </w:t>
      </w:r>
      <w:r w:rsidRPr="00A902FF">
        <w:t>http://en.wikipedia.org/wiki/GPGPU</w:t>
      </w:r>
    </w:p>
  </w:footnote>
  <w:footnote w:id="21">
    <w:p w:rsidR="00720F18" w:rsidRDefault="00720F18">
      <w:pPr>
        <w:pStyle w:val="Tekstprzypisudolnego"/>
      </w:pPr>
      <w:r>
        <w:rPr>
          <w:rStyle w:val="Odwoanieprzypisudolnego"/>
        </w:rPr>
        <w:footnoteRef/>
      </w:r>
      <w:r>
        <w:t xml:space="preserve"> </w:t>
      </w:r>
      <w:r w:rsidRPr="00EA6D03">
        <w:t>http://http.developer.nvidia.com/GPUGems2/gpugems2_chapter34.html</w:t>
      </w:r>
    </w:p>
  </w:footnote>
  <w:footnote w:id="22">
    <w:p w:rsidR="00720F18" w:rsidRDefault="00720F18">
      <w:pPr>
        <w:pStyle w:val="Tekstprzypisudolnego"/>
      </w:pPr>
      <w:r>
        <w:rPr>
          <w:rStyle w:val="Odwoanieprzypisudolnego"/>
        </w:rPr>
        <w:footnoteRef/>
      </w:r>
      <w:r>
        <w:t xml:space="preserve"> Software Development Kit</w:t>
      </w:r>
    </w:p>
  </w:footnote>
  <w:footnote w:id="23">
    <w:p w:rsidR="00720F18" w:rsidRDefault="00720F18">
      <w:pPr>
        <w:pStyle w:val="Tekstprzypisudolnego"/>
      </w:pPr>
      <w:r>
        <w:rPr>
          <w:rStyle w:val="Odwoanieprzypisudolnego"/>
        </w:rPr>
        <w:footnoteRef/>
      </w:r>
      <w:r>
        <w:t xml:space="preserve"> </w:t>
      </w:r>
      <w:r w:rsidRPr="00AF7E0F">
        <w:t>http://www.trochetechniki.pl/Mity-i-fakty:-komputery-bez-procesora,t,929,page,4.html</w:t>
      </w:r>
    </w:p>
  </w:footnote>
  <w:footnote w:id="24">
    <w:p w:rsidR="00720F18" w:rsidRDefault="00720F18">
      <w:pPr>
        <w:pStyle w:val="Tekstprzypisudolnego"/>
      </w:pPr>
      <w:r>
        <w:rPr>
          <w:rStyle w:val="Odwoanieprzypisudolnego"/>
        </w:rPr>
        <w:footnoteRef/>
      </w:r>
      <w:r>
        <w:t xml:space="preserve"> </w:t>
      </w:r>
      <w:r w:rsidRPr="0003013E">
        <w:t>http://forums.nvidia.com/index.php?showforum=62</w:t>
      </w:r>
    </w:p>
  </w:footnote>
  <w:footnote w:id="25">
    <w:p w:rsidR="00720F18" w:rsidRDefault="00720F18">
      <w:pPr>
        <w:pStyle w:val="Tekstprzypisudolnego"/>
      </w:pPr>
      <w:r>
        <w:rPr>
          <w:rStyle w:val="Odwoanieprzypisudolnego"/>
        </w:rPr>
        <w:footnoteRef/>
      </w:r>
      <w:r>
        <w:t xml:space="preserve"> Przykładowy kernel oraz jego wywołanie zostało zamieszczone w późniejszym rozdziale</w:t>
      </w:r>
    </w:p>
  </w:footnote>
  <w:footnote w:id="26">
    <w:p w:rsidR="004F104F" w:rsidRDefault="004F104F">
      <w:pPr>
        <w:pStyle w:val="Tekstprzypisudolnego"/>
      </w:pPr>
      <w:ins w:id="21" w:author="HP" w:date="2010-04-18T16:32:00Z">
        <w:r>
          <w:rPr>
            <w:rStyle w:val="Odwoanieprzypisudolnego"/>
          </w:rPr>
          <w:footnoteRef/>
        </w:r>
        <w:r>
          <w:t xml:space="preserve"> </w:t>
        </w:r>
      </w:ins>
      <w:ins w:id="22" w:author="HP" w:date="2010-04-18T16:33:00Z">
        <w:r>
          <w:t>Więcej na temat składni programów CUDA jest w rozdziale X.X</w:t>
        </w:r>
      </w:ins>
    </w:p>
  </w:footnote>
  <w:footnote w:id="27">
    <w:p w:rsidR="00720F18" w:rsidRDefault="00720F18">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8">
    <w:p w:rsidR="00720F18" w:rsidRDefault="00720F18">
      <w:pPr>
        <w:pStyle w:val="Tekstprzypisudolnego"/>
      </w:pPr>
      <w:r>
        <w:rPr>
          <w:rStyle w:val="Odwoanieprzypisudolnego"/>
        </w:rPr>
        <w:footnoteRef/>
      </w:r>
      <w:r>
        <w:t xml:space="preserve"> </w:t>
      </w:r>
      <w:r w:rsidRPr="00AD14EE">
        <w:t>http://www.nvidia.com/object/what_is_cuda_new.html</w:t>
      </w:r>
    </w:p>
  </w:footnote>
  <w:footnote w:id="29">
    <w:p w:rsidR="00720F18" w:rsidRDefault="00720F18">
      <w:pPr>
        <w:pStyle w:val="Tekstprzypisudolnego"/>
      </w:pPr>
      <w:r>
        <w:rPr>
          <w:rStyle w:val="Odwoanieprzypisudolnego"/>
        </w:rPr>
        <w:footnoteRef/>
      </w:r>
      <w:r>
        <w:t xml:space="preserve"> </w:t>
      </w:r>
      <w:r w:rsidRPr="00AD14EE">
        <w:t>http://www.khronos.org/opencl/</w:t>
      </w:r>
    </w:p>
  </w:footnote>
  <w:footnote w:id="30">
    <w:p w:rsidR="00720F18" w:rsidRDefault="00720F18">
      <w:pPr>
        <w:pStyle w:val="Tekstprzypisudolnego"/>
      </w:pPr>
      <w:r>
        <w:rPr>
          <w:rStyle w:val="Odwoanieprzypisudolnego"/>
        </w:rPr>
        <w:footnoteRef/>
      </w:r>
      <w:r>
        <w:t xml:space="preserve"> </w:t>
      </w:r>
      <w:r w:rsidRPr="00AD14EE">
        <w:t>http://www.amd.com/US/PRODUCTS/TECHNOLOGIES/STREAM-TECHNOLOGY/Pages/stream-technology.aspx</w:t>
      </w:r>
    </w:p>
  </w:footnote>
  <w:footnote w:id="31">
    <w:p w:rsidR="00720F18" w:rsidRDefault="00720F18" w:rsidP="006E091C">
      <w:r>
        <w:rPr>
          <w:rStyle w:val="Odwoanieprzypisudolnego"/>
        </w:rPr>
        <w:footnoteRef/>
      </w:r>
      <w:r>
        <w:t xml:space="preserve"> </w:t>
      </w:r>
      <w:r w:rsidRPr="0071394A">
        <w:rPr>
          <w:sz w:val="20"/>
          <w:szCs w:val="20"/>
        </w:rPr>
        <w:t>http://boincfaq.mundayweb.com/index.php?language=1&amp;view=471</w:t>
      </w:r>
    </w:p>
  </w:footnote>
  <w:footnote w:id="32">
    <w:p w:rsidR="00720F18" w:rsidRDefault="00720F18" w:rsidP="00D604AC">
      <w:pPr>
        <w:pStyle w:val="Tekstprzypisudolnego"/>
      </w:pPr>
      <w:r>
        <w:rPr>
          <w:rStyle w:val="Odwoanieprzypisudolnego"/>
        </w:rPr>
        <w:footnoteRef/>
      </w:r>
      <w:r>
        <w:t xml:space="preserve"> </w:t>
      </w:r>
      <w:r w:rsidRPr="007B3D84">
        <w:t>http://developer.download.nvidia.com/compute/cuda/Photoshop/CUDAFilters4.pdf</w:t>
      </w:r>
    </w:p>
  </w:footnote>
  <w:footnote w:id="33">
    <w:p w:rsidR="00720F18" w:rsidRDefault="00720F18" w:rsidP="00D604AC">
      <w:pPr>
        <w:pStyle w:val="Tekstprzypisudolnego"/>
      </w:pPr>
      <w:r>
        <w:rPr>
          <w:rStyle w:val="Odwoanieprzypisudolnego"/>
        </w:rPr>
        <w:footnoteRef/>
      </w:r>
      <w:r>
        <w:t xml:space="preserve"> </w:t>
      </w:r>
      <w:r w:rsidRPr="00114303">
        <w:t>http://developer.nvidia.com/object/matlab_cuda.html</w:t>
      </w:r>
    </w:p>
  </w:footnote>
  <w:footnote w:id="34">
    <w:p w:rsidR="00720F18" w:rsidRDefault="00720F18" w:rsidP="00D604AC">
      <w:pPr>
        <w:pStyle w:val="Tekstprzypisudolnego"/>
      </w:pPr>
      <w:r>
        <w:rPr>
          <w:rStyle w:val="Odwoanieprzypisudolnego"/>
        </w:rPr>
        <w:footnoteRef/>
      </w:r>
      <w:r>
        <w:t xml:space="preserve"> </w:t>
      </w:r>
      <w:r w:rsidRPr="004044D8">
        <w:t>http://www.nvidia.pl/object/cuda_app_tesla.html</w:t>
      </w:r>
    </w:p>
  </w:footnote>
  <w:footnote w:id="35">
    <w:p w:rsidR="00720F18" w:rsidRDefault="00720F18"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6">
    <w:p w:rsidR="00720F18" w:rsidRDefault="00720F18" w:rsidP="00D604AC">
      <w:pPr>
        <w:pStyle w:val="Tekstprzypisudolnego"/>
      </w:pPr>
      <w:r>
        <w:rPr>
          <w:rStyle w:val="Odwoanieprzypisudolnego"/>
        </w:rPr>
        <w:footnoteRef/>
      </w:r>
      <w:r>
        <w:t xml:space="preserve"> </w:t>
      </w:r>
      <w:r w:rsidRPr="007F0DCB">
        <w:t>http://www.geeks3d.com/downloads/200808/Jens_Breitbart_thesis.pdf</w:t>
      </w:r>
    </w:p>
  </w:footnote>
  <w:footnote w:id="37">
    <w:p w:rsidR="00720F18" w:rsidRDefault="00720F18"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 w:id="38">
    <w:p w:rsidR="00720F18" w:rsidRDefault="00720F18">
      <w:pPr>
        <w:pStyle w:val="Tekstprzypisudolnego"/>
      </w:pPr>
      <w:r>
        <w:rPr>
          <w:rStyle w:val="Odwoanieprzypisudolnego"/>
        </w:rPr>
        <w:footnoteRef/>
      </w:r>
      <w:r>
        <w:t xml:space="preserve"> </w:t>
      </w:r>
      <w:r w:rsidR="00780EFC">
        <w:t xml:space="preserve">W marcu 2010 udostępniono framework CUDA w wersji 3.0, jednak nie jest ona dopracowana i w wielu sytuacjach programy w nim uruchomione działają wolniej niż w wersji 2.3 – więcej informacji w </w:t>
      </w:r>
      <w:hyperlink r:id="rId3" w:history="1">
        <w:r w:rsidR="00780EFC" w:rsidRPr="00D41AA2">
          <w:rPr>
            <w:rStyle w:val="Hipercze"/>
          </w:rPr>
          <w:t>http://forums.nvidia.com/index.php?showtopic=163511&amp;st=20&amp;p=1025290&amp;#entry1025290</w:t>
        </w:r>
      </w:hyperlink>
      <w:r w:rsidR="00780EFC">
        <w:t xml:space="preserve"> i </w:t>
      </w:r>
      <w:hyperlink r:id="rId4" w:history="1">
        <w:r w:rsidR="00780EFC" w:rsidRPr="00D41AA2">
          <w:rPr>
            <w:rStyle w:val="Hipercze"/>
          </w:rPr>
          <w:t>http://forums.nvidia.com/index.php?showtopic=166184&amp;st=0&amp;p=1039424&amp;#entry1039424</w:t>
        </w:r>
      </w:hyperlink>
      <w:r w:rsidR="00780EFC">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6EE47DA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1"/>
  </w:num>
  <w:num w:numId="3">
    <w:abstractNumId w:val="27"/>
  </w:num>
  <w:num w:numId="4">
    <w:abstractNumId w:val="16"/>
  </w:num>
  <w:num w:numId="5">
    <w:abstractNumId w:val="29"/>
  </w:num>
  <w:num w:numId="6">
    <w:abstractNumId w:val="22"/>
  </w:num>
  <w:num w:numId="7">
    <w:abstractNumId w:val="24"/>
  </w:num>
  <w:num w:numId="8">
    <w:abstractNumId w:val="33"/>
  </w:num>
  <w:num w:numId="9">
    <w:abstractNumId w:val="32"/>
  </w:num>
  <w:num w:numId="10">
    <w:abstractNumId w:val="35"/>
  </w:num>
  <w:num w:numId="11">
    <w:abstractNumId w:val="18"/>
  </w:num>
  <w:num w:numId="12">
    <w:abstractNumId w:val="36"/>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4"/>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stylePaneFormatFilter w:val="1024"/>
  <w:trackRevisions/>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3013E"/>
    <w:rsid w:val="00030B3F"/>
    <w:rsid w:val="00034940"/>
    <w:rsid w:val="00036DAA"/>
    <w:rsid w:val="00040C14"/>
    <w:rsid w:val="00040CD8"/>
    <w:rsid w:val="0004245B"/>
    <w:rsid w:val="00042BD4"/>
    <w:rsid w:val="00043092"/>
    <w:rsid w:val="00052978"/>
    <w:rsid w:val="00054DFF"/>
    <w:rsid w:val="00055BD3"/>
    <w:rsid w:val="00055EF7"/>
    <w:rsid w:val="00057B03"/>
    <w:rsid w:val="0006165B"/>
    <w:rsid w:val="000627BA"/>
    <w:rsid w:val="0006476B"/>
    <w:rsid w:val="00066F82"/>
    <w:rsid w:val="00072F3F"/>
    <w:rsid w:val="00073D3C"/>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D7761"/>
    <w:rsid w:val="001E29D2"/>
    <w:rsid w:val="001E6519"/>
    <w:rsid w:val="001E7EE4"/>
    <w:rsid w:val="001F3F2C"/>
    <w:rsid w:val="001F5315"/>
    <w:rsid w:val="001F7F8C"/>
    <w:rsid w:val="00201D9B"/>
    <w:rsid w:val="00202AB5"/>
    <w:rsid w:val="002059AF"/>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A048C"/>
    <w:rsid w:val="002B206A"/>
    <w:rsid w:val="002B2E83"/>
    <w:rsid w:val="002B3236"/>
    <w:rsid w:val="002B342E"/>
    <w:rsid w:val="002B7610"/>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D7ABA"/>
    <w:rsid w:val="003F2625"/>
    <w:rsid w:val="003F5F8C"/>
    <w:rsid w:val="003F6796"/>
    <w:rsid w:val="003F719D"/>
    <w:rsid w:val="004044D8"/>
    <w:rsid w:val="004173A9"/>
    <w:rsid w:val="00420509"/>
    <w:rsid w:val="00420FF8"/>
    <w:rsid w:val="00421508"/>
    <w:rsid w:val="00427F4D"/>
    <w:rsid w:val="0043571C"/>
    <w:rsid w:val="00437200"/>
    <w:rsid w:val="00441F24"/>
    <w:rsid w:val="004456A1"/>
    <w:rsid w:val="004460BF"/>
    <w:rsid w:val="00446BC5"/>
    <w:rsid w:val="00447DFA"/>
    <w:rsid w:val="00450DA4"/>
    <w:rsid w:val="0045240E"/>
    <w:rsid w:val="004537B9"/>
    <w:rsid w:val="004559C6"/>
    <w:rsid w:val="00456D02"/>
    <w:rsid w:val="00472078"/>
    <w:rsid w:val="00474591"/>
    <w:rsid w:val="00474C0D"/>
    <w:rsid w:val="004772D9"/>
    <w:rsid w:val="00480491"/>
    <w:rsid w:val="00482F0E"/>
    <w:rsid w:val="00483616"/>
    <w:rsid w:val="004917B5"/>
    <w:rsid w:val="00493882"/>
    <w:rsid w:val="00494E01"/>
    <w:rsid w:val="004A12CA"/>
    <w:rsid w:val="004A25E2"/>
    <w:rsid w:val="004A38E5"/>
    <w:rsid w:val="004A3B7B"/>
    <w:rsid w:val="004A6536"/>
    <w:rsid w:val="004B0917"/>
    <w:rsid w:val="004B1140"/>
    <w:rsid w:val="004B16FA"/>
    <w:rsid w:val="004C0899"/>
    <w:rsid w:val="004C10DA"/>
    <w:rsid w:val="004C41D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3866"/>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F17B5"/>
    <w:rsid w:val="006F38B2"/>
    <w:rsid w:val="006F42A6"/>
    <w:rsid w:val="006F6274"/>
    <w:rsid w:val="006F7A01"/>
    <w:rsid w:val="007001C5"/>
    <w:rsid w:val="0071394A"/>
    <w:rsid w:val="007145CA"/>
    <w:rsid w:val="00714F09"/>
    <w:rsid w:val="0071631C"/>
    <w:rsid w:val="00720F18"/>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80038"/>
    <w:rsid w:val="00780AEF"/>
    <w:rsid w:val="00780EFC"/>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64A6"/>
    <w:rsid w:val="00830496"/>
    <w:rsid w:val="00831119"/>
    <w:rsid w:val="0083472E"/>
    <w:rsid w:val="00836D01"/>
    <w:rsid w:val="00836E9D"/>
    <w:rsid w:val="00837EC0"/>
    <w:rsid w:val="00841988"/>
    <w:rsid w:val="0084597A"/>
    <w:rsid w:val="00853FB1"/>
    <w:rsid w:val="0085577A"/>
    <w:rsid w:val="00855C40"/>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13ED"/>
    <w:rsid w:val="008B5404"/>
    <w:rsid w:val="008B5E0D"/>
    <w:rsid w:val="008C0E6C"/>
    <w:rsid w:val="008C1110"/>
    <w:rsid w:val="008C1987"/>
    <w:rsid w:val="008C2B0F"/>
    <w:rsid w:val="008C3886"/>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33468"/>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73FB"/>
    <w:rsid w:val="00A82589"/>
    <w:rsid w:val="00A827C5"/>
    <w:rsid w:val="00A85CD5"/>
    <w:rsid w:val="00A902FF"/>
    <w:rsid w:val="00A93018"/>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84BC9"/>
    <w:rsid w:val="00B85117"/>
    <w:rsid w:val="00B90318"/>
    <w:rsid w:val="00B9182C"/>
    <w:rsid w:val="00B92438"/>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F02"/>
    <w:rsid w:val="00BE2421"/>
    <w:rsid w:val="00BE60BA"/>
    <w:rsid w:val="00BE716D"/>
    <w:rsid w:val="00BE7917"/>
    <w:rsid w:val="00C0078C"/>
    <w:rsid w:val="00C04371"/>
    <w:rsid w:val="00C06124"/>
    <w:rsid w:val="00C10AD6"/>
    <w:rsid w:val="00C10BC8"/>
    <w:rsid w:val="00C14801"/>
    <w:rsid w:val="00C14E17"/>
    <w:rsid w:val="00C212DC"/>
    <w:rsid w:val="00C25AA8"/>
    <w:rsid w:val="00C262A5"/>
    <w:rsid w:val="00C27CE1"/>
    <w:rsid w:val="00C30658"/>
    <w:rsid w:val="00C31437"/>
    <w:rsid w:val="00C35303"/>
    <w:rsid w:val="00C36E48"/>
    <w:rsid w:val="00C445D8"/>
    <w:rsid w:val="00C4489B"/>
    <w:rsid w:val="00C45DE9"/>
    <w:rsid w:val="00C60C1F"/>
    <w:rsid w:val="00C6366E"/>
    <w:rsid w:val="00C74397"/>
    <w:rsid w:val="00C76C2D"/>
    <w:rsid w:val="00C83B5E"/>
    <w:rsid w:val="00C85897"/>
    <w:rsid w:val="00C86675"/>
    <w:rsid w:val="00C86FD1"/>
    <w:rsid w:val="00C94A1A"/>
    <w:rsid w:val="00C97CF3"/>
    <w:rsid w:val="00CA16DA"/>
    <w:rsid w:val="00CA44E7"/>
    <w:rsid w:val="00CA6E71"/>
    <w:rsid w:val="00CB0ABF"/>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64F3"/>
    <w:rsid w:val="00D179BB"/>
    <w:rsid w:val="00D21018"/>
    <w:rsid w:val="00D26718"/>
    <w:rsid w:val="00D271F9"/>
    <w:rsid w:val="00D3234B"/>
    <w:rsid w:val="00D34B5B"/>
    <w:rsid w:val="00D47E03"/>
    <w:rsid w:val="00D55197"/>
    <w:rsid w:val="00D57A6A"/>
    <w:rsid w:val="00D604AC"/>
    <w:rsid w:val="00D62F34"/>
    <w:rsid w:val="00D6346F"/>
    <w:rsid w:val="00D667F6"/>
    <w:rsid w:val="00D6735D"/>
    <w:rsid w:val="00D70D2F"/>
    <w:rsid w:val="00D731D9"/>
    <w:rsid w:val="00D73D99"/>
    <w:rsid w:val="00D75868"/>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3C3E"/>
    <w:rsid w:val="00EC43BE"/>
    <w:rsid w:val="00EC627A"/>
    <w:rsid w:val="00ED0D8C"/>
    <w:rsid w:val="00ED4330"/>
    <w:rsid w:val="00ED5316"/>
    <w:rsid w:val="00ED6632"/>
    <w:rsid w:val="00ED676A"/>
    <w:rsid w:val="00EE3208"/>
    <w:rsid w:val="00EE556A"/>
    <w:rsid w:val="00EE575B"/>
    <w:rsid w:val="00EE69E3"/>
    <w:rsid w:val="00EE7224"/>
    <w:rsid w:val="00EF1DED"/>
    <w:rsid w:val="00EF5833"/>
    <w:rsid w:val="00F05930"/>
    <w:rsid w:val="00F05B9A"/>
    <w:rsid w:val="00F05EB2"/>
    <w:rsid w:val="00F07C4C"/>
    <w:rsid w:val="00F115A8"/>
    <w:rsid w:val="00F120A7"/>
    <w:rsid w:val="00F17B04"/>
    <w:rsid w:val="00F2026B"/>
    <w:rsid w:val="00F2140B"/>
    <w:rsid w:val="00F223BE"/>
    <w:rsid w:val="00F312D3"/>
    <w:rsid w:val="00F331E7"/>
    <w:rsid w:val="00F40D70"/>
    <w:rsid w:val="00F42713"/>
    <w:rsid w:val="00F435DA"/>
    <w:rsid w:val="00F51A17"/>
    <w:rsid w:val="00F5404B"/>
    <w:rsid w:val="00F549D5"/>
    <w:rsid w:val="00F57567"/>
    <w:rsid w:val="00F57F4E"/>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55B3"/>
    <w:rsid w:val="00FD0EB8"/>
    <w:rsid w:val="00FD6EBE"/>
    <w:rsid w:val="00FD78B4"/>
    <w:rsid w:val="00FE168F"/>
    <w:rsid w:val="00FE265E"/>
    <w:rsid w:val="00FE2799"/>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1D7761"/>
    <w:pPr>
      <w:keepNext/>
      <w:keepLines/>
      <w:numPr>
        <w:ilvl w:val="2"/>
        <w:numId w:val="12"/>
      </w:numPr>
      <w:spacing w:before="18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170876"/>
    <w:pPr>
      <w:keepNext/>
      <w:keepLines/>
      <w:numPr>
        <w:ilvl w:val="3"/>
        <w:numId w:val="12"/>
      </w:numPr>
      <w:spacing w:before="14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1D7761"/>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170876"/>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en.wikipedia.org/wiki/Proprietary_software" TargetMode="External"/><Relationship Id="rId18" Type="http://schemas.openxmlformats.org/officeDocument/2006/relationships/hyperlink" Target="http://en.wikipedia.org/wiki/Ageia" TargetMode="External"/><Relationship Id="rId26" Type="http://schemas.openxmlformats.org/officeDocument/2006/relationships/hyperlink" Target="http://en.wikipedia.org/wiki/CUDA"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n.wikipedia.org/wiki/ETH_Zurich"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nvidia.com/object/cuda_3_0_downloads.html" TargetMode="External"/><Relationship Id="rId17" Type="http://schemas.openxmlformats.org/officeDocument/2006/relationships/hyperlink" Target="http://en.wikipedia.org/wiki/Software_development_kit" TargetMode="External"/><Relationship Id="rId25" Type="http://schemas.openxmlformats.org/officeDocument/2006/relationships/hyperlink" Target="http://en.wikipedia.org/wiki/Hardware_acceleration" TargetMode="External"/><Relationship Id="rId33" Type="http://schemas.openxmlformats.org/officeDocument/2006/relationships/image" Target="media/image6.emf"/><Relationship Id="rId38"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en.wikipedia.org/wiki/Middleware" TargetMode="External"/><Relationship Id="rId20" Type="http://schemas.openxmlformats.org/officeDocument/2006/relationships/hyperlink" Target="http://en.wikipedia.org/wiki/PhysX" TargetMode="External"/><Relationship Id="rId29" Type="http://schemas.openxmlformats.org/officeDocument/2006/relationships/hyperlink" Target="http://en.wikipedia.org/wiki/Central_processing_un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Video_game" TargetMode="External"/><Relationship Id="rId32" Type="http://schemas.openxmlformats.org/officeDocument/2006/relationships/image" Target="media/image5.emf"/><Relationship Id="rId37" Type="http://schemas.openxmlformats.org/officeDocument/2006/relationships/image" Target="media/image10.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Physics_engine" TargetMode="External"/><Relationship Id="rId23" Type="http://schemas.openxmlformats.org/officeDocument/2006/relationships/hyperlink" Target="http://en.wikipedia.org/wiki/Add-in_card" TargetMode="External"/><Relationship Id="rId28" Type="http://schemas.openxmlformats.org/officeDocument/2006/relationships/hyperlink" Target="http://en.wikipedia.org/wiki/Graphics_processing_unit" TargetMode="External"/><Relationship Id="rId36" Type="http://schemas.openxmlformats.org/officeDocument/2006/relationships/image" Target="media/image9.emf"/><Relationship Id="rId10" Type="http://schemas.openxmlformats.org/officeDocument/2006/relationships/image" Target="media/image3.png"/><Relationship Id="rId19" Type="http://schemas.openxmlformats.org/officeDocument/2006/relationships/hyperlink" Target="http://en.wikipedia.org/wiki/Nvidia" TargetMode="External"/><Relationship Id="rId31"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Real-time_computer_graphics" TargetMode="External"/><Relationship Id="rId22" Type="http://schemas.openxmlformats.org/officeDocument/2006/relationships/hyperlink" Target="http://en.wikipedia.org/wiki/Physics_processing_unit" TargetMode="External"/><Relationship Id="rId27" Type="http://schemas.openxmlformats.org/officeDocument/2006/relationships/hyperlink" Target="http://en.wikipedia.org/wiki/GeForce" TargetMode="External"/><Relationship Id="rId30" Type="http://schemas.openxmlformats.org/officeDocument/2006/relationships/hyperlink" Target="http://www.behardware.com/articles/659-2/nvidia-cuda-preview.html" TargetMode="External"/><Relationship Id="rId35" Type="http://schemas.openxmlformats.org/officeDocument/2006/relationships/image" Target="media/image8.emf"/></Relationships>
</file>

<file path=word/_rels/footnotes.xml.rels><?xml version="1.0" encoding="UTF-8" standalone="yes"?>
<Relationships xmlns="http://schemas.openxmlformats.org/package/2006/relationships"><Relationship Id="rId3" Type="http://schemas.openxmlformats.org/officeDocument/2006/relationships/hyperlink" Target="http://forums.nvidia.com/index.php?showtopic=163511&amp;st=20&amp;p=1025290&amp;#entry1025290" TargetMode="External"/><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 Id="rId4" Type="http://schemas.openxmlformats.org/officeDocument/2006/relationships/hyperlink" Target="http://forums.nvidia.com/index.php?showtopic=166184&amp;st=0&amp;p=1039424&amp;#entry1039424"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215A5-7973-43D7-AA47-A7E77EA4E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15969</TotalTime>
  <Pages>57</Pages>
  <Words>9926</Words>
  <Characters>59560</Characters>
  <Application>Microsoft Office Word</Application>
  <DocSecurity>0</DocSecurity>
  <Lines>496</Lines>
  <Paragraphs>138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111</cp:revision>
  <dcterms:created xsi:type="dcterms:W3CDTF">2010-02-28T16:12:00Z</dcterms:created>
  <dcterms:modified xsi:type="dcterms:W3CDTF">2010-04-18T14:33:00Z</dcterms:modified>
</cp:coreProperties>
</file>