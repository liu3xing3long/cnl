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D6143">
          <w:pPr>
            <w:rPr>
              <w:color w:val="auto"/>
            </w:rPr>
          </w:pPr>
          <w:r w:rsidRPr="004D6143">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C7DCB" w:rsidRPr="00C86675" w:rsidRDefault="00DC7DCB" w:rsidP="00772602">
                      <w:pPr>
                        <w:jc w:val="center"/>
                        <w:rPr>
                          <w:smallCaps/>
                          <w:sz w:val="32"/>
                        </w:rPr>
                      </w:pPr>
                      <w:r w:rsidRPr="00C86675">
                        <w:rPr>
                          <w:smallCaps/>
                          <w:sz w:val="32"/>
                        </w:rPr>
                        <w:t>Zachodniopomorski Uniwersytet Technologiczny</w:t>
                      </w:r>
                    </w:p>
                    <w:p w:rsidR="00DC7DCB" w:rsidRPr="00C86675" w:rsidRDefault="00DC7DCB" w:rsidP="00772602">
                      <w:pPr>
                        <w:jc w:val="center"/>
                        <w:rPr>
                          <w:smallCaps/>
                          <w:sz w:val="32"/>
                        </w:rPr>
                      </w:pPr>
                      <w:r w:rsidRPr="00C86675">
                        <w:rPr>
                          <w:smallCaps/>
                          <w:sz w:val="32"/>
                        </w:rPr>
                        <w:t>w Szczecinie</w:t>
                      </w:r>
                    </w:p>
                    <w:p w:rsidR="00DC7DCB" w:rsidRPr="00C86675" w:rsidRDefault="00DC7DCB" w:rsidP="00772602">
                      <w:pPr>
                        <w:jc w:val="center"/>
                      </w:pPr>
                    </w:p>
                    <w:p w:rsidR="00DC7DCB" w:rsidRPr="00C86675" w:rsidRDefault="00DC7DCB" w:rsidP="00772602">
                      <w:pPr>
                        <w:jc w:val="center"/>
                        <w:rPr>
                          <w:b/>
                          <w:sz w:val="32"/>
                        </w:rPr>
                      </w:pPr>
                      <w:r w:rsidRPr="00C86675">
                        <w:rPr>
                          <w:b/>
                          <w:sz w:val="32"/>
                        </w:rPr>
                        <w:t>WYDZIAŁ INFORMATYKI</w:t>
                      </w:r>
                    </w:p>
                    <w:p w:rsidR="00DC7DCB" w:rsidRPr="00C86675" w:rsidRDefault="00DC7DCB" w:rsidP="00772602">
                      <w:pPr>
                        <w:jc w:val="center"/>
                        <w:rPr>
                          <w:sz w:val="32"/>
                        </w:rPr>
                      </w:pPr>
                    </w:p>
                    <w:p w:rsidR="00DC7DCB" w:rsidRPr="00C86675" w:rsidRDefault="00DC7DCB" w:rsidP="00772602">
                      <w:pPr>
                        <w:jc w:val="center"/>
                        <w:rPr>
                          <w:sz w:val="32"/>
                        </w:rPr>
                      </w:pPr>
                    </w:p>
                    <w:p w:rsidR="00DC7DCB" w:rsidRPr="00C86675" w:rsidRDefault="00DC7DCB" w:rsidP="00772602"/>
                    <w:p w:rsidR="00DC7DCB" w:rsidRPr="00C86675" w:rsidRDefault="00DC7DCB"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C7DCB" w:rsidRPr="00C86675" w:rsidRDefault="00DC7DCB" w:rsidP="00772602"/>
                    <w:p w:rsidR="00DC7DCB" w:rsidRPr="00C86675" w:rsidRDefault="00DC7DCB" w:rsidP="00772602">
                      <w:pPr>
                        <w:jc w:val="center"/>
                      </w:pPr>
                    </w:p>
                    <w:p w:rsidR="00DC7DCB" w:rsidRPr="00C86675" w:rsidRDefault="00DC7DCB" w:rsidP="00772602">
                      <w:pPr>
                        <w:jc w:val="center"/>
                      </w:pPr>
                    </w:p>
                    <w:p w:rsidR="00DC7DCB" w:rsidRPr="00C86675" w:rsidRDefault="00DC7DCB" w:rsidP="00772602">
                      <w:pPr>
                        <w:jc w:val="center"/>
                      </w:pPr>
                    </w:p>
                    <w:p w:rsidR="00DC7DCB" w:rsidRPr="00C86675" w:rsidRDefault="00DC7DCB" w:rsidP="00772602">
                      <w:pPr>
                        <w:jc w:val="center"/>
                      </w:pPr>
                    </w:p>
                    <w:p w:rsidR="00DC7DCB" w:rsidRPr="00C86675" w:rsidRDefault="00DC7DCB" w:rsidP="00772602">
                      <w:pPr>
                        <w:jc w:val="center"/>
                      </w:pPr>
                    </w:p>
                    <w:p w:rsidR="00DC7DCB" w:rsidRPr="00B61517" w:rsidRDefault="00DC7DCB" w:rsidP="00772602">
                      <w:pPr>
                        <w:jc w:val="center"/>
                        <w:rPr>
                          <w:sz w:val="32"/>
                          <w:szCs w:val="32"/>
                        </w:rPr>
                      </w:pPr>
                      <w:r w:rsidRPr="00B61517">
                        <w:rPr>
                          <w:sz w:val="32"/>
                          <w:szCs w:val="32"/>
                        </w:rPr>
                        <w:t>Juliusz Romanowski</w:t>
                      </w:r>
                    </w:p>
                    <w:p w:rsidR="00DC7DCB" w:rsidRDefault="00DC7DCB" w:rsidP="00772602">
                      <w:pPr>
                        <w:spacing w:before="120"/>
                        <w:jc w:val="center"/>
                      </w:pPr>
                      <w:r w:rsidRPr="00C86675">
                        <w:t>Kierunek Informatyka</w:t>
                      </w:r>
                    </w:p>
                    <w:p w:rsidR="00DC7DCB" w:rsidRPr="00C86675" w:rsidRDefault="00DC7DCB" w:rsidP="00772602">
                      <w:pPr>
                        <w:spacing w:before="120"/>
                        <w:jc w:val="center"/>
                      </w:pPr>
                    </w:p>
                    <w:p w:rsidR="00DC7DCB" w:rsidRPr="00C86675" w:rsidRDefault="00DC7DCB" w:rsidP="00772602">
                      <w:pPr>
                        <w:jc w:val="center"/>
                      </w:pPr>
                      <w:bookmarkStart w:id="0" w:name="OLE_LINK1"/>
                      <w:bookmarkStart w:id="1" w:name="OLE_LINK2"/>
                      <w:r w:rsidRPr="00836D01">
                        <w:rPr>
                          <w:b/>
                          <w:sz w:val="36"/>
                        </w:rPr>
                        <w:t>Zastosowanie technologii CUDA w sztucznej inteligencji</w:t>
                      </w:r>
                    </w:p>
                    <w:bookmarkEnd w:id="0"/>
                    <w:bookmarkEnd w:id="1"/>
                    <w:p w:rsidR="00DC7DCB" w:rsidRPr="00C86675" w:rsidRDefault="00DC7DCB" w:rsidP="00772602">
                      <w:pPr>
                        <w:jc w:val="center"/>
                        <w:rPr>
                          <w:b/>
                          <w:sz w:val="32"/>
                        </w:rPr>
                      </w:pPr>
                    </w:p>
                    <w:p w:rsidR="00DC7DCB" w:rsidRPr="00C86675" w:rsidRDefault="00DC7DCB" w:rsidP="00772602">
                      <w:pPr>
                        <w:jc w:val="center"/>
                        <w:rPr>
                          <w:b/>
                          <w:sz w:val="32"/>
                        </w:rPr>
                      </w:pPr>
                    </w:p>
                    <w:p w:rsidR="00DC7DCB" w:rsidRPr="00C86675" w:rsidRDefault="00DC7DCB" w:rsidP="00772602">
                      <w:pPr>
                        <w:ind w:firstLine="0"/>
                      </w:pPr>
                    </w:p>
                    <w:p w:rsidR="00DC7DCB" w:rsidRPr="00C86675" w:rsidRDefault="00DC7DCB" w:rsidP="00772602">
                      <w:r w:rsidRPr="00C86675">
                        <w:tab/>
                      </w:r>
                      <w:r w:rsidRPr="00C86675">
                        <w:tab/>
                      </w:r>
                      <w:r w:rsidRPr="00C86675">
                        <w:tab/>
                      </w:r>
                      <w:r w:rsidRPr="00C86675">
                        <w:tab/>
                      </w:r>
                      <w:r w:rsidRPr="00C86675">
                        <w:tab/>
                      </w:r>
                      <w:r w:rsidRPr="00C86675">
                        <w:tab/>
                      </w:r>
                      <w:r w:rsidRPr="00C86675">
                        <w:tab/>
                        <w:t>Praca dyplomowa magisterska</w:t>
                      </w:r>
                    </w:p>
                    <w:p w:rsidR="00DC7DCB" w:rsidRPr="00C86675" w:rsidRDefault="00DC7DCB" w:rsidP="00772602">
                      <w:r w:rsidRPr="00C86675">
                        <w:tab/>
                      </w:r>
                      <w:r w:rsidRPr="00C86675">
                        <w:tab/>
                      </w:r>
                      <w:r w:rsidRPr="00C86675">
                        <w:tab/>
                      </w:r>
                      <w:r w:rsidRPr="00C86675">
                        <w:tab/>
                      </w:r>
                      <w:r w:rsidRPr="00C86675">
                        <w:tab/>
                      </w:r>
                      <w:r w:rsidRPr="00C86675">
                        <w:tab/>
                      </w:r>
                      <w:r w:rsidRPr="00C86675">
                        <w:tab/>
                        <w:t xml:space="preserve">napisana pod kierunkiem </w:t>
                      </w:r>
                    </w:p>
                    <w:p w:rsidR="00DC7DCB" w:rsidRPr="00C86675" w:rsidRDefault="00DC7DC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C7DCB" w:rsidRDefault="00DC7DC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C7DCB" w:rsidRPr="00772602" w:rsidRDefault="00DC7DCB"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3F6796" w:rsidRPr="00ED676A" w:rsidRDefault="004D6143">
      <w:pPr>
        <w:pStyle w:val="TOC1"/>
        <w:rPr>
          <w:rFonts w:asciiTheme="minorHAnsi" w:eastAsiaTheme="minorEastAsia" w:hAnsiTheme="minorHAnsi" w:cstheme="minorBidi"/>
          <w:b w:val="0"/>
          <w:color w:val="auto"/>
          <w:sz w:val="22"/>
          <w:szCs w:val="22"/>
        </w:rPr>
      </w:pPr>
      <w:r w:rsidRPr="004D6143">
        <w:rPr>
          <w:b w:val="0"/>
          <w:color w:val="auto"/>
        </w:rPr>
        <w:fldChar w:fldCharType="begin"/>
      </w:r>
      <w:r w:rsidR="002B206A" w:rsidRPr="00ED676A">
        <w:rPr>
          <w:b w:val="0"/>
          <w:color w:val="auto"/>
        </w:rPr>
        <w:instrText xml:space="preserve"> TOC \o "1-4" \u </w:instrText>
      </w:r>
      <w:r w:rsidRPr="004D6143">
        <w:rPr>
          <w:b w:val="0"/>
          <w:color w:val="auto"/>
        </w:rPr>
        <w:fldChar w:fldCharType="separate"/>
      </w:r>
      <w:r w:rsidR="003F6796" w:rsidRPr="00ED676A">
        <w:t>1.</w:t>
      </w:r>
      <w:r w:rsidR="003F6796" w:rsidRPr="00ED676A">
        <w:rPr>
          <w:rFonts w:asciiTheme="minorHAnsi" w:eastAsiaTheme="minorEastAsia" w:hAnsiTheme="minorHAnsi" w:cstheme="minorBidi"/>
          <w:b w:val="0"/>
          <w:color w:val="auto"/>
          <w:sz w:val="22"/>
          <w:szCs w:val="22"/>
        </w:rPr>
        <w:tab/>
      </w:r>
      <w:r w:rsidR="003F6796" w:rsidRPr="00ED676A">
        <w:t>Wstęp</w:t>
      </w:r>
      <w:r w:rsidR="003F6796" w:rsidRPr="00ED676A">
        <w:tab/>
      </w:r>
      <w:r w:rsidRPr="00ED676A">
        <w:fldChar w:fldCharType="begin"/>
      </w:r>
      <w:r w:rsidR="003F6796" w:rsidRPr="00ED676A">
        <w:instrText xml:space="preserve"> PAGEREF _Toc258787344 \h </w:instrText>
      </w:r>
      <w:r w:rsidRPr="00ED676A">
        <w:fldChar w:fldCharType="separate"/>
      </w:r>
      <w:r w:rsidR="003F6796" w:rsidRPr="00ED676A">
        <w:t>7</w:t>
      </w:r>
      <w:r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2.</w:t>
      </w:r>
      <w:r w:rsidRPr="00ED676A">
        <w:rPr>
          <w:rFonts w:asciiTheme="minorHAnsi" w:eastAsiaTheme="minorEastAsia" w:hAnsiTheme="minorHAnsi" w:cstheme="minorBidi"/>
          <w:b w:val="0"/>
          <w:color w:val="auto"/>
          <w:sz w:val="22"/>
          <w:szCs w:val="22"/>
        </w:rPr>
        <w:tab/>
      </w:r>
      <w:r w:rsidRPr="00ED676A">
        <w:t>Równoległe przetwarzanie z zastosowaniem GPU</w:t>
      </w:r>
      <w:r w:rsidRPr="00ED676A">
        <w:tab/>
      </w:r>
      <w:r w:rsidR="004D6143" w:rsidRPr="00ED676A">
        <w:fldChar w:fldCharType="begin"/>
      </w:r>
      <w:r w:rsidRPr="00ED676A">
        <w:instrText xml:space="preserve"> PAGEREF _Toc258787345 \h </w:instrText>
      </w:r>
      <w:r w:rsidR="004D6143" w:rsidRPr="00ED676A">
        <w:fldChar w:fldCharType="separate"/>
      </w:r>
      <w:r w:rsidRPr="00ED676A">
        <w:t>10</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2.1.</w:t>
      </w:r>
      <w:r w:rsidRPr="00ED676A">
        <w:rPr>
          <w:rFonts w:asciiTheme="minorHAnsi" w:eastAsiaTheme="minorEastAsia" w:hAnsiTheme="minorHAnsi" w:cstheme="minorBidi"/>
          <w:color w:val="auto"/>
          <w:sz w:val="22"/>
          <w:szCs w:val="22"/>
        </w:rPr>
        <w:tab/>
      </w:r>
      <w:r w:rsidRPr="00ED676A">
        <w:t>Jednostki obliczeniowe GPU</w:t>
      </w:r>
      <w:r w:rsidRPr="00ED676A">
        <w:tab/>
      </w:r>
      <w:r w:rsidR="004D6143" w:rsidRPr="00ED676A">
        <w:fldChar w:fldCharType="begin"/>
      </w:r>
      <w:r w:rsidRPr="00ED676A">
        <w:instrText xml:space="preserve"> PAGEREF _Toc258787346 \h </w:instrText>
      </w:r>
      <w:r w:rsidR="004D6143" w:rsidRPr="00ED676A">
        <w:fldChar w:fldCharType="separate"/>
      </w:r>
      <w:r w:rsidRPr="00ED676A">
        <w:t>10</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2.1.1.</w:t>
      </w:r>
      <w:r w:rsidRPr="00ED676A">
        <w:rPr>
          <w:rFonts w:asciiTheme="minorHAnsi" w:eastAsiaTheme="minorEastAsia" w:hAnsiTheme="minorHAnsi" w:cstheme="minorBidi"/>
          <w:color w:val="auto"/>
          <w:sz w:val="22"/>
          <w:szCs w:val="22"/>
        </w:rPr>
        <w:tab/>
      </w:r>
      <w:r w:rsidRPr="00ED676A">
        <w:t>Wprowadzenie</w:t>
      </w:r>
      <w:r w:rsidRPr="00ED676A">
        <w:tab/>
      </w:r>
      <w:r w:rsidR="004D6143" w:rsidRPr="00ED676A">
        <w:fldChar w:fldCharType="begin"/>
      </w:r>
      <w:r w:rsidRPr="00ED676A">
        <w:instrText xml:space="preserve"> PAGEREF _Toc258787347 \h </w:instrText>
      </w:r>
      <w:r w:rsidR="004D6143" w:rsidRPr="00ED676A">
        <w:fldChar w:fldCharType="separate"/>
      </w:r>
      <w:r w:rsidRPr="00ED676A">
        <w:t>10</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2.1.2.</w:t>
      </w:r>
      <w:r w:rsidRPr="00ED676A">
        <w:rPr>
          <w:rFonts w:asciiTheme="minorHAnsi" w:eastAsiaTheme="minorEastAsia" w:hAnsiTheme="minorHAnsi" w:cstheme="minorBidi"/>
          <w:color w:val="auto"/>
          <w:sz w:val="22"/>
          <w:szCs w:val="22"/>
        </w:rPr>
        <w:tab/>
      </w:r>
      <w:r w:rsidRPr="00ED676A">
        <w:t>Różnice między CPU a GPU</w:t>
      </w:r>
      <w:r w:rsidRPr="00ED676A">
        <w:tab/>
      </w:r>
      <w:r w:rsidR="004D6143" w:rsidRPr="00ED676A">
        <w:fldChar w:fldCharType="begin"/>
      </w:r>
      <w:r w:rsidRPr="00ED676A">
        <w:instrText xml:space="preserve"> PAGEREF _Toc258787348 \h </w:instrText>
      </w:r>
      <w:r w:rsidR="004D6143" w:rsidRPr="00ED676A">
        <w:fldChar w:fldCharType="separate"/>
      </w:r>
      <w:r w:rsidRPr="00ED676A">
        <w:t>10</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2.1.3.</w:t>
      </w:r>
      <w:r w:rsidRPr="00ED676A">
        <w:rPr>
          <w:rFonts w:asciiTheme="minorHAnsi" w:eastAsiaTheme="minorEastAsia" w:hAnsiTheme="minorHAnsi" w:cstheme="minorBidi"/>
          <w:color w:val="auto"/>
          <w:sz w:val="22"/>
          <w:szCs w:val="22"/>
        </w:rPr>
        <w:tab/>
      </w:r>
      <w:r w:rsidRPr="00ED676A">
        <w:t>Model architektury GPU</w:t>
      </w:r>
      <w:r w:rsidRPr="00ED676A">
        <w:tab/>
      </w:r>
      <w:r w:rsidR="004D6143" w:rsidRPr="00ED676A">
        <w:fldChar w:fldCharType="begin"/>
      </w:r>
      <w:r w:rsidRPr="00ED676A">
        <w:instrText xml:space="preserve"> PAGEREF _Toc258787349 \h </w:instrText>
      </w:r>
      <w:r w:rsidR="004D6143" w:rsidRPr="00ED676A">
        <w:fldChar w:fldCharType="separate"/>
      </w:r>
      <w:r w:rsidRPr="00ED676A">
        <w:t>11</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2.1.4.</w:t>
      </w:r>
      <w:r w:rsidRPr="00ED676A">
        <w:rPr>
          <w:rFonts w:asciiTheme="minorHAnsi" w:eastAsiaTheme="minorEastAsia" w:hAnsiTheme="minorHAnsi" w:cstheme="minorBidi"/>
          <w:color w:val="auto"/>
          <w:sz w:val="22"/>
          <w:szCs w:val="22"/>
        </w:rPr>
        <w:tab/>
      </w:r>
      <w:r w:rsidRPr="00ED676A">
        <w:t>Struktura pamięci GPU</w:t>
      </w:r>
      <w:r w:rsidRPr="00ED676A">
        <w:tab/>
      </w:r>
      <w:r w:rsidR="004D6143" w:rsidRPr="00ED676A">
        <w:fldChar w:fldCharType="begin"/>
      </w:r>
      <w:r w:rsidRPr="00ED676A">
        <w:instrText xml:space="preserve"> PAGEREF _Toc258787350 \h </w:instrText>
      </w:r>
      <w:r w:rsidR="004D6143" w:rsidRPr="00ED676A">
        <w:fldChar w:fldCharType="separate"/>
      </w:r>
      <w:r w:rsidRPr="00ED676A">
        <w:t>11</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2.1.5.</w:t>
      </w:r>
      <w:r w:rsidRPr="00ED676A">
        <w:rPr>
          <w:rFonts w:asciiTheme="minorHAnsi" w:eastAsiaTheme="minorEastAsia" w:hAnsiTheme="minorHAnsi" w:cstheme="minorBidi"/>
          <w:color w:val="auto"/>
          <w:sz w:val="22"/>
          <w:szCs w:val="22"/>
        </w:rPr>
        <w:tab/>
      </w:r>
      <w:r w:rsidRPr="00ED676A">
        <w:t>Technologie GPGPU</w:t>
      </w:r>
      <w:r w:rsidRPr="00ED676A">
        <w:tab/>
      </w:r>
      <w:r w:rsidR="004D6143" w:rsidRPr="00ED676A">
        <w:fldChar w:fldCharType="begin"/>
      </w:r>
      <w:r w:rsidRPr="00ED676A">
        <w:instrText xml:space="preserve"> PAGEREF _Toc258787351 \h </w:instrText>
      </w:r>
      <w:r w:rsidR="004D6143" w:rsidRPr="00ED676A">
        <w:fldChar w:fldCharType="separate"/>
      </w:r>
      <w:r w:rsidRPr="00ED676A">
        <w:t>11</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2.2.</w:t>
      </w:r>
      <w:r w:rsidRPr="00ED676A">
        <w:rPr>
          <w:rFonts w:asciiTheme="minorHAnsi" w:eastAsiaTheme="minorEastAsia" w:hAnsiTheme="minorHAnsi" w:cstheme="minorBidi"/>
          <w:color w:val="auto"/>
          <w:sz w:val="22"/>
          <w:szCs w:val="22"/>
        </w:rPr>
        <w:tab/>
      </w:r>
      <w:r w:rsidRPr="00ED676A">
        <w:t>CUDA</w:t>
      </w:r>
      <w:r w:rsidRPr="00ED676A">
        <w:tab/>
      </w:r>
      <w:r w:rsidR="004D6143" w:rsidRPr="00ED676A">
        <w:fldChar w:fldCharType="begin"/>
      </w:r>
      <w:r w:rsidRPr="00ED676A">
        <w:instrText xml:space="preserve"> PAGEREF _Toc258787352 \h </w:instrText>
      </w:r>
      <w:r w:rsidR="004D6143" w:rsidRPr="00ED676A">
        <w:fldChar w:fldCharType="separate"/>
      </w:r>
      <w:r w:rsidRPr="00ED676A">
        <w:t>12</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2.2.1.</w:t>
      </w:r>
      <w:r w:rsidRPr="00ED676A">
        <w:rPr>
          <w:rFonts w:asciiTheme="minorHAnsi" w:eastAsiaTheme="minorEastAsia" w:hAnsiTheme="minorHAnsi" w:cstheme="minorBidi"/>
          <w:color w:val="auto"/>
          <w:sz w:val="22"/>
          <w:szCs w:val="22"/>
        </w:rPr>
        <w:tab/>
      </w:r>
      <w:r w:rsidRPr="00ED676A">
        <w:t>Wprowadzenie do technologii</w:t>
      </w:r>
      <w:r w:rsidRPr="00ED676A">
        <w:tab/>
      </w:r>
      <w:r w:rsidR="004D6143" w:rsidRPr="00ED676A">
        <w:fldChar w:fldCharType="begin"/>
      </w:r>
      <w:r w:rsidRPr="00ED676A">
        <w:instrText xml:space="preserve"> PAGEREF _Toc258787353 \h </w:instrText>
      </w:r>
      <w:r w:rsidR="004D6143" w:rsidRPr="00ED676A">
        <w:fldChar w:fldCharType="separate"/>
      </w:r>
      <w:r w:rsidRPr="00ED676A">
        <w:t>13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2.2.1.1.</w:t>
      </w:r>
      <w:r w:rsidRPr="00ED676A">
        <w:rPr>
          <w:rFonts w:asciiTheme="minorHAnsi" w:eastAsiaTheme="minorEastAsia" w:hAnsiTheme="minorHAnsi" w:cstheme="minorBidi"/>
          <w:color w:val="auto"/>
          <w:sz w:val="22"/>
          <w:szCs w:val="22"/>
        </w:rPr>
        <w:tab/>
      </w:r>
      <w:r w:rsidRPr="00ED676A">
        <w:t>Wersje CUDA</w:t>
      </w:r>
      <w:r w:rsidRPr="00ED676A">
        <w:tab/>
      </w:r>
      <w:r w:rsidR="004D6143" w:rsidRPr="00ED676A">
        <w:fldChar w:fldCharType="begin"/>
      </w:r>
      <w:r w:rsidRPr="00ED676A">
        <w:instrText xml:space="preserve"> PAGEREF _Toc258787354 \h </w:instrText>
      </w:r>
      <w:r w:rsidR="004D6143" w:rsidRPr="00ED676A">
        <w:fldChar w:fldCharType="separate"/>
      </w:r>
      <w:r w:rsidRPr="00ED676A">
        <w:t>13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2.2.1.2.</w:t>
      </w:r>
      <w:r w:rsidRPr="00ED676A">
        <w:rPr>
          <w:rFonts w:asciiTheme="minorHAnsi" w:eastAsiaTheme="minorEastAsia" w:hAnsiTheme="minorHAnsi" w:cstheme="minorBidi"/>
          <w:color w:val="auto"/>
          <w:sz w:val="22"/>
          <w:szCs w:val="22"/>
        </w:rPr>
        <w:tab/>
      </w:r>
      <w:r w:rsidRPr="00ED676A">
        <w:t>Ograniczenia</w:t>
      </w:r>
      <w:r w:rsidRPr="00ED676A">
        <w:tab/>
      </w:r>
      <w:r w:rsidR="004D6143" w:rsidRPr="00ED676A">
        <w:fldChar w:fldCharType="begin"/>
      </w:r>
      <w:r w:rsidRPr="00ED676A">
        <w:instrText xml:space="preserve"> PAGEREF _Toc258787355 \h </w:instrText>
      </w:r>
      <w:r w:rsidR="004D6143" w:rsidRPr="00ED676A">
        <w:fldChar w:fldCharType="separate"/>
      </w:r>
      <w:r w:rsidRPr="00ED676A">
        <w:t>13</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2.2.2.</w:t>
      </w:r>
      <w:r w:rsidRPr="00ED676A">
        <w:rPr>
          <w:rFonts w:asciiTheme="minorHAnsi" w:eastAsiaTheme="minorEastAsia" w:hAnsiTheme="minorHAnsi" w:cstheme="minorBidi"/>
          <w:color w:val="auto"/>
          <w:sz w:val="22"/>
          <w:szCs w:val="22"/>
        </w:rPr>
        <w:tab/>
      </w:r>
      <w:r w:rsidRPr="00ED676A">
        <w:t>Komunikacja między wątkami</w:t>
      </w:r>
      <w:r w:rsidRPr="00ED676A">
        <w:tab/>
      </w:r>
      <w:r w:rsidR="004D6143" w:rsidRPr="00ED676A">
        <w:fldChar w:fldCharType="begin"/>
      </w:r>
      <w:r w:rsidRPr="00ED676A">
        <w:instrText xml:space="preserve"> PAGEREF _Toc258787356 \h </w:instrText>
      </w:r>
      <w:r w:rsidR="004D6143" w:rsidRPr="00ED676A">
        <w:fldChar w:fldCharType="separate"/>
      </w:r>
      <w:r w:rsidRPr="00ED676A">
        <w:t>13</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2.2.3.</w:t>
      </w:r>
      <w:r w:rsidRPr="00ED676A">
        <w:rPr>
          <w:rFonts w:asciiTheme="minorHAnsi" w:eastAsiaTheme="minorEastAsia" w:hAnsiTheme="minorHAnsi" w:cstheme="minorBidi"/>
          <w:color w:val="auto"/>
          <w:sz w:val="22"/>
          <w:szCs w:val="22"/>
        </w:rPr>
        <w:tab/>
      </w:r>
      <w:r w:rsidRPr="00ED676A">
        <w:t>Proces wykonania programu CUDA</w:t>
      </w:r>
      <w:r w:rsidRPr="00ED676A">
        <w:tab/>
      </w:r>
      <w:r w:rsidR="004D6143" w:rsidRPr="00ED676A">
        <w:fldChar w:fldCharType="begin"/>
      </w:r>
      <w:r w:rsidRPr="00ED676A">
        <w:instrText xml:space="preserve"> PAGEREF _Toc258787357 \h </w:instrText>
      </w:r>
      <w:r w:rsidR="004D6143" w:rsidRPr="00ED676A">
        <w:fldChar w:fldCharType="separate"/>
      </w:r>
      <w:r w:rsidRPr="00ED676A">
        <w:t>13</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2.2.4.</w:t>
      </w:r>
      <w:r w:rsidRPr="00ED676A">
        <w:rPr>
          <w:rFonts w:asciiTheme="minorHAnsi" w:eastAsiaTheme="minorEastAsia" w:hAnsiTheme="minorHAnsi" w:cstheme="minorBidi"/>
          <w:color w:val="auto"/>
          <w:sz w:val="22"/>
          <w:szCs w:val="22"/>
        </w:rPr>
        <w:tab/>
      </w:r>
      <w:r w:rsidRPr="00ED676A">
        <w:t>Przykład kodu</w:t>
      </w:r>
      <w:r w:rsidRPr="00ED676A">
        <w:tab/>
      </w:r>
      <w:r w:rsidR="004D6143" w:rsidRPr="00ED676A">
        <w:fldChar w:fldCharType="begin"/>
      </w:r>
      <w:r w:rsidRPr="00ED676A">
        <w:instrText xml:space="preserve"> PAGEREF _Toc258787358 \h </w:instrText>
      </w:r>
      <w:r w:rsidR="004D6143" w:rsidRPr="00ED676A">
        <w:fldChar w:fldCharType="separate"/>
      </w:r>
      <w:r w:rsidRPr="00ED676A">
        <w:t>13</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3.</w:t>
      </w:r>
      <w:r w:rsidRPr="00ED676A">
        <w:rPr>
          <w:rFonts w:asciiTheme="minorHAnsi" w:eastAsiaTheme="minorEastAsia" w:hAnsiTheme="minorHAnsi" w:cstheme="minorBidi"/>
          <w:b w:val="0"/>
          <w:color w:val="auto"/>
          <w:sz w:val="22"/>
          <w:szCs w:val="22"/>
        </w:rPr>
        <w:tab/>
      </w:r>
      <w:r w:rsidRPr="00ED676A">
        <w:t>Sztuczne sieci neuronowe</w:t>
      </w:r>
      <w:r w:rsidRPr="00ED676A">
        <w:tab/>
      </w:r>
      <w:r w:rsidR="004D6143" w:rsidRPr="00ED676A">
        <w:fldChar w:fldCharType="begin"/>
      </w:r>
      <w:r w:rsidRPr="00ED676A">
        <w:instrText xml:space="preserve"> PAGEREF _Toc258787359 \h </w:instrText>
      </w:r>
      <w:r w:rsidR="004D6143" w:rsidRPr="00ED676A">
        <w:fldChar w:fldCharType="separate"/>
      </w:r>
      <w:r w:rsidRPr="00ED676A">
        <w:t>14</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3.1.</w:t>
      </w:r>
      <w:r w:rsidRPr="00ED676A">
        <w:rPr>
          <w:rFonts w:asciiTheme="minorHAnsi" w:eastAsiaTheme="minorEastAsia" w:hAnsiTheme="minorHAnsi" w:cstheme="minorBidi"/>
          <w:color w:val="auto"/>
          <w:sz w:val="22"/>
          <w:szCs w:val="22"/>
        </w:rPr>
        <w:tab/>
      </w:r>
      <w:r w:rsidRPr="00ED676A">
        <w:t>Wprowadzenie</w:t>
      </w:r>
      <w:r w:rsidRPr="00ED676A">
        <w:tab/>
      </w:r>
      <w:r w:rsidR="004D6143" w:rsidRPr="00ED676A">
        <w:fldChar w:fldCharType="begin"/>
      </w:r>
      <w:r w:rsidRPr="00ED676A">
        <w:instrText xml:space="preserve"> PAGEREF _Toc258787360 \h </w:instrText>
      </w:r>
      <w:r w:rsidR="004D6143" w:rsidRPr="00ED676A">
        <w:fldChar w:fldCharType="separate"/>
      </w:r>
      <w:r w:rsidRPr="00ED676A">
        <w:t>14</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3.2.</w:t>
      </w:r>
      <w:r w:rsidRPr="00ED676A">
        <w:rPr>
          <w:rFonts w:asciiTheme="minorHAnsi" w:eastAsiaTheme="minorEastAsia" w:hAnsiTheme="minorHAnsi" w:cstheme="minorBidi"/>
          <w:color w:val="auto"/>
          <w:sz w:val="22"/>
          <w:szCs w:val="22"/>
        </w:rPr>
        <w:tab/>
      </w:r>
      <w:r w:rsidRPr="00ED676A">
        <w:t>Model neuronu</w:t>
      </w:r>
      <w:r w:rsidRPr="00ED676A">
        <w:tab/>
      </w:r>
      <w:r w:rsidR="004D6143" w:rsidRPr="00ED676A">
        <w:fldChar w:fldCharType="begin"/>
      </w:r>
      <w:r w:rsidRPr="00ED676A">
        <w:instrText xml:space="preserve"> PAGEREF _Toc258787361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3.2.1.</w:t>
      </w:r>
      <w:r w:rsidRPr="00ED676A">
        <w:rPr>
          <w:rFonts w:asciiTheme="minorHAnsi" w:eastAsiaTheme="minorEastAsia" w:hAnsiTheme="minorHAnsi" w:cstheme="minorBidi"/>
          <w:color w:val="auto"/>
          <w:sz w:val="22"/>
          <w:szCs w:val="22"/>
        </w:rPr>
        <w:tab/>
      </w:r>
      <w:r w:rsidRPr="00ED676A">
        <w:t>Neuron biologiczny</w:t>
      </w:r>
      <w:r w:rsidRPr="00ED676A">
        <w:tab/>
      </w:r>
      <w:r w:rsidR="004D6143" w:rsidRPr="00ED676A">
        <w:fldChar w:fldCharType="begin"/>
      </w:r>
      <w:r w:rsidRPr="00ED676A">
        <w:instrText xml:space="preserve"> PAGEREF _Toc258787362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3.2.2.</w:t>
      </w:r>
      <w:r w:rsidRPr="00ED676A">
        <w:rPr>
          <w:rFonts w:asciiTheme="minorHAnsi" w:eastAsiaTheme="minorEastAsia" w:hAnsiTheme="minorHAnsi" w:cstheme="minorBidi"/>
          <w:color w:val="auto"/>
          <w:sz w:val="22"/>
          <w:szCs w:val="22"/>
        </w:rPr>
        <w:tab/>
      </w:r>
      <w:r w:rsidRPr="00ED676A">
        <w:t>Sztuczny neuron</w:t>
      </w:r>
      <w:r w:rsidRPr="00ED676A">
        <w:tab/>
      </w:r>
      <w:r w:rsidR="004D6143" w:rsidRPr="00ED676A">
        <w:fldChar w:fldCharType="begin"/>
      </w:r>
      <w:r w:rsidRPr="00ED676A">
        <w:instrText xml:space="preserve"> PAGEREF _Toc258787363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3.2.3.</w:t>
      </w:r>
      <w:r w:rsidRPr="00ED676A">
        <w:rPr>
          <w:rFonts w:asciiTheme="minorHAnsi" w:eastAsiaTheme="minorEastAsia" w:hAnsiTheme="minorHAnsi" w:cstheme="minorBidi"/>
          <w:color w:val="auto"/>
          <w:sz w:val="22"/>
          <w:szCs w:val="22"/>
        </w:rPr>
        <w:tab/>
      </w:r>
      <w:r w:rsidRPr="00ED676A">
        <w:t>Funkcja aktywacji, neuron nieliniowy</w:t>
      </w:r>
      <w:r w:rsidRPr="00ED676A">
        <w:tab/>
      </w:r>
      <w:r w:rsidR="004D6143" w:rsidRPr="00ED676A">
        <w:fldChar w:fldCharType="begin"/>
      </w:r>
      <w:r w:rsidRPr="00ED676A">
        <w:instrText xml:space="preserve"> PAGEREF _Toc258787364 \h </w:instrText>
      </w:r>
      <w:r w:rsidR="004D6143" w:rsidRPr="00ED676A">
        <w:fldChar w:fldCharType="separate"/>
      </w:r>
      <w:r w:rsidRPr="00ED676A">
        <w:t>14</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3.3.</w:t>
      </w:r>
      <w:r w:rsidRPr="00ED676A">
        <w:rPr>
          <w:rFonts w:asciiTheme="minorHAnsi" w:eastAsiaTheme="minorEastAsia" w:hAnsiTheme="minorHAnsi" w:cstheme="minorBidi"/>
          <w:color w:val="auto"/>
          <w:sz w:val="22"/>
          <w:szCs w:val="22"/>
        </w:rPr>
        <w:tab/>
      </w:r>
      <w:r w:rsidRPr="00ED676A">
        <w:t>Architektury sieci neuronowych</w:t>
      </w:r>
      <w:r w:rsidRPr="00ED676A">
        <w:tab/>
      </w:r>
      <w:r w:rsidR="004D6143" w:rsidRPr="00ED676A">
        <w:fldChar w:fldCharType="begin"/>
      </w:r>
      <w:r w:rsidRPr="00ED676A">
        <w:instrText xml:space="preserve"> PAGEREF _Toc258787365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3.3.1.</w:t>
      </w:r>
      <w:r w:rsidRPr="00ED676A">
        <w:rPr>
          <w:rFonts w:asciiTheme="minorHAnsi" w:eastAsiaTheme="minorEastAsia" w:hAnsiTheme="minorHAnsi" w:cstheme="minorBidi"/>
          <w:color w:val="auto"/>
          <w:sz w:val="22"/>
          <w:szCs w:val="22"/>
        </w:rPr>
        <w:tab/>
      </w:r>
      <w:r w:rsidRPr="00ED676A">
        <w:t>Jednokierunkowe</w:t>
      </w:r>
      <w:r w:rsidRPr="00ED676A">
        <w:tab/>
      </w:r>
      <w:r w:rsidR="004D6143" w:rsidRPr="00ED676A">
        <w:fldChar w:fldCharType="begin"/>
      </w:r>
      <w:r w:rsidRPr="00ED676A">
        <w:instrText xml:space="preserve"> PAGEREF _Toc258787366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3.3.2.</w:t>
      </w:r>
      <w:r w:rsidRPr="00ED676A">
        <w:rPr>
          <w:rFonts w:asciiTheme="minorHAnsi" w:eastAsiaTheme="minorEastAsia" w:hAnsiTheme="minorHAnsi" w:cstheme="minorBidi"/>
          <w:color w:val="auto"/>
          <w:sz w:val="22"/>
          <w:szCs w:val="22"/>
        </w:rPr>
        <w:tab/>
      </w:r>
      <w:r w:rsidRPr="00ED676A">
        <w:t>Rekurencyjne</w:t>
      </w:r>
      <w:r w:rsidRPr="00ED676A">
        <w:tab/>
      </w:r>
      <w:r w:rsidR="004D6143" w:rsidRPr="00ED676A">
        <w:fldChar w:fldCharType="begin"/>
      </w:r>
      <w:r w:rsidRPr="00ED676A">
        <w:instrText xml:space="preserve"> PAGEREF _Toc258787367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3.3.3.</w:t>
      </w:r>
      <w:r w:rsidRPr="00ED676A">
        <w:rPr>
          <w:rFonts w:asciiTheme="minorHAnsi" w:eastAsiaTheme="minorEastAsia" w:hAnsiTheme="minorHAnsi" w:cstheme="minorBidi"/>
          <w:color w:val="auto"/>
          <w:sz w:val="22"/>
          <w:szCs w:val="22"/>
        </w:rPr>
        <w:tab/>
      </w:r>
      <w:r w:rsidRPr="00ED676A">
        <w:t>Sieci komórkowe</w:t>
      </w:r>
      <w:r w:rsidRPr="00ED676A">
        <w:tab/>
      </w:r>
      <w:r w:rsidR="004D6143" w:rsidRPr="00ED676A">
        <w:fldChar w:fldCharType="begin"/>
      </w:r>
      <w:r w:rsidRPr="00ED676A">
        <w:instrText xml:space="preserve"> PAGEREF _Toc258787368 \h </w:instrText>
      </w:r>
      <w:r w:rsidR="004D6143" w:rsidRPr="00ED676A">
        <w:fldChar w:fldCharType="separate"/>
      </w:r>
      <w:r w:rsidRPr="00ED676A">
        <w:t>14</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3.4.</w:t>
      </w:r>
      <w:r w:rsidRPr="00ED676A">
        <w:rPr>
          <w:rFonts w:asciiTheme="minorHAnsi" w:eastAsiaTheme="minorEastAsia" w:hAnsiTheme="minorHAnsi" w:cstheme="minorBidi"/>
          <w:color w:val="auto"/>
          <w:sz w:val="22"/>
          <w:szCs w:val="22"/>
        </w:rPr>
        <w:tab/>
      </w:r>
      <w:r w:rsidRPr="00ED676A">
        <w:t>Zastosowanie sztucznych sieci neuronowych</w:t>
      </w:r>
      <w:r w:rsidRPr="00ED676A">
        <w:tab/>
      </w:r>
      <w:r w:rsidR="004D6143" w:rsidRPr="00ED676A">
        <w:fldChar w:fldCharType="begin"/>
      </w:r>
      <w:r w:rsidRPr="00ED676A">
        <w:instrText xml:space="preserve"> PAGEREF _Toc258787369 \h </w:instrText>
      </w:r>
      <w:r w:rsidR="004D6143" w:rsidRPr="00ED676A">
        <w:fldChar w:fldCharType="separate"/>
      </w:r>
      <w:r w:rsidRPr="00ED676A">
        <w:t>14</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3.5.</w:t>
      </w:r>
      <w:r w:rsidRPr="00ED676A">
        <w:rPr>
          <w:rFonts w:asciiTheme="minorHAnsi" w:eastAsiaTheme="minorEastAsia" w:hAnsiTheme="minorHAnsi" w:cstheme="minorBidi"/>
          <w:color w:val="auto"/>
          <w:sz w:val="22"/>
          <w:szCs w:val="22"/>
        </w:rPr>
        <w:tab/>
      </w:r>
      <w:r w:rsidRPr="00ED676A">
        <w:t>Metody uczenia</w:t>
      </w:r>
      <w:r w:rsidRPr="00ED676A">
        <w:tab/>
      </w:r>
      <w:r w:rsidR="004D6143" w:rsidRPr="00ED676A">
        <w:fldChar w:fldCharType="begin"/>
      </w:r>
      <w:r w:rsidRPr="00ED676A">
        <w:instrText xml:space="preserve"> PAGEREF _Toc258787370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3.5.1.</w:t>
      </w:r>
      <w:r w:rsidRPr="00ED676A">
        <w:rPr>
          <w:rFonts w:asciiTheme="minorHAnsi" w:eastAsiaTheme="minorEastAsia" w:hAnsiTheme="minorHAnsi" w:cstheme="minorBidi"/>
          <w:color w:val="auto"/>
          <w:sz w:val="22"/>
          <w:szCs w:val="22"/>
        </w:rPr>
        <w:tab/>
      </w:r>
      <w:r w:rsidRPr="00ED676A">
        <w:t>Uczenie nadzorowane</w:t>
      </w:r>
      <w:r w:rsidRPr="00ED676A">
        <w:tab/>
      </w:r>
      <w:r w:rsidR="004D6143" w:rsidRPr="00ED676A">
        <w:fldChar w:fldCharType="begin"/>
      </w:r>
      <w:r w:rsidRPr="00ED676A">
        <w:instrText xml:space="preserve"> PAGEREF _Toc258787371 \h </w:instrText>
      </w:r>
      <w:r w:rsidR="004D6143" w:rsidRPr="00ED676A">
        <w:fldChar w:fldCharType="separate"/>
      </w:r>
      <w:r w:rsidRPr="00ED676A">
        <w:t>14</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3.5.1.1.</w:t>
      </w:r>
      <w:r w:rsidRPr="00ED676A">
        <w:rPr>
          <w:rFonts w:asciiTheme="minorHAnsi" w:eastAsiaTheme="minorEastAsia" w:hAnsiTheme="minorHAnsi" w:cstheme="minorBidi"/>
          <w:color w:val="auto"/>
          <w:sz w:val="22"/>
          <w:szCs w:val="22"/>
        </w:rPr>
        <w:tab/>
      </w:r>
      <w:r w:rsidRPr="00ED676A">
        <w:t>Z nauczycielem</w:t>
      </w:r>
      <w:r w:rsidRPr="00ED676A">
        <w:tab/>
      </w:r>
      <w:r w:rsidR="004D6143" w:rsidRPr="00ED676A">
        <w:fldChar w:fldCharType="begin"/>
      </w:r>
      <w:r w:rsidRPr="00ED676A">
        <w:instrText xml:space="preserve"> PAGEREF _Toc258787372 \h </w:instrText>
      </w:r>
      <w:r w:rsidR="004D6143" w:rsidRPr="00ED676A">
        <w:fldChar w:fldCharType="separate"/>
      </w:r>
      <w:r w:rsidRPr="00ED676A">
        <w:t>14</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3.5.1.2.</w:t>
      </w:r>
      <w:r w:rsidRPr="00ED676A">
        <w:rPr>
          <w:rFonts w:asciiTheme="minorHAnsi" w:eastAsiaTheme="minorEastAsia" w:hAnsiTheme="minorHAnsi" w:cstheme="minorBidi"/>
          <w:color w:val="auto"/>
          <w:sz w:val="22"/>
          <w:szCs w:val="22"/>
        </w:rPr>
        <w:tab/>
      </w:r>
      <w:r w:rsidRPr="00ED676A">
        <w:t>Z krytykiem</w:t>
      </w:r>
      <w:r w:rsidRPr="00ED676A">
        <w:tab/>
      </w:r>
      <w:r w:rsidR="004D6143" w:rsidRPr="00ED676A">
        <w:fldChar w:fldCharType="begin"/>
      </w:r>
      <w:r w:rsidRPr="00ED676A">
        <w:instrText xml:space="preserve"> PAGEREF _Toc258787373 \h </w:instrText>
      </w:r>
      <w:r w:rsidR="004D6143" w:rsidRPr="00ED676A">
        <w:fldChar w:fldCharType="separate"/>
      </w:r>
      <w:r w:rsidRPr="00ED676A">
        <w:t>14</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3.5.2.</w:t>
      </w:r>
      <w:r w:rsidRPr="00ED676A">
        <w:rPr>
          <w:rFonts w:asciiTheme="minorHAnsi" w:eastAsiaTheme="minorEastAsia" w:hAnsiTheme="minorHAnsi" w:cstheme="minorBidi"/>
          <w:color w:val="auto"/>
          <w:sz w:val="22"/>
          <w:szCs w:val="22"/>
        </w:rPr>
        <w:tab/>
      </w:r>
      <w:r w:rsidRPr="00ED676A">
        <w:t>Uczenie nienadzorowane</w:t>
      </w:r>
      <w:r w:rsidRPr="00ED676A">
        <w:tab/>
      </w:r>
      <w:r w:rsidR="004D6143" w:rsidRPr="00ED676A">
        <w:fldChar w:fldCharType="begin"/>
      </w:r>
      <w:r w:rsidRPr="00ED676A">
        <w:instrText xml:space="preserve"> PAGEREF _Toc258787374 \h </w:instrText>
      </w:r>
      <w:r w:rsidR="004D6143" w:rsidRPr="00ED676A">
        <w:fldChar w:fldCharType="separate"/>
      </w:r>
      <w:r w:rsidRPr="00ED676A">
        <w:t>14</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lastRenderedPageBreak/>
        <w:t>3.5.2.1.</w:t>
      </w:r>
      <w:r w:rsidRPr="00ED676A">
        <w:rPr>
          <w:rFonts w:asciiTheme="minorHAnsi" w:eastAsiaTheme="minorEastAsia" w:hAnsiTheme="minorHAnsi" w:cstheme="minorBidi"/>
          <w:color w:val="auto"/>
          <w:sz w:val="22"/>
          <w:szCs w:val="22"/>
        </w:rPr>
        <w:tab/>
      </w:r>
      <w:r w:rsidRPr="00ED676A">
        <w:t>Samoorganizujące się mapy</w:t>
      </w:r>
      <w:r w:rsidRPr="00ED676A">
        <w:tab/>
      </w:r>
      <w:r w:rsidR="004D6143" w:rsidRPr="00ED676A">
        <w:fldChar w:fldCharType="begin"/>
      </w:r>
      <w:r w:rsidRPr="00ED676A">
        <w:instrText xml:space="preserve"> PAGEREF _Toc258787375 \h </w:instrText>
      </w:r>
      <w:r w:rsidR="004D6143" w:rsidRPr="00ED676A">
        <w:fldChar w:fldCharType="separate"/>
      </w:r>
      <w:r w:rsidRPr="00ED676A">
        <w:t>14</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3.5.2.2.</w:t>
      </w:r>
      <w:r w:rsidRPr="00ED676A">
        <w:rPr>
          <w:rFonts w:asciiTheme="minorHAnsi" w:eastAsiaTheme="minorEastAsia" w:hAnsiTheme="minorHAnsi" w:cstheme="minorBidi"/>
          <w:color w:val="auto"/>
          <w:sz w:val="22"/>
          <w:szCs w:val="22"/>
        </w:rPr>
        <w:tab/>
      </w:r>
      <w:r w:rsidRPr="00ED676A">
        <w:t>Konkurencyjne</w:t>
      </w:r>
      <w:r w:rsidRPr="00ED676A">
        <w:tab/>
      </w:r>
      <w:r w:rsidR="004D6143" w:rsidRPr="00ED676A">
        <w:fldChar w:fldCharType="begin"/>
      </w:r>
      <w:r w:rsidRPr="00ED676A">
        <w:instrText xml:space="preserve"> PAGEREF _Toc258787376 \h </w:instrText>
      </w:r>
      <w:r w:rsidR="004D6143" w:rsidRPr="00ED676A">
        <w:fldChar w:fldCharType="separate"/>
      </w:r>
      <w:r w:rsidRPr="00ED676A">
        <w:t>14</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4.</w:t>
      </w:r>
      <w:r w:rsidRPr="00ED676A">
        <w:rPr>
          <w:rFonts w:asciiTheme="minorHAnsi" w:eastAsiaTheme="minorEastAsia" w:hAnsiTheme="minorHAnsi" w:cstheme="minorBidi"/>
          <w:b w:val="0"/>
          <w:color w:val="auto"/>
          <w:sz w:val="22"/>
          <w:szCs w:val="22"/>
        </w:rPr>
        <w:tab/>
      </w:r>
      <w:r w:rsidRPr="00ED676A">
        <w:t>Implementacja sztucznych sieci neuronowych na GPU</w:t>
      </w:r>
      <w:r w:rsidRPr="00ED676A">
        <w:tab/>
      </w:r>
      <w:r w:rsidR="004D6143" w:rsidRPr="00ED676A">
        <w:fldChar w:fldCharType="begin"/>
      </w:r>
      <w:r w:rsidRPr="00ED676A">
        <w:instrText xml:space="preserve"> PAGEREF _Toc258787377 \h </w:instrText>
      </w:r>
      <w:r w:rsidR="004D6143" w:rsidRPr="00ED676A">
        <w:fldChar w:fldCharType="separate"/>
      </w:r>
      <w:r w:rsidRPr="00ED676A">
        <w:t>15</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4.1.</w:t>
      </w:r>
      <w:r w:rsidRPr="00ED676A">
        <w:rPr>
          <w:rFonts w:asciiTheme="minorHAnsi" w:eastAsiaTheme="minorEastAsia" w:hAnsiTheme="minorHAnsi" w:cstheme="minorBidi"/>
          <w:color w:val="auto"/>
          <w:sz w:val="22"/>
          <w:szCs w:val="22"/>
        </w:rPr>
        <w:tab/>
      </w:r>
      <w:r w:rsidRPr="00ED676A">
        <w:t>Sieć neuronowa z punktu widzenia programisty</w:t>
      </w:r>
      <w:r w:rsidRPr="00ED676A">
        <w:tab/>
      </w:r>
      <w:r w:rsidR="004D6143" w:rsidRPr="00ED676A">
        <w:fldChar w:fldCharType="begin"/>
      </w:r>
      <w:r w:rsidRPr="00ED676A">
        <w:instrText xml:space="preserve"> PAGEREF _Toc258787378 \h </w:instrText>
      </w:r>
      <w:r w:rsidR="004D6143" w:rsidRPr="00ED676A">
        <w:fldChar w:fldCharType="separate"/>
      </w:r>
      <w:r w:rsidRPr="00ED676A">
        <w:t>15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4.1.1.</w:t>
      </w:r>
      <w:r w:rsidRPr="00ED676A">
        <w:rPr>
          <w:rFonts w:asciiTheme="minorHAnsi" w:eastAsiaTheme="minorEastAsia" w:hAnsiTheme="minorHAnsi" w:cstheme="minorBidi"/>
          <w:color w:val="auto"/>
          <w:sz w:val="22"/>
          <w:szCs w:val="22"/>
        </w:rPr>
        <w:tab/>
      </w:r>
      <w:r w:rsidRPr="00ED676A">
        <w:t>Struktury danych w sieciach neuronowych</w:t>
      </w:r>
      <w:r w:rsidRPr="00ED676A">
        <w:tab/>
      </w:r>
      <w:r w:rsidR="004D6143" w:rsidRPr="00ED676A">
        <w:fldChar w:fldCharType="begin"/>
      </w:r>
      <w:r w:rsidRPr="00ED676A">
        <w:instrText xml:space="preserve"> PAGEREF _Toc258787379 \h </w:instrText>
      </w:r>
      <w:r w:rsidR="004D6143" w:rsidRPr="00ED676A">
        <w:fldChar w:fldCharType="separate"/>
      </w:r>
      <w:r w:rsidRPr="00ED676A">
        <w:t>15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4.1.2.</w:t>
      </w:r>
      <w:r w:rsidRPr="00ED676A">
        <w:rPr>
          <w:rFonts w:asciiTheme="minorHAnsi" w:eastAsiaTheme="minorEastAsia" w:hAnsiTheme="minorHAnsi" w:cstheme="minorBidi"/>
          <w:color w:val="auto"/>
          <w:sz w:val="22"/>
          <w:szCs w:val="22"/>
        </w:rPr>
        <w:tab/>
      </w:r>
      <w:r w:rsidRPr="00ED676A">
        <w:t>Użyte algorytmy</w:t>
      </w:r>
      <w:r w:rsidRPr="00ED676A">
        <w:tab/>
      </w:r>
      <w:r w:rsidR="004D6143" w:rsidRPr="00ED676A">
        <w:fldChar w:fldCharType="begin"/>
      </w:r>
      <w:r w:rsidRPr="00ED676A">
        <w:instrText xml:space="preserve"> PAGEREF _Toc258787380 \h </w:instrText>
      </w:r>
      <w:r w:rsidR="004D6143" w:rsidRPr="00ED676A">
        <w:fldChar w:fldCharType="separate"/>
      </w:r>
      <w:r w:rsidRPr="00ED676A">
        <w:t>15</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4.2.</w:t>
      </w:r>
      <w:r w:rsidRPr="00ED676A">
        <w:rPr>
          <w:rFonts w:asciiTheme="minorHAnsi" w:eastAsiaTheme="minorEastAsia" w:hAnsiTheme="minorHAnsi" w:cstheme="minorBidi"/>
          <w:color w:val="auto"/>
          <w:sz w:val="22"/>
          <w:szCs w:val="22"/>
        </w:rPr>
        <w:tab/>
      </w:r>
      <w:r w:rsidRPr="00ED676A">
        <w:t>Zastosowanie GPU w sztucznych sieciach neuronowych</w:t>
      </w:r>
      <w:r w:rsidRPr="00ED676A">
        <w:tab/>
      </w:r>
      <w:r w:rsidR="004D6143" w:rsidRPr="00ED676A">
        <w:fldChar w:fldCharType="begin"/>
      </w:r>
      <w:r w:rsidRPr="00ED676A">
        <w:instrText xml:space="preserve"> PAGEREF _Toc258787381 \h </w:instrText>
      </w:r>
      <w:r w:rsidR="004D6143" w:rsidRPr="00ED676A">
        <w:fldChar w:fldCharType="separate"/>
      </w:r>
      <w:r w:rsidRPr="00ED676A">
        <w:t>15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4.2.1.</w:t>
      </w:r>
      <w:r w:rsidRPr="00ED676A">
        <w:rPr>
          <w:rFonts w:asciiTheme="minorHAnsi" w:eastAsiaTheme="minorEastAsia" w:hAnsiTheme="minorHAnsi" w:cstheme="minorBidi"/>
          <w:color w:val="auto"/>
          <w:sz w:val="22"/>
          <w:szCs w:val="22"/>
        </w:rPr>
        <w:tab/>
      </w:r>
      <w:r w:rsidRPr="00ED676A">
        <w:t>Zrównoleglenie operacji na sieciach neuronowych</w:t>
      </w:r>
      <w:r w:rsidRPr="00ED676A">
        <w:tab/>
      </w:r>
      <w:r w:rsidR="004D6143" w:rsidRPr="00ED676A">
        <w:fldChar w:fldCharType="begin"/>
      </w:r>
      <w:r w:rsidRPr="00ED676A">
        <w:instrText xml:space="preserve"> PAGEREF _Toc258787382 \h </w:instrText>
      </w:r>
      <w:r w:rsidR="004D6143" w:rsidRPr="00ED676A">
        <w:fldChar w:fldCharType="separate"/>
      </w:r>
      <w:r w:rsidRPr="00ED676A">
        <w:t>15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rPr>
          <w:color w:val="auto"/>
        </w:rPr>
        <w:t>4.2.2.</w:t>
      </w:r>
      <w:r w:rsidRPr="00ED676A">
        <w:rPr>
          <w:rFonts w:asciiTheme="minorHAnsi" w:eastAsiaTheme="minorEastAsia" w:hAnsiTheme="minorHAnsi" w:cstheme="minorBidi"/>
          <w:color w:val="auto"/>
          <w:sz w:val="22"/>
          <w:szCs w:val="22"/>
        </w:rPr>
        <w:tab/>
      </w:r>
      <w:r w:rsidRPr="00ED676A">
        <w:t>Wewnętrzne  struktury danych GPU</w:t>
      </w:r>
      <w:r w:rsidRPr="00ED676A">
        <w:tab/>
      </w:r>
      <w:r w:rsidR="004D6143" w:rsidRPr="00ED676A">
        <w:fldChar w:fldCharType="begin"/>
      </w:r>
      <w:r w:rsidRPr="00ED676A">
        <w:instrText xml:space="preserve"> PAGEREF _Toc258787383 \h </w:instrText>
      </w:r>
      <w:r w:rsidR="004D6143" w:rsidRPr="00ED676A">
        <w:fldChar w:fldCharType="separate"/>
      </w:r>
      <w:r w:rsidRPr="00ED676A">
        <w:t>15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4.2.3.</w:t>
      </w:r>
      <w:r w:rsidRPr="00ED676A">
        <w:rPr>
          <w:rFonts w:asciiTheme="minorHAnsi" w:eastAsiaTheme="minorEastAsia" w:hAnsiTheme="minorHAnsi" w:cstheme="minorBidi"/>
          <w:color w:val="auto"/>
          <w:sz w:val="22"/>
          <w:szCs w:val="22"/>
        </w:rPr>
        <w:tab/>
      </w:r>
      <w:r w:rsidRPr="00ED676A">
        <w:t>Istniejące rozwiązania software’owe</w:t>
      </w:r>
      <w:r w:rsidRPr="00ED676A">
        <w:tab/>
      </w:r>
      <w:r w:rsidR="004D6143" w:rsidRPr="00ED676A">
        <w:fldChar w:fldCharType="begin"/>
      </w:r>
      <w:r w:rsidRPr="00ED676A">
        <w:instrText xml:space="preserve"> PAGEREF _Toc258787384 \h </w:instrText>
      </w:r>
      <w:r w:rsidR="004D6143" w:rsidRPr="00ED676A">
        <w:fldChar w:fldCharType="separate"/>
      </w:r>
      <w:r w:rsidRPr="00ED676A">
        <w:t>15</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5.</w:t>
      </w:r>
      <w:r w:rsidRPr="00ED676A">
        <w:rPr>
          <w:rFonts w:asciiTheme="minorHAnsi" w:eastAsiaTheme="minorEastAsia" w:hAnsiTheme="minorHAnsi" w:cstheme="minorBidi"/>
          <w:b w:val="0"/>
          <w:color w:val="auto"/>
          <w:sz w:val="22"/>
          <w:szCs w:val="22"/>
        </w:rPr>
        <w:tab/>
      </w:r>
      <w:r w:rsidRPr="00ED676A">
        <w:t>Biblioteka CNL</w:t>
      </w:r>
      <w:r w:rsidRPr="00ED676A">
        <w:tab/>
      </w:r>
      <w:r w:rsidR="004D6143" w:rsidRPr="00ED676A">
        <w:fldChar w:fldCharType="begin"/>
      </w:r>
      <w:r w:rsidRPr="00ED676A">
        <w:instrText xml:space="preserve"> PAGEREF _Toc258787385 \h </w:instrText>
      </w:r>
      <w:r w:rsidR="004D6143" w:rsidRPr="00ED676A">
        <w:fldChar w:fldCharType="separate"/>
      </w:r>
      <w:r w:rsidRPr="00ED676A">
        <w:t>16</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5.1.</w:t>
      </w:r>
      <w:r w:rsidRPr="00ED676A">
        <w:rPr>
          <w:rFonts w:asciiTheme="minorHAnsi" w:eastAsiaTheme="minorEastAsia" w:hAnsiTheme="minorHAnsi" w:cstheme="minorBidi"/>
          <w:color w:val="auto"/>
          <w:sz w:val="22"/>
          <w:szCs w:val="22"/>
        </w:rPr>
        <w:tab/>
      </w:r>
      <w:r w:rsidRPr="00ED676A">
        <w:t>Zakres programu</w:t>
      </w:r>
      <w:r w:rsidRPr="00ED676A">
        <w:tab/>
      </w:r>
      <w:r w:rsidR="004D6143" w:rsidRPr="00ED676A">
        <w:fldChar w:fldCharType="begin"/>
      </w:r>
      <w:r w:rsidRPr="00ED676A">
        <w:instrText xml:space="preserve"> PAGEREF _Toc258787386 \h </w:instrText>
      </w:r>
      <w:r w:rsidR="004D6143" w:rsidRPr="00ED676A">
        <w:fldChar w:fldCharType="separate"/>
      </w:r>
      <w:r w:rsidRPr="00ED676A">
        <w:t>16</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5.1.1.</w:t>
      </w:r>
      <w:r w:rsidRPr="00ED676A">
        <w:rPr>
          <w:rFonts w:asciiTheme="minorHAnsi" w:eastAsiaTheme="minorEastAsia" w:hAnsiTheme="minorHAnsi" w:cstheme="minorBidi"/>
          <w:color w:val="auto"/>
          <w:sz w:val="22"/>
          <w:szCs w:val="22"/>
        </w:rPr>
        <w:tab/>
      </w:r>
      <w:r w:rsidRPr="00ED676A">
        <w:t>Ogólny projekt aplikacji</w:t>
      </w:r>
      <w:r w:rsidRPr="00ED676A">
        <w:tab/>
      </w:r>
      <w:r w:rsidR="004D6143" w:rsidRPr="00ED676A">
        <w:fldChar w:fldCharType="begin"/>
      </w:r>
      <w:r w:rsidRPr="00ED676A">
        <w:instrText xml:space="preserve"> PAGEREF _Toc258787387 \h </w:instrText>
      </w:r>
      <w:r w:rsidR="004D6143" w:rsidRPr="00ED676A">
        <w:fldChar w:fldCharType="separate"/>
      </w:r>
      <w:r w:rsidRPr="00ED676A">
        <w:t>16</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5.1.2.</w:t>
      </w:r>
      <w:r w:rsidRPr="00ED676A">
        <w:rPr>
          <w:rFonts w:asciiTheme="minorHAnsi" w:eastAsiaTheme="minorEastAsia" w:hAnsiTheme="minorHAnsi" w:cstheme="minorBidi"/>
          <w:color w:val="auto"/>
          <w:sz w:val="22"/>
          <w:szCs w:val="22"/>
        </w:rPr>
        <w:tab/>
      </w:r>
      <w:r w:rsidRPr="00ED676A">
        <w:t>Zastosowania programu.</w:t>
      </w:r>
      <w:r w:rsidRPr="00ED676A">
        <w:tab/>
      </w:r>
      <w:r w:rsidR="004D6143" w:rsidRPr="00ED676A">
        <w:fldChar w:fldCharType="begin"/>
      </w:r>
      <w:r w:rsidRPr="00ED676A">
        <w:instrText xml:space="preserve"> PAGEREF _Toc258787388 \h </w:instrText>
      </w:r>
      <w:r w:rsidR="004D6143" w:rsidRPr="00ED676A">
        <w:fldChar w:fldCharType="separate"/>
      </w:r>
      <w:r w:rsidRPr="00ED676A">
        <w:t>18</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5.1.3.</w:t>
      </w:r>
      <w:r w:rsidRPr="00ED676A">
        <w:rPr>
          <w:rFonts w:asciiTheme="minorHAnsi" w:eastAsiaTheme="minorEastAsia" w:hAnsiTheme="minorHAnsi" w:cstheme="minorBidi"/>
          <w:color w:val="auto"/>
          <w:sz w:val="22"/>
          <w:szCs w:val="22"/>
        </w:rPr>
        <w:tab/>
      </w:r>
      <w:r w:rsidRPr="00ED676A">
        <w:t>Diagramy:</w:t>
      </w:r>
      <w:r w:rsidRPr="00ED676A">
        <w:tab/>
      </w:r>
      <w:r w:rsidR="004D6143" w:rsidRPr="00ED676A">
        <w:fldChar w:fldCharType="begin"/>
      </w:r>
      <w:r w:rsidRPr="00ED676A">
        <w:instrText xml:space="preserve"> PAGEREF _Toc258787389 \h </w:instrText>
      </w:r>
      <w:r w:rsidR="004D6143" w:rsidRPr="00ED676A">
        <w:fldChar w:fldCharType="separate"/>
      </w:r>
      <w:r w:rsidRPr="00ED676A">
        <w:t>19</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5.1.3.1.</w:t>
      </w:r>
      <w:r w:rsidRPr="00ED676A">
        <w:rPr>
          <w:rFonts w:asciiTheme="minorHAnsi" w:eastAsiaTheme="minorEastAsia" w:hAnsiTheme="minorHAnsi" w:cstheme="minorBidi"/>
          <w:color w:val="auto"/>
          <w:sz w:val="22"/>
          <w:szCs w:val="22"/>
        </w:rPr>
        <w:tab/>
      </w:r>
      <w:r w:rsidRPr="00ED676A">
        <w:t>Class</w:t>
      </w:r>
      <w:r w:rsidRPr="00ED676A">
        <w:tab/>
      </w:r>
      <w:r w:rsidR="004D6143" w:rsidRPr="00ED676A">
        <w:fldChar w:fldCharType="begin"/>
      </w:r>
      <w:r w:rsidRPr="00ED676A">
        <w:instrText xml:space="preserve"> PAGEREF _Toc258787390 \h </w:instrText>
      </w:r>
      <w:r w:rsidR="004D6143" w:rsidRPr="00ED676A">
        <w:fldChar w:fldCharType="separate"/>
      </w:r>
      <w:r w:rsidRPr="00ED676A">
        <w:t>20</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5.1.3.2.</w:t>
      </w:r>
      <w:r w:rsidRPr="00ED676A">
        <w:rPr>
          <w:rFonts w:asciiTheme="minorHAnsi" w:eastAsiaTheme="minorEastAsia" w:hAnsiTheme="minorHAnsi" w:cstheme="minorBidi"/>
          <w:color w:val="auto"/>
          <w:sz w:val="22"/>
          <w:szCs w:val="22"/>
        </w:rPr>
        <w:tab/>
      </w:r>
      <w:r w:rsidRPr="00ED676A">
        <w:t>Component</w:t>
      </w:r>
      <w:r w:rsidRPr="00ED676A">
        <w:tab/>
      </w:r>
      <w:r w:rsidR="004D6143" w:rsidRPr="00ED676A">
        <w:fldChar w:fldCharType="begin"/>
      </w:r>
      <w:r w:rsidRPr="00ED676A">
        <w:instrText xml:space="preserve"> PAGEREF _Toc258787391 \h </w:instrText>
      </w:r>
      <w:r w:rsidR="004D6143" w:rsidRPr="00ED676A">
        <w:fldChar w:fldCharType="separate"/>
      </w:r>
      <w:r w:rsidRPr="00ED676A">
        <w:t>21</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5.1.3.3.</w:t>
      </w:r>
      <w:r w:rsidRPr="00ED676A">
        <w:rPr>
          <w:rFonts w:asciiTheme="minorHAnsi" w:eastAsiaTheme="minorEastAsia" w:hAnsiTheme="minorHAnsi" w:cstheme="minorBidi"/>
          <w:color w:val="auto"/>
          <w:sz w:val="22"/>
          <w:szCs w:val="22"/>
        </w:rPr>
        <w:tab/>
      </w:r>
      <w:r w:rsidRPr="00ED676A">
        <w:t>Component</w:t>
      </w:r>
      <w:r w:rsidRPr="00ED676A">
        <w:tab/>
      </w:r>
      <w:r w:rsidR="004D6143" w:rsidRPr="00ED676A">
        <w:fldChar w:fldCharType="begin"/>
      </w:r>
      <w:r w:rsidRPr="00ED676A">
        <w:instrText xml:space="preserve"> PAGEREF _Toc258787392 \h </w:instrText>
      </w:r>
      <w:r w:rsidR="004D6143" w:rsidRPr="00ED676A">
        <w:fldChar w:fldCharType="separate"/>
      </w:r>
      <w:r w:rsidRPr="00ED676A">
        <w:t>21</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5.1.3.4.</w:t>
      </w:r>
      <w:r w:rsidRPr="00ED676A">
        <w:rPr>
          <w:rFonts w:asciiTheme="minorHAnsi" w:eastAsiaTheme="minorEastAsia" w:hAnsiTheme="minorHAnsi" w:cstheme="minorBidi"/>
          <w:color w:val="auto"/>
          <w:sz w:val="22"/>
          <w:szCs w:val="22"/>
        </w:rPr>
        <w:tab/>
      </w:r>
      <w:r w:rsidRPr="00ED676A">
        <w:t>Activity</w:t>
      </w:r>
      <w:r w:rsidRPr="00ED676A">
        <w:tab/>
      </w:r>
      <w:r w:rsidR="004D6143" w:rsidRPr="00ED676A">
        <w:fldChar w:fldCharType="begin"/>
      </w:r>
      <w:r w:rsidRPr="00ED676A">
        <w:instrText xml:space="preserve"> PAGEREF _Toc258787393 \h </w:instrText>
      </w:r>
      <w:r w:rsidR="004D6143" w:rsidRPr="00ED676A">
        <w:fldChar w:fldCharType="separate"/>
      </w:r>
      <w:r w:rsidRPr="00ED676A">
        <w:t>22</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5.1.4.</w:t>
      </w:r>
      <w:r w:rsidRPr="00ED676A">
        <w:rPr>
          <w:rFonts w:asciiTheme="minorHAnsi" w:eastAsiaTheme="minorEastAsia" w:hAnsiTheme="minorHAnsi" w:cstheme="minorBidi"/>
          <w:color w:val="auto"/>
          <w:sz w:val="22"/>
          <w:szCs w:val="22"/>
        </w:rPr>
        <w:tab/>
      </w:r>
      <w:r w:rsidRPr="00ED676A">
        <w:t>Struktura plików danych</w:t>
      </w:r>
      <w:r w:rsidRPr="00ED676A">
        <w:tab/>
      </w:r>
      <w:r w:rsidR="004D6143" w:rsidRPr="00ED676A">
        <w:fldChar w:fldCharType="begin"/>
      </w:r>
      <w:r w:rsidRPr="00ED676A">
        <w:instrText xml:space="preserve"> PAGEREF _Toc258787394 \h </w:instrText>
      </w:r>
      <w:r w:rsidR="004D6143" w:rsidRPr="00ED676A">
        <w:fldChar w:fldCharType="separate"/>
      </w:r>
      <w:r w:rsidRPr="00ED676A">
        <w:t>23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5.1.4.1.</w:t>
      </w:r>
      <w:r w:rsidRPr="00ED676A">
        <w:rPr>
          <w:rFonts w:asciiTheme="minorHAnsi" w:eastAsiaTheme="minorEastAsia" w:hAnsiTheme="minorHAnsi" w:cstheme="minorBidi"/>
          <w:color w:val="auto"/>
          <w:sz w:val="22"/>
          <w:szCs w:val="22"/>
        </w:rPr>
        <w:tab/>
      </w:r>
      <w:r w:rsidRPr="00ED676A">
        <w:t>Plik zestawu testów CSV</w:t>
      </w:r>
      <w:r w:rsidRPr="00ED676A">
        <w:tab/>
      </w:r>
      <w:r w:rsidR="004D6143" w:rsidRPr="00ED676A">
        <w:fldChar w:fldCharType="begin"/>
      </w:r>
      <w:r w:rsidRPr="00ED676A">
        <w:instrText xml:space="preserve"> PAGEREF _Toc258787395 \h </w:instrText>
      </w:r>
      <w:r w:rsidR="004D6143" w:rsidRPr="00ED676A">
        <w:fldChar w:fldCharType="separate"/>
      </w:r>
      <w:r w:rsidRPr="00ED676A">
        <w:t>24</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5.1.4.2.</w:t>
      </w:r>
      <w:r w:rsidRPr="00ED676A">
        <w:rPr>
          <w:rFonts w:asciiTheme="minorHAnsi" w:eastAsiaTheme="minorEastAsia" w:hAnsiTheme="minorHAnsi" w:cstheme="minorBidi"/>
          <w:color w:val="auto"/>
          <w:sz w:val="22"/>
          <w:szCs w:val="22"/>
        </w:rPr>
        <w:tab/>
      </w:r>
      <w:r w:rsidRPr="00ED676A">
        <w:t>Plik zestawu testów XML</w:t>
      </w:r>
      <w:r w:rsidRPr="00ED676A">
        <w:tab/>
      </w:r>
      <w:r w:rsidR="004D6143" w:rsidRPr="00ED676A">
        <w:fldChar w:fldCharType="begin"/>
      </w:r>
      <w:r w:rsidRPr="00ED676A">
        <w:instrText xml:space="preserve"> PAGEREF _Toc258787396 \h </w:instrText>
      </w:r>
      <w:r w:rsidR="004D6143" w:rsidRPr="00ED676A">
        <w:fldChar w:fldCharType="separate"/>
      </w:r>
      <w:r w:rsidRPr="00ED676A">
        <w:t>25</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5.1.4.3.</w:t>
      </w:r>
      <w:r w:rsidRPr="00ED676A">
        <w:rPr>
          <w:rFonts w:asciiTheme="minorHAnsi" w:eastAsiaTheme="minorEastAsia" w:hAnsiTheme="minorHAnsi" w:cstheme="minorBidi"/>
          <w:color w:val="auto"/>
          <w:sz w:val="22"/>
          <w:szCs w:val="22"/>
        </w:rPr>
        <w:tab/>
      </w:r>
      <w:r w:rsidRPr="00ED676A">
        <w:t>Format Sieci MLP w XML</w:t>
      </w:r>
      <w:r w:rsidRPr="00ED676A">
        <w:tab/>
      </w:r>
      <w:r w:rsidR="004D6143" w:rsidRPr="00ED676A">
        <w:fldChar w:fldCharType="begin"/>
      </w:r>
      <w:r w:rsidRPr="00ED676A">
        <w:instrText xml:space="preserve"> PAGEREF _Toc258787397 \h </w:instrText>
      </w:r>
      <w:r w:rsidR="004D6143" w:rsidRPr="00ED676A">
        <w:fldChar w:fldCharType="separate"/>
      </w:r>
      <w:r w:rsidRPr="00ED676A">
        <w:t>28</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5.1.5.</w:t>
      </w:r>
      <w:r w:rsidRPr="00ED676A">
        <w:rPr>
          <w:rFonts w:asciiTheme="minorHAnsi" w:eastAsiaTheme="minorEastAsia" w:hAnsiTheme="minorHAnsi" w:cstheme="minorBidi"/>
          <w:color w:val="auto"/>
          <w:sz w:val="22"/>
          <w:szCs w:val="22"/>
        </w:rPr>
        <w:tab/>
      </w:r>
      <w:r w:rsidRPr="00ED676A">
        <w:t>Katalogi i pliki w projekcie</w:t>
      </w:r>
      <w:r w:rsidRPr="00ED676A">
        <w:tab/>
      </w:r>
      <w:r w:rsidR="004D6143" w:rsidRPr="00ED676A">
        <w:fldChar w:fldCharType="begin"/>
      </w:r>
      <w:r w:rsidRPr="00ED676A">
        <w:instrText xml:space="preserve"> PAGEREF _Toc258787398 \h </w:instrText>
      </w:r>
      <w:r w:rsidR="004D6143" w:rsidRPr="00ED676A">
        <w:fldChar w:fldCharType="separate"/>
      </w:r>
      <w:r w:rsidRPr="00ED676A">
        <w:t>30</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5.1.6.</w:t>
      </w:r>
      <w:r w:rsidRPr="00ED676A">
        <w:rPr>
          <w:rFonts w:asciiTheme="minorHAnsi" w:eastAsiaTheme="minorEastAsia" w:hAnsiTheme="minorHAnsi" w:cstheme="minorBidi"/>
          <w:color w:val="auto"/>
          <w:sz w:val="22"/>
          <w:szCs w:val="22"/>
        </w:rPr>
        <w:tab/>
      </w:r>
      <w:r w:rsidRPr="00ED676A">
        <w:t>Logowanie</w:t>
      </w:r>
      <w:r w:rsidRPr="00ED676A">
        <w:tab/>
      </w:r>
      <w:r w:rsidR="004D6143" w:rsidRPr="00ED676A">
        <w:fldChar w:fldCharType="begin"/>
      </w:r>
      <w:r w:rsidRPr="00ED676A">
        <w:instrText xml:space="preserve"> PAGEREF _Toc258787399 \h </w:instrText>
      </w:r>
      <w:r w:rsidR="004D6143" w:rsidRPr="00ED676A">
        <w:fldChar w:fldCharType="separate"/>
      </w:r>
      <w:r w:rsidRPr="00ED676A">
        <w:t>31</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5.2.</w:t>
      </w:r>
      <w:r w:rsidRPr="00ED676A">
        <w:rPr>
          <w:rFonts w:asciiTheme="minorHAnsi" w:eastAsiaTheme="minorEastAsia" w:hAnsiTheme="minorHAnsi" w:cstheme="minorBidi"/>
          <w:color w:val="auto"/>
          <w:sz w:val="22"/>
          <w:szCs w:val="22"/>
        </w:rPr>
        <w:tab/>
      </w:r>
      <w:r w:rsidRPr="00ED676A">
        <w:t>Część CPU</w:t>
      </w:r>
      <w:r w:rsidRPr="00ED676A">
        <w:tab/>
      </w:r>
      <w:r w:rsidR="004D6143" w:rsidRPr="00ED676A">
        <w:fldChar w:fldCharType="begin"/>
      </w:r>
      <w:r w:rsidRPr="00ED676A">
        <w:instrText xml:space="preserve"> PAGEREF _Toc258787400 \h </w:instrText>
      </w:r>
      <w:r w:rsidR="004D6143" w:rsidRPr="00ED676A">
        <w:fldChar w:fldCharType="separate"/>
      </w:r>
      <w:r w:rsidRPr="00ED676A">
        <w:t>32</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5.2.1.</w:t>
      </w:r>
      <w:r w:rsidRPr="00ED676A">
        <w:rPr>
          <w:rFonts w:asciiTheme="minorHAnsi" w:eastAsiaTheme="minorEastAsia" w:hAnsiTheme="minorHAnsi" w:cstheme="minorBidi"/>
          <w:color w:val="auto"/>
          <w:sz w:val="22"/>
          <w:szCs w:val="22"/>
        </w:rPr>
        <w:tab/>
      </w:r>
      <w:r w:rsidRPr="00ED676A">
        <w:t>Podejście CPU do aplikacji wykonującej MLP</w:t>
      </w:r>
      <w:r w:rsidRPr="00ED676A">
        <w:tab/>
      </w:r>
      <w:r w:rsidR="004D6143" w:rsidRPr="00ED676A">
        <w:fldChar w:fldCharType="begin"/>
      </w:r>
      <w:r w:rsidRPr="00ED676A">
        <w:instrText xml:space="preserve"> PAGEREF _Toc258787401 \h </w:instrText>
      </w:r>
      <w:r w:rsidR="004D6143" w:rsidRPr="00ED676A">
        <w:fldChar w:fldCharType="separate"/>
      </w:r>
      <w:r w:rsidRPr="00ED676A">
        <w:t>33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5.2.1.1.</w:t>
      </w:r>
      <w:r w:rsidRPr="00ED676A">
        <w:rPr>
          <w:rFonts w:asciiTheme="minorHAnsi" w:eastAsiaTheme="minorEastAsia" w:hAnsiTheme="minorHAnsi" w:cstheme="minorBidi"/>
          <w:color w:val="auto"/>
          <w:sz w:val="22"/>
          <w:szCs w:val="22"/>
        </w:rPr>
        <w:tab/>
      </w:r>
      <w:r w:rsidRPr="00ED676A">
        <w:t>Diagram sekwencji uruchamiania sieci</w:t>
      </w:r>
      <w:r w:rsidRPr="00ED676A">
        <w:tab/>
      </w:r>
      <w:r w:rsidR="004D6143" w:rsidRPr="00ED676A">
        <w:fldChar w:fldCharType="begin"/>
      </w:r>
      <w:r w:rsidRPr="00ED676A">
        <w:instrText xml:space="preserve"> PAGEREF _Toc258787402 \h </w:instrText>
      </w:r>
      <w:r w:rsidR="004D6143" w:rsidRPr="00ED676A">
        <w:fldChar w:fldCharType="separate"/>
      </w:r>
      <w:r w:rsidRPr="00ED676A">
        <w:t>33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5.2.1.2.</w:t>
      </w:r>
      <w:r w:rsidRPr="00ED676A">
        <w:rPr>
          <w:rFonts w:asciiTheme="minorHAnsi" w:eastAsiaTheme="minorEastAsia" w:hAnsiTheme="minorHAnsi" w:cstheme="minorBidi"/>
          <w:color w:val="auto"/>
          <w:sz w:val="22"/>
          <w:szCs w:val="22"/>
        </w:rPr>
        <w:tab/>
      </w:r>
      <w:r w:rsidRPr="00ED676A">
        <w:t>Diagram sekwencji trenowania sieci</w:t>
      </w:r>
      <w:r w:rsidRPr="00ED676A">
        <w:tab/>
      </w:r>
      <w:r w:rsidR="004D6143" w:rsidRPr="00ED676A">
        <w:fldChar w:fldCharType="begin"/>
      </w:r>
      <w:r w:rsidRPr="00ED676A">
        <w:instrText xml:space="preserve"> PAGEREF _Toc258787403 \h </w:instrText>
      </w:r>
      <w:r w:rsidR="004D6143" w:rsidRPr="00ED676A">
        <w:fldChar w:fldCharType="separate"/>
      </w:r>
      <w:r w:rsidRPr="00ED676A">
        <w:t>33</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5.2.2.</w:t>
      </w:r>
      <w:r w:rsidRPr="00ED676A">
        <w:rPr>
          <w:rFonts w:asciiTheme="minorHAnsi" w:eastAsiaTheme="minorEastAsia" w:hAnsiTheme="minorHAnsi" w:cstheme="minorBidi"/>
          <w:color w:val="auto"/>
          <w:sz w:val="22"/>
          <w:szCs w:val="22"/>
        </w:rPr>
        <w:tab/>
      </w:r>
      <w:r w:rsidRPr="00ED676A">
        <w:t>Zewnętrzne biblioteki</w:t>
      </w:r>
      <w:r w:rsidRPr="00ED676A">
        <w:tab/>
      </w:r>
      <w:r w:rsidR="004D6143" w:rsidRPr="00ED676A">
        <w:fldChar w:fldCharType="begin"/>
      </w:r>
      <w:r w:rsidRPr="00ED676A">
        <w:instrText xml:space="preserve"> PAGEREF _Toc258787404 \h </w:instrText>
      </w:r>
      <w:r w:rsidR="004D6143" w:rsidRPr="00ED676A">
        <w:fldChar w:fldCharType="separate"/>
      </w:r>
      <w:r w:rsidRPr="00ED676A">
        <w:t>34</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5.3.</w:t>
      </w:r>
      <w:r w:rsidRPr="00ED676A">
        <w:rPr>
          <w:rFonts w:asciiTheme="minorHAnsi" w:eastAsiaTheme="minorEastAsia" w:hAnsiTheme="minorHAnsi" w:cstheme="minorBidi"/>
          <w:color w:val="auto"/>
          <w:sz w:val="22"/>
          <w:szCs w:val="22"/>
        </w:rPr>
        <w:tab/>
      </w:r>
      <w:r w:rsidRPr="00ED676A">
        <w:t>Część GPU</w:t>
      </w:r>
      <w:r w:rsidRPr="00ED676A">
        <w:tab/>
      </w:r>
      <w:r w:rsidR="004D6143" w:rsidRPr="00ED676A">
        <w:fldChar w:fldCharType="begin"/>
      </w:r>
      <w:r w:rsidRPr="00ED676A">
        <w:instrText xml:space="preserve"> PAGEREF _Toc258787405 \h </w:instrText>
      </w:r>
      <w:r w:rsidR="004D6143" w:rsidRPr="00ED676A">
        <w:fldChar w:fldCharType="separate"/>
      </w:r>
      <w:r w:rsidRPr="00ED676A">
        <w:t>35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5.3.1.</w:t>
      </w:r>
      <w:r w:rsidRPr="00ED676A">
        <w:rPr>
          <w:rFonts w:asciiTheme="minorHAnsi" w:eastAsiaTheme="minorEastAsia" w:hAnsiTheme="minorHAnsi" w:cstheme="minorBidi"/>
          <w:color w:val="auto"/>
          <w:sz w:val="22"/>
          <w:szCs w:val="22"/>
        </w:rPr>
        <w:tab/>
      </w:r>
      <w:r w:rsidRPr="00ED676A">
        <w:t>Implementacja MLP na GPU</w:t>
      </w:r>
      <w:r w:rsidRPr="00ED676A">
        <w:tab/>
      </w:r>
      <w:r w:rsidR="004D6143" w:rsidRPr="00ED676A">
        <w:fldChar w:fldCharType="begin"/>
      </w:r>
      <w:r w:rsidRPr="00ED676A">
        <w:instrText xml:space="preserve"> PAGEREF _Toc258787406 \h </w:instrText>
      </w:r>
      <w:r w:rsidR="004D6143" w:rsidRPr="00ED676A">
        <w:fldChar w:fldCharType="separate"/>
      </w:r>
      <w:r w:rsidRPr="00ED676A">
        <w:t>35</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5.3.1.1.</w:t>
      </w:r>
      <w:r w:rsidRPr="00ED676A">
        <w:rPr>
          <w:rFonts w:asciiTheme="minorHAnsi" w:eastAsiaTheme="minorEastAsia" w:hAnsiTheme="minorHAnsi" w:cstheme="minorBidi"/>
          <w:color w:val="auto"/>
          <w:sz w:val="22"/>
          <w:szCs w:val="22"/>
        </w:rPr>
        <w:tab/>
      </w:r>
      <w:r w:rsidRPr="00ED676A">
        <w:t>Ogólny algorytm</w:t>
      </w:r>
      <w:r w:rsidRPr="00ED676A">
        <w:tab/>
      </w:r>
      <w:r w:rsidR="004D6143" w:rsidRPr="00ED676A">
        <w:fldChar w:fldCharType="begin"/>
      </w:r>
      <w:r w:rsidRPr="00ED676A">
        <w:instrText xml:space="preserve"> PAGEREF _Toc258787407 \h </w:instrText>
      </w:r>
      <w:r w:rsidR="004D6143" w:rsidRPr="00ED676A">
        <w:fldChar w:fldCharType="separate"/>
      </w:r>
      <w:r w:rsidRPr="00ED676A">
        <w:t>35</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lastRenderedPageBreak/>
        <w:t>5.3.1.2.</w:t>
      </w:r>
      <w:r w:rsidRPr="00ED676A">
        <w:rPr>
          <w:rFonts w:asciiTheme="minorHAnsi" w:eastAsiaTheme="minorEastAsia" w:hAnsiTheme="minorHAnsi" w:cstheme="minorBidi"/>
          <w:color w:val="auto"/>
          <w:sz w:val="22"/>
          <w:szCs w:val="22"/>
        </w:rPr>
        <w:tab/>
      </w:r>
      <w:r w:rsidRPr="00ED676A">
        <w:t>Diagram sekwencji uruchamiania sieci</w:t>
      </w:r>
      <w:r w:rsidRPr="00ED676A">
        <w:tab/>
      </w:r>
      <w:r w:rsidR="004D6143" w:rsidRPr="00ED676A">
        <w:fldChar w:fldCharType="begin"/>
      </w:r>
      <w:r w:rsidRPr="00ED676A">
        <w:instrText xml:space="preserve"> PAGEREF _Toc258787408 \h </w:instrText>
      </w:r>
      <w:r w:rsidR="004D6143" w:rsidRPr="00ED676A">
        <w:fldChar w:fldCharType="separate"/>
      </w:r>
      <w:r w:rsidRPr="00ED676A">
        <w:t>36</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5.3.1.3.</w:t>
      </w:r>
      <w:r w:rsidRPr="00ED676A">
        <w:rPr>
          <w:rFonts w:asciiTheme="minorHAnsi" w:eastAsiaTheme="minorEastAsia" w:hAnsiTheme="minorHAnsi" w:cstheme="minorBidi"/>
          <w:color w:val="auto"/>
          <w:sz w:val="22"/>
          <w:szCs w:val="22"/>
        </w:rPr>
        <w:tab/>
      </w:r>
      <w:r w:rsidRPr="00ED676A">
        <w:t>Diagram sekwencji trenowania sieci</w:t>
      </w:r>
      <w:r w:rsidRPr="00ED676A">
        <w:tab/>
      </w:r>
      <w:r w:rsidR="004D6143" w:rsidRPr="00ED676A">
        <w:fldChar w:fldCharType="begin"/>
      </w:r>
      <w:r w:rsidRPr="00ED676A">
        <w:instrText xml:space="preserve"> PAGEREF _Toc258787409 \h </w:instrText>
      </w:r>
      <w:r w:rsidR="004D6143" w:rsidRPr="00ED676A">
        <w:fldChar w:fldCharType="separate"/>
      </w:r>
      <w:r w:rsidRPr="00ED676A">
        <w:t>37</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5.3.1.4.</w:t>
      </w:r>
      <w:r w:rsidRPr="00ED676A">
        <w:rPr>
          <w:rFonts w:asciiTheme="minorHAnsi" w:eastAsiaTheme="minorEastAsia" w:hAnsiTheme="minorHAnsi" w:cstheme="minorBidi"/>
          <w:color w:val="auto"/>
          <w:sz w:val="22"/>
          <w:szCs w:val="22"/>
        </w:rPr>
        <w:tab/>
      </w:r>
      <w:r w:rsidRPr="00ED676A">
        <w:t>Struktury danych w pamięci GPU</w:t>
      </w:r>
      <w:r w:rsidRPr="00ED676A">
        <w:tab/>
      </w:r>
      <w:r w:rsidR="004D6143" w:rsidRPr="00ED676A">
        <w:fldChar w:fldCharType="begin"/>
      </w:r>
      <w:r w:rsidRPr="00ED676A">
        <w:instrText xml:space="preserve"> PAGEREF _Toc258787410 \h </w:instrText>
      </w:r>
      <w:r w:rsidR="004D6143" w:rsidRPr="00ED676A">
        <w:fldChar w:fldCharType="separate"/>
      </w:r>
      <w:r w:rsidRPr="00ED676A">
        <w:t>39</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5.3.1.5.</w:t>
      </w:r>
      <w:r w:rsidRPr="00ED676A">
        <w:rPr>
          <w:rFonts w:asciiTheme="minorHAnsi" w:eastAsiaTheme="minorEastAsia" w:hAnsiTheme="minorHAnsi" w:cstheme="minorBidi"/>
          <w:color w:val="auto"/>
          <w:sz w:val="22"/>
          <w:szCs w:val="22"/>
        </w:rPr>
        <w:tab/>
      </w:r>
      <w:r w:rsidRPr="00ED676A">
        <w:t>Opis działania kerneli</w:t>
      </w:r>
      <w:r w:rsidRPr="00ED676A">
        <w:tab/>
      </w:r>
      <w:r w:rsidR="004D6143" w:rsidRPr="00ED676A">
        <w:fldChar w:fldCharType="begin"/>
      </w:r>
      <w:r w:rsidRPr="00ED676A">
        <w:instrText xml:space="preserve"> PAGEREF _Toc258787411 \h </w:instrText>
      </w:r>
      <w:r w:rsidR="004D6143" w:rsidRPr="00ED676A">
        <w:fldChar w:fldCharType="separate"/>
      </w:r>
      <w:r w:rsidRPr="00ED676A">
        <w:t>40</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5.3.1.6.</w:t>
      </w:r>
      <w:r w:rsidRPr="00ED676A">
        <w:rPr>
          <w:rFonts w:asciiTheme="minorHAnsi" w:eastAsiaTheme="minorEastAsia" w:hAnsiTheme="minorHAnsi" w:cstheme="minorBidi"/>
          <w:color w:val="auto"/>
          <w:sz w:val="22"/>
          <w:szCs w:val="22"/>
        </w:rPr>
        <w:tab/>
      </w:r>
      <w:r w:rsidRPr="00ED676A">
        <w:t>Analiza zależności danych</w:t>
      </w:r>
      <w:r w:rsidRPr="00ED676A">
        <w:tab/>
      </w:r>
      <w:r w:rsidR="004D6143" w:rsidRPr="00ED676A">
        <w:fldChar w:fldCharType="begin"/>
      </w:r>
      <w:r w:rsidRPr="00ED676A">
        <w:instrText xml:space="preserve"> PAGEREF _Toc258787412 \h </w:instrText>
      </w:r>
      <w:r w:rsidR="004D6143" w:rsidRPr="00ED676A">
        <w:fldChar w:fldCharType="separate"/>
      </w:r>
      <w:r w:rsidRPr="00ED676A">
        <w:t>41</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5.3.2.</w:t>
      </w:r>
      <w:r w:rsidRPr="00ED676A">
        <w:rPr>
          <w:rFonts w:asciiTheme="minorHAnsi" w:eastAsiaTheme="minorEastAsia" w:hAnsiTheme="minorHAnsi" w:cstheme="minorBidi"/>
          <w:color w:val="auto"/>
          <w:sz w:val="22"/>
          <w:szCs w:val="22"/>
        </w:rPr>
        <w:tab/>
      </w:r>
      <w:r w:rsidRPr="00ED676A">
        <w:t>Ograniczenia wykonanego algorytmu.</w:t>
      </w:r>
      <w:r w:rsidRPr="00ED676A">
        <w:tab/>
      </w:r>
      <w:r w:rsidR="004D6143" w:rsidRPr="00ED676A">
        <w:fldChar w:fldCharType="begin"/>
      </w:r>
      <w:r w:rsidRPr="00ED676A">
        <w:instrText xml:space="preserve"> PAGEREF _Toc258787413 \h </w:instrText>
      </w:r>
      <w:r w:rsidR="004D6143" w:rsidRPr="00ED676A">
        <w:fldChar w:fldCharType="separate"/>
      </w:r>
      <w:r w:rsidRPr="00ED676A">
        <w:t>41</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5.3.3.</w:t>
      </w:r>
      <w:r w:rsidRPr="00ED676A">
        <w:rPr>
          <w:rFonts w:asciiTheme="minorHAnsi" w:eastAsiaTheme="minorEastAsia" w:hAnsiTheme="minorHAnsi" w:cstheme="minorBidi"/>
          <w:color w:val="auto"/>
          <w:sz w:val="22"/>
          <w:szCs w:val="22"/>
        </w:rPr>
        <w:tab/>
      </w:r>
      <w:r w:rsidRPr="00ED676A">
        <w:t>Użyte optymalizacje kerneli</w:t>
      </w:r>
      <w:r w:rsidRPr="00ED676A">
        <w:tab/>
      </w:r>
      <w:r w:rsidR="004D6143" w:rsidRPr="00ED676A">
        <w:fldChar w:fldCharType="begin"/>
      </w:r>
      <w:r w:rsidRPr="00ED676A">
        <w:instrText xml:space="preserve"> PAGEREF _Toc258787414 \h </w:instrText>
      </w:r>
      <w:r w:rsidR="004D6143" w:rsidRPr="00ED676A">
        <w:fldChar w:fldCharType="separate"/>
      </w:r>
      <w:r w:rsidRPr="00ED676A">
        <w:t>42</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5.3.3.1.</w:t>
      </w:r>
      <w:r w:rsidRPr="00ED676A">
        <w:rPr>
          <w:rFonts w:asciiTheme="minorHAnsi" w:eastAsiaTheme="minorEastAsia" w:hAnsiTheme="minorHAnsi" w:cstheme="minorBidi"/>
          <w:color w:val="auto"/>
          <w:sz w:val="22"/>
          <w:szCs w:val="22"/>
        </w:rPr>
        <w:tab/>
      </w:r>
      <w:r w:rsidRPr="00ED676A">
        <w:t>Zrobienie coalesced reads/writes</w:t>
      </w:r>
      <w:r w:rsidRPr="00ED676A">
        <w:tab/>
      </w:r>
      <w:r w:rsidR="004D6143" w:rsidRPr="00ED676A">
        <w:fldChar w:fldCharType="begin"/>
      </w:r>
      <w:r w:rsidRPr="00ED676A">
        <w:instrText xml:space="preserve"> PAGEREF _Toc258787415 \h </w:instrText>
      </w:r>
      <w:r w:rsidR="004D6143" w:rsidRPr="00ED676A">
        <w:fldChar w:fldCharType="separate"/>
      </w:r>
      <w:r w:rsidRPr="00ED676A">
        <w:t>43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5.3.3.2.</w:t>
      </w:r>
      <w:r w:rsidRPr="00ED676A">
        <w:rPr>
          <w:rFonts w:asciiTheme="minorHAnsi" w:eastAsiaTheme="minorEastAsia" w:hAnsiTheme="minorHAnsi" w:cstheme="minorBidi"/>
          <w:color w:val="auto"/>
          <w:sz w:val="22"/>
          <w:szCs w:val="22"/>
        </w:rPr>
        <w:tab/>
      </w:r>
      <w:r w:rsidRPr="00ED676A">
        <w:t>Obsługa 2 testów na raz</w:t>
      </w:r>
      <w:r w:rsidRPr="00ED676A">
        <w:tab/>
      </w:r>
      <w:r w:rsidR="004D6143" w:rsidRPr="00ED676A">
        <w:fldChar w:fldCharType="begin"/>
      </w:r>
      <w:r w:rsidRPr="00ED676A">
        <w:instrText xml:space="preserve"> PAGEREF _Toc258787416 \h </w:instrText>
      </w:r>
      <w:r w:rsidR="004D6143" w:rsidRPr="00ED676A">
        <w:fldChar w:fldCharType="separate"/>
      </w:r>
      <w:r w:rsidRPr="00ED676A">
        <w:t>43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5.3.3.3.</w:t>
      </w:r>
      <w:r w:rsidRPr="00ED676A">
        <w:rPr>
          <w:rFonts w:asciiTheme="minorHAnsi" w:eastAsiaTheme="minorEastAsia" w:hAnsiTheme="minorHAnsi" w:cstheme="minorBidi"/>
          <w:color w:val="auto"/>
          <w:sz w:val="22"/>
          <w:szCs w:val="22"/>
        </w:rPr>
        <w:tab/>
      </w:r>
      <w:r w:rsidRPr="00ED676A">
        <w:t>zapisywanie danych do shared memory.</w:t>
      </w:r>
      <w:r w:rsidRPr="00ED676A">
        <w:tab/>
      </w:r>
      <w:r w:rsidR="004D6143" w:rsidRPr="00ED676A">
        <w:fldChar w:fldCharType="begin"/>
      </w:r>
      <w:r w:rsidRPr="00ED676A">
        <w:instrText xml:space="preserve"> PAGEREF _Toc258787417 \h </w:instrText>
      </w:r>
      <w:r w:rsidR="004D6143" w:rsidRPr="00ED676A">
        <w:fldChar w:fldCharType="separate"/>
      </w:r>
      <w:r w:rsidRPr="00ED676A">
        <w:t>43</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5.3.3.4.</w:t>
      </w:r>
      <w:r w:rsidRPr="00ED676A">
        <w:rPr>
          <w:rFonts w:asciiTheme="minorHAnsi" w:eastAsiaTheme="minorEastAsia" w:hAnsiTheme="minorHAnsi" w:cstheme="minorBidi"/>
          <w:color w:val="auto"/>
          <w:sz w:val="22"/>
          <w:szCs w:val="22"/>
        </w:rPr>
        <w:tab/>
      </w:r>
      <w:r w:rsidRPr="00ED676A">
        <w:t>Przewidywanie ilości uruchomionych bloków</w:t>
      </w:r>
      <w:r w:rsidRPr="00ED676A">
        <w:tab/>
      </w:r>
      <w:r w:rsidR="004D6143" w:rsidRPr="00ED676A">
        <w:fldChar w:fldCharType="begin"/>
      </w:r>
      <w:r w:rsidRPr="00ED676A">
        <w:instrText xml:space="preserve"> PAGEREF _Toc258787418 \h </w:instrText>
      </w:r>
      <w:r w:rsidR="004D6143" w:rsidRPr="00ED676A">
        <w:fldChar w:fldCharType="separate"/>
      </w:r>
      <w:r w:rsidRPr="00ED676A">
        <w:t>44</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5.3.3.5.</w:t>
      </w:r>
      <w:r w:rsidRPr="00ED676A">
        <w:rPr>
          <w:rFonts w:asciiTheme="minorHAnsi" w:eastAsiaTheme="minorEastAsia" w:hAnsiTheme="minorHAnsi" w:cstheme="minorBidi"/>
          <w:color w:val="auto"/>
          <w:sz w:val="22"/>
          <w:szCs w:val="22"/>
        </w:rPr>
        <w:tab/>
      </w:r>
      <w:r w:rsidRPr="00ED676A">
        <w:t>Użycie pamięci constant</w:t>
      </w:r>
      <w:r w:rsidRPr="00ED676A">
        <w:tab/>
      </w:r>
      <w:r w:rsidR="004D6143" w:rsidRPr="00ED676A">
        <w:fldChar w:fldCharType="begin"/>
      </w:r>
      <w:r w:rsidRPr="00ED676A">
        <w:instrText xml:space="preserve"> PAGEREF _Toc258787419 \h </w:instrText>
      </w:r>
      <w:r w:rsidR="004D6143" w:rsidRPr="00ED676A">
        <w:fldChar w:fldCharType="separate"/>
      </w:r>
      <w:r w:rsidRPr="00ED676A">
        <w:t>45</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5.4.</w:t>
      </w:r>
      <w:r w:rsidRPr="00ED676A">
        <w:rPr>
          <w:rFonts w:asciiTheme="minorHAnsi" w:eastAsiaTheme="minorEastAsia" w:hAnsiTheme="minorHAnsi" w:cstheme="minorBidi"/>
          <w:color w:val="auto"/>
          <w:sz w:val="22"/>
          <w:szCs w:val="22"/>
        </w:rPr>
        <w:tab/>
      </w:r>
      <w:r w:rsidRPr="00ED676A">
        <w:t>Testy implementacji sieci MLP</w:t>
      </w:r>
      <w:r w:rsidRPr="00ED676A">
        <w:tab/>
      </w:r>
      <w:r w:rsidR="004D6143" w:rsidRPr="00ED676A">
        <w:fldChar w:fldCharType="begin"/>
      </w:r>
      <w:r w:rsidRPr="00ED676A">
        <w:instrText xml:space="preserve"> PAGEREF _Toc258787420 \h </w:instrText>
      </w:r>
      <w:r w:rsidR="004D6143" w:rsidRPr="00ED676A">
        <w:fldChar w:fldCharType="separate"/>
      </w:r>
      <w:r w:rsidRPr="00ED676A">
        <w:t>45</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5.4.1.</w:t>
      </w:r>
      <w:r w:rsidRPr="00ED676A">
        <w:rPr>
          <w:rFonts w:asciiTheme="minorHAnsi" w:eastAsiaTheme="minorEastAsia" w:hAnsiTheme="minorHAnsi" w:cstheme="minorBidi"/>
          <w:color w:val="auto"/>
          <w:sz w:val="22"/>
          <w:szCs w:val="22"/>
        </w:rPr>
        <w:tab/>
      </w:r>
      <w:r w:rsidRPr="00ED676A">
        <w:t>Opis danych testowych</w:t>
      </w:r>
      <w:r w:rsidRPr="00ED676A">
        <w:tab/>
      </w:r>
      <w:r w:rsidR="004D6143" w:rsidRPr="00ED676A">
        <w:fldChar w:fldCharType="begin"/>
      </w:r>
      <w:r w:rsidRPr="00ED676A">
        <w:instrText xml:space="preserve"> PAGEREF _Toc258787421 \h </w:instrText>
      </w:r>
      <w:r w:rsidR="004D6143" w:rsidRPr="00ED676A">
        <w:fldChar w:fldCharType="separate"/>
      </w:r>
      <w:r w:rsidRPr="00ED676A">
        <w:t>46</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5.4.2.</w:t>
      </w:r>
      <w:r w:rsidRPr="00ED676A">
        <w:rPr>
          <w:rFonts w:asciiTheme="minorHAnsi" w:eastAsiaTheme="minorEastAsia" w:hAnsiTheme="minorHAnsi" w:cstheme="minorBidi"/>
          <w:color w:val="auto"/>
          <w:sz w:val="22"/>
          <w:szCs w:val="22"/>
        </w:rPr>
        <w:tab/>
      </w:r>
      <w:r w:rsidRPr="00ED676A">
        <w:t>Porównanie wydajności wersji CPU i GPU</w:t>
      </w:r>
      <w:r w:rsidRPr="00ED676A">
        <w:tab/>
      </w:r>
      <w:r w:rsidR="004D6143" w:rsidRPr="00ED676A">
        <w:fldChar w:fldCharType="begin"/>
      </w:r>
      <w:r w:rsidRPr="00ED676A">
        <w:instrText xml:space="preserve"> PAGEREF _Toc258787422 \h </w:instrText>
      </w:r>
      <w:r w:rsidR="004D6143" w:rsidRPr="00ED676A">
        <w:fldChar w:fldCharType="separate"/>
      </w:r>
      <w:r w:rsidRPr="00ED676A">
        <w:t>46</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5.4.3.</w:t>
      </w:r>
      <w:r w:rsidRPr="00ED676A">
        <w:rPr>
          <w:rFonts w:asciiTheme="minorHAnsi" w:eastAsiaTheme="minorEastAsia" w:hAnsiTheme="minorHAnsi" w:cstheme="minorBidi"/>
          <w:color w:val="auto"/>
          <w:sz w:val="22"/>
          <w:szCs w:val="22"/>
        </w:rPr>
        <w:tab/>
      </w:r>
      <w:r w:rsidRPr="00ED676A">
        <w:t>Wpływ optymalizacji na wydajność kerneli</w:t>
      </w:r>
      <w:r w:rsidRPr="00ED676A">
        <w:tab/>
      </w:r>
      <w:r w:rsidR="004D6143" w:rsidRPr="00ED676A">
        <w:fldChar w:fldCharType="begin"/>
      </w:r>
      <w:r w:rsidRPr="00ED676A">
        <w:instrText xml:space="preserve"> PAGEREF _Toc258787423 \h </w:instrText>
      </w:r>
      <w:r w:rsidR="004D6143" w:rsidRPr="00ED676A">
        <w:fldChar w:fldCharType="separate"/>
      </w:r>
      <w:r w:rsidRPr="00ED676A">
        <w:t>47</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5.4.4.</w:t>
      </w:r>
      <w:r w:rsidRPr="00ED676A">
        <w:rPr>
          <w:rFonts w:asciiTheme="minorHAnsi" w:eastAsiaTheme="minorEastAsia" w:hAnsiTheme="minorHAnsi" w:cstheme="minorBidi"/>
          <w:color w:val="auto"/>
          <w:sz w:val="22"/>
          <w:szCs w:val="22"/>
        </w:rPr>
        <w:tab/>
      </w:r>
      <w:r w:rsidRPr="00ED676A">
        <w:t>Środowisko testowe</w:t>
      </w:r>
      <w:r w:rsidRPr="00ED676A">
        <w:tab/>
      </w:r>
      <w:r w:rsidR="004D6143" w:rsidRPr="00ED676A">
        <w:fldChar w:fldCharType="begin"/>
      </w:r>
      <w:r w:rsidRPr="00ED676A">
        <w:instrText xml:space="preserve"> PAGEREF _Toc258787424 \h </w:instrText>
      </w:r>
      <w:r w:rsidR="004D6143" w:rsidRPr="00ED676A">
        <w:fldChar w:fldCharType="separate"/>
      </w:r>
      <w:r w:rsidRPr="00ED676A">
        <w:t>47</w:t>
      </w:r>
      <w:r w:rsidR="004D6143" w:rsidRPr="00ED676A">
        <w:fldChar w:fldCharType="end"/>
      </w:r>
    </w:p>
    <w:p w:rsidR="003F6796" w:rsidRPr="00ED676A" w:rsidRDefault="003F6796">
      <w:pPr>
        <w:pStyle w:val="TOC4"/>
        <w:tabs>
          <w:tab w:val="left" w:pos="2369"/>
          <w:tab w:val="right" w:leader="dot" w:pos="8515"/>
        </w:tabs>
        <w:rPr>
          <w:rFonts w:asciiTheme="minorHAnsi" w:eastAsiaTheme="minorEastAsia" w:hAnsiTheme="minorHAnsi" w:cstheme="minorBidi"/>
          <w:color w:val="auto"/>
          <w:sz w:val="22"/>
          <w:szCs w:val="22"/>
        </w:rPr>
      </w:pPr>
      <w:r w:rsidRPr="00ED676A">
        <w:t>5.4.4.1.</w:t>
      </w:r>
      <w:r w:rsidRPr="00ED676A">
        <w:rPr>
          <w:rFonts w:asciiTheme="minorHAnsi" w:eastAsiaTheme="minorEastAsia" w:hAnsiTheme="minorHAnsi" w:cstheme="minorBidi"/>
          <w:color w:val="auto"/>
          <w:sz w:val="22"/>
          <w:szCs w:val="22"/>
        </w:rPr>
        <w:tab/>
      </w:r>
      <w:r w:rsidRPr="00ED676A">
        <w:t>Porównanie działania w różnych systemach operacyjnych</w:t>
      </w:r>
      <w:r w:rsidRPr="00ED676A">
        <w:tab/>
      </w:r>
      <w:r w:rsidR="004D6143" w:rsidRPr="00ED676A">
        <w:fldChar w:fldCharType="begin"/>
      </w:r>
      <w:r w:rsidRPr="00ED676A">
        <w:instrText xml:space="preserve"> PAGEREF _Toc258787425 \h </w:instrText>
      </w:r>
      <w:r w:rsidR="004D6143" w:rsidRPr="00ED676A">
        <w:fldChar w:fldCharType="separate"/>
      </w:r>
      <w:r w:rsidRPr="00ED676A">
        <w:t>47</w:t>
      </w:r>
      <w:r w:rsidR="004D6143" w:rsidRPr="00ED676A">
        <w:fldChar w:fldCharType="end"/>
      </w:r>
    </w:p>
    <w:p w:rsidR="003F6796" w:rsidRPr="00ED676A" w:rsidRDefault="003F6796">
      <w:pPr>
        <w:pStyle w:val="TOC3"/>
        <w:rPr>
          <w:rFonts w:asciiTheme="minorHAnsi" w:eastAsiaTheme="minorEastAsia" w:hAnsiTheme="minorHAnsi" w:cstheme="minorBidi"/>
          <w:color w:val="auto"/>
          <w:sz w:val="22"/>
          <w:szCs w:val="22"/>
        </w:rPr>
      </w:pPr>
      <w:r w:rsidRPr="00ED676A">
        <w:t>5.4.5.</w:t>
      </w:r>
      <w:r w:rsidRPr="00ED676A">
        <w:rPr>
          <w:rFonts w:asciiTheme="minorHAnsi" w:eastAsiaTheme="minorEastAsia" w:hAnsiTheme="minorHAnsi" w:cstheme="minorBidi"/>
          <w:color w:val="auto"/>
          <w:sz w:val="22"/>
          <w:szCs w:val="22"/>
        </w:rPr>
        <w:tab/>
      </w:r>
      <w:r w:rsidRPr="00ED676A">
        <w:t>Informacje końcowe</w:t>
      </w:r>
      <w:r w:rsidRPr="00ED676A">
        <w:tab/>
      </w:r>
      <w:r w:rsidR="004D6143" w:rsidRPr="00ED676A">
        <w:fldChar w:fldCharType="begin"/>
      </w:r>
      <w:r w:rsidRPr="00ED676A">
        <w:instrText xml:space="preserve"> PAGEREF _Toc258787426 \h </w:instrText>
      </w:r>
      <w:r w:rsidR="004D6143" w:rsidRPr="00ED676A">
        <w:fldChar w:fldCharType="separate"/>
      </w:r>
      <w:r w:rsidRPr="00ED676A">
        <w:t>48</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5.5.</w:t>
      </w:r>
      <w:r w:rsidRPr="00ED676A">
        <w:rPr>
          <w:rFonts w:asciiTheme="minorHAnsi" w:eastAsiaTheme="minorEastAsia" w:hAnsiTheme="minorHAnsi" w:cstheme="minorBidi"/>
          <w:color w:val="auto"/>
          <w:sz w:val="22"/>
          <w:szCs w:val="22"/>
        </w:rPr>
        <w:tab/>
      </w:r>
      <w:r w:rsidRPr="00ED676A">
        <w:t>Narzędzia pomocnicze</w:t>
      </w:r>
      <w:r w:rsidRPr="00ED676A">
        <w:tab/>
      </w:r>
      <w:r w:rsidR="004D6143" w:rsidRPr="00ED676A">
        <w:fldChar w:fldCharType="begin"/>
      </w:r>
      <w:r w:rsidRPr="00ED676A">
        <w:instrText xml:space="preserve"> PAGEREF _Toc258787427 \h </w:instrText>
      </w:r>
      <w:r w:rsidR="004D6143" w:rsidRPr="00ED676A">
        <w:fldChar w:fldCharType="separate"/>
      </w:r>
      <w:r w:rsidRPr="00ED676A">
        <w:t>48</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6.</w:t>
      </w:r>
      <w:r w:rsidRPr="00ED676A">
        <w:rPr>
          <w:rFonts w:asciiTheme="minorHAnsi" w:eastAsiaTheme="minorEastAsia" w:hAnsiTheme="minorHAnsi" w:cstheme="minorBidi"/>
          <w:b w:val="0"/>
          <w:color w:val="auto"/>
          <w:sz w:val="22"/>
          <w:szCs w:val="22"/>
        </w:rPr>
        <w:tab/>
      </w:r>
      <w:r w:rsidRPr="00ED676A">
        <w:t>Wnioski/spostrzeżenia</w:t>
      </w:r>
      <w:r w:rsidRPr="00ED676A">
        <w:tab/>
      </w:r>
      <w:r w:rsidR="004D6143" w:rsidRPr="00ED676A">
        <w:fldChar w:fldCharType="begin"/>
      </w:r>
      <w:r w:rsidRPr="00ED676A">
        <w:instrText xml:space="preserve"> PAGEREF _Toc258787428 \h </w:instrText>
      </w:r>
      <w:r w:rsidR="004D6143" w:rsidRPr="00ED676A">
        <w:fldChar w:fldCharType="separate"/>
      </w:r>
      <w:r w:rsidRPr="00ED676A">
        <w:t>50</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6.1.</w:t>
      </w:r>
      <w:r w:rsidRPr="00ED676A">
        <w:rPr>
          <w:rFonts w:asciiTheme="minorHAnsi" w:eastAsiaTheme="minorEastAsia" w:hAnsiTheme="minorHAnsi" w:cstheme="minorBidi"/>
          <w:color w:val="auto"/>
          <w:sz w:val="22"/>
          <w:szCs w:val="22"/>
        </w:rPr>
        <w:tab/>
      </w:r>
      <w:r w:rsidRPr="00ED676A">
        <w:t>Mozliwosc rozwoju programu</w:t>
      </w:r>
      <w:r w:rsidRPr="00ED676A">
        <w:tab/>
      </w:r>
      <w:r w:rsidR="004D6143" w:rsidRPr="00ED676A">
        <w:fldChar w:fldCharType="begin"/>
      </w:r>
      <w:r w:rsidRPr="00ED676A">
        <w:instrText xml:space="preserve"> PAGEREF _Toc258787429 \h </w:instrText>
      </w:r>
      <w:r w:rsidR="004D6143" w:rsidRPr="00ED676A">
        <w:fldChar w:fldCharType="separate"/>
      </w:r>
      <w:r w:rsidRPr="00ED676A">
        <w:t>51</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7.</w:t>
      </w:r>
      <w:r w:rsidRPr="00ED676A">
        <w:rPr>
          <w:rFonts w:asciiTheme="minorHAnsi" w:eastAsiaTheme="minorEastAsia" w:hAnsiTheme="minorHAnsi" w:cstheme="minorBidi"/>
          <w:b w:val="0"/>
          <w:color w:val="auto"/>
          <w:sz w:val="22"/>
          <w:szCs w:val="22"/>
        </w:rPr>
        <w:tab/>
      </w:r>
      <w:r w:rsidRPr="00ED676A">
        <w:t>Zakończenie</w:t>
      </w:r>
      <w:r w:rsidRPr="00ED676A">
        <w:tab/>
      </w:r>
      <w:r w:rsidR="004D6143" w:rsidRPr="00ED676A">
        <w:fldChar w:fldCharType="begin"/>
      </w:r>
      <w:r w:rsidRPr="00ED676A">
        <w:instrText xml:space="preserve"> PAGEREF _Toc258787430 \h </w:instrText>
      </w:r>
      <w:r w:rsidR="004D6143" w:rsidRPr="00ED676A">
        <w:fldChar w:fldCharType="separate"/>
      </w:r>
      <w:r w:rsidRPr="00ED676A">
        <w:t>51</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8.</w:t>
      </w:r>
      <w:r w:rsidRPr="00ED676A">
        <w:rPr>
          <w:rFonts w:asciiTheme="minorHAnsi" w:eastAsiaTheme="minorEastAsia" w:hAnsiTheme="minorHAnsi" w:cstheme="minorBidi"/>
          <w:b w:val="0"/>
          <w:color w:val="auto"/>
          <w:sz w:val="22"/>
          <w:szCs w:val="22"/>
        </w:rPr>
        <w:tab/>
      </w:r>
      <w:r w:rsidRPr="00ED676A">
        <w:t>Bibliografia</w:t>
      </w:r>
      <w:r w:rsidRPr="00ED676A">
        <w:tab/>
      </w:r>
      <w:r w:rsidR="004D6143" w:rsidRPr="00ED676A">
        <w:fldChar w:fldCharType="begin"/>
      </w:r>
      <w:r w:rsidRPr="00ED676A">
        <w:instrText xml:space="preserve"> PAGEREF _Toc258787431 \h </w:instrText>
      </w:r>
      <w:r w:rsidR="004D6143" w:rsidRPr="00ED676A">
        <w:fldChar w:fldCharType="separate"/>
      </w:r>
      <w:r w:rsidRPr="00ED676A">
        <w:t>51</w:t>
      </w:r>
      <w:r w:rsidR="004D6143" w:rsidRPr="00ED676A">
        <w:fldChar w:fldCharType="end"/>
      </w:r>
    </w:p>
    <w:p w:rsidR="003F6796" w:rsidRPr="00ED676A" w:rsidRDefault="003F6796">
      <w:pPr>
        <w:pStyle w:val="TOC1"/>
        <w:rPr>
          <w:rFonts w:asciiTheme="minorHAnsi" w:eastAsiaTheme="minorEastAsia" w:hAnsiTheme="minorHAnsi" w:cstheme="minorBidi"/>
          <w:b w:val="0"/>
          <w:color w:val="auto"/>
          <w:sz w:val="22"/>
          <w:szCs w:val="22"/>
        </w:rPr>
      </w:pPr>
      <w:r w:rsidRPr="00ED676A">
        <w:t>9.</w:t>
      </w:r>
      <w:r w:rsidRPr="00ED676A">
        <w:rPr>
          <w:rFonts w:asciiTheme="minorHAnsi" w:eastAsiaTheme="minorEastAsia" w:hAnsiTheme="minorHAnsi" w:cstheme="minorBidi"/>
          <w:b w:val="0"/>
          <w:color w:val="auto"/>
          <w:sz w:val="22"/>
          <w:szCs w:val="22"/>
        </w:rPr>
        <w:tab/>
      </w:r>
      <w:r w:rsidRPr="00ED676A">
        <w:t>Załączniki</w:t>
      </w:r>
      <w:r w:rsidRPr="00ED676A">
        <w:tab/>
      </w:r>
      <w:r w:rsidR="004D6143" w:rsidRPr="00ED676A">
        <w:fldChar w:fldCharType="begin"/>
      </w:r>
      <w:r w:rsidRPr="00ED676A">
        <w:instrText xml:space="preserve"> PAGEREF _Toc258787432 \h </w:instrText>
      </w:r>
      <w:r w:rsidR="004D6143" w:rsidRPr="00ED676A">
        <w:fldChar w:fldCharType="separate"/>
      </w:r>
      <w:r w:rsidRPr="00ED676A">
        <w:t>51</w:t>
      </w:r>
      <w:r w:rsidR="004D6143" w:rsidRPr="00ED676A">
        <w:fldChar w:fldCharType="end"/>
      </w:r>
    </w:p>
    <w:p w:rsidR="003F6796" w:rsidRPr="00ED676A" w:rsidRDefault="003F6796">
      <w:pPr>
        <w:pStyle w:val="TOC2"/>
        <w:rPr>
          <w:rFonts w:asciiTheme="minorHAnsi" w:eastAsiaTheme="minorEastAsia" w:hAnsiTheme="minorHAnsi" w:cstheme="minorBidi"/>
          <w:color w:val="auto"/>
          <w:sz w:val="22"/>
          <w:szCs w:val="22"/>
        </w:rPr>
      </w:pPr>
      <w:r w:rsidRPr="00ED676A">
        <w:t>9.1.</w:t>
      </w:r>
      <w:r w:rsidRPr="00ED676A">
        <w:rPr>
          <w:rFonts w:asciiTheme="minorHAnsi" w:eastAsiaTheme="minorEastAsia" w:hAnsiTheme="minorHAnsi" w:cstheme="minorBidi"/>
          <w:color w:val="auto"/>
          <w:sz w:val="22"/>
          <w:szCs w:val="22"/>
        </w:rPr>
        <w:tab/>
      </w:r>
      <w:r w:rsidRPr="00ED676A">
        <w:t>Kod CPU i GPU?</w:t>
      </w:r>
      <w:r w:rsidRPr="00ED676A">
        <w:tab/>
      </w:r>
      <w:r w:rsidR="004D6143" w:rsidRPr="00ED676A">
        <w:fldChar w:fldCharType="begin"/>
      </w:r>
      <w:r w:rsidRPr="00ED676A">
        <w:instrText xml:space="preserve"> PAGEREF _Toc258787433 \h </w:instrText>
      </w:r>
      <w:r w:rsidR="004D6143" w:rsidRPr="00ED676A">
        <w:fldChar w:fldCharType="separate"/>
      </w:r>
      <w:r w:rsidRPr="00ED676A">
        <w:t>51</w:t>
      </w:r>
      <w:r w:rsidR="004D6143" w:rsidRPr="00ED676A">
        <w:fldChar w:fldCharType="end"/>
      </w:r>
    </w:p>
    <w:p w:rsidR="00FE168F" w:rsidRPr="00ED676A" w:rsidRDefault="004D6143" w:rsidP="00C04371">
      <w:pPr>
        <w:ind w:firstLine="0"/>
        <w:rPr>
          <w:color w:val="auto"/>
        </w:rPr>
      </w:pPr>
      <w:r w:rsidRPr="00ED676A">
        <w:rPr>
          <w:b/>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836D01" w:rsidRPr="00ED676A" w:rsidRDefault="004D6143">
      <w:pPr>
        <w:spacing w:after="200" w:line="276" w:lineRule="auto"/>
        <w:ind w:firstLine="0"/>
        <w:rPr>
          <w:color w:val="auto"/>
        </w:rPr>
      </w:pPr>
      <w:r w:rsidRPr="00ED676A">
        <w:rPr>
          <w:color w:val="auto"/>
        </w:rPr>
        <w:fldChar w:fldCharType="begin"/>
      </w:r>
      <w:r w:rsidR="00836D01" w:rsidRPr="00ED676A">
        <w:rPr>
          <w:color w:val="auto"/>
        </w:rPr>
        <w:instrText xml:space="preserve"> TOC \h \z \a "Rysunek" </w:instrText>
      </w:r>
      <w:r w:rsidRPr="00ED676A">
        <w:rPr>
          <w:color w:val="auto"/>
        </w:rPr>
        <w:fldChar w:fldCharType="separate"/>
      </w:r>
      <w:r w:rsidR="00836D01" w:rsidRPr="00ED676A">
        <w:rPr>
          <w:b/>
          <w:bCs/>
          <w:color w:val="auto"/>
        </w:rPr>
        <w:t>Nie można odnaleźć pozycji dla spisu ilustracji.</w:t>
      </w:r>
      <w:r w:rsidRPr="00ED676A">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D6143"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836D01" w:rsidRPr="00ED676A">
        <w:rPr>
          <w:b/>
          <w:bCs/>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Toc258787344"/>
      <w:bookmarkStart w:id="3" w:name="_Wstęp"/>
      <w:bookmarkEnd w:id="3"/>
      <w:r w:rsidRPr="00ED676A">
        <w:lastRenderedPageBreak/>
        <w:t>Wstęp</w:t>
      </w:r>
      <w:bookmarkEnd w:id="2"/>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2-3 lata temu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2"/>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ins w:id="4" w:author="romanjul" w:date="2010-04-14T16:35:00Z">
        <w:r w:rsidR="00DB63D4">
          <w:rPr>
            <w:rStyle w:val="FootnoteReference"/>
            <w:color w:val="auto"/>
          </w:rPr>
          <w:footnoteReference w:id="3"/>
        </w:r>
      </w:ins>
      <w:del w:id="7" w:author="romanjul" w:date="2010-04-14T16:34:00Z">
        <w:r w:rsidR="00B10B5D" w:rsidRPr="00ED676A" w:rsidDel="00DB63D4">
          <w:rPr>
            <w:color w:val="FF0000"/>
          </w:rPr>
          <w:delText>(na hoście)</w:delText>
        </w:r>
      </w:del>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Pr="00ED676A"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4"/>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6526E5" w:rsidRPr="00ED676A" w:rsidRDefault="006526E5" w:rsidP="00D6346F">
      <w:pPr>
        <w:rPr>
          <w:color w:val="auto"/>
        </w:rPr>
      </w:pPr>
    </w:p>
    <w:p w:rsidR="006526E5" w:rsidRPr="00ED676A" w:rsidRDefault="006526E5" w:rsidP="00D6346F">
      <w:pPr>
        <w:rPr>
          <w:color w:val="auto"/>
        </w:rPr>
      </w:pPr>
      <w:r w:rsidRPr="00ED676A">
        <w:rPr>
          <w:color w:val="auto"/>
        </w:rPr>
        <w:t>// do poniższego – dodac linki do rozdziałów i może pogrubic.</w:t>
      </w:r>
    </w:p>
    <w:p w:rsidR="006526E5" w:rsidRPr="00ED676A" w:rsidRDefault="00104C2F" w:rsidP="00D6346F">
      <w:pPr>
        <w:rPr>
          <w:color w:val="auto"/>
        </w:rPr>
      </w:pPr>
      <w:r w:rsidRPr="00ED676A">
        <w:rPr>
          <w:color w:val="auto"/>
        </w:rPr>
        <w:t xml:space="preserve">Powyższy </w:t>
      </w:r>
      <w:ins w:id="8" w:author="romanjul" w:date="2010-04-14T16:38:00Z">
        <w:r w:rsidR="00DB63D4">
          <w:rPr>
            <w:color w:val="auto"/>
          </w:rPr>
          <w:fldChar w:fldCharType="begin"/>
        </w:r>
        <w:r w:rsidR="00DB63D4">
          <w:rPr>
            <w:color w:val="auto"/>
          </w:rPr>
          <w:instrText xml:space="preserve"> HYPERLINK  \l "_Wstęp" </w:instrText>
        </w:r>
        <w:r w:rsidR="00DB63D4">
          <w:rPr>
            <w:color w:val="auto"/>
          </w:rPr>
        </w:r>
        <w:r w:rsidR="00DB63D4">
          <w:rPr>
            <w:color w:val="auto"/>
          </w:rPr>
          <w:fldChar w:fldCharType="separate"/>
        </w:r>
        <w:r w:rsidRPr="00DB63D4">
          <w:rPr>
            <w:rStyle w:val="Hyperlink"/>
          </w:rPr>
          <w:t>r</w:t>
        </w:r>
        <w:r w:rsidR="006526E5" w:rsidRPr="00DB63D4">
          <w:rPr>
            <w:rStyle w:val="Hyperlink"/>
          </w:rPr>
          <w:t>ozdział 1</w:t>
        </w:r>
        <w:r w:rsidR="00DB63D4">
          <w:rPr>
            <w:color w:val="auto"/>
          </w:rPr>
          <w:fldChar w:fldCharType="end"/>
        </w:r>
      </w:ins>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DB63D4" w:rsidP="00D6346F">
      <w:pPr>
        <w:rPr>
          <w:color w:val="auto"/>
        </w:rPr>
      </w:pPr>
      <w:ins w:id="9" w:author="romanjul" w:date="2010-04-14T16:40:00Z">
        <w:r>
          <w:rPr>
            <w:color w:val="auto"/>
          </w:rPr>
          <w:fldChar w:fldCharType="begin"/>
        </w:r>
        <w:r>
          <w:rPr>
            <w:color w:val="auto"/>
          </w:rPr>
          <w:instrText xml:space="preserve"> HYPERLINK  \l "_Równoległe_przetwarzanie_z" </w:instrText>
        </w:r>
        <w:r>
          <w:rPr>
            <w:color w:val="auto"/>
          </w:rPr>
        </w:r>
        <w:r>
          <w:rPr>
            <w:color w:val="auto"/>
          </w:rPr>
          <w:fldChar w:fldCharType="separate"/>
        </w:r>
        <w:r w:rsidR="00D1253A" w:rsidRPr="00DB63D4">
          <w:rPr>
            <w:rStyle w:val="Hyperlink"/>
          </w:rPr>
          <w:t>Rozdział 2</w:t>
        </w:r>
        <w:r>
          <w:rPr>
            <w:color w:val="auto"/>
          </w:rPr>
          <w:fldChar w:fldCharType="end"/>
        </w:r>
      </w:ins>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ins w:id="10" w:author="romanjul" w:date="2010-04-14T16:40:00Z">
        <w:r w:rsidR="00DB63D4">
          <w:rPr>
            <w:color w:val="auto"/>
          </w:rPr>
          <w:fldChar w:fldCharType="begin"/>
        </w:r>
        <w:r w:rsidR="00DB63D4">
          <w:rPr>
            <w:color w:val="auto"/>
          </w:rPr>
          <w:instrText xml:space="preserve"> HYPERLINK  \l "_Sztuczne_sieci_neuronowe" </w:instrText>
        </w:r>
        <w:r w:rsidR="00DB63D4">
          <w:rPr>
            <w:color w:val="auto"/>
          </w:rPr>
        </w:r>
        <w:r w:rsidR="00DB63D4">
          <w:rPr>
            <w:color w:val="auto"/>
          </w:rPr>
          <w:fldChar w:fldCharType="separate"/>
        </w:r>
        <w:r w:rsidRPr="00DB63D4">
          <w:rPr>
            <w:rStyle w:val="Hyperlink"/>
          </w:rPr>
          <w:t>rozdziale 3</w:t>
        </w:r>
        <w:r w:rsidR="00DB63D4">
          <w:rPr>
            <w:color w:val="auto"/>
          </w:rPr>
          <w:fldChar w:fldCharType="end"/>
        </w:r>
      </w:ins>
      <w:r w:rsidRPr="00ED676A">
        <w:rPr>
          <w:color w:val="auto"/>
        </w:rPr>
        <w:t>.</w:t>
      </w:r>
    </w:p>
    <w:p w:rsidR="00A33744" w:rsidRPr="00ED676A" w:rsidRDefault="00DB63D4" w:rsidP="00D6346F">
      <w:pPr>
        <w:rPr>
          <w:color w:val="auto"/>
        </w:rPr>
      </w:pPr>
      <w:ins w:id="11" w:author="romanjul" w:date="2010-04-14T16:40:00Z">
        <w:r>
          <w:rPr>
            <w:color w:val="auto"/>
          </w:rPr>
          <w:fldChar w:fldCharType="begin"/>
        </w:r>
        <w:r>
          <w:rPr>
            <w:color w:val="auto"/>
          </w:rPr>
          <w:instrText xml:space="preserve"> HYPERLINK  \l "_Implementacja_sztucznych_sieci" </w:instrText>
        </w:r>
        <w:r>
          <w:rPr>
            <w:color w:val="auto"/>
          </w:rPr>
        </w:r>
        <w:r>
          <w:rPr>
            <w:color w:val="auto"/>
          </w:rPr>
          <w:fldChar w:fldCharType="separate"/>
        </w:r>
        <w:r w:rsidR="003845B3" w:rsidRPr="00DB63D4">
          <w:rPr>
            <w:rStyle w:val="Hyperlink"/>
          </w:rPr>
          <w:t>Rozdział 4</w:t>
        </w:r>
        <w:r>
          <w:rPr>
            <w:color w:val="auto"/>
          </w:rPr>
          <w:fldChar w:fldCharType="end"/>
        </w:r>
      </w:ins>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ins w:id="12" w:author="romanjul" w:date="2010-04-14T16:40:00Z">
        <w:r w:rsidR="00DB63D4">
          <w:rPr>
            <w:color w:val="auto"/>
          </w:rPr>
          <w:fldChar w:fldCharType="begin"/>
        </w:r>
        <w:r w:rsidR="00DB63D4">
          <w:rPr>
            <w:color w:val="auto"/>
          </w:rPr>
          <w:instrText xml:space="preserve"> HYPERLINK  \l "_Biblioteka_CNL" </w:instrText>
        </w:r>
        <w:r w:rsidR="00DB63D4">
          <w:rPr>
            <w:color w:val="auto"/>
          </w:rPr>
        </w:r>
        <w:r w:rsidR="00DB63D4">
          <w:rPr>
            <w:color w:val="auto"/>
          </w:rPr>
          <w:fldChar w:fldCharType="separate"/>
        </w:r>
        <w:r w:rsidR="00287868" w:rsidRPr="00DB63D4">
          <w:rPr>
            <w:rStyle w:val="Hyperlink"/>
          </w:rPr>
          <w:t>rozdziałowi 5</w:t>
        </w:r>
        <w:r w:rsidR="00DB63D4">
          <w:rPr>
            <w:color w:val="auto"/>
          </w:rPr>
          <w:fldChar w:fldCharType="end"/>
        </w:r>
      </w:ins>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ins w:id="13" w:author="romanjul" w:date="2010-04-14T16:41:00Z">
        <w:r w:rsidR="00DB63D4">
          <w:rPr>
            <w:color w:val="auto"/>
          </w:rPr>
          <w:fldChar w:fldCharType="begin"/>
        </w:r>
        <w:r w:rsidR="00DB63D4">
          <w:rPr>
            <w:color w:val="auto"/>
          </w:rPr>
          <w:instrText xml:space="preserve"> HYPERLINK  \l "_Wnioski/spostrzeżenia" </w:instrText>
        </w:r>
        <w:r w:rsidR="00DB63D4">
          <w:rPr>
            <w:color w:val="auto"/>
          </w:rPr>
        </w:r>
        <w:r w:rsidR="00DB63D4">
          <w:rPr>
            <w:color w:val="auto"/>
          </w:rPr>
          <w:fldChar w:fldCharType="separate"/>
        </w:r>
        <w:r w:rsidRPr="00DB63D4">
          <w:rPr>
            <w:rStyle w:val="Hyperlink"/>
          </w:rPr>
          <w:t>rozdzia</w:t>
        </w:r>
        <w:r w:rsidR="00DB63D4">
          <w:rPr>
            <w:rStyle w:val="Hyperlink"/>
          </w:rPr>
          <w:t>le</w:t>
        </w:r>
        <w:r w:rsidRPr="00DB63D4">
          <w:rPr>
            <w:rStyle w:val="Hyperlink"/>
          </w:rPr>
          <w:t xml:space="preserve"> 6</w:t>
        </w:r>
        <w:r w:rsidR="00DB63D4">
          <w:rPr>
            <w:color w:val="auto"/>
          </w:rPr>
          <w:fldChar w:fldCharType="end"/>
        </w:r>
      </w:ins>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DB63D4" w:rsidP="009B1F79">
      <w:pPr>
        <w:spacing w:after="200" w:line="276" w:lineRule="auto"/>
        <w:rPr>
          <w:color w:val="auto"/>
        </w:rPr>
      </w:pPr>
      <w:ins w:id="14" w:author="romanjul" w:date="2010-04-14T16:41:00Z">
        <w:r>
          <w:rPr>
            <w:color w:val="auto"/>
          </w:rPr>
          <w:fldChar w:fldCharType="begin"/>
        </w:r>
        <w:r>
          <w:rPr>
            <w:color w:val="auto"/>
          </w:rPr>
          <w:instrText xml:space="preserve"> HYPERLINK  \l "_Zakończenie" </w:instrText>
        </w:r>
        <w:r>
          <w:rPr>
            <w:color w:val="auto"/>
          </w:rPr>
        </w:r>
        <w:r>
          <w:rPr>
            <w:color w:val="auto"/>
          </w:rPr>
          <w:fldChar w:fldCharType="separate"/>
        </w:r>
        <w:r w:rsidR="00B41834" w:rsidRPr="00DB63D4">
          <w:rPr>
            <w:rStyle w:val="Hyperlink"/>
          </w:rPr>
          <w:t>Rozdział 7</w:t>
        </w:r>
        <w:r>
          <w:rPr>
            <w:color w:val="auto"/>
          </w:rPr>
          <w:fldChar w:fldCharType="end"/>
        </w:r>
      </w:ins>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lastRenderedPageBreak/>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Pr="00ED676A" w:rsidRDefault="00B1719E" w:rsidP="00B1719E">
      <w:pPr>
        <w:rPr>
          <w:color w:val="auto"/>
        </w:rPr>
      </w:pPr>
      <w:r w:rsidRPr="00ED676A">
        <w:rPr>
          <w:color w:val="auto"/>
        </w:rPr>
        <w:t>Słowniczek pojęć?</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15" w:name="_Toc258787345"/>
      <w:bookmarkStart w:id="16" w:name="_Równoległe_przetwarzanie_z"/>
      <w:bookmarkEnd w:id="16"/>
      <w:r w:rsidRPr="00ED676A">
        <w:lastRenderedPageBreak/>
        <w:t>Równoległe przetwarzanie z zastosowaniem GPU</w:t>
      </w:r>
      <w:bookmarkEnd w:id="15"/>
    </w:p>
    <w:p w:rsidR="00B06BB3" w:rsidRPr="00ED676A" w:rsidRDefault="004D1D16" w:rsidP="00B06BB3">
      <w:pPr>
        <w:rPr>
          <w:color w:val="auto"/>
        </w:rPr>
      </w:pPr>
      <w:r w:rsidRPr="00ED676A">
        <w:rPr>
          <w:color w:val="auto"/>
        </w:rPr>
        <w:t xml:space="preserve">Możliwość użycia kart graficznych do zastosowań zarezerwowanych dotychczas dla </w:t>
      </w:r>
      <w:r w:rsidR="00B06BB3" w:rsidRPr="00ED676A">
        <w:rPr>
          <w:color w:val="auto"/>
        </w:rPr>
        <w:t xml:space="preserve">procesorów CPU pojawiła się </w:t>
      </w:r>
      <w:r w:rsidR="00283F42" w:rsidRPr="00ED676A">
        <w:rPr>
          <w:color w:val="auto"/>
        </w:rPr>
        <w:t>stosunkowo</w:t>
      </w:r>
      <w:r w:rsidR="00B06BB3" w:rsidRPr="00ED676A">
        <w:rPr>
          <w:color w:val="auto"/>
        </w:rPr>
        <w:t xml:space="preserve"> niedawno – około 2</w:t>
      </w:r>
      <w:r w:rsidR="00D271F9" w:rsidRPr="00ED676A">
        <w:rPr>
          <w:color w:val="auto"/>
        </w:rPr>
        <w:t>-3</w:t>
      </w:r>
      <w:r w:rsidR="00B06BB3" w:rsidRPr="00ED676A">
        <w:rPr>
          <w:color w:val="auto"/>
        </w:rPr>
        <w:t xml:space="preserve"> lata temu, kiedy NVIDIA zaprezentowała technologię CUDA</w:t>
      </w:r>
      <w:r w:rsidR="004456A1">
        <w:rPr>
          <w:rStyle w:val="FootnoteReference"/>
          <w:color w:val="auto"/>
        </w:rPr>
        <w:footnoteReference w:id="6"/>
      </w:r>
      <w:r w:rsidR="00B06BB3" w:rsidRPr="00ED676A">
        <w:rPr>
          <w:color w:val="auto"/>
        </w:rPr>
        <w:t xml:space="preserve">, a ATI stworzyło technologię Stream. </w:t>
      </w:r>
      <w:r w:rsidR="002E2F36" w:rsidRPr="00ED676A">
        <w:rPr>
          <w:color w:val="auto"/>
        </w:rPr>
        <w:t>Stało się to możliwe,</w:t>
      </w:r>
      <w:r w:rsidR="00637749" w:rsidRPr="00ED676A">
        <w:rPr>
          <w:color w:val="auto"/>
        </w:rPr>
        <w:t xml:space="preserve"> gdy w kartach tych producentów do potoku renderującego</w:t>
      </w:r>
      <w:r w:rsidR="00AE3D5B" w:rsidRPr="00ED676A">
        <w:rPr>
          <w:rStyle w:val="FootnoteReference"/>
          <w:color w:val="auto"/>
        </w:rPr>
        <w:footnoteReference w:id="7"/>
      </w:r>
      <w:r w:rsidR="00506452" w:rsidRPr="00ED676A">
        <w:rPr>
          <w:color w:val="auto"/>
        </w:rPr>
        <w:t xml:space="preserve"> dodano programowaln</w:t>
      </w:r>
      <w:r w:rsidR="008264A6" w:rsidRPr="00ED676A">
        <w:rPr>
          <w:color w:val="auto"/>
        </w:rPr>
        <w:t>e etapy, które mogą zostać wykorzystane do wykonywania funkcji niezwiązanych z przetwarzaniem grafiki.</w:t>
      </w:r>
    </w:p>
    <w:p w:rsidR="00637749" w:rsidRPr="00ED676A" w:rsidRDefault="00637749" w:rsidP="00B06BB3">
      <w:pPr>
        <w:rPr>
          <w:color w:val="auto"/>
        </w:rPr>
      </w:pP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Heading2"/>
      </w:pPr>
      <w:bookmarkStart w:id="17" w:name="_Toc258787346"/>
      <w:r w:rsidRPr="00ED676A">
        <w:t>Jednostki obliczeniowe GPU</w:t>
      </w:r>
      <w:bookmarkEnd w:id="17"/>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FootnoteReference"/>
        </w:rPr>
        <w:footnoteReference w:id="8"/>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9"/>
      </w:r>
      <w:r w:rsidR="0056009C" w:rsidRPr="00ED676A">
        <w:t>.</w:t>
      </w:r>
      <w:r w:rsidR="00367958" w:rsidRPr="00ED676A">
        <w:t xml:space="preserve"> W kolejnych latach</w:t>
      </w:r>
      <w:ins w:id="18" w:author="romanjul" w:date="2010-04-14T16:48:00Z">
        <w:r w:rsidR="004B16FA">
          <w:t>, napędzane wymaganiami rynk</w:t>
        </w:r>
      </w:ins>
      <w:ins w:id="19" w:author="romanjul" w:date="2010-04-14T16:49:00Z">
        <w:r w:rsidR="004B16FA">
          <w:t>u, firmy produkujące chipsety graficzne tworzyły coraz szybsze karty GPU, a</w:t>
        </w:r>
      </w:ins>
      <w:r w:rsidR="00367958" w:rsidRPr="00ED676A">
        <w:t xml:space="preserve"> </w:t>
      </w:r>
      <w:r w:rsidR="006D308C" w:rsidRPr="00ED676A">
        <w:t xml:space="preserve">wzrost </w:t>
      </w:r>
      <w:del w:id="20" w:author="romanjul" w:date="2010-04-14T16:49:00Z">
        <w:r w:rsidR="00334251" w:rsidRPr="00ED676A" w:rsidDel="004B16FA">
          <w:delText xml:space="preserve">prędkości </w:delText>
        </w:r>
      </w:del>
      <w:ins w:id="21" w:author="romanjul" w:date="2010-04-14T16:49:00Z">
        <w:r w:rsidR="004B16FA">
          <w:t>wydajnoś</w:t>
        </w:r>
      </w:ins>
      <w:ins w:id="22" w:author="romanjul" w:date="2010-04-14T16:50:00Z">
        <w:r w:rsidR="004B16FA">
          <w:t xml:space="preserve">ci </w:t>
        </w:r>
      </w:ins>
      <w:r w:rsidR="00334251" w:rsidRPr="00ED676A">
        <w:t>kart graficznych</w:t>
      </w:r>
      <w:r w:rsidR="006D308C" w:rsidRPr="00ED676A">
        <w:t xml:space="preserve"> był zdecydowanie szybszy niż wzrost wydajności CPU</w:t>
      </w:r>
      <w:ins w:id="23" w:author="romanjul" w:date="2010-04-14T16:50:00Z">
        <w:r w:rsidR="004B16FA">
          <w:t xml:space="preserve">. </w:t>
        </w:r>
      </w:ins>
      <w:del w:id="24" w:author="romanjul" w:date="2010-04-14T16:50:00Z">
        <w:r w:rsidR="006D308C" w:rsidRPr="00ED676A" w:rsidDel="004B16FA">
          <w:delText xml:space="preserve"> - o</w:delText>
        </w:r>
      </w:del>
      <w:ins w:id="25" w:author="romanjul" w:date="2010-04-14T16:50:00Z">
        <w:r w:rsidR="004B16FA">
          <w:t>O</w:t>
        </w:r>
      </w:ins>
      <w:r w:rsidR="006D308C" w:rsidRPr="00ED676A">
        <w:t>becnie najszybsze</w:t>
      </w:r>
      <w:r w:rsidR="00ED676A" w:rsidRPr="00ED676A">
        <w:t xml:space="preserve"> procesory</w:t>
      </w:r>
      <w:r w:rsidR="006D308C" w:rsidRPr="00ED676A">
        <w:t xml:space="preserve"> </w:t>
      </w:r>
      <w:del w:id="26" w:author="romanjul" w:date="2010-04-14T16:50:00Z">
        <w:r w:rsidR="006D308C" w:rsidRPr="00ED676A" w:rsidDel="004B16FA">
          <w:delText xml:space="preserve">GPU </w:delText>
        </w:r>
      </w:del>
      <w:ins w:id="27" w:author="romanjul" w:date="2010-04-14T16:50:00Z">
        <w:r w:rsidR="004B16FA">
          <w:t>C</w:t>
        </w:r>
        <w:r w:rsidR="004B16FA" w:rsidRPr="00ED676A">
          <w:t xml:space="preserve">PU </w:t>
        </w:r>
      </w:ins>
      <w:r w:rsidR="006D308C" w:rsidRPr="00ED676A">
        <w:t>mają wydajność ok. 100</w:t>
      </w:r>
      <w:del w:id="28" w:author="romanjul" w:date="2010-04-14T16:50:00Z">
        <w:r w:rsidR="006D308C" w:rsidRPr="00ED676A" w:rsidDel="004B16FA">
          <w:delText>0</w:delText>
        </w:r>
      </w:del>
      <w:r w:rsidR="006D308C" w:rsidRPr="00ED676A">
        <w:t xml:space="preserve"> GigaFlops</w:t>
      </w:r>
      <w:r w:rsidR="00ED676A" w:rsidRPr="00ED676A">
        <w:rPr>
          <w:rStyle w:val="FootnoteReference"/>
        </w:rPr>
        <w:footnoteReference w:id="10"/>
      </w:r>
      <w:r w:rsidR="006D308C" w:rsidRPr="00ED676A">
        <w:t xml:space="preserve">, a najszybsze </w:t>
      </w:r>
      <w:ins w:id="29" w:author="romanjul" w:date="2010-04-14T16:50:00Z">
        <w:r w:rsidR="004B16FA">
          <w:t>G</w:t>
        </w:r>
      </w:ins>
      <w:del w:id="30" w:author="romanjul" w:date="2010-04-14T16:50:00Z">
        <w:r w:rsidR="00ED676A" w:rsidRPr="00ED676A" w:rsidDel="004B16FA">
          <w:delText>C</w:delText>
        </w:r>
      </w:del>
      <w:r w:rsidR="00ED676A" w:rsidRPr="00ED676A">
        <w:t xml:space="preserve">PU </w:t>
      </w:r>
      <w:ins w:id="31" w:author="romanjul" w:date="2010-04-14T16:50:00Z">
        <w:r w:rsidR="004B16FA">
          <w:t xml:space="preserve">osiągają </w:t>
        </w:r>
      </w:ins>
      <w:r w:rsidR="00ED676A" w:rsidRPr="00ED676A">
        <w:t>ok. 100</w:t>
      </w:r>
      <w:ins w:id="32" w:author="romanjul" w:date="2010-04-14T16:51:00Z">
        <w:r w:rsidR="004B16FA">
          <w:t>0</w:t>
        </w:r>
      </w:ins>
      <w:r w:rsidR="00ED676A" w:rsidRPr="00ED676A">
        <w:t xml:space="preserve"> GigaFlops</w:t>
      </w:r>
      <w:ins w:id="33" w:author="romanjul" w:date="2010-04-14T16:52:00Z">
        <w:r w:rsidR="00FC3756">
          <w:t>, mają dziesiątki rdzeni i zapewniają dużą możliwość zrównoleglania operacji</w:t>
        </w:r>
      </w:ins>
      <w:r w:rsidR="00ED676A" w:rsidRPr="00ED676A">
        <w:t>.</w:t>
      </w:r>
      <w:r w:rsidR="00196FEF">
        <w:t xml:space="preserve"> </w:t>
      </w:r>
    </w:p>
    <w:p w:rsidR="00AB5FC0" w:rsidRPr="00ED676A" w:rsidRDefault="00196FEF" w:rsidP="006467A4">
      <w:r>
        <w:lastRenderedPageBreak/>
        <w:t xml:space="preserve">Oprócz </w:t>
      </w:r>
      <w:r w:rsidR="00A82589">
        <w:t xml:space="preserve">wzrostu wydajności, w kartach graficznych pojawiła się możliwość programowania pewnych etapów </w:t>
      </w:r>
      <w:r w:rsidR="00264720">
        <w:t>renderowania - shadery</w:t>
      </w:r>
      <w:r w:rsidR="00264720">
        <w:rPr>
          <w:rStyle w:val="FootnoteReference"/>
        </w:rPr>
        <w:footnoteReference w:id="11"/>
      </w:r>
      <w:r w:rsidR="00264720">
        <w:t xml:space="preserve">. które umożliwiają </w:t>
      </w:r>
      <w:r w:rsidR="00F57567">
        <w:t xml:space="preserve">m.in. </w:t>
      </w:r>
      <w:r w:rsidR="00264720">
        <w:t>programową m</w:t>
      </w:r>
      <w:r w:rsidR="00F57567">
        <w:t>odyfikację sposobów cieniowania lub</w:t>
      </w:r>
      <w:r w:rsidR="00264720">
        <w:t xml:space="preserve"> </w:t>
      </w:r>
      <w:r w:rsidR="00F57567">
        <w:t xml:space="preserve">określania kolorów pikseli. </w:t>
      </w:r>
      <w:r w:rsidR="00075498">
        <w:t xml:space="preserve">Wkrótce potem pojawiły się technologie umożliwiające wykonywanie obliczeń nie-graficznych </w:t>
      </w:r>
      <w:r w:rsidR="004456A1">
        <w:t>na GPU</w:t>
      </w:r>
      <w:ins w:id="34" w:author="romanjul" w:date="2010-04-14T16:42:00Z">
        <w:r w:rsidR="004B16FA">
          <w:t xml:space="preserve">, opisane w rozdziale </w:t>
        </w:r>
      </w:ins>
      <w:del w:id="35" w:author="romanjul" w:date="2010-04-14T16:42:00Z">
        <w:r w:rsidR="00085BED" w:rsidDel="004B16FA">
          <w:delText>.</w:delText>
        </w:r>
      </w:del>
      <w:ins w:id="36" w:author="romanjul" w:date="2010-04-14T16:42:00Z">
        <w:r w:rsidR="004B16FA">
          <w:fldChar w:fldCharType="begin"/>
        </w:r>
        <w:r w:rsidR="004B16FA">
          <w:instrText xml:space="preserve"> HYPERLINK  \l "_Technologie_GPGPU" </w:instrText>
        </w:r>
        <w:r w:rsidR="004B16FA">
          <w:fldChar w:fldCharType="separate"/>
        </w:r>
        <w:r w:rsidR="004B16FA" w:rsidRPr="004B16FA">
          <w:rPr>
            <w:rStyle w:val="Hyperlink"/>
          </w:rPr>
          <w:t>Technologie GPGPU</w:t>
        </w:r>
        <w:r w:rsidR="004B16FA">
          <w:fldChar w:fldCharType="end"/>
        </w:r>
        <w:r w:rsidR="004B16FA">
          <w:t>.</w:t>
        </w:r>
      </w:ins>
    </w:p>
    <w:p w:rsidR="006467A4" w:rsidRPr="00ED676A" w:rsidRDefault="006467A4" w:rsidP="006467A4"/>
    <w:p w:rsidR="006467A4" w:rsidRPr="00ED676A" w:rsidRDefault="006467A4" w:rsidP="006467A4"/>
    <w:moveFromRangeStart w:id="37" w:author="romanjul" w:date="2010-04-14T19:12:00Z" w:name="move259035667"/>
    <w:p w:rsidR="00B10B5D" w:rsidRPr="00ED676A" w:rsidDel="00040CD8" w:rsidRDefault="004D6143" w:rsidP="00B10B5D">
      <w:moveFrom w:id="38" w:author="romanjul" w:date="2010-04-14T19:12:00Z">
        <w:r w:rsidDel="00040CD8">
          <w:fldChar w:fldCharType="begin"/>
        </w:r>
        <w:r w:rsidDel="00040CD8">
          <w:instrText>HYPERLINK "http://www.behardware.com/articles/659-2/nvidia-cuda-preview.html"</w:instrText>
        </w:r>
        <w:r w:rsidDel="00040CD8">
          <w:fldChar w:fldCharType="separate"/>
        </w:r>
        <w:r w:rsidR="00B10B5D" w:rsidRPr="00ED676A" w:rsidDel="00040CD8">
          <w:rPr>
            <w:rStyle w:val="Hyperlink"/>
          </w:rPr>
          <w:t>http://www.behardware.com/articles/659-2/nvidia-cuda-preview.html</w:t>
        </w:r>
        <w:r w:rsidDel="00040CD8">
          <w:fldChar w:fldCharType="end"/>
        </w:r>
        <w:r w:rsidR="00B10B5D" w:rsidRPr="00ED676A" w:rsidDel="00040CD8">
          <w:t xml:space="preserve"> (obrazek)</w:t>
        </w:r>
      </w:moveFrom>
    </w:p>
    <w:moveFromRangeEnd w:id="37"/>
    <w:p w:rsidR="00B10B5D" w:rsidRPr="00ED676A" w:rsidRDefault="00B10B5D" w:rsidP="00B10B5D"/>
    <w:p w:rsidR="006705C9" w:rsidRPr="00ED676A" w:rsidDel="00040CD8" w:rsidRDefault="008B5404" w:rsidP="008B5404">
      <w:pPr>
        <w:rPr>
          <w:color w:val="auto"/>
        </w:rPr>
      </w:pPr>
      <w:moveFromRangeStart w:id="39" w:author="romanjul" w:date="2010-04-14T19:12:00Z" w:name="move259035697"/>
      <w:moveFrom w:id="40" w:author="romanjul" w:date="2010-04-14T19:12:00Z">
        <w:r w:rsidRPr="00ED676A" w:rsidDel="00040CD8">
          <w:rPr>
            <w:color w:val="auto"/>
          </w:rPr>
          <w:t>Napisz, ze aktualnie popularne są nvidia, ati, Intel, VIA. Te 2 pierwsze mogą być używane do GPGPU.</w:t>
        </w:r>
      </w:moveFrom>
    </w:p>
    <w:moveFromRangeEnd w:id="39"/>
    <w:p w:rsidR="00E31C25" w:rsidRPr="00ED676A" w:rsidDel="00040CD8" w:rsidRDefault="00E31C25" w:rsidP="008B5404">
      <w:pPr>
        <w:rPr>
          <w:del w:id="41" w:author="romanjul" w:date="2010-04-14T19:12:00Z"/>
          <w:color w:val="auto"/>
        </w:rPr>
      </w:pPr>
      <w:del w:id="42" w:author="romanjul" w:date="2010-04-14T19:12:00Z">
        <w:r w:rsidRPr="00ED676A" w:rsidDel="00040CD8">
          <w:rPr>
            <w:color w:val="auto"/>
          </w:rPr>
          <w:delText xml:space="preserve">Maja duza </w:delText>
        </w:r>
        <w:r w:rsidR="004A3B7B" w:rsidRPr="00ED676A" w:rsidDel="00040CD8">
          <w:rPr>
            <w:color w:val="auto"/>
          </w:rPr>
          <w:delText xml:space="preserve">przepustowość pamięci i </w:delText>
        </w:r>
        <w:r w:rsidR="0072218F" w:rsidRPr="00ED676A" w:rsidDel="00040CD8">
          <w:rPr>
            <w:color w:val="auto"/>
          </w:rPr>
          <w:delText>prędkość obliczen.</w:delText>
        </w:r>
      </w:del>
    </w:p>
    <w:p w:rsidR="0072218F" w:rsidRPr="00ED676A" w:rsidRDefault="009B1F79" w:rsidP="009B1F79">
      <w:pPr>
        <w:pStyle w:val="Heading3"/>
      </w:pPr>
      <w:bookmarkStart w:id="43" w:name="_Toc258787348"/>
      <w:r w:rsidRPr="00ED676A">
        <w:t>Różnice między CPU a GPU</w:t>
      </w:r>
      <w:bookmarkEnd w:id="43"/>
    </w:p>
    <w:p w:rsidR="00FC3756" w:rsidRDefault="0072218F" w:rsidP="0072218F">
      <w:pPr>
        <w:rPr>
          <w:ins w:id="44" w:author="romanjul" w:date="2010-04-14T16:59:00Z"/>
          <w:color w:val="auto"/>
        </w:rPr>
      </w:pPr>
      <w:r w:rsidRPr="00ED676A">
        <w:rPr>
          <w:color w:val="auto"/>
        </w:rPr>
        <w:t xml:space="preserve"> </w:t>
      </w:r>
      <w:ins w:id="45" w:author="romanjul" w:date="2010-04-14T16:58:00Z">
        <w:r w:rsidR="00FC3756">
          <w:rPr>
            <w:color w:val="auto"/>
          </w:rPr>
          <w:t>Poniżej zamieszczon</w:t>
        </w:r>
      </w:ins>
      <w:ins w:id="46" w:author="romanjul" w:date="2010-04-14T16:59:00Z">
        <w:r w:rsidR="00FC3756">
          <w:rPr>
            <w:color w:val="auto"/>
          </w:rPr>
          <w:t>a</w:t>
        </w:r>
      </w:ins>
      <w:ins w:id="47" w:author="romanjul" w:date="2010-04-14T16:58:00Z">
        <w:r w:rsidR="00FC3756">
          <w:rPr>
            <w:color w:val="auto"/>
          </w:rPr>
          <w:t xml:space="preserve"> jest </w:t>
        </w:r>
      </w:ins>
      <w:ins w:id="48" w:author="romanjul" w:date="2010-04-14T16:59:00Z">
        <w:r w:rsidR="00FC3756">
          <w:rPr>
            <w:color w:val="auto"/>
          </w:rPr>
          <w:t>ilustracja przedstawiająca porównanie budowy obu rodzajów procesorów.</w:t>
        </w:r>
      </w:ins>
    </w:p>
    <w:p w:rsidR="00FC3756" w:rsidRDefault="00545DBE" w:rsidP="0072218F">
      <w:pPr>
        <w:rPr>
          <w:ins w:id="49" w:author="romanjul" w:date="2010-04-14T16:58:00Z"/>
          <w:color w:val="auto"/>
        </w:rPr>
      </w:pPr>
      <w:ins w:id="50" w:author="romanjul" w:date="2010-04-14T17:22:00Z">
        <w:r>
          <w:rPr>
            <w:noProof/>
            <w:color w:val="auto"/>
            <w:lang w:val="en-US" w:eastAsia="en-US"/>
          </w:rPr>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ins>
    </w:p>
    <w:p w:rsidR="00FC3756" w:rsidRDefault="00FC3756" w:rsidP="0072218F">
      <w:pPr>
        <w:rPr>
          <w:ins w:id="51" w:author="romanjul" w:date="2010-04-14T17:25:00Z"/>
          <w:color w:val="auto"/>
        </w:rPr>
      </w:pPr>
      <w:ins w:id="52" w:author="romanjul" w:date="2010-04-14T16:57:00Z">
        <w:r>
          <w:rPr>
            <w:color w:val="auto"/>
          </w:rPr>
          <w:t xml:space="preserve"> </w:t>
        </w:r>
      </w:ins>
      <w:ins w:id="53" w:author="romanjul" w:date="2010-04-14T17:25:00Z">
        <w:r w:rsidR="00545DBE">
          <w:rPr>
            <w:color w:val="auto"/>
          </w:rPr>
          <w:t xml:space="preserve">Obraz z </w:t>
        </w:r>
        <w:r w:rsidR="00545DBE">
          <w:rPr>
            <w:rStyle w:val="FootnoteReference"/>
            <w:color w:val="auto"/>
          </w:rPr>
          <w:footnoteReference w:id="12"/>
        </w:r>
      </w:ins>
    </w:p>
    <w:p w:rsidR="00545DBE" w:rsidRDefault="00545DBE" w:rsidP="0072218F">
      <w:pPr>
        <w:rPr>
          <w:ins w:id="55" w:author="romanjul" w:date="2010-04-14T16:55:00Z"/>
          <w:color w:val="auto"/>
        </w:rPr>
      </w:pPr>
      <w:ins w:id="56" w:author="romanjul" w:date="2010-04-14T17:27:00Z">
        <w:r>
          <w:rPr>
            <w:color w:val="auto"/>
          </w:rPr>
          <w:t>Budowa procesorów graficznych różni się znacząco od budowy CPU. Jest to związane z zadaniami, do których są wykorzystywane.  GPU zawiera wiele ALU</w:t>
        </w:r>
        <w:r>
          <w:rPr>
            <w:rStyle w:val="FootnoteReference"/>
            <w:color w:val="auto"/>
          </w:rPr>
          <w:footnoteReference w:id="13"/>
        </w:r>
      </w:ins>
      <w:ins w:id="61" w:author="romanjul" w:date="2010-04-14T17:31:00Z">
        <w:r>
          <w:rPr>
            <w:color w:val="auto"/>
          </w:rPr>
          <w:t xml:space="preserve"> oraz </w:t>
        </w:r>
        <w:r>
          <w:rPr>
            <w:color w:val="auto"/>
          </w:rPr>
          <w:lastRenderedPageBreak/>
          <w:t>FPU</w:t>
        </w:r>
        <w:r>
          <w:rPr>
            <w:rStyle w:val="FootnoteReference"/>
            <w:color w:val="auto"/>
          </w:rPr>
          <w:footnoteReference w:id="14"/>
        </w:r>
      </w:ins>
      <w:ins w:id="66" w:author="romanjul" w:date="2010-04-14T17:33:00Z">
        <w:r w:rsidR="002C6A1F">
          <w:rPr>
            <w:color w:val="auto"/>
          </w:rPr>
          <w:t>, ponieważ jest dosto</w:t>
        </w:r>
      </w:ins>
      <w:ins w:id="67" w:author="romanjul" w:date="2010-04-14T17:34:00Z">
        <w:r w:rsidR="002C6A1F">
          <w:rPr>
            <w:color w:val="auto"/>
          </w:rPr>
          <w:t xml:space="preserve">sowany do </w:t>
        </w:r>
      </w:ins>
      <w:ins w:id="68" w:author="romanjul" w:date="2010-04-14T17:35:00Z">
        <w:r w:rsidR="002C6A1F">
          <w:rPr>
            <w:color w:val="auto"/>
          </w:rPr>
          <w:t>rozwiązywania zadań</w:t>
        </w:r>
      </w:ins>
      <w:ins w:id="69" w:author="romanjul" w:date="2010-04-14T17:34:00Z">
        <w:r w:rsidR="002C6A1F">
          <w:rPr>
            <w:color w:val="auto"/>
          </w:rPr>
          <w:t>, które m</w:t>
        </w:r>
      </w:ins>
      <w:ins w:id="70" w:author="romanjul" w:date="2010-04-14T17:35:00Z">
        <w:r w:rsidR="002C6A1F">
          <w:rPr>
            <w:color w:val="auto"/>
          </w:rPr>
          <w:t>ogą być łatwo zrównoleglone – podobne operacje s</w:t>
        </w:r>
      </w:ins>
      <w:ins w:id="71" w:author="romanjul" w:date="2010-04-14T17:36:00Z">
        <w:r w:rsidR="002C6A1F">
          <w:rPr>
            <w:color w:val="auto"/>
          </w:rPr>
          <w:t xml:space="preserve">ą wykonywane dużej ilości danych. Właśnie tego typu operacje są </w:t>
        </w:r>
      </w:ins>
      <w:ins w:id="72" w:author="romanjul" w:date="2010-04-14T17:37:00Z">
        <w:r w:rsidR="002C6A1F">
          <w:rPr>
            <w:color w:val="auto"/>
          </w:rPr>
          <w:t xml:space="preserve">wykonywane przy renderowaniu obrazu – te same instrukcje są używane do przekształceń na wielu tysiącach lub milionach pikseli, tekseli </w:t>
        </w:r>
      </w:ins>
      <w:ins w:id="73" w:author="romanjul" w:date="2010-04-14T17:38:00Z">
        <w:r w:rsidR="002C6A1F">
          <w:rPr>
            <w:color w:val="auto"/>
          </w:rPr>
          <w:t xml:space="preserve">lub wierzchołków. Z drugiej strony, przy przekształceniach graficznych nie </w:t>
        </w:r>
      </w:ins>
      <w:ins w:id="74" w:author="romanjul" w:date="2010-04-14T17:39:00Z">
        <w:r w:rsidR="002C6A1F">
          <w:rPr>
            <w:color w:val="auto"/>
          </w:rPr>
          <w:t xml:space="preserve">jest wymagana zaawansowana kontrola przepływu </w:t>
        </w:r>
      </w:ins>
      <w:ins w:id="75" w:author="romanjul" w:date="2010-04-14T17:44:00Z">
        <w:r w:rsidR="0043571C">
          <w:rPr>
            <w:color w:val="auto"/>
          </w:rPr>
          <w:t>sterowania</w:t>
        </w:r>
        <w:r w:rsidR="0043571C">
          <w:rPr>
            <w:rStyle w:val="FootnoteReference"/>
            <w:color w:val="auto"/>
          </w:rPr>
          <w:footnoteReference w:id="15"/>
        </w:r>
      </w:ins>
      <w:ins w:id="79" w:author="romanjul" w:date="2010-04-14T17:46:00Z">
        <w:r w:rsidR="0043571C">
          <w:rPr>
            <w:color w:val="auto"/>
          </w:rPr>
          <w:t xml:space="preserve">, a </w:t>
        </w:r>
      </w:ins>
      <w:ins w:id="80" w:author="romanjul" w:date="2010-04-14T17:47:00Z">
        <w:r w:rsidR="0043571C">
          <w:rPr>
            <w:color w:val="auto"/>
          </w:rPr>
          <w:t>ilość pamięci cache jest ograniczona do minimum.</w:t>
        </w:r>
      </w:ins>
      <w:ins w:id="81" w:author="romanjul" w:date="2010-04-14T17:48:00Z">
        <w:r w:rsidR="0043571C">
          <w:rPr>
            <w:color w:val="auto"/>
          </w:rPr>
          <w:t xml:space="preserve"> Ilość wątków</w:t>
        </w:r>
      </w:ins>
      <w:ins w:id="82" w:author="romanjul" w:date="2010-04-14T17:49:00Z">
        <w:r w:rsidR="0043571C">
          <w:rPr>
            <w:color w:val="auto"/>
          </w:rPr>
          <w:t xml:space="preserve"> uruchomionych</w:t>
        </w:r>
      </w:ins>
      <w:ins w:id="83" w:author="romanjul" w:date="2010-04-14T17:59:00Z">
        <w:r w:rsidR="005F5A6C">
          <w:rPr>
            <w:color w:val="auto"/>
          </w:rPr>
          <w:t xml:space="preserve"> w </w:t>
        </w:r>
      </w:ins>
      <w:ins w:id="84" w:author="romanjul" w:date="2010-04-14T18:00:00Z">
        <w:r w:rsidR="005F5A6C">
          <w:rPr>
            <w:color w:val="auto"/>
          </w:rPr>
          <w:t xml:space="preserve">danym momencie na GPU jest bardzo duża, jednak narzut przy ich tworzeniu i kasowaniu jest bardzo mały, w związku z czym </w:t>
        </w:r>
      </w:ins>
      <w:ins w:id="85" w:author="romanjul" w:date="2010-04-14T18:01:00Z">
        <w:r w:rsidR="005F5A6C">
          <w:rPr>
            <w:color w:val="auto"/>
          </w:rPr>
          <w:t>programy wykonywan</w:t>
        </w:r>
      </w:ins>
      <w:ins w:id="86" w:author="romanjul" w:date="2010-04-14T18:02:00Z">
        <w:r w:rsidR="005F5A6C">
          <w:rPr>
            <w:color w:val="auto"/>
          </w:rPr>
          <w:t>e</w:t>
        </w:r>
      </w:ins>
      <w:ins w:id="87" w:author="romanjul" w:date="2010-04-14T18:01:00Z">
        <w:r w:rsidR="005F5A6C">
          <w:rPr>
            <w:color w:val="auto"/>
          </w:rPr>
          <w:t xml:space="preserve"> przez </w:t>
        </w:r>
      </w:ins>
      <w:ins w:id="88" w:author="romanjul" w:date="2010-04-14T18:02:00Z">
        <w:r w:rsidR="005F5A6C">
          <w:rPr>
            <w:color w:val="auto"/>
          </w:rPr>
          <w:t>nie często są krótkie</w:t>
        </w:r>
      </w:ins>
      <w:ins w:id="89" w:author="romanjul" w:date="2010-04-14T18:01:00Z">
        <w:r w:rsidR="005F5A6C">
          <w:rPr>
            <w:color w:val="auto"/>
          </w:rPr>
          <w:t>.</w:t>
        </w:r>
      </w:ins>
    </w:p>
    <w:p w:rsidR="009B1F79" w:rsidRPr="00ED676A" w:rsidDel="00040CD8" w:rsidRDefault="0072218F" w:rsidP="0072218F">
      <w:pPr>
        <w:rPr>
          <w:del w:id="90" w:author="romanjul" w:date="2010-04-14T19:13:00Z"/>
          <w:color w:val="auto"/>
        </w:rPr>
      </w:pPr>
      <w:del w:id="91" w:author="romanjul" w:date="2010-04-14T17:52:00Z">
        <w:r w:rsidRPr="00ED676A" w:rsidDel="0043571C">
          <w:rPr>
            <w:color w:val="auto"/>
          </w:rPr>
          <w:delText xml:space="preserve">// </w:delText>
        </w:r>
        <w:r w:rsidR="009B1F79" w:rsidRPr="00ED676A" w:rsidDel="0043571C">
          <w:rPr>
            <w:color w:val="auto"/>
          </w:rPr>
          <w:delText xml:space="preserve">Czym sie różnią rdzenie CPU od rdzeni GPU. </w:delText>
        </w:r>
      </w:del>
      <w:del w:id="92" w:author="romanjul" w:date="2010-04-14T19:13:00Z">
        <w:r w:rsidR="009B1F79" w:rsidRPr="00ED676A" w:rsidDel="00040CD8">
          <w:rPr>
            <w:color w:val="auto"/>
          </w:rPr>
          <w:delText>Czym sie różnią wątki CPU od wątków GPU (lightweight)</w:delText>
        </w:r>
        <w:r w:rsidRPr="00ED676A" w:rsidDel="00040CD8">
          <w:rPr>
            <w:color w:val="auto"/>
          </w:rPr>
          <w:delText>.</w:delText>
        </w:r>
      </w:del>
    </w:p>
    <w:p w:rsidR="0072218F" w:rsidRPr="00ED676A" w:rsidDel="00040CD8" w:rsidRDefault="0072218F" w:rsidP="0072218F">
      <w:pPr>
        <w:rPr>
          <w:del w:id="93" w:author="romanjul" w:date="2010-04-14T19:13:00Z"/>
          <w:color w:val="auto"/>
        </w:rPr>
      </w:pPr>
      <w:del w:id="94" w:author="romanjul" w:date="2010-04-14T19:13:00Z">
        <w:r w:rsidRPr="00ED676A" w:rsidDel="00040CD8">
          <w:rPr>
            <w:color w:val="auto"/>
          </w:rPr>
          <w:delText>To, ze musi być bardzo duzo watkow na raz (tym wiecej, im lepsza karta graficzna).</w:delText>
        </w:r>
      </w:del>
    </w:p>
    <w:p w:rsidR="00BC2198" w:rsidRPr="00ED676A" w:rsidDel="00040CD8" w:rsidRDefault="00BC2198" w:rsidP="0072218F">
      <w:pPr>
        <w:rPr>
          <w:del w:id="95" w:author="romanjul" w:date="2010-04-14T19:13:00Z"/>
          <w:color w:val="auto"/>
        </w:rPr>
      </w:pPr>
      <w:del w:id="96" w:author="romanjul" w:date="2010-04-14T19:13:00Z">
        <w:r w:rsidRPr="00ED676A" w:rsidDel="00040CD8">
          <w:rPr>
            <w:color w:val="auto"/>
          </w:rPr>
          <w:delText>Musza być odpowiednie sposoby dostępu do pamięci</w:delText>
        </w:r>
      </w:del>
    </w:p>
    <w:p w:rsidR="00377087" w:rsidRDefault="00BC2198" w:rsidP="0072218F">
      <w:pPr>
        <w:rPr>
          <w:ins w:id="97" w:author="romanjul" w:date="2010-04-14T18:07:00Z"/>
          <w:color w:val="auto"/>
        </w:rPr>
      </w:pPr>
      <w:moveFromRangeStart w:id="98" w:author="romanjul" w:date="2010-04-14T19:11:00Z" w:name="move259035602"/>
      <w:moveFrom w:id="99" w:author="romanjul" w:date="2010-04-14T19:11:00Z">
        <w:r w:rsidRPr="00ED676A" w:rsidDel="00040CD8">
          <w:rPr>
            <w:color w:val="auto"/>
          </w:rPr>
          <w:t>W ram jest tylko 1 rodzaj pamięci (cache są niejawne). Tu jest wiecej rodzajow pamięci – przez to trzeba się bardziej zastanawiac nad projektem.</w:t>
        </w:r>
      </w:moveFrom>
      <w:moveFromRangeEnd w:id="98"/>
    </w:p>
    <w:p w:rsidR="00377087" w:rsidRDefault="00377087" w:rsidP="0072218F">
      <w:pPr>
        <w:rPr>
          <w:ins w:id="100" w:author="romanjul" w:date="2010-04-14T18:07:00Z"/>
          <w:color w:val="auto"/>
        </w:rPr>
      </w:pPr>
    </w:p>
    <w:p w:rsidR="00377087" w:rsidRPr="00ED676A" w:rsidRDefault="00377087" w:rsidP="0072218F">
      <w:pPr>
        <w:rPr>
          <w:color w:val="auto"/>
        </w:rPr>
      </w:pPr>
    </w:p>
    <w:p w:rsidR="009B1F79" w:rsidRPr="00ED676A" w:rsidDel="005F5A6C" w:rsidRDefault="009B1F79" w:rsidP="009B1F79">
      <w:pPr>
        <w:pStyle w:val="Heading3"/>
      </w:pPr>
      <w:bookmarkStart w:id="101" w:name="_Toc258787349"/>
      <w:moveFromRangeStart w:id="102" w:author="romanjul" w:date="2010-04-14T17:58:00Z" w:name="move259031265"/>
      <w:moveFrom w:id="103" w:author="romanjul" w:date="2010-04-14T17:58:00Z">
        <w:r w:rsidRPr="00ED676A" w:rsidDel="005F5A6C">
          <w:t>Model architektury GPU</w:t>
        </w:r>
        <w:bookmarkEnd w:id="101"/>
      </w:moveFrom>
    </w:p>
    <w:p w:rsidR="00322C7C" w:rsidRPr="00ED676A" w:rsidDel="005F5A6C" w:rsidRDefault="00322C7C" w:rsidP="00322C7C">
      <w:pPr>
        <w:rPr>
          <w:color w:val="auto"/>
        </w:rPr>
      </w:pPr>
      <w:moveFrom w:id="104" w:author="romanjul" w:date="2010-04-14T17:58:00Z">
        <w:r w:rsidRPr="00ED676A" w:rsidDel="005F5A6C">
          <w:rPr>
            <w:color w:val="auto"/>
          </w:rPr>
          <w:t>// (czy SIMD czy PRAM).</w:t>
        </w:r>
      </w:moveFrom>
    </w:p>
    <w:p w:rsidR="009B1F79" w:rsidRPr="00ED676A" w:rsidRDefault="009B1F79" w:rsidP="009B1F79">
      <w:pPr>
        <w:pStyle w:val="Heading3"/>
      </w:pPr>
      <w:bookmarkStart w:id="105" w:name="_Toc258787350"/>
      <w:moveFromRangeEnd w:id="102"/>
      <w:r w:rsidRPr="00ED676A">
        <w:lastRenderedPageBreak/>
        <w:t>Struktura pamięci GPU</w:t>
      </w:r>
      <w:bookmarkEnd w:id="105"/>
    </w:p>
    <w:p w:rsidR="00377087" w:rsidRPr="00377087" w:rsidRDefault="00377087" w:rsidP="00377087">
      <w:pPr>
        <w:spacing w:line="240" w:lineRule="auto"/>
        <w:ind w:firstLine="0"/>
        <w:jc w:val="center"/>
        <w:rPr>
          <w:ins w:id="106" w:author="romanjul" w:date="2010-04-14T18:08:00Z"/>
          <w:color w:val="auto"/>
          <w:lang w:val="en-US" w:eastAsia="en-US"/>
        </w:rPr>
      </w:pPr>
      <w:ins w:id="107" w:author="romanjul" w:date="2010-04-14T18:08:00Z">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ins>
    </w:p>
    <w:p w:rsidR="00377087" w:rsidRDefault="00377087" w:rsidP="00322C7C">
      <w:pPr>
        <w:rPr>
          <w:ins w:id="108" w:author="romanjul" w:date="2010-04-14T18:09:00Z"/>
          <w:color w:val="auto"/>
        </w:rPr>
      </w:pPr>
      <w:ins w:id="109" w:author="romanjul" w:date="2010-04-14T18:09:00Z">
        <w:r>
          <w:rPr>
            <w:color w:val="auto"/>
          </w:rPr>
          <w:t xml:space="preserve">Obraz z </w:t>
        </w:r>
        <w:r>
          <w:rPr>
            <w:color w:val="auto"/>
          </w:rPr>
          <w:fldChar w:fldCharType="begin"/>
        </w:r>
        <w:r>
          <w:rPr>
            <w:color w:val="auto"/>
          </w:rPr>
          <w:instrText xml:space="preserve"> HYPERLINK "</w:instrText>
        </w:r>
        <w:r w:rsidRPr="00377087">
          <w:rPr>
            <w:color w:val="auto"/>
          </w:rPr>
          <w:instrText>http://ixbtlabs.com/articles3/video/cuda-1-p5.html</w:instrText>
        </w:r>
        <w:r>
          <w:rPr>
            <w:color w:val="auto"/>
          </w:rPr>
          <w:instrText xml:space="preserve">" </w:instrText>
        </w:r>
        <w:r>
          <w:rPr>
            <w:color w:val="auto"/>
          </w:rPr>
          <w:fldChar w:fldCharType="separate"/>
        </w:r>
        <w:r w:rsidRPr="00681963">
          <w:rPr>
            <w:rStyle w:val="Hyperlink"/>
          </w:rPr>
          <w:t>http://ixbtlabs.com/articles3/video/cuda-1-p5.html</w:t>
        </w:r>
        <w:r>
          <w:rPr>
            <w:color w:val="auto"/>
          </w:rPr>
          <w:fldChar w:fldCharType="end"/>
        </w:r>
      </w:ins>
    </w:p>
    <w:p w:rsidR="00377087" w:rsidRDefault="00377087" w:rsidP="00322C7C">
      <w:pPr>
        <w:rPr>
          <w:ins w:id="110" w:author="romanjul" w:date="2010-04-14T18:09:00Z"/>
          <w:color w:val="auto"/>
        </w:rPr>
      </w:pPr>
    </w:p>
    <w:p w:rsidR="00377087" w:rsidRDefault="00377087" w:rsidP="00322C7C">
      <w:pPr>
        <w:rPr>
          <w:ins w:id="111" w:author="romanjul" w:date="2010-04-14T18:24:00Z"/>
          <w:color w:val="auto"/>
        </w:rPr>
      </w:pPr>
      <w:ins w:id="112" w:author="romanjul" w:date="2010-04-14T18:09:00Z">
        <w:r>
          <w:rPr>
            <w:color w:val="auto"/>
          </w:rPr>
          <w:t xml:space="preserve">Na powyższej ilustracji pokazany </w:t>
        </w:r>
      </w:ins>
      <w:ins w:id="113" w:author="romanjul" w:date="2010-04-14T18:10:00Z">
        <w:r>
          <w:rPr>
            <w:color w:val="auto"/>
          </w:rPr>
          <w:t xml:space="preserve">jest model ficzycznej struktury oraz pamięci </w:t>
        </w:r>
      </w:ins>
      <w:ins w:id="114" w:author="romanjul" w:date="2010-04-14T18:11:00Z">
        <w:r w:rsidR="00801814">
          <w:rPr>
            <w:color w:val="auto"/>
          </w:rPr>
          <w:t>nowoczesne</w:t>
        </w:r>
      </w:ins>
      <w:ins w:id="115" w:author="romanjul" w:date="2010-04-14T19:02:00Z">
        <w:r w:rsidR="00801814">
          <w:rPr>
            <w:color w:val="auto"/>
          </w:rPr>
          <w:t>j</w:t>
        </w:r>
      </w:ins>
      <w:ins w:id="116" w:author="romanjul" w:date="2010-04-14T18:11:00Z">
        <w:r>
          <w:rPr>
            <w:color w:val="auto"/>
          </w:rPr>
          <w:t xml:space="preserve"> </w:t>
        </w:r>
      </w:ins>
      <w:ins w:id="117" w:author="romanjul" w:date="2010-04-14T19:02:00Z">
        <w:r w:rsidR="00801814">
          <w:rPr>
            <w:color w:val="auto"/>
          </w:rPr>
          <w:t>karty graficznej</w:t>
        </w:r>
      </w:ins>
      <w:ins w:id="118" w:author="romanjul" w:date="2010-04-14T18:11:00Z">
        <w:r>
          <w:rPr>
            <w:color w:val="auto"/>
          </w:rPr>
          <w:t xml:space="preserve"> firmy NVIDIA. </w:t>
        </w:r>
      </w:ins>
      <w:ins w:id="119" w:author="romanjul" w:date="2010-04-14T18:12:00Z">
        <w:r>
          <w:rPr>
            <w:color w:val="auto"/>
          </w:rPr>
          <w:t>Zawiera on</w:t>
        </w:r>
      </w:ins>
      <w:ins w:id="120" w:author="romanjul" w:date="2010-04-14T19:02:00Z">
        <w:r w:rsidR="00801814">
          <w:rPr>
            <w:color w:val="auto"/>
          </w:rPr>
          <w:t>a</w:t>
        </w:r>
      </w:ins>
      <w:ins w:id="121" w:author="romanjul" w:date="2010-04-14T18:12:00Z">
        <w:r>
          <w:rPr>
            <w:color w:val="auto"/>
          </w:rPr>
          <w:t xml:space="preserve"> od kilku do kilkudziesięciu </w:t>
        </w:r>
      </w:ins>
      <w:ins w:id="122" w:author="romanjul" w:date="2010-04-14T18:13:00Z">
        <w:r>
          <w:rPr>
            <w:color w:val="auto"/>
          </w:rPr>
          <w:t>multiprocesorów</w:t>
        </w:r>
        <w:r>
          <w:rPr>
            <w:rStyle w:val="FootnoteReference"/>
            <w:color w:val="auto"/>
          </w:rPr>
          <w:footnoteReference w:id="16"/>
        </w:r>
      </w:ins>
      <w:ins w:id="125" w:author="romanjul" w:date="2010-04-14T18:15:00Z">
        <w:r w:rsidR="00FC0181">
          <w:rPr>
            <w:color w:val="auto"/>
          </w:rPr>
          <w:t xml:space="preserve">, </w:t>
        </w:r>
      </w:ins>
      <w:ins w:id="126" w:author="romanjul" w:date="2010-04-14T18:16:00Z">
        <w:r w:rsidR="00FC0181">
          <w:rPr>
            <w:color w:val="auto"/>
          </w:rPr>
          <w:t xml:space="preserve">pamięć globalną oraz niewielką pamięć </w:t>
        </w:r>
      </w:ins>
      <w:ins w:id="127" w:author="romanjul" w:date="2010-04-14T18:17:00Z">
        <w:r w:rsidR="00FC0181">
          <w:rPr>
            <w:color w:val="auto"/>
          </w:rPr>
          <w:t>constant. W każdym multiprocesor</w:t>
        </w:r>
      </w:ins>
      <w:ins w:id="128" w:author="romanjul" w:date="2010-04-14T18:18:00Z">
        <w:r w:rsidR="00FC0181">
          <w:rPr>
            <w:color w:val="auto"/>
          </w:rPr>
          <w:t>ze znajduje się 8 procesorów skalarnych</w:t>
        </w:r>
        <w:r w:rsidR="00FC0181">
          <w:rPr>
            <w:rStyle w:val="FootnoteReference"/>
            <w:color w:val="auto"/>
          </w:rPr>
          <w:footnoteReference w:id="17"/>
        </w:r>
      </w:ins>
      <w:ins w:id="130" w:author="romanjul" w:date="2010-04-14T18:19:00Z">
        <w:r w:rsidR="00FC0181">
          <w:rPr>
            <w:color w:val="auto"/>
          </w:rPr>
          <w:t xml:space="preserve">, pamięć dzieloną, cache tekstur oraz cache </w:t>
        </w:r>
      </w:ins>
      <w:ins w:id="131" w:author="romanjul" w:date="2010-04-14T18:20:00Z">
        <w:r w:rsidR="00FC0181">
          <w:rPr>
            <w:color w:val="auto"/>
          </w:rPr>
          <w:t xml:space="preserve">pamięci constant. Pojedynczy procesor skalarny zawiera </w:t>
        </w:r>
      </w:ins>
      <w:ins w:id="132" w:author="romanjul" w:date="2010-04-14T18:21:00Z">
        <w:r w:rsidR="00FC0181">
          <w:rPr>
            <w:color w:val="auto"/>
          </w:rPr>
          <w:t>pewną ilość rejestrów, a jego zadaniem jest wykonywani</w:t>
        </w:r>
      </w:ins>
      <w:ins w:id="133" w:author="romanjul" w:date="2010-04-14T18:22:00Z">
        <w:r w:rsidR="00FC0181">
          <w:rPr>
            <w:color w:val="auto"/>
          </w:rPr>
          <w:t xml:space="preserve">e operacji arytmetycznych. </w:t>
        </w:r>
      </w:ins>
      <w:ins w:id="134" w:author="romanjul" w:date="2010-04-14T18:23:00Z">
        <w:r w:rsidR="00FC0181">
          <w:rPr>
            <w:color w:val="auto"/>
          </w:rPr>
          <w:t xml:space="preserve">Każdy </w:t>
        </w:r>
      </w:ins>
      <w:ins w:id="135" w:author="romanjul" w:date="2010-04-14T18:24:00Z">
        <w:r w:rsidR="00FC0181">
          <w:rPr>
            <w:color w:val="auto"/>
          </w:rPr>
          <w:t>z rodzajów pa</w:t>
        </w:r>
        <w:r w:rsidR="00946811">
          <w:rPr>
            <w:color w:val="auto"/>
          </w:rPr>
          <w:t>mięci ma specyficzne przeznaczenie:</w:t>
        </w:r>
      </w:ins>
    </w:p>
    <w:p w:rsidR="00946811" w:rsidRDefault="00946811" w:rsidP="00946811">
      <w:pPr>
        <w:pStyle w:val="ListParagraph"/>
        <w:numPr>
          <w:ilvl w:val="0"/>
          <w:numId w:val="17"/>
        </w:numPr>
        <w:rPr>
          <w:ins w:id="136" w:author="romanjul" w:date="2010-04-14T18:38:00Z"/>
          <w:color w:val="auto"/>
        </w:rPr>
        <w:pPrChange w:id="137" w:author="romanjul" w:date="2010-04-14T18:24:00Z">
          <w:pPr/>
        </w:pPrChange>
      </w:pPr>
      <w:ins w:id="138" w:author="romanjul" w:date="2010-04-14T18:25:00Z">
        <w:r>
          <w:rPr>
            <w:color w:val="auto"/>
          </w:rPr>
          <w:t xml:space="preserve">Pamięć globalna </w:t>
        </w:r>
      </w:ins>
      <w:ins w:id="139" w:author="romanjul" w:date="2010-04-14T18:26:00Z">
        <w:r>
          <w:rPr>
            <w:color w:val="auto"/>
          </w:rPr>
          <w:t>–</w:t>
        </w:r>
      </w:ins>
      <w:ins w:id="140" w:author="romanjul" w:date="2010-04-14T18:25:00Z">
        <w:r>
          <w:rPr>
            <w:color w:val="auto"/>
          </w:rPr>
          <w:t xml:space="preserve"> </w:t>
        </w:r>
      </w:ins>
      <w:ins w:id="141" w:author="romanjul" w:date="2010-04-14T18:29:00Z">
        <w:r>
          <w:rPr>
            <w:color w:val="auto"/>
          </w:rPr>
          <w:t>ma ona wielkość od kilkuset MB do 4</w:t>
        </w:r>
      </w:ins>
      <w:ins w:id="142" w:author="romanjul" w:date="2010-04-14T18:34:00Z">
        <w:r>
          <w:rPr>
            <w:color w:val="auto"/>
          </w:rPr>
          <w:t xml:space="preserve"> </w:t>
        </w:r>
      </w:ins>
      <w:ins w:id="143" w:author="romanjul" w:date="2010-04-14T18:29:00Z">
        <w:r>
          <w:rPr>
            <w:color w:val="auto"/>
          </w:rPr>
          <w:t>GB, jest</w:t>
        </w:r>
      </w:ins>
      <w:ins w:id="144" w:author="romanjul" w:date="2010-04-14T18:30:00Z">
        <w:r>
          <w:rPr>
            <w:color w:val="auto"/>
          </w:rPr>
          <w:t xml:space="preserve"> </w:t>
        </w:r>
      </w:ins>
      <w:ins w:id="145" w:author="romanjul" w:date="2010-04-14T18:26:00Z">
        <w:r>
          <w:rPr>
            <w:color w:val="auto"/>
          </w:rPr>
          <w:t>dostępna dla wszystkich wątków</w:t>
        </w:r>
      </w:ins>
      <w:ins w:id="146" w:author="romanjul" w:date="2010-04-14T18:30:00Z">
        <w:r>
          <w:rPr>
            <w:color w:val="auto"/>
          </w:rPr>
          <w:t>.</w:t>
        </w:r>
      </w:ins>
      <w:ins w:id="147" w:author="romanjul" w:date="2010-04-14T18:31:00Z">
        <w:r>
          <w:rPr>
            <w:color w:val="auto"/>
          </w:rPr>
          <w:t xml:space="preserve"> Jej przepustowość wynosi do 100GB/s</w:t>
        </w:r>
      </w:ins>
      <w:ins w:id="148" w:author="romanjul" w:date="2010-04-14T18:32:00Z">
        <w:r>
          <w:rPr>
            <w:color w:val="auto"/>
          </w:rPr>
          <w:t>, ale opóźnienie przy dostępie wynosi kilkase</w:t>
        </w:r>
      </w:ins>
      <w:ins w:id="149" w:author="romanjul" w:date="2010-04-14T18:33:00Z">
        <w:r>
          <w:rPr>
            <w:color w:val="auto"/>
          </w:rPr>
          <w:t>t cykli zegara, więc zaleca się minimalizowanie używania tej pamięci w programach.</w:t>
        </w:r>
      </w:ins>
    </w:p>
    <w:p w:rsidR="006003FF" w:rsidRDefault="006003FF" w:rsidP="00946811">
      <w:pPr>
        <w:pStyle w:val="ListParagraph"/>
        <w:numPr>
          <w:ilvl w:val="0"/>
          <w:numId w:val="17"/>
        </w:numPr>
        <w:rPr>
          <w:ins w:id="150" w:author="romanjul" w:date="2010-04-14T18:45:00Z"/>
          <w:color w:val="auto"/>
        </w:rPr>
        <w:pPrChange w:id="151" w:author="romanjul" w:date="2010-04-14T18:24:00Z">
          <w:pPr/>
        </w:pPrChange>
      </w:pPr>
      <w:ins w:id="152" w:author="romanjul" w:date="2010-04-14T18:38:00Z">
        <w:r>
          <w:rPr>
            <w:color w:val="auto"/>
          </w:rPr>
          <w:t xml:space="preserve">Pamięć constant </w:t>
        </w:r>
      </w:ins>
      <w:ins w:id="153" w:author="romanjul" w:date="2010-04-14T18:39:00Z">
        <w:r>
          <w:rPr>
            <w:color w:val="auto"/>
          </w:rPr>
          <w:t>–</w:t>
        </w:r>
      </w:ins>
      <w:ins w:id="154" w:author="romanjul" w:date="2010-04-14T18:38:00Z">
        <w:r>
          <w:rPr>
            <w:color w:val="auto"/>
          </w:rPr>
          <w:t xml:space="preserve"> </w:t>
        </w:r>
      </w:ins>
      <w:ins w:id="155" w:author="romanjul" w:date="2010-04-14T18:40:00Z">
        <w:r>
          <w:rPr>
            <w:color w:val="auto"/>
          </w:rPr>
          <w:t xml:space="preserve">niewielka (64 KB) </w:t>
        </w:r>
      </w:ins>
      <w:ins w:id="156" w:author="romanjul" w:date="2010-04-14T18:39:00Z">
        <w:r>
          <w:rPr>
            <w:color w:val="auto"/>
          </w:rPr>
          <w:t>pamięć zapisywana przed uruchomieniem wszystkich operacji na GPU</w:t>
        </w:r>
      </w:ins>
      <w:ins w:id="157" w:author="romanjul" w:date="2010-04-14T18:40:00Z">
        <w:r>
          <w:rPr>
            <w:color w:val="auto"/>
          </w:rPr>
          <w:t xml:space="preserve">, zapis do niej nie jest </w:t>
        </w:r>
        <w:r>
          <w:rPr>
            <w:color w:val="auto"/>
          </w:rPr>
          <w:lastRenderedPageBreak/>
          <w:t xml:space="preserve">później możliwy. Każdy multiprocesor </w:t>
        </w:r>
      </w:ins>
      <w:ins w:id="158" w:author="romanjul" w:date="2010-04-14T18:41:00Z">
        <w:r>
          <w:rPr>
            <w:color w:val="auto"/>
          </w:rPr>
          <w:t xml:space="preserve">zawiera 8KB cache pamięci constant. </w:t>
        </w:r>
      </w:ins>
      <w:ins w:id="159" w:author="romanjul" w:date="2010-04-14T18:43:00Z">
        <w:r>
          <w:rPr>
            <w:color w:val="auto"/>
          </w:rPr>
          <w:t xml:space="preserve">Ten rodzaj pamięci jest używany, jeśli </w:t>
        </w:r>
      </w:ins>
      <w:ins w:id="160" w:author="romanjul" w:date="2010-04-14T18:44:00Z">
        <w:r>
          <w:rPr>
            <w:color w:val="auto"/>
          </w:rPr>
          <w:t>są pewne często używane dane, które nie są zmieniane w trakcie działania operacji na GPU.</w:t>
        </w:r>
      </w:ins>
    </w:p>
    <w:p w:rsidR="00DC7DCB" w:rsidRDefault="00DC7DCB" w:rsidP="00946811">
      <w:pPr>
        <w:pStyle w:val="ListParagraph"/>
        <w:numPr>
          <w:ilvl w:val="0"/>
          <w:numId w:val="17"/>
        </w:numPr>
        <w:rPr>
          <w:ins w:id="161" w:author="romanjul" w:date="2010-04-14T18:33:00Z"/>
          <w:color w:val="auto"/>
        </w:rPr>
        <w:pPrChange w:id="162" w:author="romanjul" w:date="2010-04-14T18:24:00Z">
          <w:pPr/>
        </w:pPrChange>
      </w:pPr>
      <w:ins w:id="163" w:author="romanjul" w:date="2010-04-14T18:45:00Z">
        <w:r>
          <w:rPr>
            <w:color w:val="auto"/>
          </w:rPr>
          <w:t>Pamięć lokalna</w:t>
        </w:r>
      </w:ins>
      <w:ins w:id="164" w:author="romanjul" w:date="2010-04-14T18:46:00Z">
        <w:r>
          <w:rPr>
            <w:color w:val="auto"/>
          </w:rPr>
          <w:t xml:space="preserve"> – w tej pamięci znajdują się </w:t>
        </w:r>
      </w:ins>
      <w:ins w:id="165" w:author="romanjul" w:date="2010-04-14T18:47:00Z">
        <w:r>
          <w:rPr>
            <w:color w:val="auto"/>
          </w:rPr>
          <w:t>parametry wywołania funkcji GPU</w:t>
        </w:r>
      </w:ins>
      <w:ins w:id="166" w:author="romanjul" w:date="2010-04-14T18:56:00Z">
        <w:r w:rsidR="00801814">
          <w:rPr>
            <w:color w:val="auto"/>
          </w:rPr>
          <w:t>, lub zmienne lokalne (jeśli brakuje rejestrów</w:t>
        </w:r>
      </w:ins>
      <w:ins w:id="167" w:author="romanjul" w:date="2010-04-14T18:57:00Z">
        <w:r w:rsidR="00801814">
          <w:rPr>
            <w:color w:val="auto"/>
          </w:rPr>
          <w:t>)</w:t>
        </w:r>
      </w:ins>
      <w:ins w:id="168" w:author="romanjul" w:date="2010-04-14T18:47:00Z">
        <w:r>
          <w:rPr>
            <w:color w:val="auto"/>
          </w:rPr>
          <w:t>.</w:t>
        </w:r>
      </w:ins>
    </w:p>
    <w:p w:rsidR="006003FF" w:rsidRDefault="00946811" w:rsidP="00946811">
      <w:pPr>
        <w:pStyle w:val="ListParagraph"/>
        <w:numPr>
          <w:ilvl w:val="0"/>
          <w:numId w:val="17"/>
        </w:numPr>
        <w:rPr>
          <w:ins w:id="169" w:author="romanjul" w:date="2010-04-14T18:38:00Z"/>
          <w:color w:val="auto"/>
        </w:rPr>
        <w:pPrChange w:id="170" w:author="romanjul" w:date="2010-04-14T18:24:00Z">
          <w:pPr/>
        </w:pPrChange>
      </w:pPr>
      <w:ins w:id="171" w:author="romanjul" w:date="2010-04-14T18:33:00Z">
        <w:r>
          <w:rPr>
            <w:color w:val="auto"/>
          </w:rPr>
          <w:t xml:space="preserve">Pamięć dzielona </w:t>
        </w:r>
      </w:ins>
      <w:ins w:id="172" w:author="romanjul" w:date="2010-04-14T18:34:00Z">
        <w:r w:rsidR="006003FF">
          <w:rPr>
            <w:color w:val="auto"/>
          </w:rPr>
          <w:t>–</w:t>
        </w:r>
      </w:ins>
      <w:ins w:id="173" w:author="romanjul" w:date="2010-04-14T18:33:00Z">
        <w:r>
          <w:rPr>
            <w:color w:val="auto"/>
          </w:rPr>
          <w:t xml:space="preserve"> </w:t>
        </w:r>
      </w:ins>
      <w:ins w:id="174" w:author="romanjul" w:date="2010-04-14T18:34:00Z">
        <w:r w:rsidR="006003FF">
          <w:rPr>
            <w:color w:val="auto"/>
          </w:rPr>
          <w:t xml:space="preserve">znajduje się na </w:t>
        </w:r>
      </w:ins>
      <w:ins w:id="175" w:author="romanjul" w:date="2010-04-14T18:35:00Z">
        <w:r w:rsidR="006003FF">
          <w:rPr>
            <w:color w:val="auto"/>
          </w:rPr>
          <w:t xml:space="preserve">każdym multiprocesorze, ma wielkość 16-48 KB. </w:t>
        </w:r>
      </w:ins>
      <w:ins w:id="176" w:author="romanjul" w:date="2010-04-14T18:37:00Z">
        <w:r w:rsidR="006003FF">
          <w:rPr>
            <w:color w:val="auto"/>
          </w:rPr>
          <w:t xml:space="preserve">Może być używana jako cache pamięci globalnej, lub jako sposób komunikacji między wątkami w </w:t>
        </w:r>
      </w:ins>
      <w:ins w:id="177" w:author="romanjul" w:date="2010-04-14T18:38:00Z">
        <w:r w:rsidR="006003FF">
          <w:rPr>
            <w:color w:val="auto"/>
          </w:rPr>
          <w:t>danym multiprocesorze.</w:t>
        </w:r>
      </w:ins>
    </w:p>
    <w:p w:rsidR="00946811" w:rsidRDefault="006003FF" w:rsidP="00946811">
      <w:pPr>
        <w:pStyle w:val="ListParagraph"/>
        <w:numPr>
          <w:ilvl w:val="0"/>
          <w:numId w:val="17"/>
        </w:numPr>
        <w:rPr>
          <w:ins w:id="178" w:author="romanjul" w:date="2010-04-14T18:51:00Z"/>
          <w:color w:val="auto"/>
        </w:rPr>
        <w:pPrChange w:id="179" w:author="romanjul" w:date="2010-04-14T18:24:00Z">
          <w:pPr/>
        </w:pPrChange>
      </w:pPr>
      <w:ins w:id="180" w:author="romanjul" w:date="2010-04-14T18:35:00Z">
        <w:r>
          <w:rPr>
            <w:color w:val="auto"/>
          </w:rPr>
          <w:t xml:space="preserve"> </w:t>
        </w:r>
      </w:ins>
      <w:ins w:id="181" w:author="romanjul" w:date="2010-04-14T18:48:00Z">
        <w:r w:rsidR="00DC7DCB">
          <w:rPr>
            <w:color w:val="auto"/>
          </w:rPr>
          <w:t>Pami</w:t>
        </w:r>
      </w:ins>
      <w:ins w:id="182" w:author="romanjul" w:date="2010-04-14T18:49:00Z">
        <w:r w:rsidR="00DC7DCB">
          <w:rPr>
            <w:color w:val="auto"/>
          </w:rPr>
          <w:t xml:space="preserve">ęć teksturowa </w:t>
        </w:r>
      </w:ins>
      <w:ins w:id="183" w:author="romanjul" w:date="2010-04-14T18:50:00Z">
        <w:r w:rsidR="00DC7DCB">
          <w:rPr>
            <w:color w:val="auto"/>
          </w:rPr>
          <w:t>–</w:t>
        </w:r>
      </w:ins>
      <w:ins w:id="184" w:author="romanjul" w:date="2010-04-14T18:49:00Z">
        <w:r w:rsidR="00DC7DCB">
          <w:rPr>
            <w:color w:val="auto"/>
          </w:rPr>
          <w:t xml:space="preserve"> </w:t>
        </w:r>
      </w:ins>
      <w:ins w:id="185" w:author="romanjul" w:date="2010-04-14T18:50:00Z">
        <w:r w:rsidR="00DC7DCB">
          <w:rPr>
            <w:color w:val="auto"/>
          </w:rPr>
          <w:t xml:space="preserve">jest to pamięć cache (w każdym multiprocesorze), specjalny rodzaj pamięci mapowany na </w:t>
        </w:r>
      </w:ins>
      <w:ins w:id="186" w:author="romanjul" w:date="2010-04-14T18:51:00Z">
        <w:r w:rsidR="00DC7DCB">
          <w:rPr>
            <w:color w:val="auto"/>
          </w:rPr>
          <w:t>pamięć globalną.</w:t>
        </w:r>
      </w:ins>
    </w:p>
    <w:p w:rsidR="00DC7DCB" w:rsidRDefault="00DC7DCB" w:rsidP="00946811">
      <w:pPr>
        <w:pStyle w:val="ListParagraph"/>
        <w:numPr>
          <w:ilvl w:val="0"/>
          <w:numId w:val="17"/>
        </w:numPr>
        <w:rPr>
          <w:ins w:id="187" w:author="romanjul" w:date="2010-04-14T18:59:00Z"/>
          <w:color w:val="auto"/>
        </w:rPr>
        <w:pPrChange w:id="188" w:author="romanjul" w:date="2010-04-14T18:24:00Z">
          <w:pPr/>
        </w:pPrChange>
      </w:pPr>
      <w:ins w:id="189" w:author="romanjul" w:date="2010-04-14T18:51:00Z">
        <w:r>
          <w:rPr>
            <w:color w:val="auto"/>
          </w:rPr>
          <w:t xml:space="preserve">Rejestry – </w:t>
        </w:r>
      </w:ins>
      <w:ins w:id="190" w:author="romanjul" w:date="2010-04-14T18:55:00Z">
        <w:r w:rsidR="00801814">
          <w:rPr>
            <w:color w:val="auto"/>
          </w:rPr>
          <w:t xml:space="preserve">bardzo szybki rodzaj pamięci, są </w:t>
        </w:r>
      </w:ins>
      <w:ins w:id="191" w:author="romanjul" w:date="2010-04-14T18:51:00Z">
        <w:r>
          <w:rPr>
            <w:color w:val="auto"/>
          </w:rPr>
          <w:t>przypisane do każdego uruchomionego wątku</w:t>
        </w:r>
      </w:ins>
      <w:ins w:id="192" w:author="romanjul" w:date="2010-04-14T18:57:00Z">
        <w:r w:rsidR="00801814">
          <w:rPr>
            <w:color w:val="auto"/>
          </w:rPr>
          <w:t>. W jednym multiprocesorze znajduje się 8-32 tys. 4-b</w:t>
        </w:r>
      </w:ins>
      <w:ins w:id="193" w:author="romanjul" w:date="2010-04-14T18:58:00Z">
        <w:r w:rsidR="00801814">
          <w:rPr>
            <w:color w:val="auto"/>
          </w:rPr>
          <w:t>ajtowych rejestrów i są one rozdzielane na uruchomione wątki.</w:t>
        </w:r>
      </w:ins>
    </w:p>
    <w:p w:rsidR="00801814" w:rsidRDefault="00801814" w:rsidP="00801814">
      <w:pPr>
        <w:rPr>
          <w:ins w:id="194" w:author="romanjul" w:date="2010-04-14T18:59:00Z"/>
          <w:color w:val="auto"/>
        </w:rPr>
      </w:pPr>
    </w:p>
    <w:p w:rsidR="00801814" w:rsidRPr="00801814" w:rsidRDefault="00801814" w:rsidP="00801814">
      <w:pPr>
        <w:rPr>
          <w:ins w:id="195" w:author="romanjul" w:date="2010-04-14T18:08:00Z"/>
          <w:color w:val="auto"/>
          <w:rPrChange w:id="196" w:author="romanjul" w:date="2010-04-14T18:59:00Z">
            <w:rPr>
              <w:ins w:id="197" w:author="romanjul" w:date="2010-04-14T18:08:00Z"/>
            </w:rPr>
          </w:rPrChange>
        </w:rPr>
      </w:pPr>
      <w:ins w:id="198" w:author="romanjul" w:date="2010-04-14T19:02:00Z">
        <w:r>
          <w:rPr>
            <w:color w:val="auto"/>
          </w:rPr>
          <w:t xml:space="preserve">Jak widać, </w:t>
        </w:r>
      </w:ins>
      <w:ins w:id="199" w:author="romanjul" w:date="2010-04-14T19:03:00Z">
        <w:r w:rsidR="00EE575B">
          <w:rPr>
            <w:color w:val="auto"/>
          </w:rPr>
          <w:t xml:space="preserve">na kartach graficznych jest możlwiość </w:t>
        </w:r>
      </w:ins>
      <w:ins w:id="200" w:author="romanjul" w:date="2010-04-14T19:04:00Z">
        <w:r w:rsidR="00EE575B">
          <w:rPr>
            <w:color w:val="auto"/>
          </w:rPr>
          <w:t xml:space="preserve">wyboru między kilkoma </w:t>
        </w:r>
      </w:ins>
      <w:ins w:id="201" w:author="romanjul" w:date="2010-04-14T19:03:00Z">
        <w:r w:rsidR="00EE575B">
          <w:rPr>
            <w:color w:val="auto"/>
          </w:rPr>
          <w:t>różny</w:t>
        </w:r>
      </w:ins>
      <w:ins w:id="202" w:author="romanjul" w:date="2010-04-14T19:04:00Z">
        <w:r w:rsidR="00EE575B">
          <w:rPr>
            <w:color w:val="auto"/>
          </w:rPr>
          <w:t>mi</w:t>
        </w:r>
      </w:ins>
      <w:ins w:id="203" w:author="romanjul" w:date="2010-04-14T19:03:00Z">
        <w:r w:rsidR="00EE575B">
          <w:rPr>
            <w:color w:val="auto"/>
          </w:rPr>
          <w:t xml:space="preserve"> rodzaj</w:t>
        </w:r>
      </w:ins>
      <w:ins w:id="204" w:author="romanjul" w:date="2010-04-14T19:04:00Z">
        <w:r w:rsidR="00EE575B">
          <w:rPr>
            <w:color w:val="auto"/>
          </w:rPr>
          <w:t>ami</w:t>
        </w:r>
      </w:ins>
      <w:ins w:id="205" w:author="romanjul" w:date="2010-04-14T19:03:00Z">
        <w:r w:rsidR="00EE575B">
          <w:rPr>
            <w:color w:val="auto"/>
          </w:rPr>
          <w:t xml:space="preserve"> pamięci</w:t>
        </w:r>
      </w:ins>
      <w:ins w:id="206" w:author="romanjul" w:date="2010-04-14T19:04:00Z">
        <w:r w:rsidR="00EE575B">
          <w:rPr>
            <w:color w:val="auto"/>
          </w:rPr>
          <w:t xml:space="preserve">. Jedną z najważniejszych zasad przy pisaniu </w:t>
        </w:r>
      </w:ins>
      <w:ins w:id="207" w:author="romanjul" w:date="2010-04-14T19:05:00Z">
        <w:r w:rsidR="00EE575B">
          <w:rPr>
            <w:color w:val="auto"/>
          </w:rPr>
          <w:t>programu na GPU jest ograniczenie używania wolnych typów pamięci do minimum</w:t>
        </w:r>
        <w:r w:rsidR="00040CD8">
          <w:rPr>
            <w:color w:val="auto"/>
          </w:rPr>
          <w:t>, a zamiast nich użycie szyb</w:t>
        </w:r>
      </w:ins>
      <w:ins w:id="208" w:author="romanjul" w:date="2010-04-14T19:06:00Z">
        <w:r w:rsidR="00040CD8">
          <w:rPr>
            <w:color w:val="auto"/>
          </w:rPr>
          <w:t>szych (pamięć dzielona, cache pamięci teksturowej, cache pamięci constant). Oprócz tego, dla uzyskania wysokiej wyda</w:t>
        </w:r>
      </w:ins>
      <w:ins w:id="209" w:author="romanjul" w:date="2010-04-14T19:07:00Z">
        <w:r w:rsidR="00040CD8">
          <w:rPr>
            <w:color w:val="auto"/>
          </w:rPr>
          <w:t xml:space="preserve">jności przy dostępie do pamięci globalnej i dzielonej, </w:t>
        </w:r>
      </w:ins>
      <w:ins w:id="210" w:author="romanjul" w:date="2010-04-14T19:08:00Z">
        <w:r w:rsidR="00040CD8">
          <w:rPr>
            <w:color w:val="auto"/>
          </w:rPr>
          <w:t>odczyty lub zapisy muszą być wykonywane w odpowiedni sposób</w:t>
        </w:r>
        <w:r w:rsidR="00040CD8">
          <w:rPr>
            <w:rStyle w:val="FootnoteReference"/>
            <w:color w:val="auto"/>
          </w:rPr>
          <w:footnoteReference w:id="18"/>
        </w:r>
      </w:ins>
      <w:ins w:id="214" w:author="romanjul" w:date="2010-04-14T19:10:00Z">
        <w:r w:rsidR="00040CD8">
          <w:rPr>
            <w:color w:val="auto"/>
          </w:rPr>
          <w:t>.</w:t>
        </w:r>
      </w:ins>
    </w:p>
    <w:p w:rsidR="00377087" w:rsidRDefault="00377087" w:rsidP="00322C7C">
      <w:pPr>
        <w:rPr>
          <w:ins w:id="215" w:author="romanjul" w:date="2010-04-14T18:08:00Z"/>
          <w:color w:val="auto"/>
        </w:rPr>
      </w:pPr>
    </w:p>
    <w:p w:rsidR="00322C7C" w:rsidRPr="00ED676A" w:rsidDel="00040CD8" w:rsidRDefault="00322C7C" w:rsidP="00322C7C">
      <w:pPr>
        <w:rPr>
          <w:del w:id="216" w:author="romanjul" w:date="2010-04-14T19:10:00Z"/>
          <w:color w:val="auto"/>
        </w:rPr>
      </w:pPr>
      <w:del w:id="217" w:author="romanjul" w:date="2010-04-14T19:10:00Z">
        <w:r w:rsidRPr="00ED676A" w:rsidDel="00040CD8">
          <w:rPr>
            <w:color w:val="auto"/>
          </w:rPr>
          <w:delText>//  (i wymagania dostępu do pamięci, żeby były optymalne)</w:delText>
        </w:r>
      </w:del>
    </w:p>
    <w:p w:rsidR="009B1F79" w:rsidRPr="00ED676A" w:rsidDel="00040CD8" w:rsidRDefault="009B1F79" w:rsidP="009B1F79">
      <w:pPr>
        <w:spacing w:after="200" w:line="276" w:lineRule="auto"/>
        <w:rPr>
          <w:del w:id="218" w:author="romanjul" w:date="2010-04-14T19:10:00Z"/>
          <w:color w:val="auto"/>
        </w:rPr>
      </w:pPr>
      <w:del w:id="219" w:author="romanjul" w:date="2010-04-14T19:10:00Z">
        <w:r w:rsidRPr="00ED676A" w:rsidDel="00040CD8">
          <w:rPr>
            <w:color w:val="auto"/>
          </w:rPr>
          <w:delText>(bez podziału na punkty)</w:delText>
        </w:r>
      </w:del>
    </w:p>
    <w:p w:rsidR="009B1F79" w:rsidRPr="00ED676A" w:rsidDel="00040CD8" w:rsidRDefault="009B1F79" w:rsidP="009B1F79">
      <w:pPr>
        <w:pStyle w:val="ListParagraph"/>
        <w:spacing w:after="200" w:line="276" w:lineRule="auto"/>
        <w:ind w:left="709" w:firstLine="0"/>
        <w:rPr>
          <w:del w:id="220" w:author="romanjul" w:date="2010-04-14T19:10:00Z"/>
          <w:rFonts w:ascii="Cambria" w:hAnsi="Cambria"/>
        </w:rPr>
      </w:pPr>
      <w:del w:id="221" w:author="romanjul" w:date="2010-04-14T19:10:00Z">
        <w:r w:rsidRPr="00ED676A" w:rsidDel="00040CD8">
          <w:rPr>
            <w:rFonts w:ascii="Cambria" w:hAnsi="Cambria"/>
          </w:rPr>
          <w:delText>Pamięć globalna</w:delText>
        </w:r>
      </w:del>
    </w:p>
    <w:p w:rsidR="009B1F79" w:rsidRPr="00ED676A" w:rsidDel="00040CD8" w:rsidRDefault="009B1F79" w:rsidP="009B1F79">
      <w:pPr>
        <w:pStyle w:val="ListParagraph"/>
        <w:spacing w:after="200" w:line="276" w:lineRule="auto"/>
        <w:ind w:left="709" w:firstLine="0"/>
        <w:rPr>
          <w:del w:id="222" w:author="romanjul" w:date="2010-04-14T19:10:00Z"/>
          <w:rFonts w:ascii="Cambria" w:hAnsi="Cambria"/>
        </w:rPr>
      </w:pPr>
      <w:del w:id="223" w:author="romanjul" w:date="2010-04-14T19:10:00Z">
        <w:r w:rsidRPr="00ED676A" w:rsidDel="00040CD8">
          <w:rPr>
            <w:rFonts w:ascii="Cambria" w:hAnsi="Cambria"/>
          </w:rPr>
          <w:delText>Shared</w:delText>
        </w:r>
      </w:del>
    </w:p>
    <w:p w:rsidR="009B1F79" w:rsidRPr="00ED676A" w:rsidDel="00040CD8" w:rsidRDefault="009B1F79" w:rsidP="009B1F79">
      <w:pPr>
        <w:pStyle w:val="ListParagraph"/>
        <w:spacing w:after="200" w:line="276" w:lineRule="auto"/>
        <w:ind w:left="709" w:firstLine="0"/>
        <w:rPr>
          <w:del w:id="224" w:author="romanjul" w:date="2010-04-14T19:10:00Z"/>
          <w:rFonts w:ascii="Cambria" w:hAnsi="Cambria"/>
        </w:rPr>
      </w:pPr>
      <w:del w:id="225" w:author="romanjul" w:date="2010-04-14T19:10:00Z">
        <w:r w:rsidRPr="00ED676A" w:rsidDel="00040CD8">
          <w:rPr>
            <w:rFonts w:ascii="Cambria" w:hAnsi="Cambria"/>
          </w:rPr>
          <w:delText>Constant</w:delText>
        </w:r>
      </w:del>
    </w:p>
    <w:p w:rsidR="009B1F79" w:rsidRPr="00ED676A" w:rsidDel="00040CD8" w:rsidRDefault="009B1F79" w:rsidP="009B1F79">
      <w:pPr>
        <w:pStyle w:val="ListParagraph"/>
        <w:spacing w:after="200" w:line="276" w:lineRule="auto"/>
        <w:ind w:left="709" w:firstLine="0"/>
        <w:rPr>
          <w:del w:id="226" w:author="romanjul" w:date="2010-04-14T19:10:00Z"/>
          <w:rFonts w:ascii="Cambria" w:hAnsi="Cambria"/>
        </w:rPr>
      </w:pPr>
      <w:del w:id="227" w:author="romanjul" w:date="2010-04-14T19:10:00Z">
        <w:r w:rsidRPr="00ED676A" w:rsidDel="00040CD8">
          <w:rPr>
            <w:rFonts w:ascii="Cambria" w:hAnsi="Cambria"/>
          </w:rPr>
          <w:delText>Texture</w:delText>
        </w:r>
      </w:del>
    </w:p>
    <w:p w:rsidR="009B1F79" w:rsidRPr="00ED676A" w:rsidDel="00040CD8" w:rsidRDefault="009B1F79" w:rsidP="009B1F79">
      <w:pPr>
        <w:pStyle w:val="ListParagraph"/>
        <w:spacing w:after="200" w:line="276" w:lineRule="auto"/>
        <w:ind w:left="709" w:firstLine="0"/>
        <w:rPr>
          <w:del w:id="228" w:author="romanjul" w:date="2010-04-14T19:10:00Z"/>
          <w:rFonts w:ascii="Cambria" w:hAnsi="Cambria"/>
        </w:rPr>
      </w:pPr>
      <w:del w:id="229" w:author="romanjul" w:date="2010-04-14T19:10:00Z">
        <w:r w:rsidRPr="00ED676A" w:rsidDel="00040CD8">
          <w:rPr>
            <w:rFonts w:ascii="Cambria" w:hAnsi="Cambria"/>
          </w:rPr>
          <w:delText>Registers</w:delText>
        </w:r>
      </w:del>
    </w:p>
    <w:p w:rsidR="009B1F79" w:rsidRPr="00ED676A" w:rsidDel="00040CD8" w:rsidRDefault="009B1F79" w:rsidP="009B1F79">
      <w:pPr>
        <w:pStyle w:val="ListParagraph"/>
        <w:spacing w:after="200" w:line="276" w:lineRule="auto"/>
        <w:ind w:left="709" w:firstLine="0"/>
        <w:rPr>
          <w:del w:id="230" w:author="romanjul" w:date="2010-04-14T19:10:00Z"/>
          <w:rFonts w:ascii="Cambria" w:hAnsi="Cambria"/>
        </w:rPr>
      </w:pPr>
      <w:del w:id="231" w:author="romanjul" w:date="2010-04-14T19:10:00Z">
        <w:r w:rsidRPr="00ED676A" w:rsidDel="00040CD8">
          <w:rPr>
            <w:rFonts w:ascii="Cambria" w:hAnsi="Cambria"/>
          </w:rPr>
          <w:delText>Local</w:delText>
        </w:r>
      </w:del>
    </w:p>
    <w:p w:rsidR="00C85897" w:rsidRPr="00ED676A" w:rsidDel="00040CD8" w:rsidRDefault="00C85897" w:rsidP="009B1F79">
      <w:pPr>
        <w:pStyle w:val="ListParagraph"/>
        <w:spacing w:after="200" w:line="276" w:lineRule="auto"/>
        <w:ind w:left="709" w:firstLine="0"/>
        <w:rPr>
          <w:del w:id="232" w:author="romanjul" w:date="2010-04-14T19:10:00Z"/>
          <w:rFonts w:ascii="Cambria" w:hAnsi="Cambria"/>
        </w:rPr>
      </w:pPr>
    </w:p>
    <w:p w:rsidR="00C85897" w:rsidRPr="00ED676A" w:rsidDel="00040CD8" w:rsidRDefault="00C85897" w:rsidP="009B1F79">
      <w:pPr>
        <w:pStyle w:val="ListParagraph"/>
        <w:spacing w:after="200" w:line="276" w:lineRule="auto"/>
        <w:ind w:left="709" w:firstLine="0"/>
        <w:rPr>
          <w:del w:id="233" w:author="romanjul" w:date="2010-04-14T19:10:00Z"/>
          <w:rFonts w:ascii="Cambria" w:hAnsi="Cambria"/>
        </w:rPr>
      </w:pPr>
      <w:del w:id="234" w:author="romanjul" w:date="2010-04-14T19:10:00Z">
        <w:r w:rsidRPr="00ED676A" w:rsidDel="00040CD8">
          <w:rPr>
            <w:rFonts w:ascii="Cambria" w:hAnsi="Cambria"/>
          </w:rPr>
          <w:lastRenderedPageBreak/>
          <w:delText xml:space="preserve">// Te rodzaje </w:delText>
        </w:r>
        <w:r w:rsidR="002D36BE" w:rsidRPr="00ED676A" w:rsidDel="00040CD8">
          <w:rPr>
            <w:rFonts w:ascii="Cambria" w:hAnsi="Cambria"/>
          </w:rPr>
          <w:delText>pamięci</w:delText>
        </w:r>
        <w:r w:rsidRPr="00ED676A" w:rsidDel="00040CD8">
          <w:rPr>
            <w:rFonts w:ascii="Cambria" w:hAnsi="Cambria"/>
          </w:rPr>
          <w:delText xml:space="preserve"> nie </w:delText>
        </w:r>
        <w:r w:rsidR="002D36BE" w:rsidRPr="00ED676A" w:rsidDel="00040CD8">
          <w:rPr>
            <w:rFonts w:ascii="Cambria" w:hAnsi="Cambria"/>
          </w:rPr>
          <w:delText>zostały</w:delText>
        </w:r>
        <w:r w:rsidRPr="00ED676A" w:rsidDel="00040CD8">
          <w:rPr>
            <w:rFonts w:ascii="Cambria" w:hAnsi="Cambria"/>
          </w:rPr>
          <w:delText xml:space="preserve"> stworzone specjalnie dla GPGPU, tylko były już </w:delText>
        </w:r>
        <w:r w:rsidR="002D36BE" w:rsidRPr="00ED676A" w:rsidDel="00040CD8">
          <w:rPr>
            <w:rFonts w:ascii="Cambria" w:hAnsi="Cambria"/>
          </w:rPr>
          <w:delText>używane</w:delText>
        </w:r>
        <w:r w:rsidRPr="00ED676A" w:rsidDel="00040CD8">
          <w:rPr>
            <w:rFonts w:ascii="Cambria" w:hAnsi="Cambria"/>
          </w:rPr>
          <w:delText xml:space="preserve"> </w:delText>
        </w:r>
        <w:r w:rsidR="002D36BE" w:rsidRPr="00ED676A" w:rsidDel="00040CD8">
          <w:rPr>
            <w:rFonts w:ascii="Cambria" w:hAnsi="Cambria"/>
          </w:rPr>
          <w:delText>wcześniej</w:delText>
        </w:r>
        <w:r w:rsidRPr="00ED676A" w:rsidDel="00040CD8">
          <w:rPr>
            <w:rFonts w:ascii="Cambria" w:hAnsi="Cambria"/>
          </w:rPr>
          <w:delText xml:space="preserve">. // Żeby program szybko działał, powinien </w:delText>
        </w:r>
        <w:r w:rsidR="002D36BE" w:rsidRPr="00ED676A" w:rsidDel="00040CD8">
          <w:rPr>
            <w:rFonts w:ascii="Cambria" w:hAnsi="Cambria"/>
          </w:rPr>
          <w:delText>korzystać</w:delText>
        </w:r>
        <w:r w:rsidRPr="00ED676A" w:rsidDel="00040CD8">
          <w:rPr>
            <w:rFonts w:ascii="Cambria" w:hAnsi="Cambria"/>
          </w:rPr>
          <w:delText xml:space="preserve"> z najszybszych możliwych </w:delText>
        </w:r>
        <w:r w:rsidR="002D36BE" w:rsidRPr="00ED676A" w:rsidDel="00040CD8">
          <w:rPr>
            <w:rFonts w:ascii="Cambria" w:hAnsi="Cambria"/>
          </w:rPr>
          <w:delText>pamięci</w:delText>
        </w:r>
        <w:r w:rsidRPr="00ED676A" w:rsidDel="00040CD8">
          <w:rPr>
            <w:rFonts w:ascii="Cambria" w:hAnsi="Cambria"/>
          </w:rPr>
          <w:delText>.</w:delText>
        </w:r>
      </w:del>
    </w:p>
    <w:p w:rsidR="009B1F79" w:rsidRPr="00ED676A" w:rsidRDefault="009B1F79" w:rsidP="009B1F79">
      <w:pPr>
        <w:pStyle w:val="Heading3"/>
      </w:pPr>
      <w:bookmarkStart w:id="235" w:name="_Toc258787351"/>
      <w:bookmarkStart w:id="236" w:name="_Technologie_GPGPU"/>
      <w:bookmarkEnd w:id="236"/>
      <w:r w:rsidRPr="00ED676A">
        <w:t>Technologie GPGPU</w:t>
      </w:r>
      <w:bookmarkEnd w:id="235"/>
    </w:p>
    <w:p w:rsidR="00040CD8" w:rsidRPr="00ED676A" w:rsidRDefault="00040CD8" w:rsidP="00040CD8">
      <w:pPr>
        <w:rPr>
          <w:color w:val="auto"/>
        </w:rPr>
      </w:pPr>
      <w:moveToRangeStart w:id="237" w:author="romanjul" w:date="2010-04-14T19:12:00Z" w:name="move259035697"/>
      <w:moveTo w:id="238" w:author="romanjul" w:date="2010-04-14T19:12:00Z">
        <w:r w:rsidRPr="00ED676A">
          <w:rPr>
            <w:color w:val="auto"/>
          </w:rPr>
          <w:t>Napisz, ze aktualnie popularne są nvidia, ati, Intel, VIA. Te 2 pierwsze mogą być używane do GPGPU.</w:t>
        </w:r>
      </w:moveTo>
    </w:p>
    <w:moveToRangeEnd w:id="237"/>
    <w:p w:rsidR="00A13DDA" w:rsidRDefault="00A13DDA" w:rsidP="007F264D">
      <w:pPr>
        <w:rPr>
          <w:ins w:id="239" w:author="romanjul" w:date="2010-04-14T19:12:00Z"/>
          <w:color w:val="auto"/>
        </w:rPr>
      </w:pPr>
    </w:p>
    <w:p w:rsidR="00040CD8" w:rsidRDefault="00040CD8" w:rsidP="007F264D">
      <w:pPr>
        <w:rPr>
          <w:ins w:id="240" w:author="romanjul" w:date="2010-04-14T19:12:00Z"/>
          <w:color w:val="auto"/>
        </w:rPr>
      </w:pPr>
    </w:p>
    <w:p w:rsidR="00040CD8" w:rsidRDefault="00040CD8" w:rsidP="007F264D">
      <w:pPr>
        <w:rPr>
          <w:ins w:id="241" w:author="romanjul" w:date="2010-04-14T16:14:00Z"/>
          <w:color w:val="auto"/>
        </w:rPr>
      </w:pPr>
    </w:p>
    <w:p w:rsidR="00A13DDA" w:rsidRPr="00A13DDA" w:rsidRDefault="00A13DDA" w:rsidP="00A13DDA">
      <w:pPr>
        <w:spacing w:line="240" w:lineRule="auto"/>
        <w:ind w:firstLine="0"/>
        <w:rPr>
          <w:ins w:id="242" w:author="romanjul" w:date="2010-04-14T16:14:00Z"/>
          <w:color w:val="auto"/>
          <w:lang w:val="en-US" w:eastAsia="en-US"/>
        </w:rPr>
      </w:pPr>
      <w:ins w:id="243" w:author="romanjul" w:date="2010-04-14T16:14:00Z">
        <w:r w:rsidRPr="00A13DDA">
          <w:rPr>
            <w:rFonts w:hAnsi="Symbol"/>
            <w:color w:val="auto"/>
            <w:lang w:val="en-US" w:eastAsia="en-US"/>
          </w:rPr>
          <w:t></w:t>
        </w:r>
        <w:r w:rsidRPr="00A13DDA">
          <w:rPr>
            <w:color w:val="auto"/>
            <w:lang w:val="en-US" w:eastAsia="en-US"/>
          </w:rPr>
          <w:t xml:space="preserve">  </w:t>
        </w:r>
      </w:ins>
      <w:ins w:id="244" w:author="romanjul" w:date="2010-04-14T16:15:00Z">
        <w:r>
          <w:rPr>
            <w:color w:val="auto"/>
            <w:lang w:val="en-US" w:eastAsia="en-US"/>
          </w:rPr>
          <w:t xml:space="preserve">( </w:t>
        </w:r>
        <w:r>
          <w:rPr>
            <w:color w:val="auto"/>
            <w:lang w:val="en-US" w:eastAsia="en-US"/>
          </w:rPr>
          <w:fldChar w:fldCharType="begin"/>
        </w:r>
        <w:r>
          <w:rPr>
            <w:color w:val="auto"/>
            <w:lang w:val="en-US" w:eastAsia="en-US"/>
          </w:rPr>
          <w:instrText xml:space="preserve"> HYPERLINK "</w:instrText>
        </w:r>
        <w:r w:rsidRPr="00A13DDA">
          <w:rPr>
            <w:color w:val="auto"/>
            <w:lang w:val="en-US" w:eastAsia="en-US"/>
          </w:rPr>
          <w:instrText>http://developer.nvidia.com/object/cuda_3_0_downloads.html</w:instrText>
        </w:r>
        <w:r>
          <w:rPr>
            <w:color w:val="auto"/>
            <w:lang w:val="en-US" w:eastAsia="en-US"/>
          </w:rPr>
          <w:instrText xml:space="preserve">" </w:instrText>
        </w:r>
        <w:r>
          <w:rPr>
            <w:color w:val="auto"/>
            <w:lang w:val="en-US" w:eastAsia="en-US"/>
          </w:rPr>
          <w:fldChar w:fldCharType="separate"/>
        </w:r>
        <w:r w:rsidRPr="00681963">
          <w:rPr>
            <w:rStyle w:val="Hyperlink"/>
            <w:lang w:val="en-US" w:eastAsia="en-US"/>
          </w:rPr>
          <w:t>http://developer.nvidia.com/object/cuda_3_0_downloads.html</w:t>
        </w:r>
        <w:r>
          <w:rPr>
            <w:color w:val="auto"/>
            <w:lang w:val="en-US" w:eastAsia="en-US"/>
          </w:rPr>
          <w:fldChar w:fldCharType="end"/>
        </w:r>
        <w:r>
          <w:rPr>
            <w:color w:val="auto"/>
            <w:lang w:val="en-US" w:eastAsia="en-US"/>
          </w:rPr>
          <w:t xml:space="preserve"> ) </w:t>
        </w:r>
      </w:ins>
      <w:ins w:id="245" w:author="romanjul" w:date="2010-04-14T16:14:00Z">
        <w:r w:rsidRPr="00A13DDA">
          <w:rPr>
            <w:color w:val="auto"/>
            <w:lang w:val="en-US" w:eastAsia="en-US"/>
          </w:rPr>
          <w:t xml:space="preserve">Support for the new Fermi architecture, with: </w:t>
        </w:r>
      </w:ins>
    </w:p>
    <w:p w:rsidR="00A13DDA" w:rsidRPr="00A13DDA" w:rsidRDefault="00A13DDA" w:rsidP="00A13DDA">
      <w:pPr>
        <w:numPr>
          <w:ilvl w:val="0"/>
          <w:numId w:val="16"/>
        </w:numPr>
        <w:spacing w:before="100" w:beforeAutospacing="1" w:after="100" w:afterAutospacing="1" w:line="240" w:lineRule="auto"/>
        <w:rPr>
          <w:ins w:id="246" w:author="romanjul" w:date="2010-04-14T16:14:00Z"/>
          <w:color w:val="auto"/>
          <w:lang w:val="en-US" w:eastAsia="en-US"/>
        </w:rPr>
      </w:pPr>
      <w:ins w:id="247" w:author="romanjul" w:date="2010-04-14T16:14:00Z">
        <w:r w:rsidRPr="00A13DDA">
          <w:rPr>
            <w:color w:val="auto"/>
            <w:lang w:val="en-US" w:eastAsia="en-US"/>
          </w:rPr>
          <w:t>Native 64-bit GPU support</w:t>
        </w:r>
      </w:ins>
    </w:p>
    <w:p w:rsidR="00A13DDA" w:rsidRPr="00A13DDA" w:rsidRDefault="00A13DDA" w:rsidP="00A13DDA">
      <w:pPr>
        <w:numPr>
          <w:ilvl w:val="0"/>
          <w:numId w:val="16"/>
        </w:numPr>
        <w:spacing w:before="100" w:beforeAutospacing="1" w:after="100" w:afterAutospacing="1" w:line="240" w:lineRule="auto"/>
        <w:rPr>
          <w:ins w:id="248" w:author="romanjul" w:date="2010-04-14T16:14:00Z"/>
          <w:color w:val="auto"/>
          <w:lang w:val="en-US" w:eastAsia="en-US"/>
        </w:rPr>
      </w:pPr>
      <w:ins w:id="249" w:author="romanjul" w:date="2010-04-14T16:14:00Z">
        <w:r w:rsidRPr="00A13DDA">
          <w:rPr>
            <w:color w:val="auto"/>
            <w:lang w:val="en-US" w:eastAsia="en-US"/>
          </w:rPr>
          <w:t>Multiple Copy Engine support</w:t>
        </w:r>
      </w:ins>
    </w:p>
    <w:p w:rsidR="00A13DDA" w:rsidRPr="00A13DDA" w:rsidRDefault="00A13DDA" w:rsidP="00A13DDA">
      <w:pPr>
        <w:numPr>
          <w:ilvl w:val="0"/>
          <w:numId w:val="16"/>
        </w:numPr>
        <w:spacing w:before="100" w:beforeAutospacing="1" w:after="100" w:afterAutospacing="1" w:line="240" w:lineRule="auto"/>
        <w:rPr>
          <w:ins w:id="250" w:author="romanjul" w:date="2010-04-14T16:14:00Z"/>
          <w:color w:val="auto"/>
          <w:lang w:val="en-US" w:eastAsia="en-US"/>
        </w:rPr>
      </w:pPr>
      <w:ins w:id="251" w:author="romanjul" w:date="2010-04-14T16:14:00Z">
        <w:r w:rsidRPr="00A13DDA">
          <w:rPr>
            <w:color w:val="auto"/>
            <w:lang w:val="en-US" w:eastAsia="en-US"/>
          </w:rPr>
          <w:t>ECC reporting</w:t>
        </w:r>
      </w:ins>
    </w:p>
    <w:p w:rsidR="00A13DDA" w:rsidRPr="00A13DDA" w:rsidRDefault="00A13DDA" w:rsidP="00A13DDA">
      <w:pPr>
        <w:numPr>
          <w:ilvl w:val="0"/>
          <w:numId w:val="16"/>
        </w:numPr>
        <w:spacing w:before="100" w:beforeAutospacing="1" w:after="100" w:afterAutospacing="1" w:line="240" w:lineRule="auto"/>
        <w:rPr>
          <w:ins w:id="252" w:author="romanjul" w:date="2010-04-14T16:14:00Z"/>
          <w:color w:val="auto"/>
          <w:lang w:val="en-US" w:eastAsia="en-US"/>
        </w:rPr>
      </w:pPr>
      <w:ins w:id="253" w:author="romanjul" w:date="2010-04-14T16:14:00Z">
        <w:r w:rsidRPr="00A13DDA">
          <w:rPr>
            <w:color w:val="auto"/>
            <w:lang w:val="en-US" w:eastAsia="en-US"/>
          </w:rPr>
          <w:t>Concurrent Kernel Execution</w:t>
        </w:r>
      </w:ins>
    </w:p>
    <w:p w:rsidR="00A13DDA" w:rsidRPr="00A13DDA" w:rsidRDefault="00A13DDA" w:rsidP="00A13DDA">
      <w:pPr>
        <w:numPr>
          <w:ilvl w:val="0"/>
          <w:numId w:val="16"/>
        </w:numPr>
        <w:spacing w:before="100" w:beforeAutospacing="1" w:after="100" w:afterAutospacing="1" w:line="240" w:lineRule="auto"/>
        <w:rPr>
          <w:ins w:id="254" w:author="romanjul" w:date="2010-04-14T16:14:00Z"/>
          <w:color w:val="auto"/>
          <w:lang w:val="en-US" w:eastAsia="en-US"/>
        </w:rPr>
      </w:pPr>
      <w:ins w:id="255" w:author="romanjul" w:date="2010-04-14T16:14:00Z">
        <w:r w:rsidRPr="00A13DDA">
          <w:rPr>
            <w:color w:val="auto"/>
            <w:lang w:val="en-US" w:eastAsia="en-US"/>
          </w:rPr>
          <w:t>Fermi HW debugging support in cuda-gdb</w:t>
        </w:r>
      </w:ins>
    </w:p>
    <w:p w:rsidR="00A13DDA" w:rsidRPr="00A13DDA" w:rsidRDefault="00A13DDA" w:rsidP="00A13DDA">
      <w:pPr>
        <w:numPr>
          <w:ilvl w:val="0"/>
          <w:numId w:val="16"/>
        </w:numPr>
        <w:spacing w:before="100" w:beforeAutospacing="1" w:after="100" w:afterAutospacing="1" w:line="240" w:lineRule="auto"/>
        <w:rPr>
          <w:ins w:id="256" w:author="romanjul" w:date="2010-04-14T16:14:00Z"/>
          <w:color w:val="auto"/>
          <w:lang w:val="en-US" w:eastAsia="en-US"/>
        </w:rPr>
      </w:pPr>
      <w:ins w:id="257" w:author="romanjul" w:date="2010-04-14T16:14:00Z">
        <w:r w:rsidRPr="00A13DDA">
          <w:rPr>
            <w:color w:val="auto"/>
            <w:lang w:val="en-US" w:eastAsia="en-US"/>
          </w:rPr>
          <w:t>Fermi HW profiling support for CUDA C and OpenCL in Visual Profiler</w:t>
        </w:r>
      </w:ins>
    </w:p>
    <w:p w:rsidR="00A13DDA" w:rsidRDefault="00A13DDA" w:rsidP="007F264D">
      <w:pPr>
        <w:rPr>
          <w:ins w:id="258" w:author="romanjul" w:date="2010-04-14T16:14:00Z"/>
          <w:color w:val="auto"/>
        </w:rPr>
      </w:pPr>
    </w:p>
    <w:p w:rsidR="007F264D" w:rsidRPr="00ED676A" w:rsidRDefault="007F264D" w:rsidP="007F264D">
      <w:pPr>
        <w:rPr>
          <w:color w:val="auto"/>
        </w:rPr>
      </w:pPr>
      <w:r w:rsidRPr="00ED676A">
        <w:rPr>
          <w:color w:val="auto"/>
        </w:rPr>
        <w:t>// ( Wykorzystanie GPU do obliczeń ogólnego typu. Technologie: programowanie shaderów, CUDA, OpenCL, ATI Stream)</w:t>
      </w:r>
    </w:p>
    <w:p w:rsidR="007F264D" w:rsidRPr="00ED676A" w:rsidRDefault="007F264D" w:rsidP="007F264D">
      <w:pPr>
        <w:rPr>
          <w:color w:val="auto"/>
        </w:rPr>
      </w:pPr>
    </w:p>
    <w:p w:rsidR="00994750" w:rsidRPr="00ED676A" w:rsidRDefault="00994750" w:rsidP="00994750">
      <w:pPr>
        <w:rPr>
          <w:rFonts w:eastAsiaTheme="majorEastAsia"/>
          <w:color w:val="auto"/>
        </w:rPr>
      </w:pPr>
      <w:r w:rsidRPr="00ED676A">
        <w:rPr>
          <w:rFonts w:eastAsiaTheme="majorEastAsia"/>
          <w:color w:val="auto"/>
        </w:rPr>
        <w:t xml:space="preserve">OpenCL jest heterogeniczny , może być </w:t>
      </w:r>
      <w:r w:rsidR="002D36BE" w:rsidRPr="00ED676A">
        <w:rPr>
          <w:rFonts w:eastAsiaTheme="majorEastAsia"/>
          <w:color w:val="auto"/>
        </w:rPr>
        <w:t>użyty</w:t>
      </w:r>
      <w:r w:rsidRPr="00ED676A">
        <w:rPr>
          <w:rFonts w:eastAsiaTheme="majorEastAsia"/>
          <w:color w:val="auto"/>
        </w:rPr>
        <w:t xml:space="preserve"> na </w:t>
      </w:r>
      <w:r w:rsidR="002D36BE" w:rsidRPr="00ED676A">
        <w:rPr>
          <w:rFonts w:eastAsiaTheme="majorEastAsia"/>
          <w:color w:val="auto"/>
        </w:rPr>
        <w:t>CPU</w:t>
      </w:r>
      <w:r w:rsidRPr="00ED676A">
        <w:rPr>
          <w:rFonts w:eastAsiaTheme="majorEastAsia"/>
          <w:color w:val="auto"/>
        </w:rPr>
        <w:t>, gpu, dsp</w:t>
      </w:r>
    </w:p>
    <w:p w:rsidR="00994750" w:rsidRPr="00ED676A" w:rsidRDefault="00994750" w:rsidP="00994750">
      <w:pPr>
        <w:rPr>
          <w:rFonts w:eastAsiaTheme="majorEastAsia"/>
          <w:color w:val="auto"/>
        </w:rPr>
      </w:pPr>
      <w:r w:rsidRPr="00ED676A">
        <w:rPr>
          <w:rFonts w:eastAsiaTheme="majorEastAsia"/>
          <w:color w:val="auto"/>
        </w:rPr>
        <w:t>Napisz tez o NVidia tesla</w:t>
      </w:r>
    </w:p>
    <w:p w:rsidR="00283F42" w:rsidRPr="00ED676A" w:rsidRDefault="00283F42" w:rsidP="00283F42">
      <w:pPr>
        <w:rPr>
          <w:rFonts w:eastAsiaTheme="majorEastAsia"/>
          <w:color w:val="auto"/>
        </w:rPr>
      </w:pPr>
    </w:p>
    <w:p w:rsidR="00283F42" w:rsidRPr="00ED676A" w:rsidRDefault="00283F42" w:rsidP="00283F42">
      <w:pPr>
        <w:rPr>
          <w:rFonts w:eastAsiaTheme="majorEastAsia"/>
          <w:color w:val="auto"/>
        </w:rPr>
      </w:pPr>
      <w:r w:rsidRPr="00ED676A">
        <w:rPr>
          <w:rFonts w:eastAsiaTheme="majorEastAsia"/>
          <w:color w:val="auto"/>
        </w:rPr>
        <w:t>Napisz o physx</w:t>
      </w:r>
    </w:p>
    <w:p w:rsidR="00283F42" w:rsidRPr="00ED676A" w:rsidRDefault="00283F42" w:rsidP="00994750">
      <w:pPr>
        <w:rPr>
          <w:rFonts w:eastAsiaTheme="majorEastAsia"/>
          <w:color w:val="auto"/>
        </w:rPr>
      </w:pPr>
    </w:p>
    <w:p w:rsidR="00994750" w:rsidRPr="00ED676A" w:rsidRDefault="00994750" w:rsidP="00994750">
      <w:pPr>
        <w:rPr>
          <w:color w:val="auto"/>
        </w:rPr>
      </w:pPr>
      <w:r w:rsidRPr="00ED676A">
        <w:rPr>
          <w:color w:val="auto"/>
        </w:rPr>
        <w:t>Open Computing Language to rozwiązanie, które pozwala wykorzystywać przetwarzanie równoległe, dzięki czemu jeden program może korzystać z wielu układów, wliczając w to oczywiście GPU</w:t>
      </w:r>
    </w:p>
    <w:p w:rsidR="00A952A0" w:rsidRPr="00ED676A" w:rsidRDefault="00A952A0" w:rsidP="00A952A0">
      <w:pPr>
        <w:rPr>
          <w:color w:val="auto"/>
        </w:rPr>
      </w:pPr>
    </w:p>
    <w:p w:rsidR="00994750" w:rsidRPr="00ED676A" w:rsidRDefault="00994750" w:rsidP="00A952A0">
      <w:pPr>
        <w:rPr>
          <w:color w:val="auto"/>
        </w:rPr>
      </w:pPr>
    </w:p>
    <w:p w:rsidR="00994750" w:rsidRPr="00ED676A" w:rsidRDefault="00994750" w:rsidP="00A952A0">
      <w:pPr>
        <w:rPr>
          <w:color w:val="auto"/>
        </w:rPr>
      </w:pPr>
      <w:r w:rsidRPr="00ED676A">
        <w:rPr>
          <w:color w:val="auto"/>
        </w:rPr>
        <w:t xml:space="preserve">// Opisz tez, ze są </w:t>
      </w:r>
      <w:r w:rsidR="002D36BE" w:rsidRPr="00ED676A">
        <w:rPr>
          <w:color w:val="auto"/>
        </w:rPr>
        <w:t>używane</w:t>
      </w:r>
      <w:r w:rsidRPr="00ED676A">
        <w:rPr>
          <w:color w:val="auto"/>
        </w:rPr>
        <w:t xml:space="preserve"> w wielu programach  - np. rendering 3dsmax, photoshop, itp</w:t>
      </w:r>
    </w:p>
    <w:p w:rsidR="009B1F79" w:rsidRPr="00ED676A" w:rsidRDefault="009B1F79" w:rsidP="00A952A0">
      <w:pPr>
        <w:rPr>
          <w:color w:val="auto"/>
        </w:rPr>
      </w:pPr>
    </w:p>
    <w:p w:rsidR="009B1F79" w:rsidRPr="00ED676A" w:rsidRDefault="009B1F79" w:rsidP="00A952A0">
      <w:pPr>
        <w:rPr>
          <w:color w:val="auto"/>
        </w:rPr>
      </w:pPr>
    </w:p>
    <w:p w:rsidR="009B1F79" w:rsidRPr="00ED676A" w:rsidRDefault="009B1F79" w:rsidP="00A952A0">
      <w:pPr>
        <w:rPr>
          <w:color w:val="auto"/>
        </w:rPr>
      </w:pPr>
    </w:p>
    <w:p w:rsidR="009B1F79" w:rsidRPr="00ED676A" w:rsidRDefault="009B1F79" w:rsidP="00A952A0">
      <w:pPr>
        <w:rPr>
          <w:color w:val="auto"/>
        </w:rPr>
      </w:pPr>
    </w:p>
    <w:p w:rsidR="00A952A0" w:rsidRPr="00ED676A" w:rsidRDefault="00A952A0" w:rsidP="00A952A0">
      <w:pPr>
        <w:rPr>
          <w:color w:val="auto"/>
        </w:rPr>
      </w:pPr>
      <w:r w:rsidRPr="00ED676A">
        <w:rPr>
          <w:color w:val="auto"/>
        </w:rPr>
        <w:t>GPU są używane do wykonywania programów ogólnego użytku najczęściej, ponieważ oczekuje się od nich większej prędkości niż na CPU</w:t>
      </w:r>
    </w:p>
    <w:p w:rsidR="00A32ED2" w:rsidRPr="00ED676A" w:rsidRDefault="00A32ED2" w:rsidP="00A952A0">
      <w:pPr>
        <w:rPr>
          <w:color w:val="auto"/>
        </w:rPr>
      </w:pPr>
      <w:r w:rsidRPr="00ED676A">
        <w:rPr>
          <w:color w:val="auto"/>
        </w:rPr>
        <w:t xml:space="preserve">Opis typów pamięci CUDA w tablei (było cos takiego w </w:t>
      </w:r>
      <w:r w:rsidR="002D36BE" w:rsidRPr="00ED676A">
        <w:rPr>
          <w:color w:val="auto"/>
        </w:rPr>
        <w:t>jakimś</w:t>
      </w:r>
      <w:r w:rsidRPr="00ED676A">
        <w:rPr>
          <w:color w:val="auto"/>
        </w:rPr>
        <w:t xml:space="preserve"> dokumencie)</w:t>
      </w:r>
    </w:p>
    <w:p w:rsidR="00774A83" w:rsidRPr="00ED676A" w:rsidRDefault="00774A83" w:rsidP="00A952A0">
      <w:pPr>
        <w:rPr>
          <w:color w:val="auto"/>
        </w:rPr>
      </w:pPr>
    </w:p>
    <w:p w:rsidR="00774A83" w:rsidRPr="00ED676A" w:rsidRDefault="00774A83" w:rsidP="00A952A0">
      <w:pPr>
        <w:rPr>
          <w:color w:val="auto"/>
        </w:rPr>
      </w:pPr>
      <w:r w:rsidRPr="00ED676A">
        <w:rPr>
          <w:color w:val="auto"/>
        </w:rPr>
        <w:t xml:space="preserve">Minusy – </w:t>
      </w:r>
      <w:r w:rsidR="002D36BE" w:rsidRPr="00ED676A">
        <w:rPr>
          <w:color w:val="auto"/>
        </w:rPr>
        <w:t>większy</w:t>
      </w:r>
      <w:r w:rsidRPr="00ED676A">
        <w:rPr>
          <w:color w:val="auto"/>
        </w:rPr>
        <w:t xml:space="preserve"> </w:t>
      </w:r>
      <w:r w:rsidR="002D36BE" w:rsidRPr="00ED676A">
        <w:rPr>
          <w:color w:val="auto"/>
        </w:rPr>
        <w:t>pobór</w:t>
      </w:r>
      <w:r w:rsidRPr="00ED676A">
        <w:rPr>
          <w:color w:val="auto"/>
        </w:rPr>
        <w:t xml:space="preserve"> </w:t>
      </w:r>
      <w:r w:rsidR="002D36BE" w:rsidRPr="00ED676A">
        <w:rPr>
          <w:color w:val="auto"/>
        </w:rPr>
        <w:t>prądu</w:t>
      </w:r>
    </w:p>
    <w:p w:rsidR="006D1236" w:rsidRPr="00ED676A" w:rsidRDefault="006D1236">
      <w:pPr>
        <w:spacing w:after="200" w:line="276" w:lineRule="auto"/>
        <w:ind w:firstLine="0"/>
        <w:rPr>
          <w:color w:val="auto"/>
        </w:rPr>
      </w:pPr>
    </w:p>
    <w:p w:rsidR="006D1236" w:rsidRPr="00ED676A" w:rsidRDefault="006D1236">
      <w:pPr>
        <w:spacing w:after="200" w:line="276" w:lineRule="auto"/>
        <w:ind w:firstLine="0"/>
        <w:rPr>
          <w:color w:val="auto"/>
        </w:rPr>
      </w:pPr>
    </w:p>
    <w:p w:rsidR="00AB6274" w:rsidRPr="00ED676A" w:rsidRDefault="00AB6274" w:rsidP="00AB6274">
      <w:pPr>
        <w:pStyle w:val="NormalWeb"/>
      </w:pPr>
      <w:r w:rsidRPr="00ED676A">
        <w:t xml:space="preserve">Dwa projekty umożliwiają już wykorzystanie CUDA, a są to wspomniane SETI@home oraz GPUgrid.net. Wedle informacji zawartych na stronie BOINC, aplikacje te mogą działać </w:t>
      </w:r>
      <w:r w:rsidRPr="00ED676A">
        <w:rPr>
          <w:b/>
          <w:bCs/>
        </w:rPr>
        <w:t>od 2 do 10 razy szybciej, niż te wykorzystujące wyłącznie moc CPU</w:t>
      </w:r>
      <w:r w:rsidRPr="00ED676A">
        <w:t>.</w:t>
      </w:r>
    </w:p>
    <w:p w:rsidR="00AB6274" w:rsidRPr="00ED676A" w:rsidRDefault="00AB6274" w:rsidP="00AB6274">
      <w:pPr>
        <w:rPr>
          <w:rFonts w:eastAsiaTheme="majorEastAsia"/>
          <w:color w:val="auto"/>
        </w:rPr>
      </w:pPr>
    </w:p>
    <w:p w:rsidR="00AB6274" w:rsidRPr="00ED676A" w:rsidRDefault="00AB6274" w:rsidP="00AB6274">
      <w:pPr>
        <w:pStyle w:val="NormalWeb"/>
      </w:pPr>
      <w:r w:rsidRPr="00ED676A">
        <w:t xml:space="preserve">Warto wspomnieć, że znajdują się tam też </w:t>
      </w:r>
      <w:hyperlink r:id="rId11" w:tgtFrame="_blank" w:history="1">
        <w:r w:rsidRPr="00ED676A">
          <w:rPr>
            <w:rStyle w:val="Hyperlink"/>
          </w:rPr>
          <w:t>dokumentacje dotyczące tworzenia wtyczek</w:t>
        </w:r>
      </w:hyperlink>
      <w:r w:rsidRPr="00ED676A">
        <w:t xml:space="preserve"> do</w:t>
      </w:r>
      <w:r w:rsidRPr="00ED676A">
        <w:rPr>
          <w:b/>
          <w:bCs/>
        </w:rPr>
        <w:t xml:space="preserve"> Photoshopa</w:t>
      </w:r>
      <w:r w:rsidRPr="00ED676A">
        <w:t xml:space="preserve"> oraz programu </w:t>
      </w:r>
      <w:r w:rsidRPr="00ED676A">
        <w:rPr>
          <w:b/>
          <w:bCs/>
        </w:rPr>
        <w:t>MATLAB</w:t>
      </w:r>
      <w:r w:rsidRPr="00ED676A">
        <w:t xml:space="preserve"> wykorzystujących tą technologię.</w:t>
      </w:r>
    </w:p>
    <w:p w:rsidR="00AB6274" w:rsidRPr="00ED676A" w:rsidRDefault="00AB6274">
      <w:pPr>
        <w:spacing w:after="200" w:line="276" w:lineRule="auto"/>
        <w:ind w:firstLine="0"/>
        <w:rPr>
          <w:color w:val="auto"/>
        </w:rPr>
      </w:pPr>
    </w:p>
    <w:p w:rsidR="009A0841" w:rsidRPr="00ED676A" w:rsidRDefault="009A0841">
      <w:pPr>
        <w:spacing w:after="200" w:line="276" w:lineRule="auto"/>
        <w:ind w:firstLine="0"/>
        <w:rPr>
          <w:color w:val="auto"/>
        </w:rPr>
      </w:pPr>
    </w:p>
    <w:p w:rsidR="009A0841" w:rsidRPr="00ED676A" w:rsidRDefault="009A0841">
      <w:pPr>
        <w:spacing w:after="200" w:line="276" w:lineRule="auto"/>
        <w:ind w:firstLine="0"/>
        <w:rPr>
          <w:color w:val="auto"/>
        </w:rPr>
      </w:pPr>
      <w:r w:rsidRPr="00ED676A">
        <w:rPr>
          <w:color w:val="auto"/>
        </w:rPr>
        <w:t>Napisz tez pracach badawczych, w których została użyta CUDA i inne (nie tylko praktyczne programy).</w:t>
      </w:r>
    </w:p>
    <w:p w:rsidR="005D31F0" w:rsidRPr="00ED676A" w:rsidRDefault="005D31F0">
      <w:pPr>
        <w:spacing w:after="200" w:line="276" w:lineRule="auto"/>
        <w:ind w:firstLine="0"/>
        <w:rPr>
          <w:color w:val="auto"/>
        </w:rPr>
      </w:pPr>
    </w:p>
    <w:p w:rsidR="005D31F0" w:rsidRPr="00ED676A" w:rsidRDefault="005D31F0" w:rsidP="005D31F0">
      <w:pPr>
        <w:rPr>
          <w:rFonts w:eastAsiaTheme="majorEastAsia"/>
          <w:color w:val="auto"/>
        </w:rPr>
      </w:pPr>
      <w:r w:rsidRPr="00ED676A">
        <w:rPr>
          <w:rFonts w:eastAsiaTheme="majorEastAsia"/>
          <w:color w:val="auto"/>
        </w:rPr>
        <w:t>Daj odnośniki do dokumentów, w których porownuje się performance CPU i GPU</w:t>
      </w:r>
    </w:p>
    <w:p w:rsidR="005D31F0" w:rsidRPr="00ED676A" w:rsidRDefault="005D31F0">
      <w:pPr>
        <w:spacing w:after="200" w:line="276" w:lineRule="auto"/>
        <w:ind w:firstLine="0"/>
        <w:rPr>
          <w:color w:val="auto"/>
        </w:rPr>
      </w:pPr>
    </w:p>
    <w:p w:rsidR="006D1236" w:rsidRPr="00ED676A" w:rsidRDefault="006D1236" w:rsidP="006D1236">
      <w:pPr>
        <w:pStyle w:val="Heading2"/>
      </w:pPr>
      <w:bookmarkStart w:id="259" w:name="_Toc258787352"/>
      <w:r w:rsidRPr="00ED676A">
        <w:t>CUDA</w:t>
      </w:r>
      <w:bookmarkEnd w:id="259"/>
    </w:p>
    <w:moveToRangeStart w:id="260" w:author="romanjul" w:date="2010-04-14T19:12:00Z" w:name="move259035667"/>
    <w:p w:rsidR="00040CD8" w:rsidRPr="00ED676A" w:rsidRDefault="00040CD8" w:rsidP="00040CD8">
      <w:moveTo w:id="261" w:author="romanjul" w:date="2010-04-14T19:12:00Z">
        <w:r>
          <w:fldChar w:fldCharType="begin"/>
        </w:r>
        <w:r>
          <w:instrText>HYPERLINK "http://www.behardware.com/articles/659-2/nvidia-cuda-preview.html"</w:instrText>
        </w:r>
        <w:r>
          <w:fldChar w:fldCharType="separate"/>
        </w:r>
        <w:r w:rsidRPr="00ED676A">
          <w:rPr>
            <w:rStyle w:val="Hyperlink"/>
          </w:rPr>
          <w:t>http://www.behardware.com/articles/659-2/nvidia-cuda-preview.html</w:t>
        </w:r>
        <w:r>
          <w:fldChar w:fldCharType="end"/>
        </w:r>
        <w:r w:rsidRPr="00ED676A">
          <w:t xml:space="preserve"> (obrazek)</w:t>
        </w:r>
      </w:moveTo>
    </w:p>
    <w:moveToRangeEnd w:id="260"/>
    <w:p w:rsidR="00040CD8" w:rsidRDefault="00040CD8" w:rsidP="00C31437">
      <w:pPr>
        <w:rPr>
          <w:ins w:id="262" w:author="romanjul" w:date="2010-04-14T19:12:00Z"/>
          <w:color w:val="auto"/>
        </w:rPr>
      </w:pPr>
    </w:p>
    <w:p w:rsidR="00040CD8" w:rsidRDefault="00040CD8" w:rsidP="00C31437">
      <w:pPr>
        <w:rPr>
          <w:ins w:id="263" w:author="romanjul" w:date="2010-04-14T19:12:00Z"/>
          <w:color w:val="auto"/>
        </w:rPr>
      </w:pPr>
    </w:p>
    <w:p w:rsidR="00C31437" w:rsidRPr="00ED676A" w:rsidRDefault="007F264D" w:rsidP="00C31437">
      <w:pPr>
        <w:rPr>
          <w:color w:val="auto"/>
        </w:rPr>
      </w:pPr>
      <w:r w:rsidRPr="00ED676A">
        <w:rPr>
          <w:color w:val="auto"/>
        </w:rPr>
        <w:lastRenderedPageBreak/>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Heading3"/>
      </w:pPr>
      <w:bookmarkStart w:id="264" w:name="_Toc258787353"/>
      <w:r w:rsidRPr="00ED676A">
        <w:t>Wprowadzenie do technologii</w:t>
      </w:r>
      <w:bookmarkEnd w:id="264"/>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Heading4"/>
      </w:pPr>
      <w:bookmarkStart w:id="265" w:name="_Toc258787354"/>
      <w:r w:rsidRPr="00ED676A">
        <w:t>Wersje CUDA</w:t>
      </w:r>
      <w:bookmarkEnd w:id="265"/>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Heading4"/>
      </w:pPr>
      <w:bookmarkStart w:id="266" w:name="_Toc258787355"/>
      <w:r w:rsidRPr="00ED676A">
        <w:t>Ograniczenia</w:t>
      </w:r>
      <w:bookmarkEnd w:id="266"/>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ins w:id="267" w:author="romanjul" w:date="2010-04-14T17:58:00Z"/>
          <w:color w:val="auto"/>
        </w:rPr>
      </w:pPr>
      <w:r w:rsidRPr="00ED676A">
        <w:rPr>
          <w:color w:val="auto"/>
        </w:rPr>
        <w:t>//</w:t>
      </w:r>
      <w:r w:rsidR="006D1236" w:rsidRPr="00ED676A">
        <w:rPr>
          <w:color w:val="auto"/>
        </w:rPr>
        <w:t>Przy małych kernelach jest duży narzut czasowy CPU</w:t>
      </w:r>
    </w:p>
    <w:p w:rsidR="005F5A6C" w:rsidRDefault="005F5A6C" w:rsidP="00BC2198">
      <w:pPr>
        <w:rPr>
          <w:ins w:id="268" w:author="romanjul" w:date="2010-04-14T17:58:00Z"/>
          <w:color w:val="auto"/>
        </w:rPr>
      </w:pPr>
    </w:p>
    <w:p w:rsidR="005F5A6C" w:rsidRPr="00ED676A" w:rsidRDefault="005F5A6C" w:rsidP="005F5A6C">
      <w:pPr>
        <w:pStyle w:val="Heading3"/>
      </w:pPr>
      <w:moveToRangeStart w:id="269" w:author="romanjul" w:date="2010-04-14T17:58:00Z" w:name="move259031265"/>
      <w:moveTo w:id="270" w:author="romanjul" w:date="2010-04-14T17:58:00Z">
        <w:r w:rsidRPr="00ED676A">
          <w:t xml:space="preserve">Model architektury </w:t>
        </w:r>
        <w:del w:id="271" w:author="romanjul" w:date="2010-04-14T17:59:00Z">
          <w:r w:rsidRPr="00ED676A" w:rsidDel="005F5A6C">
            <w:delText>GPU</w:delText>
          </w:r>
        </w:del>
      </w:moveTo>
      <w:ins w:id="272" w:author="romanjul" w:date="2010-04-14T17:59:00Z">
        <w:r>
          <w:t>CUDA</w:t>
        </w:r>
      </w:ins>
    </w:p>
    <w:p w:rsidR="005F5A6C" w:rsidRPr="00ED676A" w:rsidRDefault="005F5A6C" w:rsidP="005F5A6C">
      <w:pPr>
        <w:rPr>
          <w:color w:val="auto"/>
        </w:rPr>
      </w:pPr>
      <w:moveTo w:id="273" w:author="romanjul" w:date="2010-04-14T17:58:00Z">
        <w:r w:rsidRPr="00ED676A">
          <w:rPr>
            <w:color w:val="auto"/>
          </w:rPr>
          <w:t>// (czy SIMD czy PRAM</w:t>
        </w:r>
      </w:moveTo>
      <w:ins w:id="274" w:author="romanjul" w:date="2010-04-14T17:59:00Z">
        <w:r>
          <w:rPr>
            <w:color w:val="auto"/>
          </w:rPr>
          <w:t xml:space="preserve"> czy SIMT</w:t>
        </w:r>
      </w:ins>
      <w:moveTo w:id="275" w:author="romanjul" w:date="2010-04-14T17:58:00Z">
        <w:r w:rsidRPr="00ED676A">
          <w:rPr>
            <w:color w:val="auto"/>
          </w:rPr>
          <w:t>).</w:t>
        </w:r>
      </w:moveTo>
    </w:p>
    <w:moveToRangeEnd w:id="269"/>
    <w:p w:rsidR="005F5A6C" w:rsidRPr="00ED676A" w:rsidRDefault="005F5A6C" w:rsidP="00BC2198">
      <w:pPr>
        <w:rPr>
          <w:color w:val="auto"/>
        </w:rPr>
      </w:pPr>
    </w:p>
    <w:p w:rsidR="00A940E2" w:rsidRPr="00ED676A" w:rsidRDefault="006D1236" w:rsidP="006D1236">
      <w:pPr>
        <w:pStyle w:val="Heading3"/>
      </w:pPr>
      <w:bookmarkStart w:id="276" w:name="_Toc258787356"/>
      <w:r w:rsidRPr="00ED676A">
        <w:t>Komunikacja między wątkami</w:t>
      </w:r>
      <w:bookmarkEnd w:id="276"/>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Heading3"/>
      </w:pPr>
      <w:bookmarkStart w:id="277" w:name="_Toc258787357"/>
      <w:r w:rsidRPr="00ED676A">
        <w:lastRenderedPageBreak/>
        <w:t>Proces wykonania programu CUDA</w:t>
      </w:r>
      <w:bookmarkEnd w:id="277"/>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Heading3"/>
      </w:pPr>
      <w:bookmarkStart w:id="278" w:name="_Toc258787358"/>
      <w:r w:rsidRPr="00ED676A">
        <w:t>Przykład kodu</w:t>
      </w:r>
      <w:bookmarkEnd w:id="278"/>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Heading1"/>
      </w:pPr>
      <w:bookmarkStart w:id="279" w:name="_Toc258787359"/>
      <w:bookmarkStart w:id="280" w:name="_Sztuczne_sieci_neuronowe"/>
      <w:bookmarkEnd w:id="280"/>
      <w:r w:rsidRPr="00ED676A">
        <w:lastRenderedPageBreak/>
        <w:t>Sztuczne sieci neuronowe</w:t>
      </w:r>
      <w:bookmarkEnd w:id="279"/>
    </w:p>
    <w:p w:rsidR="006D1236" w:rsidRPr="00ED676A" w:rsidRDefault="006D1236" w:rsidP="006D1236">
      <w:pPr>
        <w:pStyle w:val="Heading2"/>
      </w:pPr>
      <w:bookmarkStart w:id="281" w:name="_Toc258787360"/>
      <w:r w:rsidRPr="00ED676A">
        <w:t>Wprowadzenie</w:t>
      </w:r>
      <w:bookmarkEnd w:id="281"/>
    </w:p>
    <w:p w:rsidR="006D1236" w:rsidRPr="00ED676A" w:rsidRDefault="006D1236" w:rsidP="006D1236">
      <w:pPr>
        <w:pStyle w:val="Heading2"/>
      </w:pPr>
      <w:bookmarkStart w:id="282" w:name="_Toc258787361"/>
      <w:r w:rsidRPr="00ED676A">
        <w:t>Model neuronu</w:t>
      </w:r>
      <w:bookmarkEnd w:id="282"/>
    </w:p>
    <w:p w:rsidR="006D1236" w:rsidRPr="00ED676A" w:rsidRDefault="006D1236" w:rsidP="006D1236">
      <w:pPr>
        <w:pStyle w:val="Heading3"/>
      </w:pPr>
      <w:bookmarkStart w:id="283" w:name="_Toc258787362"/>
      <w:r w:rsidRPr="00ED676A">
        <w:t>Neuron biologiczny</w:t>
      </w:r>
      <w:bookmarkEnd w:id="283"/>
    </w:p>
    <w:p w:rsidR="006D1236" w:rsidRPr="00ED676A" w:rsidRDefault="006D1236" w:rsidP="006D1236">
      <w:pPr>
        <w:pStyle w:val="Heading3"/>
      </w:pPr>
      <w:bookmarkStart w:id="284" w:name="_Toc258787363"/>
      <w:r w:rsidRPr="00ED676A">
        <w:t>Sztuczny neuron</w:t>
      </w:r>
      <w:bookmarkEnd w:id="284"/>
    </w:p>
    <w:p w:rsidR="006D1236" w:rsidRPr="00ED676A" w:rsidRDefault="006D1236" w:rsidP="006D1236">
      <w:pPr>
        <w:pStyle w:val="Heading3"/>
      </w:pPr>
      <w:bookmarkStart w:id="285" w:name="_Toc258787364"/>
      <w:r w:rsidRPr="00ED676A">
        <w:t>Funkcja aktywacji, neuron nieliniowy</w:t>
      </w:r>
      <w:bookmarkEnd w:id="285"/>
    </w:p>
    <w:p w:rsidR="006D1236" w:rsidRPr="00ED676A" w:rsidRDefault="006D1236" w:rsidP="006D1236">
      <w:pPr>
        <w:pStyle w:val="Heading2"/>
      </w:pPr>
      <w:bookmarkStart w:id="286" w:name="_Toc258787365"/>
      <w:r w:rsidRPr="00ED676A">
        <w:t>Architektury sieci neuronowych</w:t>
      </w:r>
      <w:bookmarkEnd w:id="286"/>
    </w:p>
    <w:p w:rsidR="006D1236" w:rsidRPr="00ED676A" w:rsidRDefault="006D1236" w:rsidP="006D1236">
      <w:pPr>
        <w:pStyle w:val="Heading3"/>
      </w:pPr>
      <w:bookmarkStart w:id="287" w:name="_Toc258787366"/>
      <w:r w:rsidRPr="00ED676A">
        <w:t>Jednokierunkowe</w:t>
      </w:r>
      <w:bookmarkEnd w:id="287"/>
    </w:p>
    <w:p w:rsidR="006D1236" w:rsidRPr="00ED676A" w:rsidRDefault="006D1236" w:rsidP="006D1236">
      <w:pPr>
        <w:pStyle w:val="Heading3"/>
      </w:pPr>
      <w:bookmarkStart w:id="288" w:name="_Toc258787367"/>
      <w:r w:rsidRPr="00ED676A">
        <w:t>Rekurencyjne</w:t>
      </w:r>
      <w:bookmarkEnd w:id="288"/>
    </w:p>
    <w:p w:rsidR="006D1236" w:rsidRPr="00ED676A" w:rsidRDefault="006D1236" w:rsidP="006D1236">
      <w:pPr>
        <w:pStyle w:val="Heading3"/>
      </w:pPr>
      <w:bookmarkStart w:id="289" w:name="_Toc258787368"/>
      <w:r w:rsidRPr="00ED676A">
        <w:t>Sieci komórkowe</w:t>
      </w:r>
      <w:bookmarkEnd w:id="289"/>
    </w:p>
    <w:p w:rsidR="006D1236" w:rsidRPr="00ED676A" w:rsidRDefault="006D1236" w:rsidP="006D1236">
      <w:pPr>
        <w:pStyle w:val="Heading2"/>
      </w:pPr>
      <w:bookmarkStart w:id="290" w:name="_Toc258787369"/>
      <w:r w:rsidRPr="00ED676A">
        <w:t>Zastosowanie sztucznych sieci neuronowych</w:t>
      </w:r>
      <w:bookmarkEnd w:id="290"/>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Heading2"/>
      </w:pPr>
      <w:bookmarkStart w:id="291" w:name="_Toc258787370"/>
      <w:r w:rsidRPr="00ED676A">
        <w:t>Metody uczenia</w:t>
      </w:r>
      <w:bookmarkEnd w:id="291"/>
    </w:p>
    <w:p w:rsidR="006D1236" w:rsidRPr="00ED676A" w:rsidRDefault="007F264D" w:rsidP="006D1236">
      <w:pPr>
        <w:pStyle w:val="Heading3"/>
      </w:pPr>
      <w:bookmarkStart w:id="292" w:name="_Toc258787371"/>
      <w:r w:rsidRPr="00ED676A">
        <w:t>U</w:t>
      </w:r>
      <w:r w:rsidR="006D1236" w:rsidRPr="00ED676A">
        <w:t>czenie nadzorowane</w:t>
      </w:r>
      <w:bookmarkEnd w:id="292"/>
    </w:p>
    <w:p w:rsidR="006D1236" w:rsidRPr="00ED676A" w:rsidRDefault="007F264D" w:rsidP="006D1236">
      <w:pPr>
        <w:pStyle w:val="Heading4"/>
      </w:pPr>
      <w:bookmarkStart w:id="293" w:name="_Toc258787372"/>
      <w:r w:rsidRPr="00ED676A">
        <w:t>Z</w:t>
      </w:r>
      <w:r w:rsidR="006D1236" w:rsidRPr="00ED676A">
        <w:t xml:space="preserve"> nauczycielem</w:t>
      </w:r>
      <w:bookmarkEnd w:id="293"/>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294" w:name="_Toc258787373"/>
      <w:r w:rsidRPr="00ED676A">
        <w:t>Z</w:t>
      </w:r>
      <w:r w:rsidR="006D1236" w:rsidRPr="00ED676A">
        <w:t xml:space="preserve"> krytykiem</w:t>
      </w:r>
      <w:bookmarkEnd w:id="294"/>
    </w:p>
    <w:p w:rsidR="006D1236" w:rsidRPr="00ED676A" w:rsidRDefault="007F264D" w:rsidP="006D1236">
      <w:pPr>
        <w:pStyle w:val="Heading3"/>
      </w:pPr>
      <w:bookmarkStart w:id="295" w:name="_Toc258787374"/>
      <w:r w:rsidRPr="00ED676A">
        <w:t>U</w:t>
      </w:r>
      <w:r w:rsidR="006D1236" w:rsidRPr="00ED676A">
        <w:t>czenie nienadzorowane</w:t>
      </w:r>
      <w:bookmarkEnd w:id="295"/>
    </w:p>
    <w:p w:rsidR="006D1236" w:rsidRPr="00ED676A" w:rsidRDefault="007F264D" w:rsidP="006D1236">
      <w:pPr>
        <w:pStyle w:val="Heading4"/>
      </w:pPr>
      <w:bookmarkStart w:id="296" w:name="_Toc258787375"/>
      <w:r w:rsidRPr="00ED676A">
        <w:t>S</w:t>
      </w:r>
      <w:r w:rsidR="006D1236" w:rsidRPr="00ED676A">
        <w:t>amoorganizujące się mapy</w:t>
      </w:r>
      <w:bookmarkEnd w:id="296"/>
    </w:p>
    <w:p w:rsidR="006D1236" w:rsidRPr="00ED676A" w:rsidRDefault="007F264D" w:rsidP="006D1236">
      <w:pPr>
        <w:pStyle w:val="Heading4"/>
      </w:pPr>
      <w:bookmarkStart w:id="297" w:name="_Toc258787376"/>
      <w:r w:rsidRPr="00ED676A">
        <w:t>K</w:t>
      </w:r>
      <w:r w:rsidR="006D1236" w:rsidRPr="00ED676A">
        <w:t>onkurencyjne</w:t>
      </w:r>
      <w:bookmarkEnd w:id="297"/>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298" w:name="_Toc258787377"/>
      <w:bookmarkStart w:id="299" w:name="_Implementacja_sztucznych_sieci"/>
      <w:bookmarkEnd w:id="299"/>
      <w:r w:rsidRPr="00ED676A">
        <w:lastRenderedPageBreak/>
        <w:t>Implementacja sztucznych sieci neuronowych na GPU</w:t>
      </w:r>
      <w:bookmarkEnd w:id="298"/>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300" w:name="_Toc258787378"/>
      <w:r w:rsidRPr="00ED676A">
        <w:t>Sieć neuronowa z punktu widzenia programisty</w:t>
      </w:r>
      <w:bookmarkEnd w:id="300"/>
    </w:p>
    <w:p w:rsidR="00447DFA" w:rsidRPr="00ED676A" w:rsidRDefault="006F17B5" w:rsidP="00552F6C">
      <w:pPr>
        <w:pStyle w:val="Heading3"/>
      </w:pPr>
      <w:bookmarkStart w:id="301" w:name="_Toc258787379"/>
      <w:r w:rsidRPr="00ED676A">
        <w:t>Struktury danych w sieciach neuronowych</w:t>
      </w:r>
      <w:bookmarkEnd w:id="301"/>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302" w:name="_Toc258787380"/>
      <w:r w:rsidRPr="00ED676A">
        <w:t>Użyte algorytmy</w:t>
      </w:r>
      <w:bookmarkEnd w:id="302"/>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303" w:name="_Toc258787381"/>
      <w:r w:rsidRPr="00ED676A">
        <w:t>Zastosowanie GPU w sztucznych sieciach neuronowych</w:t>
      </w:r>
      <w:bookmarkEnd w:id="303"/>
    </w:p>
    <w:p w:rsidR="006F17B5" w:rsidRPr="00ED676A" w:rsidRDefault="006F17B5" w:rsidP="00552F6C">
      <w:pPr>
        <w:pStyle w:val="Heading3"/>
      </w:pPr>
      <w:bookmarkStart w:id="304" w:name="_Toc258787382"/>
      <w:r w:rsidRPr="00ED676A">
        <w:t>Zrównoleglenie operacji na sieciach neuronowych</w:t>
      </w:r>
      <w:bookmarkEnd w:id="304"/>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305" w:name="_Toc258787383"/>
      <w:r w:rsidRPr="00ED676A">
        <w:t>Wewnętrzne  struktury danych GPU</w:t>
      </w:r>
      <w:bookmarkEnd w:id="305"/>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306" w:name="_Toc258787384"/>
      <w:r w:rsidRPr="00ED676A">
        <w:t>Istniejące rozwiązania software’owe</w:t>
      </w:r>
      <w:bookmarkEnd w:id="306"/>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307" w:name="_Toc258787385"/>
      <w:bookmarkStart w:id="308" w:name="_Biblioteka_CNL"/>
      <w:bookmarkEnd w:id="308"/>
      <w:r w:rsidRPr="00ED676A">
        <w:lastRenderedPageBreak/>
        <w:t>Biblioteka CNL</w:t>
      </w:r>
      <w:bookmarkEnd w:id="30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Heading2"/>
      </w:pPr>
      <w:bookmarkStart w:id="309" w:name="_Toc258787386"/>
      <w:r w:rsidRPr="00ED676A">
        <w:t>Zakres programu</w:t>
      </w:r>
      <w:bookmarkEnd w:id="309"/>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Heading3"/>
      </w:pPr>
      <w:bookmarkStart w:id="310" w:name="_Toc258787387"/>
      <w:r w:rsidRPr="00ED676A">
        <w:t>Ogólny projekt aplikacji</w:t>
      </w:r>
      <w:bookmarkEnd w:id="310"/>
      <w:r w:rsidRPr="00ED676A">
        <w:t xml:space="preserve"> </w:t>
      </w:r>
    </w:p>
    <w:p w:rsidR="00B16AEB" w:rsidRPr="00ED676A"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B16AEB" w:rsidRPr="00ED676A" w:rsidRDefault="00B16AEB" w:rsidP="00B16AEB">
      <w:pPr>
        <w:rPr>
          <w:color w:val="auto"/>
        </w:rPr>
      </w:pPr>
    </w:p>
    <w:tbl>
      <w:tblPr>
        <w:tblStyle w:val="TableGrid"/>
        <w:tblW w:w="0" w:type="auto"/>
        <w:tblLook w:val="04A0"/>
      </w:tblPr>
      <w:tblGrid>
        <w:gridCol w:w="2103"/>
        <w:gridCol w:w="2252"/>
        <w:gridCol w:w="2193"/>
        <w:gridCol w:w="2193"/>
      </w:tblGrid>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Technologia / Aspekt</w:t>
            </w:r>
          </w:p>
        </w:tc>
        <w:tc>
          <w:tcPr>
            <w:tcW w:w="2308" w:type="dxa"/>
          </w:tcPr>
          <w:p w:rsidR="00B16AEB" w:rsidRPr="00ED676A" w:rsidRDefault="00B16AEB" w:rsidP="00B16AEB">
            <w:pPr>
              <w:ind w:firstLine="0"/>
              <w:rPr>
                <w:color w:val="auto"/>
                <w:sz w:val="24"/>
                <w:szCs w:val="24"/>
              </w:rPr>
            </w:pPr>
            <w:r w:rsidRPr="00ED676A">
              <w:rPr>
                <w:color w:val="auto"/>
                <w:sz w:val="24"/>
                <w:szCs w:val="24"/>
              </w:rPr>
              <w:t>NVidia CUDA</w:t>
            </w:r>
          </w:p>
        </w:tc>
        <w:tc>
          <w:tcPr>
            <w:tcW w:w="2308" w:type="dxa"/>
          </w:tcPr>
          <w:p w:rsidR="00B16AEB" w:rsidRPr="00ED676A" w:rsidRDefault="00B16AEB" w:rsidP="00B16AEB">
            <w:pPr>
              <w:ind w:firstLine="0"/>
              <w:rPr>
                <w:color w:val="auto"/>
                <w:sz w:val="24"/>
                <w:szCs w:val="24"/>
              </w:rPr>
            </w:pPr>
            <w:r w:rsidRPr="00ED676A">
              <w:rPr>
                <w:color w:val="auto"/>
                <w:sz w:val="24"/>
                <w:szCs w:val="24"/>
              </w:rPr>
              <w:t>OpenCL</w:t>
            </w:r>
          </w:p>
        </w:tc>
        <w:tc>
          <w:tcPr>
            <w:tcW w:w="2308" w:type="dxa"/>
          </w:tcPr>
          <w:p w:rsidR="00B16AEB" w:rsidRPr="00ED676A" w:rsidRDefault="00B16AEB" w:rsidP="00B16AEB">
            <w:pPr>
              <w:ind w:firstLine="0"/>
              <w:rPr>
                <w:color w:val="auto"/>
                <w:sz w:val="24"/>
                <w:szCs w:val="24"/>
              </w:rPr>
            </w:pPr>
            <w:r w:rsidRPr="00ED676A">
              <w:rPr>
                <w:color w:val="auto"/>
                <w:sz w:val="24"/>
                <w:szCs w:val="24"/>
              </w:rPr>
              <w:t>ATI Stream</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Obsługiwane chipsety</w:t>
            </w:r>
          </w:p>
        </w:tc>
        <w:tc>
          <w:tcPr>
            <w:tcW w:w="2308" w:type="dxa"/>
          </w:tcPr>
          <w:p w:rsidR="00B16AEB" w:rsidRPr="00ED676A" w:rsidRDefault="00B16AEB" w:rsidP="00B16AEB">
            <w:pPr>
              <w:ind w:firstLine="0"/>
              <w:rPr>
                <w:color w:val="auto"/>
                <w:sz w:val="24"/>
                <w:szCs w:val="24"/>
              </w:rPr>
            </w:pPr>
            <w:r w:rsidRPr="00ED676A">
              <w:rPr>
                <w:color w:val="auto"/>
                <w:sz w:val="24"/>
                <w:szCs w:val="24"/>
              </w:rPr>
              <w:t>NVidia GeForce &gt;= 8000, inne nVidia</w:t>
            </w:r>
          </w:p>
        </w:tc>
        <w:tc>
          <w:tcPr>
            <w:tcW w:w="2308" w:type="dxa"/>
          </w:tcPr>
          <w:p w:rsidR="00B16AEB" w:rsidRPr="00ED676A" w:rsidRDefault="00B16AEB" w:rsidP="00B16AEB">
            <w:pPr>
              <w:ind w:firstLine="0"/>
              <w:rPr>
                <w:color w:val="auto"/>
                <w:sz w:val="24"/>
                <w:szCs w:val="24"/>
              </w:rPr>
            </w:pPr>
            <w:r w:rsidRPr="00ED676A">
              <w:rPr>
                <w:color w:val="auto"/>
                <w:sz w:val="24"/>
                <w:szCs w:val="24"/>
              </w:rPr>
              <w:t xml:space="preserve">NVidia GeForce ??? </w:t>
            </w:r>
          </w:p>
        </w:tc>
        <w:tc>
          <w:tcPr>
            <w:tcW w:w="2308" w:type="dxa"/>
          </w:tcPr>
          <w:p w:rsidR="00B16AEB" w:rsidRPr="00ED676A" w:rsidRDefault="00B16AEB" w:rsidP="00B16AEB">
            <w:pPr>
              <w:ind w:firstLine="0"/>
              <w:rPr>
                <w:color w:val="auto"/>
                <w:sz w:val="24"/>
                <w:szCs w:val="24"/>
              </w:rPr>
            </w:pPr>
            <w:r w:rsidRPr="00ED676A">
              <w:rPr>
                <w:color w:val="auto"/>
                <w:sz w:val="24"/>
                <w:szCs w:val="24"/>
              </w:rPr>
              <w:t>ATI ???</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Popularność</w:t>
            </w:r>
          </w:p>
        </w:tc>
        <w:tc>
          <w:tcPr>
            <w:tcW w:w="2308" w:type="dxa"/>
          </w:tcPr>
          <w:p w:rsidR="00B16AEB" w:rsidRPr="00ED676A" w:rsidRDefault="00B16AEB" w:rsidP="00B16AEB">
            <w:pPr>
              <w:ind w:firstLine="0"/>
              <w:rPr>
                <w:color w:val="auto"/>
                <w:sz w:val="24"/>
                <w:szCs w:val="24"/>
              </w:rPr>
            </w:pPr>
            <w:r w:rsidRPr="00ED676A">
              <w:rPr>
                <w:color w:val="auto"/>
                <w:sz w:val="24"/>
                <w:szCs w:val="24"/>
              </w:rPr>
              <w:t>Duża. Popularne</w:t>
            </w:r>
            <w:r w:rsidR="00625DC5" w:rsidRPr="00ED676A">
              <w:rPr>
                <w:color w:val="auto"/>
                <w:sz w:val="24"/>
                <w:szCs w:val="24"/>
              </w:rPr>
              <w:t xml:space="preserve"> forum </w:t>
            </w:r>
            <w:r w:rsidR="007E03D8" w:rsidRPr="00ED676A">
              <w:rPr>
                <w:color w:val="auto"/>
                <w:sz w:val="24"/>
                <w:szCs w:val="24"/>
              </w:rPr>
              <w:t>NVidia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w:t>
            </w:r>
          </w:p>
        </w:tc>
        <w:tc>
          <w:tcPr>
            <w:tcW w:w="2308" w:type="dxa"/>
          </w:tcPr>
          <w:p w:rsidR="00B16AEB" w:rsidRPr="00ED676A" w:rsidRDefault="00625DC5" w:rsidP="00B16AEB">
            <w:pPr>
              <w:ind w:firstLine="0"/>
              <w:rPr>
                <w:color w:val="auto"/>
                <w:sz w:val="24"/>
                <w:szCs w:val="24"/>
              </w:rPr>
            </w:pPr>
            <w:r w:rsidRPr="00ED676A">
              <w:rPr>
                <w:color w:val="auto"/>
                <w:sz w:val="24"/>
                <w:szCs w:val="24"/>
              </w:rPr>
              <w:t>Niewielka</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Częstość uaktualniania</w:t>
            </w:r>
            <w:r w:rsidR="00625DC5" w:rsidRPr="00ED676A">
              <w:rPr>
                <w:color w:val="auto"/>
                <w:sz w:val="24"/>
                <w:szCs w:val="24"/>
              </w:rPr>
              <w:t xml:space="preserve"> </w:t>
            </w:r>
            <w:r w:rsidR="00625DC5" w:rsidRPr="00ED676A">
              <w:rPr>
                <w:color w:val="auto"/>
                <w:sz w:val="24"/>
                <w:szCs w:val="24"/>
              </w:rPr>
              <w:lastRenderedPageBreak/>
              <w:t>biblioteki</w:t>
            </w:r>
          </w:p>
        </w:tc>
        <w:tc>
          <w:tcPr>
            <w:tcW w:w="2308" w:type="dxa"/>
          </w:tcPr>
          <w:p w:rsidR="00B16AEB" w:rsidRPr="00ED676A" w:rsidRDefault="00625DC5" w:rsidP="00B16AEB">
            <w:pPr>
              <w:ind w:firstLine="0"/>
              <w:rPr>
                <w:color w:val="auto"/>
                <w:sz w:val="24"/>
                <w:szCs w:val="24"/>
              </w:rPr>
            </w:pPr>
            <w:r w:rsidRPr="00ED676A">
              <w:rPr>
                <w:color w:val="auto"/>
                <w:sz w:val="24"/>
                <w:szCs w:val="24"/>
              </w:rPr>
              <w:lastRenderedPageBreak/>
              <w:t>Dosyć duża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lastRenderedPageBreak/>
              <w:t>Prędkość działania aplikacji</w:t>
            </w:r>
          </w:p>
        </w:tc>
        <w:tc>
          <w:tcPr>
            <w:tcW w:w="2308" w:type="dxa"/>
          </w:tcPr>
          <w:p w:rsidR="00B16AEB" w:rsidRPr="00ED676A" w:rsidRDefault="00625DC5" w:rsidP="00B16AEB">
            <w:pPr>
              <w:ind w:firstLine="0"/>
              <w:rPr>
                <w:color w:val="auto"/>
                <w:sz w:val="24"/>
                <w:szCs w:val="24"/>
              </w:rPr>
            </w:pPr>
            <w:r w:rsidRPr="00ED676A">
              <w:rPr>
                <w:color w:val="auto"/>
                <w:sz w:val="24"/>
                <w:szCs w:val="24"/>
              </w:rPr>
              <w:t>Duża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 (w związku z tym, że jest to biblioteka uniwersalna, trudno jest zoptymalizować do konkretnej karty).</w:t>
            </w:r>
          </w:p>
        </w:tc>
        <w:tc>
          <w:tcPr>
            <w:tcW w:w="2308" w:type="dxa"/>
          </w:tcPr>
          <w:p w:rsidR="00B16AEB" w:rsidRPr="00ED676A" w:rsidRDefault="00625DC5" w:rsidP="00B16AEB">
            <w:pPr>
              <w:ind w:firstLine="0"/>
              <w:rPr>
                <w:color w:val="auto"/>
                <w:sz w:val="24"/>
                <w:szCs w:val="24"/>
              </w:rPr>
            </w:pPr>
            <w:r w:rsidRPr="00ED676A">
              <w:rPr>
                <w:color w:val="auto"/>
                <w:sz w:val="24"/>
                <w:szCs w:val="24"/>
              </w:rPr>
              <w:t>Duża</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Styl programowania</w:t>
            </w:r>
          </w:p>
        </w:tc>
        <w:tc>
          <w:tcPr>
            <w:tcW w:w="2308" w:type="dxa"/>
          </w:tcPr>
          <w:p w:rsidR="00B16AEB" w:rsidRPr="00ED676A" w:rsidRDefault="00625DC5" w:rsidP="00B16AEB">
            <w:pPr>
              <w:ind w:firstLine="0"/>
              <w:rPr>
                <w:color w:val="auto"/>
                <w:sz w:val="24"/>
                <w:szCs w:val="24"/>
              </w:rPr>
            </w:pPr>
            <w:r w:rsidRPr="00ED676A">
              <w:rPr>
                <w:color w:val="auto"/>
                <w:sz w:val="24"/>
                <w:szCs w:val="24"/>
              </w:rPr>
              <w:t>Wysokopoziomowy</w:t>
            </w:r>
          </w:p>
        </w:tc>
        <w:tc>
          <w:tcPr>
            <w:tcW w:w="2308" w:type="dxa"/>
          </w:tcPr>
          <w:p w:rsidR="00B16AEB" w:rsidRPr="00ED676A" w:rsidRDefault="00625DC5" w:rsidP="00B16AEB">
            <w:pPr>
              <w:ind w:firstLine="0"/>
              <w:rPr>
                <w:color w:val="auto"/>
                <w:sz w:val="24"/>
                <w:szCs w:val="24"/>
              </w:rPr>
            </w:pPr>
            <w:r w:rsidRPr="00ED676A">
              <w:rPr>
                <w:color w:val="auto"/>
                <w:sz w:val="24"/>
                <w:szCs w:val="24"/>
              </w:rPr>
              <w:t>Niskopoziomowy, wymaga często więcej linii kodu</w:t>
            </w:r>
          </w:p>
        </w:tc>
        <w:tc>
          <w:tcPr>
            <w:tcW w:w="2308" w:type="dxa"/>
          </w:tcPr>
          <w:p w:rsidR="00B16AEB" w:rsidRPr="00ED676A" w:rsidRDefault="00625DC5" w:rsidP="00B16AEB">
            <w:pPr>
              <w:ind w:firstLine="0"/>
              <w:rPr>
                <w:color w:val="auto"/>
                <w:sz w:val="24"/>
                <w:szCs w:val="24"/>
              </w:rPr>
            </w:pPr>
            <w:r w:rsidRPr="00ED676A">
              <w:rPr>
                <w:color w:val="auto"/>
                <w:sz w:val="24"/>
                <w:szCs w:val="24"/>
              </w:rPr>
              <w:t>Niskopoziomowy, wymaga często więcej linii kodu</w:t>
            </w:r>
          </w:p>
        </w:tc>
      </w:tr>
      <w:tr w:rsidR="007552EA" w:rsidRPr="00ED676A" w:rsidTr="00B16AEB">
        <w:tc>
          <w:tcPr>
            <w:tcW w:w="2308" w:type="dxa"/>
          </w:tcPr>
          <w:p w:rsidR="007552EA" w:rsidRPr="00ED676A" w:rsidRDefault="005E79A1" w:rsidP="007552EA">
            <w:pPr>
              <w:ind w:firstLine="0"/>
              <w:rPr>
                <w:color w:val="auto"/>
                <w:sz w:val="24"/>
                <w:szCs w:val="24"/>
              </w:rPr>
            </w:pPr>
            <w:r w:rsidRPr="00ED676A">
              <w:rPr>
                <w:color w:val="auto"/>
                <w:sz w:val="24"/>
                <w:szCs w:val="24"/>
              </w:rPr>
              <w:t>Różnice w obsłudze róż</w:t>
            </w:r>
            <w:r w:rsidR="007552EA" w:rsidRPr="00ED676A">
              <w:rPr>
                <w:color w:val="auto"/>
                <w:sz w:val="24"/>
                <w:szCs w:val="24"/>
              </w:rPr>
              <w:t xml:space="preserve">nych </w:t>
            </w:r>
            <w:r w:rsidRPr="00ED676A">
              <w:rPr>
                <w:color w:val="auto"/>
                <w:sz w:val="24"/>
                <w:szCs w:val="24"/>
              </w:rPr>
              <w:t>(</w:t>
            </w:r>
            <w:r w:rsidR="007552EA" w:rsidRPr="00ED676A">
              <w:rPr>
                <w:color w:val="auto"/>
                <w:sz w:val="24"/>
                <w:szCs w:val="24"/>
              </w:rPr>
              <w:t>chipsetów</w:t>
            </w:r>
            <w:r w:rsidRPr="00ED676A">
              <w:rPr>
                <w:color w:val="auto"/>
                <w:sz w:val="24"/>
                <w:szCs w:val="24"/>
              </w:rPr>
              <w:t>?)</w:t>
            </w:r>
          </w:p>
        </w:tc>
        <w:tc>
          <w:tcPr>
            <w:tcW w:w="2308" w:type="dxa"/>
          </w:tcPr>
          <w:p w:rsidR="007552EA" w:rsidRPr="00ED676A" w:rsidRDefault="007552EA" w:rsidP="00B16AEB">
            <w:pPr>
              <w:ind w:firstLine="0"/>
              <w:rPr>
                <w:color w:val="auto"/>
                <w:sz w:val="24"/>
                <w:szCs w:val="24"/>
              </w:rPr>
            </w:pPr>
            <w:r w:rsidRPr="00ED676A">
              <w:rPr>
                <w:color w:val="auto"/>
                <w:sz w:val="24"/>
                <w:szCs w:val="24"/>
              </w:rPr>
              <w:t>Tak – CUDA 1.0, 1.1, 1.3, różnice w możliwościach.</w:t>
            </w:r>
          </w:p>
        </w:tc>
        <w:tc>
          <w:tcPr>
            <w:tcW w:w="2308" w:type="dxa"/>
          </w:tcPr>
          <w:p w:rsidR="007552EA" w:rsidRPr="00ED676A" w:rsidRDefault="007552EA" w:rsidP="00B16AEB">
            <w:pPr>
              <w:ind w:firstLine="0"/>
              <w:rPr>
                <w:color w:val="auto"/>
                <w:sz w:val="24"/>
                <w:szCs w:val="24"/>
              </w:rPr>
            </w:pPr>
            <w:r w:rsidRPr="00ED676A">
              <w:rPr>
                <w:color w:val="auto"/>
                <w:sz w:val="24"/>
                <w:szCs w:val="24"/>
              </w:rPr>
              <w:t>?</w:t>
            </w:r>
          </w:p>
        </w:tc>
        <w:tc>
          <w:tcPr>
            <w:tcW w:w="2308" w:type="dxa"/>
          </w:tcPr>
          <w:p w:rsidR="007552EA" w:rsidRPr="00ED676A" w:rsidRDefault="007552EA" w:rsidP="00B16AEB">
            <w:pPr>
              <w:ind w:firstLine="0"/>
              <w:rPr>
                <w:color w:val="auto"/>
                <w:sz w:val="24"/>
                <w:szCs w:val="24"/>
              </w:rPr>
            </w:pPr>
            <w:r w:rsidRPr="00ED676A">
              <w:rPr>
                <w:color w:val="auto"/>
                <w:sz w:val="24"/>
                <w:szCs w:val="24"/>
              </w:rPr>
              <w:t>?</w:t>
            </w:r>
          </w:p>
        </w:tc>
      </w:tr>
    </w:tbl>
    <w:p w:rsidR="00B16AEB" w:rsidRPr="00ED676A" w:rsidRDefault="00C31437" w:rsidP="00B16AEB">
      <w:pPr>
        <w:rPr>
          <w:color w:val="auto"/>
        </w:rPr>
      </w:pPr>
      <w:r w:rsidRPr="00ED676A">
        <w:rPr>
          <w:color w:val="auto"/>
        </w:rPr>
        <w:t>(</w:t>
      </w:r>
      <w:r w:rsidR="002D36BE" w:rsidRPr="00ED676A">
        <w:rPr>
          <w:color w:val="auto"/>
        </w:rPr>
        <w:t>Źródła</w:t>
      </w:r>
      <w:r w:rsidRPr="00ED676A">
        <w:rPr>
          <w:color w:val="auto"/>
        </w:rPr>
        <w:t xml:space="preserve"> tabeli – linki do stron NVidia, OpenCL, Stream)</w:t>
      </w: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lastRenderedPageBreak/>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Heading3"/>
      </w:pPr>
      <w:bookmarkStart w:id="311" w:name="_Toc258787388"/>
      <w:r w:rsidRPr="00ED676A">
        <w:t>Zastosowania programu.</w:t>
      </w:r>
      <w:bookmarkEnd w:id="311"/>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Heading3"/>
      </w:pPr>
      <w:bookmarkStart w:id="312" w:name="_Toc258787389"/>
      <w:r w:rsidRPr="00ED676A">
        <w:lastRenderedPageBreak/>
        <w:t>Diagramy:</w:t>
      </w:r>
      <w:bookmarkEnd w:id="312"/>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Heading4"/>
      </w:pPr>
      <w:bookmarkStart w:id="313" w:name="_Toc258787390"/>
      <w:r w:rsidRPr="00ED676A">
        <w:lastRenderedPageBreak/>
        <w:t>Class</w:t>
      </w:r>
      <w:bookmarkEnd w:id="313"/>
    </w:p>
    <w:p w:rsidR="00882078" w:rsidRPr="00ED676A" w:rsidRDefault="00BA467A" w:rsidP="00882078">
      <w:pPr>
        <w:spacing w:after="200" w:line="276" w:lineRule="auto"/>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Heading4"/>
      </w:pPr>
      <w:bookmarkStart w:id="314" w:name="_Toc258787391"/>
      <w:r w:rsidRPr="00ED676A">
        <w:t>Component</w:t>
      </w:r>
      <w:bookmarkEnd w:id="314"/>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lang w:val="en-US" w:eastAsia="en-US"/>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Heading4"/>
      </w:pPr>
      <w:bookmarkStart w:id="315" w:name="_Toc258787392"/>
      <w:r w:rsidRPr="00ED676A">
        <w:t>Component</w:t>
      </w:r>
      <w:bookmarkEnd w:id="315"/>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lang w:val="en-US" w:eastAsia="en-US"/>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Heading4"/>
      </w:pPr>
      <w:bookmarkStart w:id="316" w:name="_Toc258787393"/>
      <w:r w:rsidRPr="00ED676A">
        <w:t>Activity</w:t>
      </w:r>
      <w:bookmarkEnd w:id="31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317" w:name="_Toc258787394"/>
      <w:r w:rsidRPr="00ED676A">
        <w:lastRenderedPageBreak/>
        <w:t>Struktura plików danych</w:t>
      </w:r>
      <w:bookmarkEnd w:id="31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Style w:val="TableGrid"/>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sz w:val="24"/>
                <w:szCs w:val="24"/>
              </w:rPr>
            </w:pPr>
            <w:r w:rsidRPr="00ED676A">
              <w:rPr>
                <w:color w:val="auto"/>
                <w:sz w:val="24"/>
                <w:szCs w:val="24"/>
              </w:rPr>
              <w:t>MLP</w:t>
            </w:r>
          </w:p>
        </w:tc>
        <w:tc>
          <w:tcPr>
            <w:tcW w:w="1985" w:type="dxa"/>
          </w:tcPr>
          <w:p w:rsidR="00F331E7" w:rsidRPr="00ED676A" w:rsidRDefault="0094726A" w:rsidP="00420509">
            <w:pPr>
              <w:ind w:firstLine="0"/>
              <w:rPr>
                <w:color w:val="auto"/>
                <w:sz w:val="24"/>
                <w:szCs w:val="24"/>
              </w:rPr>
            </w:pPr>
            <w:r w:rsidRPr="00ED676A">
              <w:rPr>
                <w:color w:val="auto"/>
                <w:sz w:val="24"/>
                <w:szCs w:val="24"/>
              </w:rPr>
              <w:t>InputTestSet</w:t>
            </w:r>
          </w:p>
        </w:tc>
        <w:tc>
          <w:tcPr>
            <w:tcW w:w="4162" w:type="dxa"/>
          </w:tcPr>
          <w:p w:rsidR="00F331E7" w:rsidRPr="00ED676A" w:rsidRDefault="0094726A" w:rsidP="00420509">
            <w:pPr>
              <w:ind w:firstLine="0"/>
              <w:rPr>
                <w:color w:val="auto"/>
                <w:sz w:val="24"/>
                <w:szCs w:val="24"/>
              </w:rPr>
            </w:pPr>
            <w:r w:rsidRPr="00ED676A">
              <w:rPr>
                <w:color w:val="auto"/>
                <w:sz w:val="24"/>
                <w:szCs w:val="24"/>
              </w:rPr>
              <w:t>InputTestSet</w:t>
            </w:r>
          </w:p>
        </w:tc>
      </w:tr>
      <w:tr w:rsidR="00F331E7" w:rsidRPr="00ED676A" w:rsidTr="00603388">
        <w:tc>
          <w:tcPr>
            <w:tcW w:w="1526" w:type="dxa"/>
          </w:tcPr>
          <w:p w:rsidR="00F331E7" w:rsidRPr="00ED676A" w:rsidRDefault="00FA0212" w:rsidP="00420509">
            <w:pPr>
              <w:ind w:firstLine="0"/>
              <w:rPr>
                <w:color w:val="auto"/>
                <w:sz w:val="24"/>
                <w:szCs w:val="24"/>
              </w:rPr>
            </w:pPr>
            <w:r w:rsidRPr="00ED676A">
              <w:rPr>
                <w:color w:val="auto"/>
                <w:sz w:val="24"/>
                <w:szCs w:val="24"/>
              </w:rPr>
              <w:t>Format</w:t>
            </w:r>
          </w:p>
        </w:tc>
        <w:tc>
          <w:tcPr>
            <w:tcW w:w="1559" w:type="dxa"/>
          </w:tcPr>
          <w:p w:rsidR="00F331E7" w:rsidRPr="00ED676A" w:rsidRDefault="00FA0212" w:rsidP="00420509">
            <w:pPr>
              <w:ind w:firstLine="0"/>
              <w:rPr>
                <w:color w:val="auto"/>
                <w:sz w:val="24"/>
                <w:szCs w:val="24"/>
              </w:rPr>
            </w:pPr>
            <w:r w:rsidRPr="00ED676A">
              <w:rPr>
                <w:color w:val="auto"/>
                <w:sz w:val="24"/>
                <w:szCs w:val="24"/>
              </w:rPr>
              <w:t>XML</w:t>
            </w:r>
          </w:p>
        </w:tc>
        <w:tc>
          <w:tcPr>
            <w:tcW w:w="1985" w:type="dxa"/>
          </w:tcPr>
          <w:p w:rsidR="00F331E7" w:rsidRPr="00ED676A" w:rsidRDefault="00FA0212" w:rsidP="00420509">
            <w:pPr>
              <w:ind w:firstLine="0"/>
              <w:rPr>
                <w:color w:val="auto"/>
                <w:sz w:val="24"/>
                <w:szCs w:val="24"/>
              </w:rPr>
            </w:pPr>
            <w:r w:rsidRPr="00ED676A">
              <w:rPr>
                <w:color w:val="auto"/>
                <w:sz w:val="24"/>
                <w:szCs w:val="24"/>
              </w:rPr>
              <w:t>XML</w:t>
            </w:r>
          </w:p>
        </w:tc>
        <w:tc>
          <w:tcPr>
            <w:tcW w:w="4162" w:type="dxa"/>
          </w:tcPr>
          <w:p w:rsidR="00F331E7" w:rsidRPr="00ED676A" w:rsidRDefault="00603388" w:rsidP="00420509">
            <w:pPr>
              <w:ind w:firstLine="0"/>
              <w:rPr>
                <w:color w:val="auto"/>
                <w:sz w:val="24"/>
                <w:szCs w:val="24"/>
              </w:rPr>
            </w:pPr>
            <w:r w:rsidRPr="00ED676A">
              <w:rPr>
                <w:color w:val="auto"/>
                <w:sz w:val="24"/>
                <w:szCs w:val="24"/>
              </w:rPr>
              <w:t>CSV</w:t>
            </w:r>
          </w:p>
        </w:tc>
      </w:tr>
      <w:tr w:rsidR="00F331E7" w:rsidRPr="00ED676A" w:rsidTr="00603388">
        <w:tc>
          <w:tcPr>
            <w:tcW w:w="1526" w:type="dxa"/>
          </w:tcPr>
          <w:p w:rsidR="00F331E7" w:rsidRPr="00ED676A" w:rsidRDefault="00FA0212" w:rsidP="00420509">
            <w:pPr>
              <w:ind w:firstLine="0"/>
              <w:rPr>
                <w:color w:val="auto"/>
                <w:sz w:val="24"/>
                <w:szCs w:val="24"/>
              </w:rPr>
            </w:pPr>
            <w:r w:rsidRPr="00ED676A">
              <w:rPr>
                <w:color w:val="auto"/>
                <w:sz w:val="24"/>
                <w:szCs w:val="24"/>
              </w:rPr>
              <w:t>Użycie</w:t>
            </w:r>
          </w:p>
        </w:tc>
        <w:tc>
          <w:tcPr>
            <w:tcW w:w="1559" w:type="dxa"/>
          </w:tcPr>
          <w:p w:rsidR="00F331E7" w:rsidRPr="00ED676A" w:rsidRDefault="00FA0212" w:rsidP="00420509">
            <w:pPr>
              <w:ind w:firstLine="0"/>
              <w:rPr>
                <w:color w:val="auto"/>
                <w:sz w:val="24"/>
                <w:szCs w:val="24"/>
              </w:rPr>
            </w:pPr>
            <w:r w:rsidRPr="00ED676A">
              <w:rPr>
                <w:color w:val="auto"/>
                <w:sz w:val="24"/>
                <w:szCs w:val="24"/>
              </w:rPr>
              <w:t>Read/Write</w:t>
            </w:r>
          </w:p>
        </w:tc>
        <w:tc>
          <w:tcPr>
            <w:tcW w:w="1985" w:type="dxa"/>
          </w:tcPr>
          <w:p w:rsidR="00F331E7" w:rsidRPr="00ED676A" w:rsidRDefault="00FA0212" w:rsidP="00420509">
            <w:pPr>
              <w:ind w:firstLine="0"/>
              <w:rPr>
                <w:color w:val="auto"/>
                <w:sz w:val="24"/>
                <w:szCs w:val="24"/>
              </w:rPr>
            </w:pPr>
            <w:r w:rsidRPr="00ED676A">
              <w:rPr>
                <w:color w:val="auto"/>
                <w:sz w:val="24"/>
                <w:szCs w:val="24"/>
              </w:rPr>
              <w:t>Read/Write</w:t>
            </w:r>
          </w:p>
        </w:tc>
        <w:tc>
          <w:tcPr>
            <w:tcW w:w="4162" w:type="dxa"/>
          </w:tcPr>
          <w:p w:rsidR="00F331E7" w:rsidRPr="00ED676A" w:rsidRDefault="00603388" w:rsidP="00420509">
            <w:pPr>
              <w:ind w:firstLine="0"/>
              <w:rPr>
                <w:color w:val="auto"/>
                <w:sz w:val="24"/>
                <w:szCs w:val="24"/>
              </w:rPr>
            </w:pPr>
            <w:r w:rsidRPr="00ED676A">
              <w:rPr>
                <w:color w:val="auto"/>
                <w:sz w:val="24"/>
                <w:szCs w:val="24"/>
              </w:rPr>
              <w:t>Read</w:t>
            </w:r>
          </w:p>
        </w:tc>
      </w:tr>
      <w:tr w:rsidR="00F331E7" w:rsidRPr="00ED676A" w:rsidTr="00603388">
        <w:tc>
          <w:tcPr>
            <w:tcW w:w="1526" w:type="dxa"/>
          </w:tcPr>
          <w:p w:rsidR="00F331E7" w:rsidRPr="00ED676A" w:rsidRDefault="00FA0212" w:rsidP="00420509">
            <w:pPr>
              <w:ind w:firstLine="0"/>
              <w:rPr>
                <w:color w:val="auto"/>
                <w:sz w:val="24"/>
                <w:szCs w:val="24"/>
              </w:rPr>
            </w:pPr>
            <w:r w:rsidRPr="00ED676A">
              <w:rPr>
                <w:color w:val="auto"/>
                <w:sz w:val="24"/>
                <w:szCs w:val="24"/>
              </w:rPr>
              <w:t>Zapisane dane</w:t>
            </w:r>
          </w:p>
        </w:tc>
        <w:tc>
          <w:tcPr>
            <w:tcW w:w="1559" w:type="dxa"/>
          </w:tcPr>
          <w:p w:rsidR="00F331E7" w:rsidRPr="00ED676A" w:rsidRDefault="00FA0212" w:rsidP="00420509">
            <w:pPr>
              <w:ind w:firstLine="0"/>
              <w:rPr>
                <w:color w:val="auto"/>
                <w:sz w:val="24"/>
                <w:szCs w:val="24"/>
              </w:rPr>
            </w:pPr>
            <w:r w:rsidRPr="00ED676A">
              <w:rPr>
                <w:color w:val="auto"/>
                <w:sz w:val="24"/>
                <w:szCs w:val="24"/>
              </w:rPr>
              <w:t>Cała struktura sieci</w:t>
            </w:r>
          </w:p>
        </w:tc>
        <w:tc>
          <w:tcPr>
            <w:tcW w:w="1985" w:type="dxa"/>
          </w:tcPr>
          <w:p w:rsidR="00F331E7" w:rsidRPr="00ED676A" w:rsidRDefault="00603388" w:rsidP="00420509">
            <w:pPr>
              <w:ind w:firstLine="0"/>
              <w:rPr>
                <w:color w:val="auto"/>
                <w:sz w:val="24"/>
                <w:szCs w:val="24"/>
              </w:rPr>
            </w:pPr>
            <w:r w:rsidRPr="00ED676A">
              <w:rPr>
                <w:color w:val="auto"/>
                <w:sz w:val="24"/>
                <w:szCs w:val="24"/>
              </w:rPr>
              <w:t>Wszystkie dane sieci</w:t>
            </w:r>
          </w:p>
        </w:tc>
        <w:tc>
          <w:tcPr>
            <w:tcW w:w="4162" w:type="dxa"/>
          </w:tcPr>
          <w:p w:rsidR="00F331E7" w:rsidRPr="00ED676A" w:rsidRDefault="00603388" w:rsidP="00420509">
            <w:pPr>
              <w:ind w:firstLine="0"/>
              <w:rPr>
                <w:color w:val="auto"/>
                <w:sz w:val="24"/>
                <w:szCs w:val="24"/>
              </w:rPr>
            </w:pPr>
            <w:r w:rsidRPr="00ED676A">
              <w:rPr>
                <w:color w:val="auto"/>
                <w:sz w:val="24"/>
                <w:szCs w:val="24"/>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Style w:val="TableGrid"/>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318" w:name="_Toc258787395"/>
      <w:r w:rsidRPr="00ED676A">
        <w:t>Plik zestawu testów CSV</w:t>
      </w:r>
      <w:bookmarkEnd w:id="31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Style w:val="TableGrid"/>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Heading4"/>
      </w:pPr>
      <w:bookmarkStart w:id="319" w:name="_Toc258787396"/>
      <w:r w:rsidRPr="00ED676A">
        <w:t>Plik zestawu testów XML</w:t>
      </w:r>
      <w:bookmarkEnd w:id="319"/>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Style w:val="TableGrid"/>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lastRenderedPageBreak/>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ListParagraph"/>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Heading4"/>
      </w:pPr>
      <w:bookmarkStart w:id="320" w:name="_Toc258787397"/>
      <w:r w:rsidRPr="00ED676A">
        <w:t>Format Sieci MLP w XML</w:t>
      </w:r>
      <w:bookmarkEnd w:id="320"/>
    </w:p>
    <w:p w:rsidR="00977474" w:rsidRPr="00ED676A" w:rsidRDefault="00977474" w:rsidP="00977474">
      <w:pPr>
        <w:rPr>
          <w:color w:val="auto"/>
        </w:rPr>
      </w:pPr>
    </w:p>
    <w:p w:rsidR="00977474" w:rsidRPr="00ED676A" w:rsidRDefault="00977474" w:rsidP="00977474">
      <w:pPr>
        <w:rPr>
          <w:color w:val="auto"/>
        </w:rPr>
      </w:pPr>
      <w:r w:rsidRPr="00ED676A">
        <w:rPr>
          <w:color w:val="auto"/>
        </w:rPr>
        <w:lastRenderedPageBreak/>
        <w:t>Poniżej jest plik sieci MLP stworzony po poprzedniej sekwencji operacji w pliku NetworkStruct.xml:</w:t>
      </w:r>
    </w:p>
    <w:p w:rsidR="00977474" w:rsidRPr="00ED676A" w:rsidRDefault="00977474" w:rsidP="00977474">
      <w:pPr>
        <w:rPr>
          <w:color w:val="auto"/>
        </w:rPr>
      </w:pPr>
    </w:p>
    <w:tbl>
      <w:tblPr>
        <w:tblStyle w:val="TableGrid"/>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lastRenderedPageBreak/>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Heading3"/>
      </w:pPr>
      <w:bookmarkStart w:id="321" w:name="_Toc258787398"/>
      <w:r w:rsidRPr="00ED676A">
        <w:t>Katalogi i p</w:t>
      </w:r>
      <w:r w:rsidR="001B7D2B" w:rsidRPr="00ED676A">
        <w:t>liki w projekcie</w:t>
      </w:r>
      <w:bookmarkEnd w:id="321"/>
    </w:p>
    <w:p w:rsidR="001B7D2B" w:rsidRPr="00ED676A" w:rsidRDefault="00E84C03" w:rsidP="00E84C03">
      <w:pPr>
        <w:rPr>
          <w:color w:val="auto"/>
        </w:rPr>
      </w:pPr>
      <w:r w:rsidRPr="00ED676A">
        <w:rPr>
          <w:color w:val="auto"/>
        </w:rPr>
        <w:t>Poniżej znajduje się lista katalogów i plików użytych w projekcie Visual Studio 2008:</w:t>
      </w:r>
    </w:p>
    <w:tbl>
      <w:tblPr>
        <w:tblStyle w:val="TableGrid"/>
        <w:tblW w:w="0" w:type="auto"/>
        <w:tblLook w:val="04A0"/>
      </w:tblPr>
      <w:tblGrid>
        <w:gridCol w:w="4922"/>
        <w:gridCol w:w="3819"/>
      </w:tblGrid>
      <w:tr w:rsidR="00D57A6A" w:rsidRPr="00ED676A" w:rsidTr="00D57A6A">
        <w:tc>
          <w:tcPr>
            <w:tcW w:w="5489" w:type="dxa"/>
          </w:tcPr>
          <w:p w:rsidR="00D57A6A" w:rsidRPr="00ED676A" w:rsidRDefault="00D57A6A" w:rsidP="00E84C03">
            <w:pPr>
              <w:autoSpaceDE w:val="0"/>
              <w:autoSpaceDN w:val="0"/>
              <w:adjustRightInd w:val="0"/>
              <w:ind w:firstLine="0"/>
              <w:rPr>
                <w:rFonts w:eastAsiaTheme="minorHAnsi"/>
                <w:b/>
                <w:color w:val="auto"/>
                <w:sz w:val="24"/>
                <w:szCs w:val="24"/>
                <w:lang w:eastAsia="en-US"/>
              </w:rPr>
            </w:pPr>
            <w:r w:rsidRPr="00ED676A">
              <w:rPr>
                <w:rFonts w:eastAsiaTheme="minorHAnsi"/>
                <w:b/>
                <w:color w:val="auto"/>
                <w:sz w:val="24"/>
                <w:szCs w:val="24"/>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sz w:val="24"/>
                <w:szCs w:val="24"/>
                <w:lang w:eastAsia="en-US"/>
              </w:rPr>
            </w:pPr>
            <w:r w:rsidRPr="00ED676A">
              <w:rPr>
                <w:rFonts w:eastAsiaTheme="minorHAnsi"/>
                <w:b/>
                <w:color w:val="auto"/>
                <w:sz w:val="24"/>
                <w:szCs w:val="24"/>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Heading3"/>
      </w:pPr>
      <w:bookmarkStart w:id="322" w:name="_Toc258787399"/>
      <w:r w:rsidRPr="00ED676A">
        <w:t>Logowanie</w:t>
      </w:r>
      <w:bookmarkEnd w:id="322"/>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Heading2"/>
      </w:pPr>
      <w:bookmarkStart w:id="323" w:name="_Toc258787400"/>
      <w:r w:rsidRPr="00ED676A">
        <w:t>Część CPU</w:t>
      </w:r>
      <w:bookmarkEnd w:id="323"/>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ListParagraph"/>
        <w:numPr>
          <w:ilvl w:val="0"/>
          <w:numId w:val="4"/>
        </w:numPr>
      </w:pPr>
      <w:r w:rsidRPr="00ED676A">
        <w:t>Obiekt MLP zawiera informacje o warstwach (obiekt Layer) w nim zawartych</w:t>
      </w:r>
    </w:p>
    <w:p w:rsidR="006D79D9" w:rsidRPr="00ED676A" w:rsidRDefault="006D79D9" w:rsidP="00B0611A">
      <w:pPr>
        <w:pStyle w:val="ListParagraph"/>
        <w:numPr>
          <w:ilvl w:val="0"/>
          <w:numId w:val="4"/>
        </w:numPr>
      </w:pPr>
      <w:r w:rsidRPr="00ED676A">
        <w:t>Obiekt Layer zawiera informacje o neuronach w nim zawartych</w:t>
      </w:r>
    </w:p>
    <w:p w:rsidR="006D79D9" w:rsidRPr="00ED676A" w:rsidRDefault="006D79D9" w:rsidP="00B0611A">
      <w:pPr>
        <w:pStyle w:val="ListParagraph"/>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Heading3"/>
      </w:pPr>
      <w:bookmarkStart w:id="324" w:name="_Toc258787401"/>
      <w:r w:rsidRPr="00ED676A">
        <w:t>Podejście CPU do aplikacji wykonującej MLP</w:t>
      </w:r>
      <w:bookmarkEnd w:id="324"/>
    </w:p>
    <w:p w:rsidR="00052978" w:rsidRPr="00ED676A" w:rsidRDefault="00A12AE5" w:rsidP="004F3A28">
      <w:pPr>
        <w:pStyle w:val="Heading4"/>
      </w:pPr>
      <w:bookmarkStart w:id="325" w:name="_Toc258787402"/>
      <w:r w:rsidRPr="00ED676A">
        <w:t>Diagram sekwencji uruchamiania sieci</w:t>
      </w:r>
      <w:bookmarkEnd w:id="325"/>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Heading4"/>
      </w:pPr>
      <w:bookmarkStart w:id="326" w:name="_Toc258787403"/>
      <w:r w:rsidRPr="00ED676A">
        <w:t>Diagram sekwencji trenowania sieci</w:t>
      </w:r>
      <w:bookmarkEnd w:id="32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Heading3"/>
      </w:pPr>
      <w:bookmarkStart w:id="327" w:name="_Toc258787404"/>
      <w:r w:rsidRPr="00ED676A">
        <w:t>Zewnętrzne biblioteki</w:t>
      </w:r>
      <w:bookmarkEnd w:id="327"/>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ListParagraph"/>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ListParagraph"/>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Heading2"/>
      </w:pPr>
      <w:bookmarkStart w:id="328" w:name="_Toc258787405"/>
      <w:r w:rsidRPr="00ED676A">
        <w:t>Część GPU</w:t>
      </w:r>
      <w:bookmarkEnd w:id="328"/>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Heading3"/>
      </w:pPr>
      <w:bookmarkStart w:id="329" w:name="_Toc258787406"/>
      <w:r w:rsidRPr="00ED676A">
        <w:t xml:space="preserve">Implementacja </w:t>
      </w:r>
      <w:r w:rsidR="006C3F31" w:rsidRPr="00ED676A">
        <w:t>MLP</w:t>
      </w:r>
      <w:r w:rsidRPr="00ED676A">
        <w:t xml:space="preserve"> na GPU</w:t>
      </w:r>
      <w:bookmarkEnd w:id="329"/>
    </w:p>
    <w:p w:rsidR="001B7D2B" w:rsidRPr="00ED676A" w:rsidRDefault="001B7D2B" w:rsidP="004F3A28">
      <w:pPr>
        <w:pStyle w:val="Heading4"/>
      </w:pPr>
      <w:bookmarkStart w:id="330" w:name="_Toc258787407"/>
      <w:r w:rsidRPr="00ED676A">
        <w:t>Ogólny algorytm</w:t>
      </w:r>
      <w:bookmarkEnd w:id="330"/>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ListParagraph"/>
        <w:numPr>
          <w:ilvl w:val="0"/>
          <w:numId w:val="11"/>
        </w:numPr>
        <w:ind w:left="1418" w:hanging="142"/>
      </w:pPr>
      <w:r w:rsidRPr="00ED676A">
        <w:t>Alokowanie wejściowej i wyjściowej pamięci na GPU</w:t>
      </w:r>
    </w:p>
    <w:p w:rsidR="00C45DE9" w:rsidRPr="00ED676A" w:rsidRDefault="00C45DE9" w:rsidP="00B0611A">
      <w:pPr>
        <w:pStyle w:val="ListParagraph"/>
        <w:numPr>
          <w:ilvl w:val="0"/>
          <w:numId w:val="11"/>
        </w:numPr>
        <w:ind w:left="1418" w:hanging="142"/>
      </w:pPr>
      <w:r w:rsidRPr="00ED676A">
        <w:t>Kopiowanie danych wejściowych do GPU</w:t>
      </w:r>
    </w:p>
    <w:p w:rsidR="00C45DE9" w:rsidRPr="00ED676A" w:rsidRDefault="00C45DE9" w:rsidP="00B0611A">
      <w:pPr>
        <w:pStyle w:val="ListParagraph"/>
        <w:numPr>
          <w:ilvl w:val="0"/>
          <w:numId w:val="11"/>
        </w:numPr>
        <w:ind w:left="1418" w:hanging="142"/>
      </w:pPr>
      <w:r w:rsidRPr="00ED676A">
        <w:t>Wykonywanie właściwych operacji (kerneli) na GPU</w:t>
      </w:r>
    </w:p>
    <w:p w:rsidR="00C45DE9" w:rsidRPr="00ED676A" w:rsidRDefault="00D47E03" w:rsidP="00B0611A">
      <w:pPr>
        <w:pStyle w:val="ListParagraph"/>
        <w:numPr>
          <w:ilvl w:val="0"/>
          <w:numId w:val="11"/>
        </w:numPr>
        <w:ind w:left="1418" w:hanging="142"/>
      </w:pPr>
      <w:r w:rsidRPr="00ED676A">
        <w:t>Kopiowanie danych wyjściowych z GPU do RAM</w:t>
      </w:r>
    </w:p>
    <w:p w:rsidR="00503C1E" w:rsidRPr="00ED676A" w:rsidRDefault="00D47E03" w:rsidP="00B0611A">
      <w:pPr>
        <w:pStyle w:val="ListParagraph"/>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Heading4"/>
      </w:pPr>
      <w:bookmarkStart w:id="331" w:name="_Toc258787408"/>
      <w:r w:rsidRPr="00ED676A">
        <w:t>Diagram sekwencji uruchamiania sieci</w:t>
      </w:r>
      <w:bookmarkEnd w:id="331"/>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Heading4"/>
      </w:pPr>
      <w:bookmarkStart w:id="332" w:name="_Toc258787409"/>
      <w:r w:rsidRPr="00ED676A">
        <w:t>Diagram sekwencji trenowania sieci</w:t>
      </w:r>
      <w:bookmarkEnd w:id="332"/>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lang w:val="en-US" w:eastAsia="en-US"/>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Heading4"/>
      </w:pPr>
      <w:bookmarkStart w:id="333" w:name="_Toc258787410"/>
      <w:r w:rsidRPr="00ED676A">
        <w:t>Struktury danych w pamięci GPU</w:t>
      </w:r>
      <w:bookmarkEnd w:id="333"/>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ED676A">
        <w:rPr>
          <w:rFonts w:eastAsiaTheme="minorHAnsi"/>
        </w:rPr>
        <w:t>TestsInput – tablica zawierająca wartości wejść testów</w:t>
      </w:r>
    </w:p>
    <w:p w:rsidR="002C7029" w:rsidRPr="00ED676A" w:rsidRDefault="002C7029" w:rsidP="00167804">
      <w:pPr>
        <w:pStyle w:val="Wypunktowane"/>
      </w:pPr>
      <w:r w:rsidRPr="00ED676A">
        <w:rPr>
          <w:rFonts w:eastAsiaTheme="minorHAnsi"/>
        </w:rPr>
        <w:t>TestsOutput – tablica zawierająca wartości wyjść testów</w:t>
      </w:r>
    </w:p>
    <w:p w:rsidR="002C7029" w:rsidRPr="00ED676A" w:rsidRDefault="002C7029" w:rsidP="00167804">
      <w:pPr>
        <w:pStyle w:val="Wypunktowane"/>
      </w:pPr>
      <w:r w:rsidRPr="00ED676A">
        <w:rPr>
          <w:rFonts w:eastAsiaTheme="minorHAnsi"/>
        </w:rPr>
        <w:t>LayerWeights – wagi w danej warstwie neuronów</w:t>
      </w:r>
    </w:p>
    <w:p w:rsidR="002C7029" w:rsidRPr="00ED676A" w:rsidRDefault="002C7029" w:rsidP="00167804">
      <w:pPr>
        <w:pStyle w:val="Wypunktowane"/>
      </w:pPr>
      <w:r w:rsidRPr="00ED676A">
        <w:rPr>
          <w:rFonts w:eastAsiaTheme="minorHAnsi"/>
        </w:rPr>
        <w:t xml:space="preserve">DerivativeOfLastOutput – pochodna </w:t>
      </w:r>
      <w:r w:rsidR="00D13A81" w:rsidRPr="00ED676A">
        <w:rPr>
          <w:rFonts w:eastAsiaTheme="minorHAnsi"/>
        </w:rPr>
        <w:t>wyjść neuronów w danej warstwie</w:t>
      </w:r>
    </w:p>
    <w:p w:rsidR="00D13A81" w:rsidRPr="00ED676A" w:rsidRDefault="00D13A81" w:rsidP="00167804">
      <w:pPr>
        <w:pStyle w:val="Wypunktowane"/>
      </w:pPr>
      <w:r w:rsidRPr="00ED676A">
        <w:rPr>
          <w:rFonts w:eastAsiaTheme="minorHAnsi"/>
        </w:rPr>
        <w:t>LastOutputWithOutputFunction – wyjścia neuronów po wykonaniu funkcji aktywacji</w:t>
      </w:r>
    </w:p>
    <w:p w:rsidR="00D13A81" w:rsidRPr="00ED676A" w:rsidRDefault="00D13A81" w:rsidP="00167804">
      <w:pPr>
        <w:pStyle w:val="Wypunktowane"/>
      </w:pPr>
      <w:r w:rsidRPr="00ED676A">
        <w:rPr>
          <w:rFonts w:eastAsiaTheme="minorHAnsi"/>
        </w:rPr>
        <w:t>LastError – różnica między oczekiwanymi a rzeczywistymi wyjściami neuronów</w:t>
      </w:r>
    </w:p>
    <w:p w:rsidR="00DB2E29" w:rsidRPr="00ED676A" w:rsidRDefault="00DB2E29" w:rsidP="00167804">
      <w:pPr>
        <w:pStyle w:val="Wypunktowane"/>
      </w:pPr>
      <w:r w:rsidRPr="00ED676A">
        <w:rPr>
          <w:rFonts w:eastAsiaTheme="minorHAnsi"/>
        </w:rPr>
        <w:t xml:space="preserve">TestIndices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Heading4"/>
      </w:pPr>
      <w:bookmarkStart w:id="334" w:name="_Toc258787411"/>
      <w:r w:rsidRPr="00ED676A">
        <w:t>Opis działania kerneli</w:t>
      </w:r>
      <w:bookmarkEnd w:id="334"/>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Style w:val="TableGrid"/>
        <w:tblW w:w="0" w:type="auto"/>
        <w:tblLook w:val="04A0"/>
      </w:tblPr>
      <w:tblGrid>
        <w:gridCol w:w="1258"/>
        <w:gridCol w:w="3761"/>
        <w:gridCol w:w="3722"/>
      </w:tblGrid>
      <w:tr w:rsidR="007E0F29" w:rsidRPr="00ED676A" w:rsidTr="00BC1016">
        <w:tc>
          <w:tcPr>
            <w:tcW w:w="2235" w:type="dxa"/>
          </w:tcPr>
          <w:p w:rsidR="007E0F29" w:rsidRPr="00ED676A" w:rsidRDefault="007E0F29" w:rsidP="007E0F29">
            <w:pPr>
              <w:rPr>
                <w:sz w:val="24"/>
                <w:szCs w:val="24"/>
              </w:rPr>
            </w:pPr>
          </w:p>
        </w:tc>
        <w:tc>
          <w:tcPr>
            <w:tcW w:w="3672" w:type="dxa"/>
          </w:tcPr>
          <w:p w:rsidR="007E0F29" w:rsidRPr="00ED676A" w:rsidRDefault="007E0F29" w:rsidP="00BC1016">
            <w:pPr>
              <w:ind w:firstLine="0"/>
              <w:rPr>
                <w:b/>
                <w:color w:val="auto"/>
                <w:sz w:val="24"/>
                <w:szCs w:val="24"/>
              </w:rPr>
            </w:pPr>
            <w:r w:rsidRPr="00ED676A">
              <w:rPr>
                <w:rFonts w:eastAsiaTheme="minorHAnsi"/>
                <w:b/>
                <w:color w:val="auto"/>
                <w:sz w:val="24"/>
                <w:szCs w:val="24"/>
                <w:lang w:eastAsia="en-US"/>
              </w:rPr>
              <w:t>executeLayerKernel</w:t>
            </w:r>
          </w:p>
        </w:tc>
        <w:tc>
          <w:tcPr>
            <w:tcW w:w="3401" w:type="dxa"/>
          </w:tcPr>
          <w:p w:rsidR="007E0F29" w:rsidRPr="00ED676A" w:rsidRDefault="007E0F29" w:rsidP="00BC1016">
            <w:pPr>
              <w:ind w:firstLine="0"/>
              <w:rPr>
                <w:b/>
                <w:color w:val="auto"/>
                <w:sz w:val="24"/>
                <w:szCs w:val="24"/>
              </w:rPr>
            </w:pPr>
            <w:r w:rsidRPr="00ED676A">
              <w:rPr>
                <w:rFonts w:eastAsiaTheme="minorHAnsi"/>
                <w:b/>
                <w:color w:val="auto"/>
                <w:sz w:val="24"/>
                <w:szCs w:val="24"/>
                <w:lang w:eastAsia="en-US"/>
              </w:rPr>
              <w:t>calculateErrorInLastLayerKernel</w:t>
            </w:r>
          </w:p>
        </w:tc>
      </w:tr>
      <w:tr w:rsidR="007E0F29" w:rsidRPr="00ED676A" w:rsidTr="00BC1016">
        <w:tc>
          <w:tcPr>
            <w:tcW w:w="2235" w:type="dxa"/>
          </w:tcPr>
          <w:p w:rsidR="007E0F29" w:rsidRPr="00ED676A" w:rsidRDefault="00BC1016" w:rsidP="00BC1016">
            <w:pPr>
              <w:ind w:firstLine="0"/>
              <w:rPr>
                <w:color w:val="auto"/>
                <w:sz w:val="24"/>
                <w:szCs w:val="24"/>
              </w:rPr>
            </w:pPr>
            <w:r w:rsidRPr="00ED676A">
              <w:rPr>
                <w:rFonts w:eastAsiaTheme="minorHAnsi"/>
                <w:color w:val="auto"/>
                <w:sz w:val="24"/>
                <w:szCs w:val="24"/>
                <w:lang w:eastAsia="en-US"/>
              </w:rPr>
              <w:t>Opis</w:t>
            </w:r>
          </w:p>
        </w:tc>
        <w:tc>
          <w:tcPr>
            <w:tcW w:w="3672" w:type="dxa"/>
          </w:tcPr>
          <w:p w:rsidR="007E0F29" w:rsidRPr="00ED676A" w:rsidRDefault="00BC1016" w:rsidP="00BC1016">
            <w:pPr>
              <w:ind w:firstLine="0"/>
              <w:rPr>
                <w:color w:val="auto"/>
                <w:sz w:val="24"/>
                <w:szCs w:val="24"/>
              </w:rPr>
            </w:pPr>
            <w:r w:rsidRPr="00ED676A">
              <w:rPr>
                <w:color w:val="auto"/>
                <w:sz w:val="24"/>
                <w:szCs w:val="24"/>
              </w:rPr>
              <w:t xml:space="preserve">Oblicza wyjście </w:t>
            </w:r>
            <w:r w:rsidR="00480491" w:rsidRPr="00ED676A">
              <w:rPr>
                <w:color w:val="auto"/>
                <w:sz w:val="24"/>
                <w:szCs w:val="24"/>
              </w:rPr>
              <w:t>neuronów w danej warstwie na podstawie wejść i wag neuronów.</w:t>
            </w:r>
          </w:p>
        </w:tc>
        <w:tc>
          <w:tcPr>
            <w:tcW w:w="3401" w:type="dxa"/>
          </w:tcPr>
          <w:p w:rsidR="007E0F29" w:rsidRPr="00ED676A" w:rsidRDefault="008A4F80" w:rsidP="00BC1016">
            <w:pPr>
              <w:ind w:firstLine="0"/>
              <w:rPr>
                <w:color w:val="auto"/>
                <w:sz w:val="24"/>
                <w:szCs w:val="24"/>
              </w:rPr>
            </w:pPr>
            <w:r w:rsidRPr="00ED676A">
              <w:rPr>
                <w:color w:val="auto"/>
                <w:sz w:val="24"/>
                <w:szCs w:val="24"/>
              </w:rPr>
              <w:t>Oblicza błąd w ostatniej warstwie sieci</w:t>
            </w:r>
          </w:p>
        </w:tc>
      </w:tr>
      <w:tr w:rsidR="007E0F29" w:rsidRPr="00ED676A" w:rsidTr="00BC1016">
        <w:tc>
          <w:tcPr>
            <w:tcW w:w="2235" w:type="dxa"/>
          </w:tcPr>
          <w:p w:rsidR="007E0F29" w:rsidRPr="00ED676A" w:rsidRDefault="00BC1016" w:rsidP="00BC1016">
            <w:pPr>
              <w:ind w:firstLine="0"/>
              <w:rPr>
                <w:rFonts w:eastAsiaTheme="minorHAnsi"/>
                <w:color w:val="auto"/>
                <w:sz w:val="24"/>
                <w:szCs w:val="24"/>
                <w:lang w:eastAsia="en-US"/>
              </w:rPr>
            </w:pPr>
            <w:r w:rsidRPr="00ED676A">
              <w:rPr>
                <w:rFonts w:eastAsiaTheme="minorHAnsi"/>
                <w:color w:val="auto"/>
                <w:sz w:val="24"/>
                <w:szCs w:val="24"/>
                <w:lang w:eastAsia="en-US"/>
              </w:rPr>
              <w:t>Użycie</w:t>
            </w:r>
          </w:p>
        </w:tc>
        <w:tc>
          <w:tcPr>
            <w:tcW w:w="3672" w:type="dxa"/>
          </w:tcPr>
          <w:p w:rsidR="007E0F29" w:rsidRPr="00ED676A" w:rsidRDefault="00D3234B" w:rsidP="00BC1016">
            <w:pPr>
              <w:ind w:firstLine="0"/>
              <w:rPr>
                <w:color w:val="auto"/>
                <w:sz w:val="24"/>
                <w:szCs w:val="24"/>
              </w:rPr>
            </w:pPr>
            <w:r w:rsidRPr="00ED676A">
              <w:rPr>
                <w:color w:val="auto"/>
                <w:sz w:val="24"/>
                <w:szCs w:val="24"/>
              </w:rPr>
              <w:t xml:space="preserve">Uruchamianie </w:t>
            </w:r>
            <w:r w:rsidR="008A4F80" w:rsidRPr="00ED676A">
              <w:rPr>
                <w:color w:val="auto"/>
                <w:sz w:val="24"/>
                <w:szCs w:val="24"/>
              </w:rPr>
              <w:t>i</w:t>
            </w:r>
            <w:r w:rsidRPr="00ED676A">
              <w:rPr>
                <w:color w:val="auto"/>
                <w:sz w:val="24"/>
                <w:szCs w:val="24"/>
              </w:rPr>
              <w:t xml:space="preserve"> trenowanie sieci.</w:t>
            </w:r>
          </w:p>
        </w:tc>
        <w:tc>
          <w:tcPr>
            <w:tcW w:w="3401" w:type="dxa"/>
          </w:tcPr>
          <w:p w:rsidR="007E0F29" w:rsidRPr="00ED676A" w:rsidRDefault="005B61EF" w:rsidP="00BC1016">
            <w:pPr>
              <w:ind w:firstLine="0"/>
              <w:rPr>
                <w:color w:val="auto"/>
                <w:sz w:val="24"/>
                <w:szCs w:val="24"/>
              </w:rPr>
            </w:pPr>
            <w:r w:rsidRPr="00ED676A">
              <w:rPr>
                <w:color w:val="auto"/>
                <w:sz w:val="24"/>
                <w:szCs w:val="24"/>
              </w:rPr>
              <w:t>Trenowanie sieci</w:t>
            </w:r>
          </w:p>
        </w:tc>
      </w:tr>
      <w:tr w:rsidR="00BC1016" w:rsidRPr="00ED676A" w:rsidTr="00BC1016">
        <w:tc>
          <w:tcPr>
            <w:tcW w:w="2235" w:type="dxa"/>
          </w:tcPr>
          <w:p w:rsidR="00BC1016" w:rsidRPr="00ED676A" w:rsidRDefault="00BC1016" w:rsidP="00042BD4">
            <w:pPr>
              <w:ind w:firstLine="0"/>
              <w:rPr>
                <w:rFonts w:eastAsiaTheme="minorHAnsi"/>
                <w:color w:val="auto"/>
                <w:sz w:val="24"/>
                <w:szCs w:val="24"/>
                <w:lang w:eastAsia="en-US"/>
              </w:rPr>
            </w:pPr>
            <w:r w:rsidRPr="00ED676A">
              <w:rPr>
                <w:rFonts w:eastAsiaTheme="minorHAnsi"/>
                <w:color w:val="auto"/>
                <w:sz w:val="24"/>
                <w:szCs w:val="24"/>
                <w:lang w:eastAsia="en-US"/>
              </w:rPr>
              <w:t xml:space="preserve">Ilość bloków </w:t>
            </w:r>
          </w:p>
        </w:tc>
        <w:tc>
          <w:tcPr>
            <w:tcW w:w="3672" w:type="dxa"/>
          </w:tcPr>
          <w:p w:rsidR="00BC1016" w:rsidRPr="00ED676A" w:rsidRDefault="0001129D" w:rsidP="0001129D">
            <w:pPr>
              <w:ind w:firstLine="0"/>
              <w:rPr>
                <w:rFonts w:eastAsiaTheme="minorHAnsi"/>
                <w:color w:val="auto"/>
                <w:sz w:val="24"/>
                <w:szCs w:val="24"/>
                <w:lang w:eastAsia="en-US"/>
              </w:rPr>
            </w:pPr>
            <w:r w:rsidRPr="00ED676A">
              <w:rPr>
                <w:rFonts w:eastAsiaTheme="minorHAnsi"/>
                <w:color w:val="auto"/>
                <w:sz w:val="24"/>
                <w:szCs w:val="24"/>
                <w:lang w:eastAsia="en-US"/>
              </w:rPr>
              <w:t>W przypadku uruchamiania sieci - l</w:t>
            </w:r>
            <w:r w:rsidR="00D3234B" w:rsidRPr="00ED676A">
              <w:rPr>
                <w:rFonts w:eastAsiaTheme="minorHAnsi"/>
                <w:color w:val="auto"/>
                <w:sz w:val="24"/>
                <w:szCs w:val="24"/>
                <w:lang w:eastAsia="en-US"/>
              </w:rPr>
              <w:t>iczba testów</w:t>
            </w:r>
            <w:r w:rsidRPr="00ED676A">
              <w:rPr>
                <w:rFonts w:eastAsiaTheme="minorHAnsi"/>
                <w:color w:val="auto"/>
                <w:sz w:val="24"/>
                <w:szCs w:val="24"/>
                <w:lang w:eastAsia="en-US"/>
              </w:rPr>
              <w:t xml:space="preserve"> w zestawie testów.</w:t>
            </w:r>
          </w:p>
          <w:p w:rsidR="0001129D" w:rsidRPr="00ED676A" w:rsidRDefault="0001129D" w:rsidP="0001129D">
            <w:pPr>
              <w:ind w:firstLine="0"/>
              <w:rPr>
                <w:rFonts w:eastAsiaTheme="minorHAnsi"/>
                <w:color w:val="auto"/>
                <w:sz w:val="24"/>
                <w:szCs w:val="24"/>
                <w:lang w:eastAsia="en-US"/>
              </w:rPr>
            </w:pPr>
            <w:r w:rsidRPr="00ED676A">
              <w:rPr>
                <w:rFonts w:eastAsiaTheme="minorHAnsi"/>
                <w:color w:val="auto"/>
                <w:sz w:val="24"/>
                <w:szCs w:val="24"/>
                <w:lang w:eastAsia="en-US"/>
              </w:rPr>
              <w:t>W przypadku trenowania sieci – ilość uczonych elementów</w:t>
            </w:r>
          </w:p>
        </w:tc>
        <w:tc>
          <w:tcPr>
            <w:tcW w:w="3401" w:type="dxa"/>
          </w:tcPr>
          <w:p w:rsidR="00BC1016" w:rsidRPr="00ED676A" w:rsidRDefault="005B61EF" w:rsidP="00BC1016">
            <w:pPr>
              <w:ind w:firstLine="0"/>
              <w:rPr>
                <w:color w:val="auto"/>
                <w:sz w:val="24"/>
                <w:szCs w:val="24"/>
              </w:rPr>
            </w:pPr>
            <w:r w:rsidRPr="00ED676A">
              <w:rPr>
                <w:rFonts w:eastAsiaTheme="minorHAnsi"/>
                <w:color w:val="auto"/>
                <w:sz w:val="24"/>
                <w:szCs w:val="24"/>
                <w:lang w:eastAsia="en-US"/>
              </w:rPr>
              <w:t>ilość uczonych elementów</w:t>
            </w:r>
          </w:p>
        </w:tc>
      </w:tr>
      <w:tr w:rsidR="00BC1016" w:rsidRPr="00ED676A" w:rsidTr="00BC1016">
        <w:tc>
          <w:tcPr>
            <w:tcW w:w="2235" w:type="dxa"/>
          </w:tcPr>
          <w:p w:rsidR="00BC1016" w:rsidRPr="00ED676A" w:rsidRDefault="00BC1016" w:rsidP="00042BD4">
            <w:pPr>
              <w:ind w:firstLine="0"/>
              <w:rPr>
                <w:rFonts w:eastAsiaTheme="minorHAnsi"/>
                <w:color w:val="auto"/>
                <w:sz w:val="24"/>
                <w:szCs w:val="24"/>
                <w:lang w:eastAsia="en-US"/>
              </w:rPr>
            </w:pPr>
            <w:r w:rsidRPr="00ED676A">
              <w:rPr>
                <w:rFonts w:eastAsiaTheme="minorHAnsi"/>
                <w:color w:val="auto"/>
                <w:sz w:val="24"/>
                <w:szCs w:val="24"/>
                <w:lang w:eastAsia="en-US"/>
              </w:rPr>
              <w:t>Ilość wątków</w:t>
            </w:r>
          </w:p>
        </w:tc>
        <w:tc>
          <w:tcPr>
            <w:tcW w:w="3672" w:type="dxa"/>
          </w:tcPr>
          <w:p w:rsidR="00BC1016" w:rsidRPr="00ED676A" w:rsidRDefault="0001129D" w:rsidP="006B316F">
            <w:pPr>
              <w:ind w:firstLine="0"/>
              <w:rPr>
                <w:rFonts w:eastAsiaTheme="minorHAnsi"/>
                <w:color w:val="auto"/>
                <w:sz w:val="24"/>
                <w:szCs w:val="24"/>
                <w:lang w:eastAsia="en-US"/>
              </w:rPr>
            </w:pPr>
            <w:r w:rsidRPr="00ED676A">
              <w:rPr>
                <w:rFonts w:eastAsiaTheme="minorHAnsi"/>
                <w:color w:val="auto"/>
                <w:sz w:val="24"/>
                <w:szCs w:val="24"/>
                <w:lang w:eastAsia="en-US"/>
              </w:rPr>
              <w:t>Ilość neuronów</w:t>
            </w:r>
            <w:r w:rsidR="006B316F" w:rsidRPr="00ED676A">
              <w:rPr>
                <w:rFonts w:eastAsiaTheme="minorHAnsi"/>
                <w:color w:val="auto"/>
                <w:sz w:val="24"/>
                <w:szCs w:val="24"/>
                <w:lang w:eastAsia="en-US"/>
              </w:rPr>
              <w:t xml:space="preserve"> w danej warstwie</w:t>
            </w:r>
          </w:p>
        </w:tc>
        <w:tc>
          <w:tcPr>
            <w:tcW w:w="3401" w:type="dxa"/>
          </w:tcPr>
          <w:p w:rsidR="00BC1016" w:rsidRPr="00ED676A" w:rsidRDefault="005B61EF" w:rsidP="00BC1016">
            <w:pPr>
              <w:ind w:firstLine="0"/>
              <w:rPr>
                <w:color w:val="auto"/>
                <w:sz w:val="24"/>
                <w:szCs w:val="24"/>
              </w:rPr>
            </w:pPr>
            <w:r w:rsidRPr="00ED676A">
              <w:rPr>
                <w:color w:val="auto"/>
                <w:sz w:val="24"/>
                <w:szCs w:val="24"/>
              </w:rPr>
              <w:t>Ilość wyjściowych neuronów</w:t>
            </w:r>
          </w:p>
        </w:tc>
      </w:tr>
      <w:tr w:rsidR="00BC1016" w:rsidRPr="00ED676A" w:rsidTr="00042BD4">
        <w:tc>
          <w:tcPr>
            <w:tcW w:w="2235" w:type="dxa"/>
            <w:tcBorders>
              <w:bottom w:val="triple" w:sz="4" w:space="0" w:color="auto"/>
            </w:tcBorders>
          </w:tcPr>
          <w:p w:rsidR="00BC1016" w:rsidRPr="00ED676A" w:rsidRDefault="00BC1016" w:rsidP="00BC1016">
            <w:pPr>
              <w:ind w:firstLine="0"/>
              <w:rPr>
                <w:rFonts w:eastAsiaTheme="minorHAnsi"/>
                <w:color w:val="auto"/>
                <w:sz w:val="24"/>
                <w:szCs w:val="24"/>
                <w:lang w:eastAsia="en-US"/>
              </w:rPr>
            </w:pPr>
            <w:r w:rsidRPr="00ED676A">
              <w:rPr>
                <w:rFonts w:eastAsiaTheme="minorHAnsi"/>
                <w:color w:val="auto"/>
                <w:sz w:val="24"/>
                <w:szCs w:val="24"/>
                <w:lang w:eastAsia="en-US"/>
              </w:rPr>
              <w:t>Użycie shared memory</w:t>
            </w:r>
          </w:p>
        </w:tc>
        <w:tc>
          <w:tcPr>
            <w:tcW w:w="3672" w:type="dxa"/>
            <w:tcBorders>
              <w:bottom w:val="triple" w:sz="4" w:space="0" w:color="auto"/>
            </w:tcBorders>
          </w:tcPr>
          <w:p w:rsidR="00BC1016" w:rsidRPr="00ED676A" w:rsidRDefault="008A4F80" w:rsidP="00BC1016">
            <w:pPr>
              <w:ind w:firstLine="0"/>
              <w:rPr>
                <w:color w:val="auto"/>
                <w:sz w:val="24"/>
                <w:szCs w:val="24"/>
              </w:rPr>
            </w:pPr>
            <w:r w:rsidRPr="00ED676A">
              <w:rPr>
                <w:color w:val="auto"/>
                <w:sz w:val="24"/>
                <w:szCs w:val="24"/>
              </w:rPr>
              <w:t>Wejścia warstwy i wagi neuronów.</w:t>
            </w:r>
          </w:p>
        </w:tc>
        <w:tc>
          <w:tcPr>
            <w:tcW w:w="3401" w:type="dxa"/>
            <w:tcBorders>
              <w:bottom w:val="triple" w:sz="4" w:space="0" w:color="auto"/>
            </w:tcBorders>
          </w:tcPr>
          <w:p w:rsidR="00BC1016" w:rsidRPr="00ED676A" w:rsidRDefault="005B61EF" w:rsidP="00BC1016">
            <w:pPr>
              <w:ind w:firstLine="0"/>
              <w:rPr>
                <w:color w:val="auto"/>
                <w:sz w:val="24"/>
                <w:szCs w:val="24"/>
              </w:rPr>
            </w:pPr>
            <w:r w:rsidRPr="00ED676A">
              <w:rPr>
                <w:color w:val="auto"/>
                <w:sz w:val="24"/>
                <w:szCs w:val="24"/>
              </w:rPr>
              <w:t>Nie</w:t>
            </w:r>
          </w:p>
        </w:tc>
      </w:tr>
      <w:tr w:rsidR="00042BD4" w:rsidRPr="00ED676A" w:rsidTr="00042BD4">
        <w:tc>
          <w:tcPr>
            <w:tcW w:w="2235" w:type="dxa"/>
            <w:tcBorders>
              <w:top w:val="triple" w:sz="4" w:space="0" w:color="auto"/>
            </w:tcBorders>
          </w:tcPr>
          <w:p w:rsidR="00042BD4" w:rsidRPr="00ED676A" w:rsidRDefault="00042BD4" w:rsidP="00042BD4">
            <w:pPr>
              <w:rPr>
                <w:sz w:val="24"/>
                <w:szCs w:val="24"/>
              </w:rPr>
            </w:pPr>
          </w:p>
        </w:tc>
        <w:tc>
          <w:tcPr>
            <w:tcW w:w="3672" w:type="dxa"/>
            <w:tcBorders>
              <w:top w:val="triple" w:sz="4" w:space="0" w:color="auto"/>
            </w:tcBorders>
          </w:tcPr>
          <w:p w:rsidR="00042BD4" w:rsidRPr="00ED676A" w:rsidRDefault="00042BD4" w:rsidP="00042BD4">
            <w:pPr>
              <w:ind w:firstLine="0"/>
              <w:rPr>
                <w:b/>
                <w:color w:val="auto"/>
                <w:sz w:val="24"/>
                <w:szCs w:val="24"/>
              </w:rPr>
            </w:pPr>
            <w:r w:rsidRPr="00ED676A">
              <w:rPr>
                <w:rFonts w:eastAsiaTheme="minorHAnsi"/>
                <w:color w:val="auto"/>
                <w:sz w:val="24"/>
                <w:szCs w:val="24"/>
                <w:lang w:eastAsia="en-US"/>
              </w:rPr>
              <w:t>calculateErrorInNotLastLayerKernel</w:t>
            </w:r>
          </w:p>
        </w:tc>
        <w:tc>
          <w:tcPr>
            <w:tcW w:w="3401" w:type="dxa"/>
            <w:tcBorders>
              <w:top w:val="triple" w:sz="4" w:space="0" w:color="auto"/>
            </w:tcBorders>
          </w:tcPr>
          <w:p w:rsidR="00042BD4" w:rsidRPr="00ED676A" w:rsidRDefault="00042BD4" w:rsidP="00042BD4">
            <w:pPr>
              <w:ind w:firstLine="0"/>
              <w:rPr>
                <w:b/>
                <w:color w:val="auto"/>
                <w:sz w:val="24"/>
                <w:szCs w:val="24"/>
              </w:rPr>
            </w:pPr>
            <w:r w:rsidRPr="00ED676A">
              <w:rPr>
                <w:rFonts w:eastAsiaTheme="minorHAnsi"/>
                <w:color w:val="auto"/>
                <w:sz w:val="24"/>
                <w:szCs w:val="24"/>
                <w:lang w:eastAsia="en-US"/>
              </w:rPr>
              <w:t>updateWeightsInTrainingKernel</w:t>
            </w:r>
          </w:p>
        </w:tc>
      </w:tr>
      <w:tr w:rsidR="00042BD4" w:rsidRPr="00ED676A" w:rsidTr="00BC1016">
        <w:tc>
          <w:tcPr>
            <w:tcW w:w="2235" w:type="dxa"/>
          </w:tcPr>
          <w:p w:rsidR="00042BD4" w:rsidRPr="00ED676A" w:rsidRDefault="00042BD4" w:rsidP="00042BD4">
            <w:pPr>
              <w:ind w:firstLine="0"/>
              <w:rPr>
                <w:color w:val="auto"/>
                <w:sz w:val="24"/>
                <w:szCs w:val="24"/>
              </w:rPr>
            </w:pPr>
            <w:r w:rsidRPr="00ED676A">
              <w:rPr>
                <w:rFonts w:eastAsiaTheme="minorHAnsi"/>
                <w:color w:val="auto"/>
                <w:sz w:val="24"/>
                <w:szCs w:val="24"/>
                <w:lang w:eastAsia="en-US"/>
              </w:rPr>
              <w:t>Opis</w:t>
            </w:r>
          </w:p>
        </w:tc>
        <w:tc>
          <w:tcPr>
            <w:tcW w:w="3672" w:type="dxa"/>
          </w:tcPr>
          <w:p w:rsidR="00042BD4" w:rsidRPr="00ED676A" w:rsidRDefault="00502C60" w:rsidP="00042BD4">
            <w:pPr>
              <w:ind w:firstLine="0"/>
              <w:rPr>
                <w:color w:val="auto"/>
                <w:sz w:val="24"/>
                <w:szCs w:val="24"/>
              </w:rPr>
            </w:pPr>
            <w:r w:rsidRPr="00ED676A">
              <w:rPr>
                <w:color w:val="auto"/>
                <w:sz w:val="24"/>
                <w:szCs w:val="24"/>
              </w:rPr>
              <w:t xml:space="preserve">Oblicza i zapisuje błąd </w:t>
            </w:r>
            <w:r w:rsidR="00525A9C" w:rsidRPr="00ED676A">
              <w:rPr>
                <w:color w:val="auto"/>
                <w:sz w:val="24"/>
                <w:szCs w:val="24"/>
              </w:rPr>
              <w:t>w warstwie sieci innej niż ostatnia.</w:t>
            </w:r>
          </w:p>
        </w:tc>
        <w:tc>
          <w:tcPr>
            <w:tcW w:w="3401" w:type="dxa"/>
          </w:tcPr>
          <w:p w:rsidR="00042BD4" w:rsidRPr="00ED676A" w:rsidRDefault="00870B6C" w:rsidP="00042BD4">
            <w:pPr>
              <w:ind w:firstLine="0"/>
              <w:rPr>
                <w:color w:val="auto"/>
                <w:sz w:val="24"/>
                <w:szCs w:val="24"/>
              </w:rPr>
            </w:pPr>
            <w:r w:rsidRPr="00ED676A">
              <w:rPr>
                <w:color w:val="auto"/>
                <w:sz w:val="24"/>
                <w:szCs w:val="24"/>
              </w:rPr>
              <w:t>Uaktualnia wartości wag w danej warstwie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t>Użycie</w:t>
            </w:r>
          </w:p>
        </w:tc>
        <w:tc>
          <w:tcPr>
            <w:tcW w:w="3672" w:type="dxa"/>
          </w:tcPr>
          <w:p w:rsidR="00042BD4" w:rsidRPr="00ED676A" w:rsidRDefault="00525A9C" w:rsidP="00525A9C">
            <w:pPr>
              <w:ind w:firstLine="0"/>
              <w:rPr>
                <w:color w:val="auto"/>
                <w:sz w:val="24"/>
                <w:szCs w:val="24"/>
              </w:rPr>
            </w:pPr>
            <w:r w:rsidRPr="00ED676A">
              <w:rPr>
                <w:color w:val="auto"/>
                <w:sz w:val="24"/>
                <w:szCs w:val="24"/>
              </w:rPr>
              <w:t>Trenowanie</w:t>
            </w:r>
          </w:p>
        </w:tc>
        <w:tc>
          <w:tcPr>
            <w:tcW w:w="3401" w:type="dxa"/>
          </w:tcPr>
          <w:p w:rsidR="00042BD4" w:rsidRPr="00ED676A" w:rsidRDefault="00870B6C" w:rsidP="00042BD4">
            <w:pPr>
              <w:ind w:firstLine="0"/>
              <w:rPr>
                <w:color w:val="auto"/>
                <w:sz w:val="24"/>
                <w:szCs w:val="24"/>
              </w:rPr>
            </w:pPr>
            <w:r w:rsidRPr="00ED676A">
              <w:rPr>
                <w:color w:val="auto"/>
                <w:sz w:val="24"/>
                <w:szCs w:val="24"/>
              </w:rPr>
              <w:t>Trenowanie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t xml:space="preserve">Ilość bloków </w:t>
            </w:r>
          </w:p>
        </w:tc>
        <w:tc>
          <w:tcPr>
            <w:tcW w:w="3672" w:type="dxa"/>
          </w:tcPr>
          <w:p w:rsidR="00042BD4" w:rsidRPr="00ED676A" w:rsidRDefault="006B316F" w:rsidP="00042BD4">
            <w:pPr>
              <w:ind w:firstLine="0"/>
              <w:rPr>
                <w:rFonts w:eastAsiaTheme="minorHAnsi"/>
                <w:color w:val="auto"/>
                <w:sz w:val="24"/>
                <w:szCs w:val="24"/>
                <w:lang w:eastAsia="en-US"/>
              </w:rPr>
            </w:pPr>
            <w:r w:rsidRPr="00ED676A">
              <w:rPr>
                <w:rFonts w:eastAsiaTheme="minorHAnsi"/>
                <w:color w:val="auto"/>
                <w:sz w:val="24"/>
                <w:szCs w:val="24"/>
                <w:lang w:eastAsia="en-US"/>
              </w:rPr>
              <w:t>I</w:t>
            </w:r>
            <w:r w:rsidR="00525A9C" w:rsidRPr="00ED676A">
              <w:rPr>
                <w:rFonts w:eastAsiaTheme="minorHAnsi"/>
                <w:color w:val="auto"/>
                <w:sz w:val="24"/>
                <w:szCs w:val="24"/>
                <w:lang w:eastAsia="en-US"/>
              </w:rPr>
              <w:t>lość uczonych elementów</w:t>
            </w:r>
          </w:p>
        </w:tc>
        <w:tc>
          <w:tcPr>
            <w:tcW w:w="3401" w:type="dxa"/>
          </w:tcPr>
          <w:p w:rsidR="00042BD4" w:rsidRPr="00ED676A" w:rsidRDefault="00870B6C" w:rsidP="00042BD4">
            <w:pPr>
              <w:ind w:firstLine="0"/>
              <w:rPr>
                <w:color w:val="auto"/>
                <w:sz w:val="24"/>
                <w:szCs w:val="24"/>
              </w:rPr>
            </w:pPr>
            <w:r w:rsidRPr="00ED676A">
              <w:rPr>
                <w:rFonts w:eastAsiaTheme="minorHAnsi"/>
                <w:color w:val="auto"/>
                <w:sz w:val="24"/>
                <w:szCs w:val="24"/>
                <w:lang w:eastAsia="en-US"/>
              </w:rPr>
              <w:t>Ilość neuronów w danej warstwie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t xml:space="preserve">Ilość </w:t>
            </w:r>
            <w:r w:rsidRPr="00ED676A">
              <w:rPr>
                <w:rFonts w:eastAsiaTheme="minorHAnsi"/>
                <w:color w:val="auto"/>
                <w:sz w:val="24"/>
                <w:szCs w:val="24"/>
                <w:lang w:eastAsia="en-US"/>
              </w:rPr>
              <w:lastRenderedPageBreak/>
              <w:t>wątków</w:t>
            </w:r>
          </w:p>
        </w:tc>
        <w:tc>
          <w:tcPr>
            <w:tcW w:w="3672" w:type="dxa"/>
          </w:tcPr>
          <w:p w:rsidR="00042BD4" w:rsidRPr="00ED676A" w:rsidRDefault="00525A9C" w:rsidP="00042BD4">
            <w:pPr>
              <w:ind w:firstLine="0"/>
              <w:rPr>
                <w:rFonts w:eastAsiaTheme="minorHAnsi"/>
                <w:color w:val="auto"/>
                <w:sz w:val="24"/>
                <w:szCs w:val="24"/>
                <w:lang w:eastAsia="en-US"/>
              </w:rPr>
            </w:pPr>
            <w:r w:rsidRPr="00ED676A">
              <w:rPr>
                <w:rFonts w:eastAsiaTheme="minorHAnsi"/>
                <w:color w:val="auto"/>
                <w:sz w:val="24"/>
                <w:szCs w:val="24"/>
                <w:lang w:eastAsia="en-US"/>
              </w:rPr>
              <w:lastRenderedPageBreak/>
              <w:t>Ilość neuronów</w:t>
            </w:r>
            <w:r w:rsidR="006B316F" w:rsidRPr="00ED676A">
              <w:rPr>
                <w:rFonts w:eastAsiaTheme="minorHAnsi"/>
                <w:color w:val="auto"/>
                <w:sz w:val="24"/>
                <w:szCs w:val="24"/>
                <w:lang w:eastAsia="en-US"/>
              </w:rPr>
              <w:t xml:space="preserve"> w danej warstwie</w:t>
            </w:r>
          </w:p>
        </w:tc>
        <w:tc>
          <w:tcPr>
            <w:tcW w:w="3401" w:type="dxa"/>
          </w:tcPr>
          <w:p w:rsidR="00042BD4" w:rsidRPr="00ED676A" w:rsidRDefault="00CB60F7" w:rsidP="00CB60F7">
            <w:pPr>
              <w:ind w:firstLine="0"/>
              <w:rPr>
                <w:color w:val="auto"/>
                <w:sz w:val="24"/>
                <w:szCs w:val="24"/>
              </w:rPr>
            </w:pPr>
            <w:r w:rsidRPr="00ED676A">
              <w:rPr>
                <w:rFonts w:eastAsiaTheme="minorHAnsi"/>
                <w:color w:val="auto"/>
                <w:sz w:val="24"/>
                <w:szCs w:val="24"/>
                <w:lang w:eastAsia="en-US"/>
              </w:rPr>
              <w:t xml:space="preserve">Ilość neuronów w poprzedniej </w:t>
            </w:r>
            <w:r w:rsidRPr="00ED676A">
              <w:rPr>
                <w:rFonts w:eastAsiaTheme="minorHAnsi"/>
                <w:color w:val="auto"/>
                <w:sz w:val="24"/>
                <w:szCs w:val="24"/>
                <w:lang w:eastAsia="en-US"/>
              </w:rPr>
              <w:lastRenderedPageBreak/>
              <w:t>warstwie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lastRenderedPageBreak/>
              <w:t>Użycie shared memory</w:t>
            </w:r>
          </w:p>
        </w:tc>
        <w:tc>
          <w:tcPr>
            <w:tcW w:w="3672" w:type="dxa"/>
          </w:tcPr>
          <w:p w:rsidR="00042BD4" w:rsidRPr="00ED676A" w:rsidRDefault="006B316F" w:rsidP="00042BD4">
            <w:pPr>
              <w:ind w:firstLine="0"/>
              <w:rPr>
                <w:color w:val="auto"/>
                <w:sz w:val="24"/>
                <w:szCs w:val="24"/>
              </w:rPr>
            </w:pPr>
            <w:r w:rsidRPr="00ED676A">
              <w:rPr>
                <w:color w:val="auto"/>
                <w:sz w:val="24"/>
                <w:szCs w:val="24"/>
              </w:rPr>
              <w:t>Błąd wyjścia oraz wagi neuronów kolejnej warstwy</w:t>
            </w:r>
          </w:p>
        </w:tc>
        <w:tc>
          <w:tcPr>
            <w:tcW w:w="3401" w:type="dxa"/>
          </w:tcPr>
          <w:p w:rsidR="00042BD4" w:rsidRPr="00ED676A" w:rsidRDefault="00CB60F7" w:rsidP="00CB60F7">
            <w:pPr>
              <w:ind w:firstLine="0"/>
              <w:rPr>
                <w:color w:val="auto"/>
                <w:sz w:val="24"/>
                <w:szCs w:val="24"/>
              </w:rPr>
            </w:pPr>
            <w:r w:rsidRPr="00ED676A">
              <w:rPr>
                <w:color w:val="auto"/>
                <w:sz w:val="24"/>
                <w:szCs w:val="24"/>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Heading4"/>
      </w:pPr>
      <w:bookmarkStart w:id="335" w:name="_Toc258787412"/>
      <w:r w:rsidRPr="00ED676A">
        <w:t>Analiza zależności danych</w:t>
      </w:r>
      <w:bookmarkEnd w:id="335"/>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Heading3"/>
      </w:pPr>
      <w:bookmarkStart w:id="336" w:name="_Toc258787413"/>
      <w:r w:rsidRPr="00ED676A">
        <w:t>Ograniczenia wykonanego algorytmu</w:t>
      </w:r>
      <w:r w:rsidR="0018584D" w:rsidRPr="00ED676A">
        <w:t>.</w:t>
      </w:r>
      <w:bookmarkEnd w:id="336"/>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ListParagraph"/>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ListParagraph"/>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337" w:name="_Toc258787414"/>
      <w:r w:rsidRPr="00ED676A">
        <w:t>Użyte optymalizacje kerneli</w:t>
      </w:r>
      <w:bookmarkEnd w:id="337"/>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Heading4"/>
      </w:pPr>
      <w:bookmarkStart w:id="338" w:name="_Toc258787415"/>
      <w:r w:rsidRPr="00ED676A">
        <w:lastRenderedPageBreak/>
        <w:t>Zrobienie coalesced reads/writes</w:t>
      </w:r>
      <w:bookmarkEnd w:id="338"/>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Heading4"/>
      </w:pPr>
      <w:bookmarkStart w:id="339" w:name="_Toc258787416"/>
      <w:r w:rsidRPr="00ED676A">
        <w:t>Obsługa 2 testów na raz</w:t>
      </w:r>
      <w:bookmarkEnd w:id="339"/>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Heading4"/>
      </w:pPr>
      <w:bookmarkStart w:id="340" w:name="_Toc258787417"/>
      <w:r w:rsidRPr="00ED676A">
        <w:t>zapisywanie danych do shared memory.</w:t>
      </w:r>
      <w:bookmarkEnd w:id="340"/>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Style w:val="TableGrid"/>
        <w:tblW w:w="0" w:type="auto"/>
        <w:tblLook w:val="04A0"/>
      </w:tblPr>
      <w:tblGrid>
        <w:gridCol w:w="8741"/>
      </w:tblGrid>
      <w:tr w:rsidR="00BE7917" w:rsidRPr="00ED676A" w:rsidTr="00BE7917">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341" w:name="_Toc258787418"/>
      <w:r w:rsidR="00856A3B" w:rsidRPr="00ED676A">
        <w:t>Przewidywanie ilości uruchomionych bloków</w:t>
      </w:r>
      <w:bookmarkEnd w:id="341"/>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Heading4"/>
      </w:pPr>
      <w:bookmarkStart w:id="342" w:name="_Toc258787419"/>
      <w:r w:rsidRPr="00ED676A">
        <w:t>Użycie pamięci constant</w:t>
      </w:r>
      <w:bookmarkEnd w:id="342"/>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Heading2"/>
      </w:pPr>
      <w:bookmarkStart w:id="343" w:name="_Toc258787420"/>
      <w:r w:rsidRPr="00ED676A">
        <w:t>Testy implementacji sieci ML</w:t>
      </w:r>
      <w:r w:rsidR="005117FD" w:rsidRPr="00ED676A">
        <w:t>P</w:t>
      </w:r>
      <w:bookmarkEnd w:id="343"/>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ListParagraph"/>
        <w:numPr>
          <w:ilvl w:val="0"/>
          <w:numId w:val="2"/>
        </w:numPr>
      </w:pPr>
      <w:r w:rsidRPr="00ED676A">
        <w:t>Będzie można określić, czy uczenie przez CPU i GPU daje takie same rezultaty</w:t>
      </w:r>
    </w:p>
    <w:p w:rsidR="00AE2E7B" w:rsidRPr="00ED676A" w:rsidRDefault="00AE2E7B" w:rsidP="00B0611A">
      <w:pPr>
        <w:pStyle w:val="ListParagraph"/>
        <w:numPr>
          <w:ilvl w:val="0"/>
          <w:numId w:val="2"/>
        </w:numPr>
      </w:pPr>
      <w:r w:rsidRPr="00ED676A">
        <w:t>Czy jakość uczenia jest podobna jak inne znany w na świecie systemy nauki</w:t>
      </w:r>
    </w:p>
    <w:p w:rsidR="00AE2E7B" w:rsidRPr="00ED676A" w:rsidRDefault="00AE2E7B" w:rsidP="00B0611A">
      <w:pPr>
        <w:pStyle w:val="ListParagraph"/>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344" w:name="_Toc258787421"/>
      <w:r w:rsidRPr="00ED676A">
        <w:t>Opis danych testowych</w:t>
      </w:r>
      <w:bookmarkEnd w:id="344"/>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Heading3"/>
      </w:pPr>
      <w:bookmarkStart w:id="345" w:name="_Toc258787422"/>
      <w:r w:rsidRPr="00ED676A">
        <w:t xml:space="preserve">Porównanie </w:t>
      </w:r>
      <w:r w:rsidR="006C3F31" w:rsidRPr="00ED676A">
        <w:t>wydajności wersji</w:t>
      </w:r>
      <w:r w:rsidRPr="00ED676A">
        <w:t xml:space="preserve"> CPU i GPU</w:t>
      </w:r>
      <w:bookmarkEnd w:id="345"/>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346" w:name="_Toc258787423"/>
      <w:r w:rsidRPr="00ED676A">
        <w:lastRenderedPageBreak/>
        <w:t>Wpływ optymalizacji na wydajność kerneli</w:t>
      </w:r>
      <w:bookmarkEnd w:id="346"/>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Style w:val="TableGrid"/>
        <w:tblW w:w="0" w:type="auto"/>
        <w:tblLook w:val="04A0"/>
      </w:tblPr>
      <w:tblGrid>
        <w:gridCol w:w="1242"/>
        <w:gridCol w:w="1299"/>
        <w:gridCol w:w="1311"/>
        <w:gridCol w:w="1124"/>
        <w:gridCol w:w="1960"/>
        <w:gridCol w:w="1805"/>
      </w:tblGrid>
      <w:tr w:rsidR="009A016C" w:rsidRPr="00ED676A" w:rsidTr="009A016C">
        <w:tc>
          <w:tcPr>
            <w:tcW w:w="1331" w:type="dxa"/>
          </w:tcPr>
          <w:p w:rsidR="009A016C" w:rsidRPr="00ED676A" w:rsidRDefault="009A016C" w:rsidP="00673768">
            <w:pPr>
              <w:ind w:firstLine="0"/>
              <w:rPr>
                <w:color w:val="auto"/>
              </w:rPr>
            </w:pPr>
          </w:p>
        </w:tc>
        <w:tc>
          <w:tcPr>
            <w:tcW w:w="1381" w:type="dxa"/>
          </w:tcPr>
          <w:p w:rsidR="009A016C" w:rsidRPr="00ED676A" w:rsidRDefault="009A016C" w:rsidP="00673768">
            <w:pPr>
              <w:ind w:firstLine="0"/>
              <w:rPr>
                <w:color w:val="auto"/>
              </w:rPr>
            </w:pPr>
            <w:r w:rsidRPr="00ED676A">
              <w:rPr>
                <w:color w:val="auto"/>
              </w:rPr>
              <w:t>CPU</w:t>
            </w:r>
          </w:p>
        </w:tc>
        <w:tc>
          <w:tcPr>
            <w:tcW w:w="1393" w:type="dxa"/>
          </w:tcPr>
          <w:p w:rsidR="009A016C" w:rsidRPr="00ED676A" w:rsidRDefault="009A016C" w:rsidP="00673768">
            <w:pPr>
              <w:ind w:firstLine="0"/>
              <w:rPr>
                <w:color w:val="auto"/>
              </w:rPr>
            </w:pPr>
            <w:r w:rsidRPr="00ED676A">
              <w:rPr>
                <w:color w:val="auto"/>
              </w:rPr>
              <w:t>GPU OLD</w:t>
            </w:r>
          </w:p>
        </w:tc>
        <w:tc>
          <w:tcPr>
            <w:tcW w:w="1163" w:type="dxa"/>
          </w:tcPr>
          <w:p w:rsidR="009A016C" w:rsidRPr="00ED676A" w:rsidRDefault="009A016C" w:rsidP="00673768">
            <w:pPr>
              <w:ind w:firstLine="0"/>
              <w:rPr>
                <w:color w:val="auto"/>
              </w:rPr>
            </w:pPr>
            <w:r w:rsidRPr="00ED676A">
              <w:rPr>
                <w:color w:val="auto"/>
              </w:rPr>
              <w:t>GPU OLD Kernel</w:t>
            </w:r>
          </w:p>
        </w:tc>
        <w:tc>
          <w:tcPr>
            <w:tcW w:w="1980" w:type="dxa"/>
          </w:tcPr>
          <w:p w:rsidR="009A016C" w:rsidRPr="00ED676A" w:rsidRDefault="009A016C" w:rsidP="00673768">
            <w:pPr>
              <w:ind w:firstLine="0"/>
              <w:rPr>
                <w:color w:val="auto"/>
              </w:rPr>
            </w:pPr>
            <w:r w:rsidRPr="00ED676A">
              <w:rPr>
                <w:color w:val="auto"/>
              </w:rPr>
              <w:t>GPU Zoptymalizowana</w:t>
            </w:r>
          </w:p>
        </w:tc>
        <w:tc>
          <w:tcPr>
            <w:tcW w:w="1493" w:type="dxa"/>
          </w:tcPr>
          <w:p w:rsidR="009A016C" w:rsidRPr="00ED676A" w:rsidRDefault="009A016C" w:rsidP="00673768">
            <w:pPr>
              <w:ind w:firstLine="0"/>
              <w:rPr>
                <w:color w:val="auto"/>
              </w:rPr>
            </w:pPr>
            <w:r w:rsidRPr="00ED676A">
              <w:rPr>
                <w:color w:val="auto"/>
              </w:rPr>
              <w:t>GPU Zoptymalizowana Kernel</w:t>
            </w:r>
          </w:p>
        </w:tc>
      </w:tr>
      <w:tr w:rsidR="009A016C" w:rsidRPr="00ED676A" w:rsidTr="009A016C">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A016C">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A016C">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A016C">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A016C">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A016C">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347" w:name="_Toc258787424"/>
      <w:r w:rsidRPr="00ED676A">
        <w:t>Środowisko testowe</w:t>
      </w:r>
      <w:bookmarkEnd w:id="347"/>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sidR="00264D96" w:rsidRPr="00ED676A">
        <w:rPr>
          <w:color w:val="auto"/>
        </w:rPr>
        <w:lastRenderedPageBreak/>
        <w:t>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348" w:name="_Toc258787425"/>
      <w:r w:rsidRPr="00ED676A">
        <w:t>Porównanie działania w różnych systemach operacyjnych</w:t>
      </w:r>
      <w:bookmarkEnd w:id="348"/>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349" w:name="_Toc258787426"/>
      <w:r w:rsidRPr="00ED676A">
        <w:t>Informacje końcowe</w:t>
      </w:r>
      <w:bookmarkEnd w:id="349"/>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Heading2"/>
      </w:pPr>
      <w:bookmarkStart w:id="350" w:name="_Toc258787427"/>
      <w:r w:rsidRPr="00ED676A">
        <w:t>Narzędzia pomocnicze</w:t>
      </w:r>
      <w:bookmarkEnd w:id="350"/>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Heading1"/>
      </w:pPr>
      <w:bookmarkStart w:id="351" w:name="_Toc258787428"/>
      <w:bookmarkStart w:id="352" w:name="_Wnioski/spostrzeżenia"/>
      <w:bookmarkEnd w:id="352"/>
      <w:r w:rsidRPr="00ED676A">
        <w:lastRenderedPageBreak/>
        <w:t>Wnioski/spostrzeżenia</w:t>
      </w:r>
      <w:bookmarkEnd w:id="351"/>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ins w:id="353" w:author="romanjul" w:date="2010-04-14T19:11:00Z"/>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moveToRangeStart w:id="354" w:author="romanjul" w:date="2010-04-14T19:11:00Z" w:name="move259035602"/>
      <w:moveTo w:id="355" w:author="romanjul" w:date="2010-04-14T19:11:00Z">
        <w:r w:rsidRPr="00ED676A">
          <w:rPr>
            <w:color w:val="auto"/>
          </w:rPr>
          <w:lastRenderedPageBreak/>
          <w:t>W ram jest tylko 1 rodzaj pamięci (cache są niejawne). Tu jest wiecej rodzajow pamięci – przez to trzeba się bardziej zastanawiac nad projektem.</w:t>
        </w:r>
      </w:moveTo>
    </w:p>
    <w:moveToRangeEnd w:id="354"/>
    <w:p w:rsidR="00040CD8" w:rsidRPr="00ED676A" w:rsidRDefault="00040CD8" w:rsidP="00107097">
      <w:pPr>
        <w:rPr>
          <w:rFonts w:eastAsiaTheme="minorHAnsi"/>
          <w:color w:val="auto"/>
          <w:lang w:eastAsia="en-US"/>
        </w:rPr>
      </w:pP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356" w:name="_Mozliwosc_rozwoju_programu"/>
      <w:bookmarkStart w:id="357" w:name="_Toc258787429"/>
      <w:bookmarkEnd w:id="356"/>
      <w:r w:rsidRPr="00ED676A">
        <w:t>Mozliwosc rozwoju programu</w:t>
      </w:r>
      <w:bookmarkEnd w:id="357"/>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Heading1"/>
      </w:pPr>
      <w:bookmarkStart w:id="358" w:name="_Toc258787430"/>
      <w:bookmarkStart w:id="359" w:name="_Zakończenie"/>
      <w:bookmarkEnd w:id="359"/>
      <w:r w:rsidRPr="00ED676A">
        <w:t>Zakończenie</w:t>
      </w:r>
      <w:bookmarkEnd w:id="358"/>
    </w:p>
    <w:p w:rsidR="00836D01" w:rsidRPr="00ED676A" w:rsidRDefault="00836D01" w:rsidP="002F45CE">
      <w:pPr>
        <w:pStyle w:val="Heading1"/>
      </w:pPr>
      <w:bookmarkStart w:id="360" w:name="_Toc258787431"/>
      <w:r w:rsidRPr="00ED676A">
        <w:t>Bibliografia</w:t>
      </w:r>
      <w:bookmarkEnd w:id="360"/>
    </w:p>
    <w:p w:rsidR="00836D01" w:rsidRPr="00ED676A" w:rsidRDefault="00836D01" w:rsidP="002F45CE">
      <w:pPr>
        <w:pStyle w:val="Heading1"/>
      </w:pPr>
      <w:bookmarkStart w:id="361" w:name="_Toc258787432"/>
      <w:r w:rsidRPr="00ED676A">
        <w:t>Załączniki</w:t>
      </w:r>
      <w:bookmarkEnd w:id="361"/>
    </w:p>
    <w:p w:rsidR="00552F6C" w:rsidRPr="00ED676A" w:rsidRDefault="00552F6C" w:rsidP="00552F6C">
      <w:pPr>
        <w:pStyle w:val="Heading2"/>
      </w:pPr>
      <w:bookmarkStart w:id="362" w:name="_Toc258787433"/>
      <w:r w:rsidRPr="00ED676A">
        <w:t>Kod CPU i GPU?</w:t>
      </w:r>
      <w:bookmarkEnd w:id="362"/>
    </w:p>
    <w:p w:rsidR="00552F6C" w:rsidRPr="00ED676A" w:rsidRDefault="00552F6C" w:rsidP="00552F6C">
      <w:pPr>
        <w:rPr>
          <w:color w:val="auto"/>
        </w:rPr>
      </w:pPr>
    </w:p>
    <w:sectPr w:rsidR="00552F6C" w:rsidRPr="00ED676A" w:rsidSect="002E6CFD">
      <w:footerReference w:type="default" r:id="rId21"/>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3C29" w:rsidRDefault="00E83C29" w:rsidP="00BB2E40">
      <w:r>
        <w:separator/>
      </w:r>
    </w:p>
  </w:endnote>
  <w:endnote w:type="continuationSeparator" w:id="0">
    <w:p w:rsidR="00E83C29" w:rsidRDefault="00E83C29"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C7DCB" w:rsidRDefault="00DC7DCB">
        <w:pPr>
          <w:pStyle w:val="Footer"/>
          <w:jc w:val="right"/>
        </w:pPr>
        <w:fldSimple w:instr=" PAGE   \* MERGEFORMAT ">
          <w:r w:rsidR="00040CD8">
            <w:rPr>
              <w:noProof/>
            </w:rPr>
            <w:t>9</w:t>
          </w:r>
        </w:fldSimple>
      </w:p>
    </w:sdtContent>
  </w:sdt>
  <w:p w:rsidR="00DC7DCB" w:rsidRDefault="00DC7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3C29" w:rsidRDefault="00E83C29" w:rsidP="00BB2E40">
      <w:r>
        <w:separator/>
      </w:r>
    </w:p>
  </w:footnote>
  <w:footnote w:type="continuationSeparator" w:id="0">
    <w:p w:rsidR="00E83C29" w:rsidRDefault="00E83C29" w:rsidP="00BB2E40">
      <w:r>
        <w:continuationSeparator/>
      </w:r>
    </w:p>
  </w:footnote>
  <w:footnote w:id="1">
    <w:p w:rsidR="00DC7DCB" w:rsidRPr="00ED676A" w:rsidRDefault="00DC7DCB">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DC7DCB" w:rsidRPr="00ED676A" w:rsidRDefault="00DC7DCB">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3">
    <w:p w:rsidR="00DC7DCB" w:rsidRDefault="00DC7DCB">
      <w:pPr>
        <w:pStyle w:val="FootnoteText"/>
      </w:pPr>
      <w:ins w:id="5" w:author="romanjul" w:date="2010-04-14T16:35:00Z">
        <w:r>
          <w:rPr>
            <w:rStyle w:val="FootnoteReference"/>
          </w:rPr>
          <w:footnoteRef/>
        </w:r>
        <w:r>
          <w:t xml:space="preserve"> Operacje wykonywane na procesorze CPU (w odróżnieniu od tych w</w:t>
        </w:r>
      </w:ins>
      <w:ins w:id="6" w:author="romanjul" w:date="2010-04-14T16:36:00Z">
        <w:r>
          <w:t>ykonywanych na GPU) są też nazywane operacjami wykonywanymi na hoście.</w:t>
        </w:r>
      </w:ins>
    </w:p>
  </w:footnote>
  <w:footnote w:id="4">
    <w:p w:rsidR="00DC7DCB" w:rsidRPr="00ED676A" w:rsidRDefault="00DC7DCB">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5">
    <w:p w:rsidR="00DC7DCB" w:rsidRPr="00ED676A" w:rsidRDefault="00DC7DCB">
      <w:pPr>
        <w:pStyle w:val="FootnoteText"/>
      </w:pPr>
      <w:r w:rsidRPr="00ED676A">
        <w:rPr>
          <w:rStyle w:val="FootnoteReference"/>
        </w:rPr>
        <w:footnoteRef/>
      </w:r>
      <w:r w:rsidRPr="00ED676A">
        <w:t xml:space="preserve"> General Purpose GPU – użycie GPU do ogólnych zastosowań</w:t>
      </w:r>
    </w:p>
  </w:footnote>
  <w:footnote w:id="6">
    <w:p w:rsidR="00DC7DCB" w:rsidRDefault="00DC7DCB">
      <w:pPr>
        <w:pStyle w:val="FootnoteText"/>
      </w:pPr>
      <w:r>
        <w:rPr>
          <w:rStyle w:val="FootnoteReference"/>
        </w:rPr>
        <w:footnoteRef/>
      </w:r>
      <w:r>
        <w:t xml:space="preserve"> Compute Unified Device Architecture</w:t>
      </w:r>
    </w:p>
  </w:footnote>
  <w:footnote w:id="7">
    <w:p w:rsidR="00DC7DCB" w:rsidRPr="00ED676A" w:rsidRDefault="00DC7DCB">
      <w:pPr>
        <w:pStyle w:val="FootnoteText"/>
      </w:pPr>
      <w:r w:rsidRPr="00ED676A">
        <w:rPr>
          <w:rStyle w:val="FootnoteReference"/>
        </w:rPr>
        <w:footnoteRef/>
      </w:r>
      <w:r w:rsidRPr="00ED676A">
        <w:t xml:space="preserve"> Potok renderujący – sekwencja operacji renderująca trójwymiarową scenę do dwuwymiarowego obrazu rastrowego</w:t>
      </w:r>
    </w:p>
  </w:footnote>
  <w:footnote w:id="8">
    <w:p w:rsidR="00DC7DCB" w:rsidRPr="00ED676A" w:rsidRDefault="00DC7DCB">
      <w:pPr>
        <w:pStyle w:val="FootnoteText"/>
      </w:pPr>
      <w:r w:rsidRPr="00ED676A">
        <w:rPr>
          <w:rStyle w:val="FootnoteReference"/>
        </w:rPr>
        <w:footnoteRef/>
      </w:r>
      <w:r w:rsidRPr="00ED676A">
        <w:t xml:space="preserve"> http://en.wikipedia.org/wiki/Graphic_card</w:t>
      </w:r>
    </w:p>
  </w:footnote>
  <w:footnote w:id="9">
    <w:p w:rsidR="00DC7DCB" w:rsidRPr="00ED676A" w:rsidRDefault="00DC7DCB">
      <w:pPr>
        <w:pStyle w:val="FootnoteText"/>
      </w:pPr>
      <w:r w:rsidRPr="00ED676A">
        <w:rPr>
          <w:rStyle w:val="FootnoteReference"/>
        </w:rPr>
        <w:footnoteRef/>
      </w:r>
      <w:r w:rsidRPr="00ED676A">
        <w:t xml:space="preserve"> Do tej pory operacje 3D musiały być obliczane przez główny procesor komputera.</w:t>
      </w:r>
    </w:p>
  </w:footnote>
  <w:footnote w:id="10">
    <w:p w:rsidR="00DC7DCB" w:rsidRPr="00196FEF" w:rsidRDefault="00DC7DCB">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1">
    <w:p w:rsidR="00DC7DCB" w:rsidRDefault="00DC7DCB">
      <w:pPr>
        <w:pStyle w:val="FootnoteText"/>
      </w:pPr>
      <w:r>
        <w:rPr>
          <w:rStyle w:val="FootnoteReference"/>
        </w:rPr>
        <w:footnoteRef/>
      </w:r>
      <w:r>
        <w:t xml:space="preserve"> </w:t>
      </w:r>
      <w:r w:rsidRPr="00264720">
        <w:t>http://en.wikipedia.org/wiki/Shader</w:t>
      </w:r>
    </w:p>
  </w:footnote>
  <w:footnote w:id="12">
    <w:p w:rsidR="00DC7DCB" w:rsidRDefault="00DC7DCB">
      <w:pPr>
        <w:pStyle w:val="FootnoteText"/>
      </w:pPr>
      <w:ins w:id="54" w:author="romanjul" w:date="2010-04-14T17:25:00Z">
        <w:r>
          <w:rPr>
            <w:rStyle w:val="FootnoteReference"/>
          </w:rPr>
          <w:footnoteRef/>
        </w:r>
        <w:r>
          <w:fldChar w:fldCharType="begin"/>
        </w:r>
        <w:r>
          <w:instrText xml:space="preserve"> HYPERLINK "</w:instrText>
        </w:r>
        <w:r w:rsidRPr="00545DBE">
          <w:instrText>http://developer.download.nvidia.com/compute/cuda/3_0/toolkit/docs/NVIDIA_CUDA_ProgrammingGuide.pdf</w:instrText>
        </w:r>
        <w:r>
          <w:instrText xml:space="preserve">" </w:instrText>
        </w:r>
        <w:r>
          <w:fldChar w:fldCharType="separate"/>
        </w:r>
        <w:r w:rsidRPr="00681963">
          <w:rPr>
            <w:rStyle w:val="Hyperlink"/>
          </w:rPr>
          <w:t>http://developer.download.nvidia.com/compute/cuda/3_0/toolkit/docs/NVIDIA_CUDA_ProgrammingGuide.pdf</w:t>
        </w:r>
        <w:r>
          <w:fldChar w:fldCharType="end"/>
        </w:r>
        <w:r>
          <w:t xml:space="preserve"> , str.3</w:t>
        </w:r>
      </w:ins>
    </w:p>
  </w:footnote>
  <w:footnote w:id="13">
    <w:p w:rsidR="00DC7DCB" w:rsidRDefault="00DC7DCB">
      <w:pPr>
        <w:pStyle w:val="FootnoteText"/>
      </w:pPr>
      <w:ins w:id="57" w:author="romanjul" w:date="2010-04-14T17:27:00Z">
        <w:r>
          <w:rPr>
            <w:rStyle w:val="FootnoteReference"/>
          </w:rPr>
          <w:footnoteRef/>
        </w:r>
        <w:r>
          <w:t xml:space="preserve"> </w:t>
        </w:r>
      </w:ins>
      <w:ins w:id="58" w:author="romanjul" w:date="2010-04-14T17:28:00Z">
        <w:r>
          <w:rPr>
            <w:i/>
            <w:iCs/>
          </w:rPr>
          <w:t xml:space="preserve">Arithmetic Logic Unit, </w:t>
        </w:r>
        <w:r>
          <w:rPr>
            <w:b/>
            <w:bCs/>
          </w:rPr>
          <w:t>Jednostka arytmetyczno-logiczn</w:t>
        </w:r>
      </w:ins>
      <w:ins w:id="59" w:author="romanjul" w:date="2010-04-14T17:33:00Z">
        <w:r>
          <w:rPr>
            <w:b/>
            <w:bCs/>
          </w:rPr>
          <w:t>a</w:t>
        </w:r>
      </w:ins>
      <w:ins w:id="60" w:author="romanjul" w:date="2010-04-14T17:31:00Z">
        <w:r>
          <w:rPr>
            <w:b/>
            <w:bCs/>
          </w:rPr>
          <w:t>, układ wykonujący operacje na liczbach całkowitych</w:t>
        </w:r>
      </w:ins>
    </w:p>
  </w:footnote>
  <w:footnote w:id="14">
    <w:p w:rsidR="00DC7DCB" w:rsidRDefault="00DC7DCB" w:rsidP="002C6A1F">
      <w:pPr>
        <w:pStyle w:val="FootnoteText"/>
        <w:rPr>
          <w:ins w:id="62" w:author="romanjul" w:date="2010-04-14T17:32:00Z"/>
        </w:rPr>
      </w:pPr>
      <w:ins w:id="63" w:author="romanjul" w:date="2010-04-14T17:31:00Z">
        <w:r>
          <w:rPr>
            <w:rStyle w:val="FootnoteReference"/>
          </w:rPr>
          <w:footnoteRef/>
        </w:r>
        <w:r>
          <w:t xml:space="preserve"> </w:t>
        </w:r>
      </w:ins>
      <w:ins w:id="64" w:author="romanjul" w:date="2010-04-14T17:32:00Z">
        <w:r>
          <w:rPr>
            <w:i/>
            <w:iCs/>
          </w:rPr>
          <w:t xml:space="preserve">Floating Point Unit, </w:t>
        </w:r>
        <w:r>
          <w:rPr>
            <w:b/>
            <w:bCs/>
          </w:rPr>
          <w:t xml:space="preserve">jednostka zmiennoprzecinkowa, układ wykonujący operacje na liczbach </w:t>
        </w:r>
      </w:ins>
      <w:ins w:id="65" w:author="romanjul" w:date="2010-04-14T17:33:00Z">
        <w:r>
          <w:rPr>
            <w:b/>
            <w:bCs/>
          </w:rPr>
          <w:t>zmiennoprzecinkowych</w:t>
        </w:r>
      </w:ins>
    </w:p>
    <w:p w:rsidR="00DC7DCB" w:rsidRDefault="00DC7DCB">
      <w:pPr>
        <w:pStyle w:val="FootnoteText"/>
      </w:pPr>
    </w:p>
  </w:footnote>
  <w:footnote w:id="15">
    <w:p w:rsidR="00DC7DCB" w:rsidRDefault="00DC7DCB">
      <w:pPr>
        <w:pStyle w:val="FootnoteText"/>
      </w:pPr>
      <w:ins w:id="76" w:author="romanjul" w:date="2010-04-14T17:44:00Z">
        <w:r>
          <w:rPr>
            <w:rStyle w:val="FootnoteReference"/>
          </w:rPr>
          <w:footnoteRef/>
        </w:r>
        <w:r>
          <w:t xml:space="preserve"> </w:t>
        </w:r>
      </w:ins>
      <w:ins w:id="77" w:author="romanjul" w:date="2010-04-14T17:45:00Z">
        <w:r>
          <w:t>Nie ma konieczności używania wielu instruk</w:t>
        </w:r>
      </w:ins>
      <w:ins w:id="78" w:author="romanjul" w:date="2010-04-14T17:46:00Z">
        <w:r>
          <w:t>cji sterujących for, do, while</w:t>
        </w:r>
      </w:ins>
    </w:p>
  </w:footnote>
  <w:footnote w:id="16">
    <w:p w:rsidR="00DC7DCB" w:rsidRDefault="00DC7DCB">
      <w:pPr>
        <w:pStyle w:val="FootnoteText"/>
      </w:pPr>
      <w:ins w:id="123" w:author="romanjul" w:date="2010-04-14T18:13:00Z">
        <w:r>
          <w:rPr>
            <w:rStyle w:val="FootnoteReference"/>
          </w:rPr>
          <w:footnoteRef/>
        </w:r>
        <w:r>
          <w:t xml:space="preserve"> ang. Streaming Multiprocessor</w:t>
        </w:r>
      </w:ins>
      <w:ins w:id="124" w:author="romanjul" w:date="2010-04-14T18:18:00Z">
        <w:r>
          <w:t xml:space="preserve"> (SM)</w:t>
        </w:r>
      </w:ins>
    </w:p>
  </w:footnote>
  <w:footnote w:id="17">
    <w:p w:rsidR="00DC7DCB" w:rsidRDefault="00DC7DCB">
      <w:pPr>
        <w:pStyle w:val="FootnoteText"/>
      </w:pPr>
      <w:ins w:id="129" w:author="romanjul" w:date="2010-04-14T18:18:00Z">
        <w:r>
          <w:rPr>
            <w:rStyle w:val="FootnoteReference"/>
          </w:rPr>
          <w:footnoteRef/>
        </w:r>
        <w:r>
          <w:t xml:space="preserve"> Ang. Scalar Processor (SP)</w:t>
        </w:r>
      </w:ins>
    </w:p>
  </w:footnote>
  <w:footnote w:id="18">
    <w:p w:rsidR="00040CD8" w:rsidRDefault="00040CD8">
      <w:pPr>
        <w:pStyle w:val="FootnoteText"/>
      </w:pPr>
      <w:ins w:id="211" w:author="romanjul" w:date="2010-04-14T19:08:00Z">
        <w:r>
          <w:rPr>
            <w:rStyle w:val="FootnoteReference"/>
          </w:rPr>
          <w:footnoteRef/>
        </w:r>
        <w:r>
          <w:t xml:space="preserve"> </w:t>
        </w:r>
      </w:ins>
      <w:ins w:id="212" w:author="romanjul" w:date="2010-04-14T19:09:00Z">
        <w:r>
          <w:t xml:space="preserve">Np. w przypadku pamięci globalnej, wszystkie wątki w jednym warpie (opisany dalej) powinny </w:t>
        </w:r>
      </w:ins>
      <w:ins w:id="213" w:author="romanjul" w:date="2010-04-14T19:10:00Z">
        <w:r>
          <w:t>jednocześnie odczytywać lub zapisywać kolejne komórki pamięci.</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4">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6">
    <w:nsid w:val="769453EB"/>
    <w:multiLevelType w:val="multilevel"/>
    <w:tmpl w:val="C9CE7C4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0"/>
  </w:num>
  <w:num w:numId="4">
    <w:abstractNumId w:val="2"/>
  </w:num>
  <w:num w:numId="5">
    <w:abstractNumId w:val="11"/>
  </w:num>
  <w:num w:numId="6">
    <w:abstractNumId w:val="6"/>
  </w:num>
  <w:num w:numId="7">
    <w:abstractNumId w:val="7"/>
  </w:num>
  <w:num w:numId="8">
    <w:abstractNumId w:val="14"/>
  </w:num>
  <w:num w:numId="9">
    <w:abstractNumId w:val="13"/>
  </w:num>
  <w:num w:numId="10">
    <w:abstractNumId w:val="15"/>
  </w:num>
  <w:num w:numId="11">
    <w:abstractNumId w:val="3"/>
  </w:num>
  <w:num w:numId="12">
    <w:abstractNumId w:val="16"/>
  </w:num>
  <w:num w:numId="13">
    <w:abstractNumId w:val="9"/>
  </w:num>
  <w:num w:numId="14">
    <w:abstractNumId w:val="5"/>
  </w:num>
  <w:num w:numId="15">
    <w:abstractNumId w:val="4"/>
  </w:num>
  <w:num w:numId="16">
    <w:abstractNumId w:val="1"/>
  </w:num>
  <w:num w:numId="17">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36DAA"/>
    <w:rsid w:val="00040C14"/>
    <w:rsid w:val="00040CD8"/>
    <w:rsid w:val="0004245B"/>
    <w:rsid w:val="00042BD4"/>
    <w:rsid w:val="00043092"/>
    <w:rsid w:val="00052978"/>
    <w:rsid w:val="00055BD3"/>
    <w:rsid w:val="00057B03"/>
    <w:rsid w:val="0006165B"/>
    <w:rsid w:val="0006476B"/>
    <w:rsid w:val="00066F82"/>
    <w:rsid w:val="00072F3F"/>
    <w:rsid w:val="0007415A"/>
    <w:rsid w:val="00074685"/>
    <w:rsid w:val="00075498"/>
    <w:rsid w:val="00075D1A"/>
    <w:rsid w:val="00085BED"/>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96FEF"/>
    <w:rsid w:val="001A1393"/>
    <w:rsid w:val="001A24A8"/>
    <w:rsid w:val="001A2E74"/>
    <w:rsid w:val="001B7D2B"/>
    <w:rsid w:val="001C4178"/>
    <w:rsid w:val="001D5438"/>
    <w:rsid w:val="001E29D2"/>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720"/>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6A1F"/>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571C"/>
    <w:rsid w:val="00437200"/>
    <w:rsid w:val="00441F24"/>
    <w:rsid w:val="004456A1"/>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B1140"/>
    <w:rsid w:val="004B16FA"/>
    <w:rsid w:val="004C10DA"/>
    <w:rsid w:val="004C41D3"/>
    <w:rsid w:val="004D1D16"/>
    <w:rsid w:val="004D316D"/>
    <w:rsid w:val="004D6143"/>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6009C"/>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5DC5"/>
    <w:rsid w:val="0063254C"/>
    <w:rsid w:val="0063320C"/>
    <w:rsid w:val="00633D35"/>
    <w:rsid w:val="00637749"/>
    <w:rsid w:val="006379A4"/>
    <w:rsid w:val="00640D5B"/>
    <w:rsid w:val="00645592"/>
    <w:rsid w:val="006467A4"/>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08C"/>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0EFE"/>
    <w:rsid w:val="007C12B6"/>
    <w:rsid w:val="007C5C3A"/>
    <w:rsid w:val="007D04FC"/>
    <w:rsid w:val="007D1776"/>
    <w:rsid w:val="007E03D8"/>
    <w:rsid w:val="007E0F29"/>
    <w:rsid w:val="007E2011"/>
    <w:rsid w:val="007E6DD8"/>
    <w:rsid w:val="007F264D"/>
    <w:rsid w:val="007F284A"/>
    <w:rsid w:val="007F7942"/>
    <w:rsid w:val="00801814"/>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3DDA"/>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2589"/>
    <w:rsid w:val="00A85CD5"/>
    <w:rsid w:val="00A93018"/>
    <w:rsid w:val="00A940BC"/>
    <w:rsid w:val="00A940E2"/>
    <w:rsid w:val="00A94872"/>
    <w:rsid w:val="00A952A0"/>
    <w:rsid w:val="00A966B4"/>
    <w:rsid w:val="00AA26C1"/>
    <w:rsid w:val="00AA3DD2"/>
    <w:rsid w:val="00AB004F"/>
    <w:rsid w:val="00AB18F5"/>
    <w:rsid w:val="00AB3704"/>
    <w:rsid w:val="00AB47D0"/>
    <w:rsid w:val="00AB5FC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AF3B22"/>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271F9"/>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3C29"/>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D676A"/>
    <w:rsid w:val="00EE556A"/>
    <w:rsid w:val="00EE575B"/>
    <w:rsid w:val="00EE69E3"/>
    <w:rsid w:val="00EE7224"/>
    <w:rsid w:val="00EF5833"/>
    <w:rsid w:val="00F05930"/>
    <w:rsid w:val="00F05B9A"/>
    <w:rsid w:val="00F05EB2"/>
    <w:rsid w:val="00F07C4C"/>
    <w:rsid w:val="00F120A7"/>
    <w:rsid w:val="00F17B04"/>
    <w:rsid w:val="00F2026B"/>
    <w:rsid w:val="00F223BE"/>
    <w:rsid w:val="00F331E7"/>
    <w:rsid w:val="00F40D70"/>
    <w:rsid w:val="00F435DA"/>
    <w:rsid w:val="00F549D5"/>
    <w:rsid w:val="00F57567"/>
    <w:rsid w:val="00F57F4E"/>
    <w:rsid w:val="00F66CCE"/>
    <w:rsid w:val="00F72999"/>
    <w:rsid w:val="00F7686D"/>
    <w:rsid w:val="00F85F5C"/>
    <w:rsid w:val="00F87D1A"/>
    <w:rsid w:val="00F911B9"/>
    <w:rsid w:val="00F934FF"/>
    <w:rsid w:val="00FA0212"/>
    <w:rsid w:val="00FA266B"/>
    <w:rsid w:val="00FA43CE"/>
    <w:rsid w:val="00FB2811"/>
    <w:rsid w:val="00FB40EA"/>
    <w:rsid w:val="00FC0181"/>
    <w:rsid w:val="00FC1E36"/>
    <w:rsid w:val="00FC375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paragraph" w:styleId="NoSpacing">
    <w:name w:val="No Spacing"/>
    <w:link w:val="NoSpacingChar"/>
    <w:uiPriority w:val="1"/>
    <w:rsid w:val="00BA3C99"/>
    <w:pPr>
      <w:spacing w:after="0" w:line="240" w:lineRule="auto"/>
    </w:pPr>
  </w:style>
  <w:style w:type="paragraph" w:styleId="ListParagraph">
    <w:name w:val="List Paragraph"/>
    <w:basedOn w:val="Normal"/>
    <w:link w:val="ListParagraphChar"/>
    <w:uiPriority w:val="34"/>
    <w:rsid w:val="00BA3C99"/>
    <w:pPr>
      <w:ind w:left="720"/>
      <w:contextualSpacing/>
    </w:p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character" w:customStyle="1" w:styleId="Heading3Char">
    <w:name w:val="Heading 3 Char"/>
    <w:basedOn w:val="DefaultParagraphFont"/>
    <w:link w:val="Heading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semiHidden/>
    <w:unhideWhenUsed/>
    <w:rsid w:val="00BB2E40"/>
    <w:rPr>
      <w:sz w:val="20"/>
      <w:szCs w:val="20"/>
    </w:rPr>
  </w:style>
  <w:style w:type="character" w:customStyle="1" w:styleId="FootnoteTextChar">
    <w:name w:val="Footnote Text Char"/>
    <w:basedOn w:val="DefaultParagraphFont"/>
    <w:link w:val="FootnoteText"/>
    <w:uiPriority w:val="99"/>
    <w:semiHidden/>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character" w:customStyle="1" w:styleId="NoSpacingChar">
    <w:name w:val="No Spacing Char"/>
    <w:basedOn w:val="DefaultParagraphFont"/>
    <w:link w:val="NoSpacing"/>
    <w:uiPriority w:val="1"/>
    <w:rsid w:val="00C86675"/>
  </w:style>
  <w:style w:type="character" w:customStyle="1" w:styleId="Heading4Char">
    <w:name w:val="Heading 4 Char"/>
    <w:basedOn w:val="DefaultParagraphFont"/>
    <w:link w:val="Heading4"/>
    <w:uiPriority w:val="9"/>
    <w:rsid w:val="004F3A28"/>
    <w:rPr>
      <w:rFonts w:asciiTheme="majorHAnsi" w:eastAsiaTheme="majorEastAsia" w:hAnsiTheme="majorHAnsi" w:cstheme="majorBidi"/>
      <w:b/>
      <w:bCs/>
      <w:i/>
      <w:iCs/>
      <w:color w:val="23055F"/>
      <w:sz w:val="24"/>
      <w:szCs w:val="24"/>
      <w:lang w:eastAsia="pl-PL"/>
    </w:rPr>
  </w:style>
  <w:style w:type="paragraph" w:styleId="BodyText">
    <w:name w:val="Body Text"/>
    <w:basedOn w:val="Normal"/>
    <w:link w:val="BodyTextChar"/>
    <w:semiHidden/>
    <w:rsid w:val="008C4DDE"/>
    <w:pPr>
      <w:spacing w:before="120"/>
      <w:ind w:firstLine="0"/>
      <w:jc w:val="both"/>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ED6632"/>
    <w:rPr>
      <w:i/>
    </w:rPr>
  </w:style>
  <w:style w:type="paragraph" w:styleId="NormalWeb">
    <w:name w:val="Normal (Web)"/>
    <w:basedOn w:val="Normal"/>
    <w:uiPriority w:val="99"/>
    <w:semiHidden/>
    <w:unhideWhenUsed/>
    <w:rsid w:val="00B05F3E"/>
    <w:pPr>
      <w:spacing w:before="100" w:beforeAutospacing="1" w:after="100" w:afterAutospacing="1"/>
      <w:ind w:firstLine="0"/>
    </w:pPr>
  </w:style>
  <w:style w:type="character" w:customStyle="1" w:styleId="PodkrelenieZnak">
    <w:name w:val="Podkreślenie Znak"/>
    <w:basedOn w:val="DefaultParagraphFont"/>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numPr>
        <w:numId w:val="2"/>
      </w:numPr>
    </w:pPr>
    <w:rPr>
      <w:rFonts w:eastAsiaTheme="minorHAnsi"/>
      <w:noProof/>
      <w:lang w:eastAsia="en-US"/>
    </w:rPr>
  </w:style>
  <w:style w:type="paragraph" w:customStyle="1" w:styleId="Wypunktowane">
    <w:name w:val="Wypunktowane"/>
    <w:basedOn w:val="Normal"/>
    <w:link w:val="WypunktowaneZnak"/>
    <w:qFormat/>
    <w:rsid w:val="00167804"/>
    <w:pPr>
      <w:numPr>
        <w:numId w:val="15"/>
      </w:numPr>
    </w:pPr>
  </w:style>
  <w:style w:type="character" w:customStyle="1" w:styleId="ListParagraphChar">
    <w:name w:val="List Paragraph Char"/>
    <w:basedOn w:val="DefaultParagraphFont"/>
    <w:link w:val="ListParagraph"/>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ListParagraphChar"/>
    <w:link w:val="Wypunktowanie"/>
    <w:rsid w:val="008778A3"/>
  </w:style>
  <w:style w:type="character" w:customStyle="1" w:styleId="WypunktowanieZnak1">
    <w:name w:val="Wypunktowanie Znak1"/>
    <w:basedOn w:val="ListParagraphChar"/>
    <w:link w:val="Wypunktowanie"/>
    <w:rsid w:val="00167804"/>
    <w:rPr>
      <w:noProof/>
    </w:rPr>
  </w:style>
  <w:style w:type="character" w:customStyle="1" w:styleId="WypunktowaneZnak">
    <w:name w:val="Wypunktowane Znak"/>
    <w:basedOn w:val="WypunktowanieZnak1"/>
    <w:link w:val="Wypunktowane"/>
    <w:rsid w:val="00167804"/>
  </w:style>
  <w:style w:type="character" w:styleId="FollowedHyperlink">
    <w:name w:val="FollowedHyperlink"/>
    <w:basedOn w:val="DefaultParagraphFont"/>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vidia.com/object/cuda_develop.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D0234-D2DA-4169-8588-068CDF4B3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15315</TotalTime>
  <Pages>56</Pages>
  <Words>9621</Words>
  <Characters>54845</Characters>
  <Application>Microsoft Office Word</Application>
  <DocSecurity>0</DocSecurity>
  <Lines>457</Lines>
  <Paragraphs>128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64338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95</cp:revision>
  <dcterms:created xsi:type="dcterms:W3CDTF">2010-02-28T16:12:00Z</dcterms:created>
  <dcterms:modified xsi:type="dcterms:W3CDTF">2010-04-14T17:14:00Z</dcterms:modified>
</cp:coreProperties>
</file>