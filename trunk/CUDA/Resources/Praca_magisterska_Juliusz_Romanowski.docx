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073D3C">
          <w:pPr>
            <w:rPr>
              <w:color w:val="auto"/>
            </w:rPr>
          </w:pPr>
          <w:r w:rsidRPr="00073D3C">
            <w:rPr>
              <w:color w:val="auto"/>
              <w:lang w:eastAsia="en-US"/>
            </w:rPr>
            <w:pict>
              <v:rect id="_x0000_s1026" style="position:absolute;left:0;text-align:left;margin-left:0;margin-top:0;width:595.35pt;height:841.9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DD2A69" w:rsidRPr="00C86675" w:rsidRDefault="00DD2A69" w:rsidP="00772602">
                      <w:pPr>
                        <w:jc w:val="center"/>
                        <w:rPr>
                          <w:smallCaps/>
                          <w:sz w:val="32"/>
                        </w:rPr>
                      </w:pPr>
                      <w:r w:rsidRPr="00C86675">
                        <w:rPr>
                          <w:smallCaps/>
                          <w:sz w:val="32"/>
                        </w:rPr>
                        <w:t>Zachodniopomorski Uniwersytet Technologiczny</w:t>
                      </w:r>
                    </w:p>
                    <w:p w:rsidR="00DD2A69" w:rsidRPr="00C86675" w:rsidRDefault="00DD2A69" w:rsidP="00772602">
                      <w:pPr>
                        <w:jc w:val="center"/>
                        <w:rPr>
                          <w:smallCaps/>
                          <w:sz w:val="32"/>
                        </w:rPr>
                      </w:pPr>
                      <w:r w:rsidRPr="00C86675">
                        <w:rPr>
                          <w:smallCaps/>
                          <w:sz w:val="32"/>
                        </w:rPr>
                        <w:t>w Szczecinie</w:t>
                      </w:r>
                    </w:p>
                    <w:p w:rsidR="00DD2A69" w:rsidRPr="00C86675" w:rsidRDefault="00DD2A69" w:rsidP="00772602">
                      <w:pPr>
                        <w:jc w:val="center"/>
                      </w:pPr>
                    </w:p>
                    <w:p w:rsidR="00DD2A69" w:rsidRPr="00C86675" w:rsidRDefault="00DD2A69" w:rsidP="00772602">
                      <w:pPr>
                        <w:jc w:val="center"/>
                        <w:rPr>
                          <w:b/>
                          <w:sz w:val="32"/>
                        </w:rPr>
                      </w:pPr>
                      <w:r w:rsidRPr="00C86675">
                        <w:rPr>
                          <w:b/>
                          <w:sz w:val="32"/>
                        </w:rPr>
                        <w:t>WYDZIAŁ INFORMATYKI</w:t>
                      </w:r>
                    </w:p>
                    <w:p w:rsidR="00DD2A69" w:rsidRPr="00C86675" w:rsidRDefault="00DD2A69" w:rsidP="00772602">
                      <w:pPr>
                        <w:jc w:val="center"/>
                        <w:rPr>
                          <w:sz w:val="32"/>
                        </w:rPr>
                      </w:pPr>
                    </w:p>
                    <w:p w:rsidR="00DD2A69" w:rsidRPr="00C86675" w:rsidRDefault="00DD2A69" w:rsidP="00772602">
                      <w:pPr>
                        <w:jc w:val="center"/>
                        <w:rPr>
                          <w:sz w:val="32"/>
                        </w:rPr>
                      </w:pPr>
                    </w:p>
                    <w:p w:rsidR="00DD2A69" w:rsidRPr="00C86675" w:rsidRDefault="00DD2A69" w:rsidP="00772602"/>
                    <w:p w:rsidR="00DD2A69" w:rsidRPr="00C86675" w:rsidRDefault="00DD2A69" w:rsidP="00772602">
                      <w:pPr>
                        <w:jc w:val="center"/>
                      </w:pPr>
                      <w:r>
                        <w:rPr>
                          <w:noProof/>
                          <w:sz w:val="32"/>
                          <w:lang w:val="en-US" w:eastAsia="en-US"/>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DD2A69" w:rsidRPr="00C86675" w:rsidRDefault="00DD2A69" w:rsidP="00772602"/>
                    <w:p w:rsidR="00DD2A69" w:rsidRPr="00C86675" w:rsidRDefault="00DD2A69" w:rsidP="00772602">
                      <w:pPr>
                        <w:jc w:val="center"/>
                      </w:pPr>
                    </w:p>
                    <w:p w:rsidR="00DD2A69" w:rsidRPr="00C86675" w:rsidRDefault="00DD2A69" w:rsidP="00772602">
                      <w:pPr>
                        <w:jc w:val="center"/>
                      </w:pPr>
                    </w:p>
                    <w:p w:rsidR="00DD2A69" w:rsidRPr="00C86675" w:rsidRDefault="00DD2A69" w:rsidP="00772602">
                      <w:pPr>
                        <w:jc w:val="center"/>
                      </w:pPr>
                    </w:p>
                    <w:p w:rsidR="00DD2A69" w:rsidRPr="00C86675" w:rsidRDefault="00DD2A69" w:rsidP="00772602">
                      <w:pPr>
                        <w:jc w:val="center"/>
                      </w:pPr>
                    </w:p>
                    <w:p w:rsidR="00DD2A69" w:rsidRPr="00C86675" w:rsidRDefault="00DD2A69" w:rsidP="00772602">
                      <w:pPr>
                        <w:jc w:val="center"/>
                      </w:pPr>
                    </w:p>
                    <w:p w:rsidR="00DD2A69" w:rsidRPr="00B61517" w:rsidRDefault="00DD2A69" w:rsidP="00772602">
                      <w:pPr>
                        <w:jc w:val="center"/>
                        <w:rPr>
                          <w:sz w:val="32"/>
                          <w:szCs w:val="32"/>
                        </w:rPr>
                      </w:pPr>
                      <w:r w:rsidRPr="00B61517">
                        <w:rPr>
                          <w:sz w:val="32"/>
                          <w:szCs w:val="32"/>
                        </w:rPr>
                        <w:t>Juliusz Romanowski</w:t>
                      </w:r>
                    </w:p>
                    <w:p w:rsidR="00DD2A69" w:rsidRDefault="00DD2A69" w:rsidP="00772602">
                      <w:pPr>
                        <w:spacing w:before="120"/>
                        <w:jc w:val="center"/>
                      </w:pPr>
                      <w:r w:rsidRPr="00C86675">
                        <w:t>Kierunek Informatyka</w:t>
                      </w:r>
                    </w:p>
                    <w:p w:rsidR="00DD2A69" w:rsidRPr="00C86675" w:rsidRDefault="00DD2A69" w:rsidP="00772602">
                      <w:pPr>
                        <w:spacing w:before="120"/>
                        <w:jc w:val="center"/>
                      </w:pPr>
                    </w:p>
                    <w:p w:rsidR="00DD2A69" w:rsidRPr="00C86675" w:rsidRDefault="00DD2A69" w:rsidP="00772602">
                      <w:pPr>
                        <w:jc w:val="center"/>
                      </w:pPr>
                      <w:bookmarkStart w:id="0" w:name="OLE_LINK1"/>
                      <w:bookmarkStart w:id="1" w:name="OLE_LINK2"/>
                      <w:r w:rsidRPr="00836D01">
                        <w:rPr>
                          <w:b/>
                          <w:sz w:val="36"/>
                        </w:rPr>
                        <w:t>Zastosowanie technologii CUDA w sztucznej inteligencji</w:t>
                      </w:r>
                    </w:p>
                    <w:bookmarkEnd w:id="0"/>
                    <w:bookmarkEnd w:id="1"/>
                    <w:p w:rsidR="00DD2A69" w:rsidRPr="00C86675" w:rsidRDefault="00DD2A69" w:rsidP="00772602">
                      <w:pPr>
                        <w:jc w:val="center"/>
                        <w:rPr>
                          <w:b/>
                          <w:sz w:val="32"/>
                        </w:rPr>
                      </w:pPr>
                    </w:p>
                    <w:p w:rsidR="00DD2A69" w:rsidRPr="00C86675" w:rsidRDefault="00DD2A69" w:rsidP="00772602">
                      <w:pPr>
                        <w:jc w:val="center"/>
                        <w:rPr>
                          <w:b/>
                          <w:sz w:val="32"/>
                        </w:rPr>
                      </w:pPr>
                    </w:p>
                    <w:p w:rsidR="00DD2A69" w:rsidRPr="00C86675" w:rsidRDefault="00DD2A69" w:rsidP="00772602">
                      <w:pPr>
                        <w:ind w:firstLine="0"/>
                      </w:pPr>
                    </w:p>
                    <w:p w:rsidR="00DD2A69" w:rsidRPr="00C86675" w:rsidRDefault="00DD2A69" w:rsidP="00772602">
                      <w:r w:rsidRPr="00C86675">
                        <w:tab/>
                      </w:r>
                      <w:r w:rsidRPr="00C86675">
                        <w:tab/>
                      </w:r>
                      <w:r w:rsidRPr="00C86675">
                        <w:tab/>
                      </w:r>
                      <w:r w:rsidRPr="00C86675">
                        <w:tab/>
                      </w:r>
                      <w:r w:rsidRPr="00C86675">
                        <w:tab/>
                      </w:r>
                      <w:r w:rsidRPr="00C86675">
                        <w:tab/>
                      </w:r>
                      <w:r w:rsidRPr="00C86675">
                        <w:tab/>
                        <w:t>Praca dyplomowa magisterska</w:t>
                      </w:r>
                    </w:p>
                    <w:p w:rsidR="00DD2A69" w:rsidRPr="00C86675" w:rsidRDefault="00DD2A69" w:rsidP="00772602">
                      <w:r w:rsidRPr="00C86675">
                        <w:tab/>
                      </w:r>
                      <w:r w:rsidRPr="00C86675">
                        <w:tab/>
                      </w:r>
                      <w:r w:rsidRPr="00C86675">
                        <w:tab/>
                      </w:r>
                      <w:r w:rsidRPr="00C86675">
                        <w:tab/>
                      </w:r>
                      <w:r w:rsidRPr="00C86675">
                        <w:tab/>
                      </w:r>
                      <w:r w:rsidRPr="00C86675">
                        <w:tab/>
                      </w:r>
                      <w:r w:rsidRPr="00C86675">
                        <w:tab/>
                        <w:t xml:space="preserve">napisana pod kierunkiem </w:t>
                      </w:r>
                    </w:p>
                    <w:p w:rsidR="00DD2A69" w:rsidRPr="00C86675" w:rsidRDefault="00DD2A69"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DD2A69" w:rsidRDefault="00DD2A69"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rsidRPr="00C86675">
                        <w:t xml:space="preserve">w Katedrze </w:t>
                      </w:r>
                      <w:r>
                        <w:t>Organizacji i Zarządzania</w:t>
                      </w:r>
                    </w:p>
                    <w:p w:rsidR="00DD2A69" w:rsidRPr="00772602" w:rsidRDefault="00DD2A69"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jc w:val="both"/>
        <w:rPr>
          <w:i/>
          <w:color w:val="auto"/>
        </w:rPr>
      </w:pPr>
      <w:r w:rsidRPr="00ED676A">
        <w:rPr>
          <w:i/>
          <w:color w:val="auto"/>
        </w:rPr>
        <w:tab/>
        <w:t xml:space="preserve">Oświadczam </w:t>
      </w:r>
      <w:r w:rsidR="00B82667" w:rsidRPr="00ED676A">
        <w:rPr>
          <w:i/>
          <w:color w:val="auto"/>
        </w:rPr>
        <w:t>niniejszym, że przedkładaną pracę dyplomową kończącą studia podyplomowe napisałem samodzielnie. Oznacza to, że przy pisaniu pracy poza niezbędnymi konsultacjami, nie korzystałem z pomocy innych osób, a w szczególności nie zlecałem opracowania rozprawy innym osobom. Wszystkie dane, istotne myśli pochodzą z literatury i opatrzone są odpowiednim przypisem. Jednocześnie przyjmuję do wiadomości, że gdyby powyższe oświadczenie okazało się nieprawdziwe, decyzja o 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ED676A" w:rsidRDefault="00FE168F" w:rsidP="00C04371">
      <w:pPr>
        <w:ind w:firstLine="0"/>
        <w:rPr>
          <w:color w:val="auto"/>
          <w:sz w:val="32"/>
          <w:szCs w:val="32"/>
        </w:rPr>
      </w:pPr>
      <w:r w:rsidRPr="00ED676A">
        <w:rPr>
          <w:color w:val="auto"/>
          <w:sz w:val="32"/>
          <w:szCs w:val="32"/>
        </w:rPr>
        <w:lastRenderedPageBreak/>
        <w:t>Spis treści</w:t>
      </w:r>
    </w:p>
    <w:p w:rsidR="005D5019" w:rsidRDefault="00073D3C">
      <w:pPr>
        <w:pStyle w:val="TOC1"/>
        <w:rPr>
          <w:rFonts w:asciiTheme="minorHAnsi" w:eastAsiaTheme="minorEastAsia" w:hAnsiTheme="minorHAnsi" w:cstheme="minorBidi"/>
          <w:b w:val="0"/>
          <w:noProof/>
          <w:color w:val="auto"/>
          <w:sz w:val="22"/>
          <w:szCs w:val="22"/>
          <w:lang w:val="en-US" w:eastAsia="en-US"/>
        </w:rPr>
      </w:pPr>
      <w:r w:rsidRPr="00073D3C">
        <w:rPr>
          <w:color w:val="auto"/>
        </w:rPr>
        <w:fldChar w:fldCharType="begin"/>
      </w:r>
      <w:r w:rsidR="005D5019">
        <w:rPr>
          <w:color w:val="auto"/>
        </w:rPr>
        <w:instrText xml:space="preserve"> TOC \o "1-4" \h \z \u </w:instrText>
      </w:r>
      <w:r w:rsidRPr="00073D3C">
        <w:rPr>
          <w:color w:val="auto"/>
        </w:rPr>
        <w:fldChar w:fldCharType="separate"/>
      </w:r>
      <w:hyperlink w:anchor="_Toc259090080" w:history="1">
        <w:r w:rsidR="005D5019" w:rsidRPr="009D3BBA">
          <w:rPr>
            <w:rStyle w:val="Hyperlink"/>
            <w:noProof/>
          </w:rPr>
          <w:t>1.</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yperlink"/>
            <w:noProof/>
          </w:rPr>
          <w:t>Wstęp</w:t>
        </w:r>
        <w:r w:rsidR="005D5019">
          <w:rPr>
            <w:noProof/>
            <w:webHidden/>
          </w:rPr>
          <w:tab/>
        </w:r>
        <w:r>
          <w:rPr>
            <w:noProof/>
            <w:webHidden/>
          </w:rPr>
          <w:fldChar w:fldCharType="begin"/>
        </w:r>
        <w:r w:rsidR="005D5019">
          <w:rPr>
            <w:noProof/>
            <w:webHidden/>
          </w:rPr>
          <w:instrText xml:space="preserve"> PAGEREF _Toc259090080 \h </w:instrText>
        </w:r>
        <w:r>
          <w:rPr>
            <w:noProof/>
            <w:webHidden/>
          </w:rPr>
        </w:r>
        <w:r>
          <w:rPr>
            <w:noProof/>
            <w:webHidden/>
          </w:rPr>
          <w:fldChar w:fldCharType="separate"/>
        </w:r>
        <w:r w:rsidR="005D5019">
          <w:rPr>
            <w:noProof/>
            <w:webHidden/>
          </w:rPr>
          <w:t>7</w:t>
        </w:r>
        <w:r>
          <w:rPr>
            <w:noProof/>
            <w:webHidden/>
          </w:rPr>
          <w:fldChar w:fldCharType="end"/>
        </w:r>
      </w:hyperlink>
    </w:p>
    <w:p w:rsidR="005D5019" w:rsidRDefault="00073D3C">
      <w:pPr>
        <w:pStyle w:val="TOC1"/>
        <w:rPr>
          <w:rFonts w:asciiTheme="minorHAnsi" w:eastAsiaTheme="minorEastAsia" w:hAnsiTheme="minorHAnsi" w:cstheme="minorBidi"/>
          <w:b w:val="0"/>
          <w:noProof/>
          <w:color w:val="auto"/>
          <w:sz w:val="22"/>
          <w:szCs w:val="22"/>
          <w:lang w:val="en-US" w:eastAsia="en-US"/>
        </w:rPr>
      </w:pPr>
      <w:hyperlink w:anchor="_Toc259090081" w:history="1">
        <w:r w:rsidR="005D5019" w:rsidRPr="009D3BBA">
          <w:rPr>
            <w:rStyle w:val="Hyperlink"/>
            <w:noProof/>
          </w:rPr>
          <w:t>2.</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yperlink"/>
            <w:noProof/>
          </w:rPr>
          <w:t>Równoległe przetwarzanie z zastosowaniem GPU</w:t>
        </w:r>
        <w:r w:rsidR="005D5019">
          <w:rPr>
            <w:noProof/>
            <w:webHidden/>
          </w:rPr>
          <w:tab/>
        </w:r>
        <w:r>
          <w:rPr>
            <w:noProof/>
            <w:webHidden/>
          </w:rPr>
          <w:fldChar w:fldCharType="begin"/>
        </w:r>
        <w:r w:rsidR="005D5019">
          <w:rPr>
            <w:noProof/>
            <w:webHidden/>
          </w:rPr>
          <w:instrText xml:space="preserve"> PAGEREF _Toc259090081 \h </w:instrText>
        </w:r>
        <w:r>
          <w:rPr>
            <w:noProof/>
            <w:webHidden/>
          </w:rPr>
        </w:r>
        <w:r>
          <w:rPr>
            <w:noProof/>
            <w:webHidden/>
          </w:rPr>
          <w:fldChar w:fldCharType="separate"/>
        </w:r>
        <w:r w:rsidR="005D5019">
          <w:rPr>
            <w:noProof/>
            <w:webHidden/>
          </w:rPr>
          <w:t>10</w:t>
        </w:r>
        <w:r>
          <w:rPr>
            <w:noProof/>
            <w:webHidden/>
          </w:rPr>
          <w:fldChar w:fldCharType="end"/>
        </w:r>
      </w:hyperlink>
    </w:p>
    <w:p w:rsidR="005D5019" w:rsidRDefault="00073D3C">
      <w:pPr>
        <w:pStyle w:val="TOC2"/>
        <w:rPr>
          <w:rFonts w:asciiTheme="minorHAnsi" w:eastAsiaTheme="minorEastAsia" w:hAnsiTheme="minorHAnsi" w:cstheme="minorBidi"/>
          <w:noProof/>
          <w:color w:val="auto"/>
          <w:sz w:val="22"/>
          <w:szCs w:val="22"/>
          <w:lang w:val="en-US" w:eastAsia="en-US"/>
        </w:rPr>
      </w:pPr>
      <w:hyperlink w:anchor="_Toc259090082" w:history="1">
        <w:r w:rsidR="005D5019" w:rsidRPr="009D3BBA">
          <w:rPr>
            <w:rStyle w:val="Hyperlink"/>
            <w:noProof/>
          </w:rPr>
          <w:t>2.1.</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Jednostki obliczeniowe GPU</w:t>
        </w:r>
        <w:r w:rsidR="005D5019">
          <w:rPr>
            <w:noProof/>
            <w:webHidden/>
          </w:rPr>
          <w:tab/>
        </w:r>
        <w:r>
          <w:rPr>
            <w:noProof/>
            <w:webHidden/>
          </w:rPr>
          <w:fldChar w:fldCharType="begin"/>
        </w:r>
        <w:r w:rsidR="005D5019">
          <w:rPr>
            <w:noProof/>
            <w:webHidden/>
          </w:rPr>
          <w:instrText xml:space="preserve"> PAGEREF _Toc259090082 \h </w:instrText>
        </w:r>
        <w:r>
          <w:rPr>
            <w:noProof/>
            <w:webHidden/>
          </w:rPr>
        </w:r>
        <w:r>
          <w:rPr>
            <w:noProof/>
            <w:webHidden/>
          </w:rPr>
          <w:fldChar w:fldCharType="separate"/>
        </w:r>
        <w:r w:rsidR="005D5019">
          <w:rPr>
            <w:noProof/>
            <w:webHidden/>
          </w:rPr>
          <w:t>10</w:t>
        </w:r>
        <w:r>
          <w:rPr>
            <w:noProof/>
            <w:webHidden/>
          </w:rPr>
          <w:fldChar w:fldCharType="end"/>
        </w:r>
      </w:hyperlink>
    </w:p>
    <w:p w:rsidR="005D5019" w:rsidRDefault="00073D3C">
      <w:pPr>
        <w:pStyle w:val="TOC3"/>
        <w:rPr>
          <w:rFonts w:asciiTheme="minorHAnsi" w:eastAsiaTheme="minorEastAsia" w:hAnsiTheme="minorHAnsi" w:cstheme="minorBidi"/>
          <w:noProof/>
          <w:color w:val="auto"/>
          <w:sz w:val="22"/>
          <w:szCs w:val="22"/>
          <w:lang w:val="en-US" w:eastAsia="en-US"/>
        </w:rPr>
      </w:pPr>
      <w:hyperlink w:anchor="_Toc259090083" w:history="1">
        <w:r w:rsidR="005D5019" w:rsidRPr="009D3BBA">
          <w:rPr>
            <w:rStyle w:val="Hyperlink"/>
            <w:noProof/>
          </w:rPr>
          <w:t>2.1.1.</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Różnice między CPU a GPU</w:t>
        </w:r>
        <w:r w:rsidR="005D5019">
          <w:rPr>
            <w:noProof/>
            <w:webHidden/>
          </w:rPr>
          <w:tab/>
        </w:r>
        <w:r>
          <w:rPr>
            <w:noProof/>
            <w:webHidden/>
          </w:rPr>
          <w:fldChar w:fldCharType="begin"/>
        </w:r>
        <w:r w:rsidR="005D5019">
          <w:rPr>
            <w:noProof/>
            <w:webHidden/>
          </w:rPr>
          <w:instrText xml:space="preserve"> PAGEREF _Toc259090083 \h </w:instrText>
        </w:r>
        <w:r>
          <w:rPr>
            <w:noProof/>
            <w:webHidden/>
          </w:rPr>
        </w:r>
        <w:r>
          <w:rPr>
            <w:noProof/>
            <w:webHidden/>
          </w:rPr>
          <w:fldChar w:fldCharType="separate"/>
        </w:r>
        <w:r w:rsidR="005D5019">
          <w:rPr>
            <w:noProof/>
            <w:webHidden/>
          </w:rPr>
          <w:t>11</w:t>
        </w:r>
        <w:r>
          <w:rPr>
            <w:noProof/>
            <w:webHidden/>
          </w:rPr>
          <w:fldChar w:fldCharType="end"/>
        </w:r>
      </w:hyperlink>
    </w:p>
    <w:p w:rsidR="005D5019" w:rsidRDefault="00073D3C">
      <w:pPr>
        <w:pStyle w:val="TOC3"/>
        <w:rPr>
          <w:rFonts w:asciiTheme="minorHAnsi" w:eastAsiaTheme="minorEastAsia" w:hAnsiTheme="minorHAnsi" w:cstheme="minorBidi"/>
          <w:noProof/>
          <w:color w:val="auto"/>
          <w:sz w:val="22"/>
          <w:szCs w:val="22"/>
          <w:lang w:val="en-US" w:eastAsia="en-US"/>
        </w:rPr>
      </w:pPr>
      <w:hyperlink w:anchor="_Toc259090084" w:history="1">
        <w:r w:rsidR="005D5019" w:rsidRPr="009D3BBA">
          <w:rPr>
            <w:rStyle w:val="Hyperlink"/>
            <w:noProof/>
          </w:rPr>
          <w:t>2.1.2.</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Struktura pamięci GPU</w:t>
        </w:r>
        <w:r w:rsidR="005D5019">
          <w:rPr>
            <w:noProof/>
            <w:webHidden/>
          </w:rPr>
          <w:tab/>
        </w:r>
        <w:r>
          <w:rPr>
            <w:noProof/>
            <w:webHidden/>
          </w:rPr>
          <w:fldChar w:fldCharType="begin"/>
        </w:r>
        <w:r w:rsidR="005D5019">
          <w:rPr>
            <w:noProof/>
            <w:webHidden/>
          </w:rPr>
          <w:instrText xml:space="preserve"> PAGEREF _Toc259090084 \h </w:instrText>
        </w:r>
        <w:r>
          <w:rPr>
            <w:noProof/>
            <w:webHidden/>
          </w:rPr>
        </w:r>
        <w:r>
          <w:rPr>
            <w:noProof/>
            <w:webHidden/>
          </w:rPr>
          <w:fldChar w:fldCharType="separate"/>
        </w:r>
        <w:r w:rsidR="005D5019">
          <w:rPr>
            <w:noProof/>
            <w:webHidden/>
          </w:rPr>
          <w:t>12</w:t>
        </w:r>
        <w:r>
          <w:rPr>
            <w:noProof/>
            <w:webHidden/>
          </w:rPr>
          <w:fldChar w:fldCharType="end"/>
        </w:r>
      </w:hyperlink>
    </w:p>
    <w:p w:rsidR="005D5019" w:rsidRDefault="00073D3C">
      <w:pPr>
        <w:pStyle w:val="TOC3"/>
        <w:rPr>
          <w:rFonts w:asciiTheme="minorHAnsi" w:eastAsiaTheme="minorEastAsia" w:hAnsiTheme="minorHAnsi" w:cstheme="minorBidi"/>
          <w:noProof/>
          <w:color w:val="auto"/>
          <w:sz w:val="22"/>
          <w:szCs w:val="22"/>
          <w:lang w:val="en-US" w:eastAsia="en-US"/>
        </w:rPr>
      </w:pPr>
      <w:hyperlink w:anchor="_Toc259090085" w:history="1">
        <w:r w:rsidR="005D5019" w:rsidRPr="009D3BBA">
          <w:rPr>
            <w:rStyle w:val="Hyperlink"/>
            <w:noProof/>
          </w:rPr>
          <w:t>2.1.3.</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Technologie GPGPU</w:t>
        </w:r>
        <w:r w:rsidR="005D5019">
          <w:rPr>
            <w:noProof/>
            <w:webHidden/>
          </w:rPr>
          <w:tab/>
        </w:r>
        <w:r>
          <w:rPr>
            <w:noProof/>
            <w:webHidden/>
          </w:rPr>
          <w:fldChar w:fldCharType="begin"/>
        </w:r>
        <w:r w:rsidR="005D5019">
          <w:rPr>
            <w:noProof/>
            <w:webHidden/>
          </w:rPr>
          <w:instrText xml:space="preserve"> PAGEREF _Toc259090085 \h </w:instrText>
        </w:r>
        <w:r>
          <w:rPr>
            <w:noProof/>
            <w:webHidden/>
          </w:rPr>
        </w:r>
        <w:r>
          <w:rPr>
            <w:noProof/>
            <w:webHidden/>
          </w:rPr>
          <w:fldChar w:fldCharType="separate"/>
        </w:r>
        <w:r w:rsidR="005D5019">
          <w:rPr>
            <w:noProof/>
            <w:webHidden/>
          </w:rPr>
          <w:t>14</w:t>
        </w:r>
        <w:r>
          <w:rPr>
            <w:noProof/>
            <w:webHidden/>
          </w:rPr>
          <w:fldChar w:fldCharType="end"/>
        </w:r>
      </w:hyperlink>
    </w:p>
    <w:p w:rsidR="005D5019" w:rsidRDefault="00073D3C">
      <w:pPr>
        <w:pStyle w:val="TOC2"/>
        <w:rPr>
          <w:rFonts w:asciiTheme="minorHAnsi" w:eastAsiaTheme="minorEastAsia" w:hAnsiTheme="minorHAnsi" w:cstheme="minorBidi"/>
          <w:noProof/>
          <w:color w:val="auto"/>
          <w:sz w:val="22"/>
          <w:szCs w:val="22"/>
          <w:lang w:val="en-US" w:eastAsia="en-US"/>
        </w:rPr>
      </w:pPr>
      <w:hyperlink w:anchor="_Toc259090086" w:history="1">
        <w:r w:rsidR="005D5019" w:rsidRPr="009D3BBA">
          <w:rPr>
            <w:rStyle w:val="Hyperlink"/>
            <w:noProof/>
          </w:rPr>
          <w:t>2.2.</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CUDA</w:t>
        </w:r>
        <w:r w:rsidR="005D5019">
          <w:rPr>
            <w:noProof/>
            <w:webHidden/>
          </w:rPr>
          <w:tab/>
        </w:r>
        <w:r>
          <w:rPr>
            <w:noProof/>
            <w:webHidden/>
          </w:rPr>
          <w:fldChar w:fldCharType="begin"/>
        </w:r>
        <w:r w:rsidR="005D5019">
          <w:rPr>
            <w:noProof/>
            <w:webHidden/>
          </w:rPr>
          <w:instrText xml:space="preserve"> PAGEREF _Toc259090086 \h </w:instrText>
        </w:r>
        <w:r>
          <w:rPr>
            <w:noProof/>
            <w:webHidden/>
          </w:rPr>
        </w:r>
        <w:r>
          <w:rPr>
            <w:noProof/>
            <w:webHidden/>
          </w:rPr>
          <w:fldChar w:fldCharType="separate"/>
        </w:r>
        <w:r w:rsidR="005D5019">
          <w:rPr>
            <w:noProof/>
            <w:webHidden/>
          </w:rPr>
          <w:t>16</w:t>
        </w:r>
        <w:r>
          <w:rPr>
            <w:noProof/>
            <w:webHidden/>
          </w:rPr>
          <w:fldChar w:fldCharType="end"/>
        </w:r>
      </w:hyperlink>
    </w:p>
    <w:p w:rsidR="005D5019" w:rsidRDefault="00073D3C">
      <w:pPr>
        <w:pStyle w:val="TOC3"/>
        <w:rPr>
          <w:rFonts w:asciiTheme="minorHAnsi" w:eastAsiaTheme="minorEastAsia" w:hAnsiTheme="minorHAnsi" w:cstheme="minorBidi"/>
          <w:noProof/>
          <w:color w:val="auto"/>
          <w:sz w:val="22"/>
          <w:szCs w:val="22"/>
          <w:lang w:val="en-US" w:eastAsia="en-US"/>
        </w:rPr>
      </w:pPr>
      <w:hyperlink w:anchor="_Toc259090087" w:history="1">
        <w:r w:rsidR="005D5019" w:rsidRPr="009D3BBA">
          <w:rPr>
            <w:rStyle w:val="Hyperlink"/>
            <w:noProof/>
          </w:rPr>
          <w:t>2.2.1.</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Wprowadzenie do technologii</w:t>
        </w:r>
        <w:r w:rsidR="005D5019">
          <w:rPr>
            <w:noProof/>
            <w:webHidden/>
          </w:rPr>
          <w:tab/>
        </w:r>
        <w:r>
          <w:rPr>
            <w:noProof/>
            <w:webHidden/>
          </w:rPr>
          <w:fldChar w:fldCharType="begin"/>
        </w:r>
        <w:r w:rsidR="005D5019">
          <w:rPr>
            <w:noProof/>
            <w:webHidden/>
          </w:rPr>
          <w:instrText xml:space="preserve"> PAGEREF _Toc259090087 \h </w:instrText>
        </w:r>
        <w:r>
          <w:rPr>
            <w:noProof/>
            <w:webHidden/>
          </w:rPr>
        </w:r>
        <w:r>
          <w:rPr>
            <w:noProof/>
            <w:webHidden/>
          </w:rPr>
          <w:fldChar w:fldCharType="separate"/>
        </w:r>
        <w:r w:rsidR="005D5019">
          <w:rPr>
            <w:noProof/>
            <w:webHidden/>
          </w:rPr>
          <w:t>16</w:t>
        </w:r>
        <w:r>
          <w:rPr>
            <w:noProof/>
            <w:webHidden/>
          </w:rPr>
          <w:fldChar w:fldCharType="end"/>
        </w:r>
      </w:hyperlink>
    </w:p>
    <w:p w:rsidR="005D5019" w:rsidRDefault="00073D3C">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088" w:history="1">
        <w:r w:rsidR="005D5019" w:rsidRPr="009D3BBA">
          <w:rPr>
            <w:rStyle w:val="Hyperlink"/>
            <w:noProof/>
          </w:rPr>
          <w:t>2.2.1.1.</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Wersje CUDA</w:t>
        </w:r>
        <w:r w:rsidR="005D5019">
          <w:rPr>
            <w:noProof/>
            <w:webHidden/>
          </w:rPr>
          <w:tab/>
        </w:r>
        <w:r>
          <w:rPr>
            <w:noProof/>
            <w:webHidden/>
          </w:rPr>
          <w:fldChar w:fldCharType="begin"/>
        </w:r>
        <w:r w:rsidR="005D5019">
          <w:rPr>
            <w:noProof/>
            <w:webHidden/>
          </w:rPr>
          <w:instrText xml:space="preserve"> PAGEREF _Toc259090088 \h </w:instrText>
        </w:r>
        <w:r>
          <w:rPr>
            <w:noProof/>
            <w:webHidden/>
          </w:rPr>
        </w:r>
        <w:r>
          <w:rPr>
            <w:noProof/>
            <w:webHidden/>
          </w:rPr>
          <w:fldChar w:fldCharType="separate"/>
        </w:r>
        <w:r w:rsidR="005D5019">
          <w:rPr>
            <w:noProof/>
            <w:webHidden/>
          </w:rPr>
          <w:t>16</w:t>
        </w:r>
        <w:r>
          <w:rPr>
            <w:noProof/>
            <w:webHidden/>
          </w:rPr>
          <w:fldChar w:fldCharType="end"/>
        </w:r>
      </w:hyperlink>
    </w:p>
    <w:p w:rsidR="005D5019" w:rsidRDefault="00073D3C">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089" w:history="1">
        <w:r w:rsidR="005D5019" w:rsidRPr="009D3BBA">
          <w:rPr>
            <w:rStyle w:val="Hyperlink"/>
            <w:noProof/>
          </w:rPr>
          <w:t>2.2.1.2.</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Ograniczenia</w:t>
        </w:r>
        <w:r w:rsidR="005D5019">
          <w:rPr>
            <w:noProof/>
            <w:webHidden/>
          </w:rPr>
          <w:tab/>
        </w:r>
        <w:r>
          <w:rPr>
            <w:noProof/>
            <w:webHidden/>
          </w:rPr>
          <w:fldChar w:fldCharType="begin"/>
        </w:r>
        <w:r w:rsidR="005D5019">
          <w:rPr>
            <w:noProof/>
            <w:webHidden/>
          </w:rPr>
          <w:instrText xml:space="preserve"> PAGEREF _Toc259090089 \h </w:instrText>
        </w:r>
        <w:r>
          <w:rPr>
            <w:noProof/>
            <w:webHidden/>
          </w:rPr>
        </w:r>
        <w:r>
          <w:rPr>
            <w:noProof/>
            <w:webHidden/>
          </w:rPr>
          <w:fldChar w:fldCharType="separate"/>
        </w:r>
        <w:r w:rsidR="005D5019">
          <w:rPr>
            <w:noProof/>
            <w:webHidden/>
          </w:rPr>
          <w:t>16</w:t>
        </w:r>
        <w:r>
          <w:rPr>
            <w:noProof/>
            <w:webHidden/>
          </w:rPr>
          <w:fldChar w:fldCharType="end"/>
        </w:r>
      </w:hyperlink>
    </w:p>
    <w:p w:rsidR="005D5019" w:rsidRDefault="00073D3C">
      <w:pPr>
        <w:pStyle w:val="TOC3"/>
        <w:rPr>
          <w:rFonts w:asciiTheme="minorHAnsi" w:eastAsiaTheme="minorEastAsia" w:hAnsiTheme="minorHAnsi" w:cstheme="minorBidi"/>
          <w:noProof/>
          <w:color w:val="auto"/>
          <w:sz w:val="22"/>
          <w:szCs w:val="22"/>
          <w:lang w:val="en-US" w:eastAsia="en-US"/>
        </w:rPr>
      </w:pPr>
      <w:hyperlink w:anchor="_Toc259090090" w:history="1">
        <w:r w:rsidR="005D5019" w:rsidRPr="009D3BBA">
          <w:rPr>
            <w:rStyle w:val="Hyperlink"/>
            <w:noProof/>
          </w:rPr>
          <w:t>2.2.2.</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Model architektury CUDA</w:t>
        </w:r>
        <w:r w:rsidR="005D5019">
          <w:rPr>
            <w:noProof/>
            <w:webHidden/>
          </w:rPr>
          <w:tab/>
        </w:r>
        <w:r>
          <w:rPr>
            <w:noProof/>
            <w:webHidden/>
          </w:rPr>
          <w:fldChar w:fldCharType="begin"/>
        </w:r>
        <w:r w:rsidR="005D5019">
          <w:rPr>
            <w:noProof/>
            <w:webHidden/>
          </w:rPr>
          <w:instrText xml:space="preserve"> PAGEREF _Toc259090090 \h </w:instrText>
        </w:r>
        <w:r>
          <w:rPr>
            <w:noProof/>
            <w:webHidden/>
          </w:rPr>
        </w:r>
        <w:r>
          <w:rPr>
            <w:noProof/>
            <w:webHidden/>
          </w:rPr>
          <w:fldChar w:fldCharType="separate"/>
        </w:r>
        <w:r w:rsidR="005D5019">
          <w:rPr>
            <w:noProof/>
            <w:webHidden/>
          </w:rPr>
          <w:t>16</w:t>
        </w:r>
        <w:r>
          <w:rPr>
            <w:noProof/>
            <w:webHidden/>
          </w:rPr>
          <w:fldChar w:fldCharType="end"/>
        </w:r>
      </w:hyperlink>
    </w:p>
    <w:p w:rsidR="005D5019" w:rsidRDefault="00073D3C">
      <w:pPr>
        <w:pStyle w:val="TOC3"/>
        <w:rPr>
          <w:rFonts w:asciiTheme="minorHAnsi" w:eastAsiaTheme="minorEastAsia" w:hAnsiTheme="minorHAnsi" w:cstheme="minorBidi"/>
          <w:noProof/>
          <w:color w:val="auto"/>
          <w:sz w:val="22"/>
          <w:szCs w:val="22"/>
          <w:lang w:val="en-US" w:eastAsia="en-US"/>
        </w:rPr>
      </w:pPr>
      <w:hyperlink w:anchor="_Toc259090091" w:history="1">
        <w:r w:rsidR="005D5019" w:rsidRPr="009D3BBA">
          <w:rPr>
            <w:rStyle w:val="Hyperlink"/>
            <w:noProof/>
          </w:rPr>
          <w:t>2.2.3.</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Komunikacja między wątkami</w:t>
        </w:r>
        <w:r w:rsidR="005D5019">
          <w:rPr>
            <w:noProof/>
            <w:webHidden/>
          </w:rPr>
          <w:tab/>
        </w:r>
        <w:r>
          <w:rPr>
            <w:noProof/>
            <w:webHidden/>
          </w:rPr>
          <w:fldChar w:fldCharType="begin"/>
        </w:r>
        <w:r w:rsidR="005D5019">
          <w:rPr>
            <w:noProof/>
            <w:webHidden/>
          </w:rPr>
          <w:instrText xml:space="preserve"> PAGEREF _Toc259090091 \h </w:instrText>
        </w:r>
        <w:r>
          <w:rPr>
            <w:noProof/>
            <w:webHidden/>
          </w:rPr>
        </w:r>
        <w:r>
          <w:rPr>
            <w:noProof/>
            <w:webHidden/>
          </w:rPr>
          <w:fldChar w:fldCharType="separate"/>
        </w:r>
        <w:r w:rsidR="005D5019">
          <w:rPr>
            <w:noProof/>
            <w:webHidden/>
          </w:rPr>
          <w:t>17</w:t>
        </w:r>
        <w:r>
          <w:rPr>
            <w:noProof/>
            <w:webHidden/>
          </w:rPr>
          <w:fldChar w:fldCharType="end"/>
        </w:r>
      </w:hyperlink>
    </w:p>
    <w:p w:rsidR="005D5019" w:rsidRDefault="00073D3C">
      <w:pPr>
        <w:pStyle w:val="TOC3"/>
        <w:rPr>
          <w:rFonts w:asciiTheme="minorHAnsi" w:eastAsiaTheme="minorEastAsia" w:hAnsiTheme="minorHAnsi" w:cstheme="minorBidi"/>
          <w:noProof/>
          <w:color w:val="auto"/>
          <w:sz w:val="22"/>
          <w:szCs w:val="22"/>
          <w:lang w:val="en-US" w:eastAsia="en-US"/>
        </w:rPr>
      </w:pPr>
      <w:hyperlink w:anchor="_Toc259090092" w:history="1">
        <w:r w:rsidR="005D5019" w:rsidRPr="009D3BBA">
          <w:rPr>
            <w:rStyle w:val="Hyperlink"/>
            <w:noProof/>
          </w:rPr>
          <w:t>2.2.4.</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Proces wykonania programu CUDA</w:t>
        </w:r>
        <w:r w:rsidR="005D5019">
          <w:rPr>
            <w:noProof/>
            <w:webHidden/>
          </w:rPr>
          <w:tab/>
        </w:r>
        <w:r>
          <w:rPr>
            <w:noProof/>
            <w:webHidden/>
          </w:rPr>
          <w:fldChar w:fldCharType="begin"/>
        </w:r>
        <w:r w:rsidR="005D5019">
          <w:rPr>
            <w:noProof/>
            <w:webHidden/>
          </w:rPr>
          <w:instrText xml:space="preserve"> PAGEREF _Toc259090092 \h </w:instrText>
        </w:r>
        <w:r>
          <w:rPr>
            <w:noProof/>
            <w:webHidden/>
          </w:rPr>
        </w:r>
        <w:r>
          <w:rPr>
            <w:noProof/>
            <w:webHidden/>
          </w:rPr>
          <w:fldChar w:fldCharType="separate"/>
        </w:r>
        <w:r w:rsidR="005D5019">
          <w:rPr>
            <w:noProof/>
            <w:webHidden/>
          </w:rPr>
          <w:t>17</w:t>
        </w:r>
        <w:r>
          <w:rPr>
            <w:noProof/>
            <w:webHidden/>
          </w:rPr>
          <w:fldChar w:fldCharType="end"/>
        </w:r>
      </w:hyperlink>
    </w:p>
    <w:p w:rsidR="005D5019" w:rsidRDefault="00073D3C">
      <w:pPr>
        <w:pStyle w:val="TOC3"/>
        <w:rPr>
          <w:rFonts w:asciiTheme="minorHAnsi" w:eastAsiaTheme="minorEastAsia" w:hAnsiTheme="minorHAnsi" w:cstheme="minorBidi"/>
          <w:noProof/>
          <w:color w:val="auto"/>
          <w:sz w:val="22"/>
          <w:szCs w:val="22"/>
          <w:lang w:val="en-US" w:eastAsia="en-US"/>
        </w:rPr>
      </w:pPr>
      <w:hyperlink w:anchor="_Toc259090093" w:history="1">
        <w:r w:rsidR="005D5019" w:rsidRPr="009D3BBA">
          <w:rPr>
            <w:rStyle w:val="Hyperlink"/>
            <w:noProof/>
          </w:rPr>
          <w:t>2.2.5.</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Przykład kodu</w:t>
        </w:r>
        <w:r w:rsidR="005D5019">
          <w:rPr>
            <w:noProof/>
            <w:webHidden/>
          </w:rPr>
          <w:tab/>
        </w:r>
        <w:r>
          <w:rPr>
            <w:noProof/>
            <w:webHidden/>
          </w:rPr>
          <w:fldChar w:fldCharType="begin"/>
        </w:r>
        <w:r w:rsidR="005D5019">
          <w:rPr>
            <w:noProof/>
            <w:webHidden/>
          </w:rPr>
          <w:instrText xml:space="preserve"> PAGEREF _Toc259090093 \h </w:instrText>
        </w:r>
        <w:r>
          <w:rPr>
            <w:noProof/>
            <w:webHidden/>
          </w:rPr>
        </w:r>
        <w:r>
          <w:rPr>
            <w:noProof/>
            <w:webHidden/>
          </w:rPr>
          <w:fldChar w:fldCharType="separate"/>
        </w:r>
        <w:r w:rsidR="005D5019">
          <w:rPr>
            <w:noProof/>
            <w:webHidden/>
          </w:rPr>
          <w:t>17</w:t>
        </w:r>
        <w:r>
          <w:rPr>
            <w:noProof/>
            <w:webHidden/>
          </w:rPr>
          <w:fldChar w:fldCharType="end"/>
        </w:r>
      </w:hyperlink>
    </w:p>
    <w:p w:rsidR="005D5019" w:rsidRDefault="00073D3C">
      <w:pPr>
        <w:pStyle w:val="TOC1"/>
        <w:rPr>
          <w:rFonts w:asciiTheme="minorHAnsi" w:eastAsiaTheme="minorEastAsia" w:hAnsiTheme="minorHAnsi" w:cstheme="minorBidi"/>
          <w:b w:val="0"/>
          <w:noProof/>
          <w:color w:val="auto"/>
          <w:sz w:val="22"/>
          <w:szCs w:val="22"/>
          <w:lang w:val="en-US" w:eastAsia="en-US"/>
        </w:rPr>
      </w:pPr>
      <w:hyperlink w:anchor="_Toc259090094" w:history="1">
        <w:r w:rsidR="005D5019" w:rsidRPr="009D3BBA">
          <w:rPr>
            <w:rStyle w:val="Hyperlink"/>
            <w:noProof/>
          </w:rPr>
          <w:t>3.</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yperlink"/>
            <w:noProof/>
          </w:rPr>
          <w:t>Sztuczne sieci neuronowe</w:t>
        </w:r>
        <w:r w:rsidR="005D5019">
          <w:rPr>
            <w:noProof/>
            <w:webHidden/>
          </w:rPr>
          <w:tab/>
        </w:r>
        <w:r>
          <w:rPr>
            <w:noProof/>
            <w:webHidden/>
          </w:rPr>
          <w:fldChar w:fldCharType="begin"/>
        </w:r>
        <w:r w:rsidR="005D5019">
          <w:rPr>
            <w:noProof/>
            <w:webHidden/>
          </w:rPr>
          <w:instrText xml:space="preserve"> PAGEREF _Toc259090094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073D3C">
      <w:pPr>
        <w:pStyle w:val="TOC2"/>
        <w:rPr>
          <w:rFonts w:asciiTheme="minorHAnsi" w:eastAsiaTheme="minorEastAsia" w:hAnsiTheme="minorHAnsi" w:cstheme="minorBidi"/>
          <w:noProof/>
          <w:color w:val="auto"/>
          <w:sz w:val="22"/>
          <w:szCs w:val="22"/>
          <w:lang w:val="en-US" w:eastAsia="en-US"/>
        </w:rPr>
      </w:pPr>
      <w:hyperlink w:anchor="_Toc259090095" w:history="1">
        <w:r w:rsidR="005D5019" w:rsidRPr="009D3BBA">
          <w:rPr>
            <w:rStyle w:val="Hyperlink"/>
            <w:noProof/>
          </w:rPr>
          <w:t>3.1.</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Wprowadzenie</w:t>
        </w:r>
        <w:r w:rsidR="005D5019">
          <w:rPr>
            <w:noProof/>
            <w:webHidden/>
          </w:rPr>
          <w:tab/>
        </w:r>
        <w:r>
          <w:rPr>
            <w:noProof/>
            <w:webHidden/>
          </w:rPr>
          <w:fldChar w:fldCharType="begin"/>
        </w:r>
        <w:r w:rsidR="005D5019">
          <w:rPr>
            <w:noProof/>
            <w:webHidden/>
          </w:rPr>
          <w:instrText xml:space="preserve"> PAGEREF _Toc259090095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073D3C">
      <w:pPr>
        <w:pStyle w:val="TOC2"/>
        <w:rPr>
          <w:rFonts w:asciiTheme="minorHAnsi" w:eastAsiaTheme="minorEastAsia" w:hAnsiTheme="minorHAnsi" w:cstheme="minorBidi"/>
          <w:noProof/>
          <w:color w:val="auto"/>
          <w:sz w:val="22"/>
          <w:szCs w:val="22"/>
          <w:lang w:val="en-US" w:eastAsia="en-US"/>
        </w:rPr>
      </w:pPr>
      <w:hyperlink w:anchor="_Toc259090096" w:history="1">
        <w:r w:rsidR="005D5019" w:rsidRPr="009D3BBA">
          <w:rPr>
            <w:rStyle w:val="Hyperlink"/>
            <w:noProof/>
          </w:rPr>
          <w:t>3.2.</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Model neuronu</w:t>
        </w:r>
        <w:r w:rsidR="005D5019">
          <w:rPr>
            <w:noProof/>
            <w:webHidden/>
          </w:rPr>
          <w:tab/>
        </w:r>
        <w:r>
          <w:rPr>
            <w:noProof/>
            <w:webHidden/>
          </w:rPr>
          <w:fldChar w:fldCharType="begin"/>
        </w:r>
        <w:r w:rsidR="005D5019">
          <w:rPr>
            <w:noProof/>
            <w:webHidden/>
          </w:rPr>
          <w:instrText xml:space="preserve"> PAGEREF _Toc259090096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073D3C">
      <w:pPr>
        <w:pStyle w:val="TOC3"/>
        <w:rPr>
          <w:rFonts w:asciiTheme="minorHAnsi" w:eastAsiaTheme="minorEastAsia" w:hAnsiTheme="minorHAnsi" w:cstheme="minorBidi"/>
          <w:noProof/>
          <w:color w:val="auto"/>
          <w:sz w:val="22"/>
          <w:szCs w:val="22"/>
          <w:lang w:val="en-US" w:eastAsia="en-US"/>
        </w:rPr>
      </w:pPr>
      <w:hyperlink w:anchor="_Toc259090097" w:history="1">
        <w:r w:rsidR="005D5019" w:rsidRPr="009D3BBA">
          <w:rPr>
            <w:rStyle w:val="Hyperlink"/>
            <w:noProof/>
          </w:rPr>
          <w:t>3.2.1.</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Neuron biologiczny</w:t>
        </w:r>
        <w:r w:rsidR="005D5019">
          <w:rPr>
            <w:noProof/>
            <w:webHidden/>
          </w:rPr>
          <w:tab/>
        </w:r>
        <w:r>
          <w:rPr>
            <w:noProof/>
            <w:webHidden/>
          </w:rPr>
          <w:fldChar w:fldCharType="begin"/>
        </w:r>
        <w:r w:rsidR="005D5019">
          <w:rPr>
            <w:noProof/>
            <w:webHidden/>
          </w:rPr>
          <w:instrText xml:space="preserve"> PAGEREF _Toc259090097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073D3C">
      <w:pPr>
        <w:pStyle w:val="TOC3"/>
        <w:rPr>
          <w:rFonts w:asciiTheme="minorHAnsi" w:eastAsiaTheme="minorEastAsia" w:hAnsiTheme="minorHAnsi" w:cstheme="minorBidi"/>
          <w:noProof/>
          <w:color w:val="auto"/>
          <w:sz w:val="22"/>
          <w:szCs w:val="22"/>
          <w:lang w:val="en-US" w:eastAsia="en-US"/>
        </w:rPr>
      </w:pPr>
      <w:hyperlink w:anchor="_Toc259090098" w:history="1">
        <w:r w:rsidR="005D5019" w:rsidRPr="009D3BBA">
          <w:rPr>
            <w:rStyle w:val="Hyperlink"/>
            <w:noProof/>
          </w:rPr>
          <w:t>3.2.2.</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Sztuczny neuron</w:t>
        </w:r>
        <w:r w:rsidR="005D5019">
          <w:rPr>
            <w:noProof/>
            <w:webHidden/>
          </w:rPr>
          <w:tab/>
        </w:r>
        <w:r>
          <w:rPr>
            <w:noProof/>
            <w:webHidden/>
          </w:rPr>
          <w:fldChar w:fldCharType="begin"/>
        </w:r>
        <w:r w:rsidR="005D5019">
          <w:rPr>
            <w:noProof/>
            <w:webHidden/>
          </w:rPr>
          <w:instrText xml:space="preserve"> PAGEREF _Toc259090098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073D3C">
      <w:pPr>
        <w:pStyle w:val="TOC3"/>
        <w:rPr>
          <w:rFonts w:asciiTheme="minorHAnsi" w:eastAsiaTheme="minorEastAsia" w:hAnsiTheme="minorHAnsi" w:cstheme="minorBidi"/>
          <w:noProof/>
          <w:color w:val="auto"/>
          <w:sz w:val="22"/>
          <w:szCs w:val="22"/>
          <w:lang w:val="en-US" w:eastAsia="en-US"/>
        </w:rPr>
      </w:pPr>
      <w:hyperlink w:anchor="_Toc259090099" w:history="1">
        <w:r w:rsidR="005D5019" w:rsidRPr="009D3BBA">
          <w:rPr>
            <w:rStyle w:val="Hyperlink"/>
            <w:noProof/>
          </w:rPr>
          <w:t>3.2.3.</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Funkcja aktywacji, neuron nieliniowy</w:t>
        </w:r>
        <w:r w:rsidR="005D5019">
          <w:rPr>
            <w:noProof/>
            <w:webHidden/>
          </w:rPr>
          <w:tab/>
        </w:r>
        <w:r>
          <w:rPr>
            <w:noProof/>
            <w:webHidden/>
          </w:rPr>
          <w:fldChar w:fldCharType="begin"/>
        </w:r>
        <w:r w:rsidR="005D5019">
          <w:rPr>
            <w:noProof/>
            <w:webHidden/>
          </w:rPr>
          <w:instrText xml:space="preserve"> PAGEREF _Toc259090099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073D3C">
      <w:pPr>
        <w:pStyle w:val="TOC2"/>
        <w:rPr>
          <w:rFonts w:asciiTheme="minorHAnsi" w:eastAsiaTheme="minorEastAsia" w:hAnsiTheme="minorHAnsi" w:cstheme="minorBidi"/>
          <w:noProof/>
          <w:color w:val="auto"/>
          <w:sz w:val="22"/>
          <w:szCs w:val="22"/>
          <w:lang w:val="en-US" w:eastAsia="en-US"/>
        </w:rPr>
      </w:pPr>
      <w:hyperlink w:anchor="_Toc259090100" w:history="1">
        <w:r w:rsidR="005D5019" w:rsidRPr="009D3BBA">
          <w:rPr>
            <w:rStyle w:val="Hyperlink"/>
            <w:noProof/>
          </w:rPr>
          <w:t>3.3.</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Architektury sieci neuronowych</w:t>
        </w:r>
        <w:r w:rsidR="005D5019">
          <w:rPr>
            <w:noProof/>
            <w:webHidden/>
          </w:rPr>
          <w:tab/>
        </w:r>
        <w:r>
          <w:rPr>
            <w:noProof/>
            <w:webHidden/>
          </w:rPr>
          <w:fldChar w:fldCharType="begin"/>
        </w:r>
        <w:r w:rsidR="005D5019">
          <w:rPr>
            <w:noProof/>
            <w:webHidden/>
          </w:rPr>
          <w:instrText xml:space="preserve"> PAGEREF _Toc259090100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073D3C">
      <w:pPr>
        <w:pStyle w:val="TOC3"/>
        <w:rPr>
          <w:rFonts w:asciiTheme="minorHAnsi" w:eastAsiaTheme="minorEastAsia" w:hAnsiTheme="minorHAnsi" w:cstheme="minorBidi"/>
          <w:noProof/>
          <w:color w:val="auto"/>
          <w:sz w:val="22"/>
          <w:szCs w:val="22"/>
          <w:lang w:val="en-US" w:eastAsia="en-US"/>
        </w:rPr>
      </w:pPr>
      <w:hyperlink w:anchor="_Toc259090101" w:history="1">
        <w:r w:rsidR="005D5019" w:rsidRPr="009D3BBA">
          <w:rPr>
            <w:rStyle w:val="Hyperlink"/>
            <w:noProof/>
          </w:rPr>
          <w:t>3.3.1.</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Jednokierunkowe</w:t>
        </w:r>
        <w:r w:rsidR="005D5019">
          <w:rPr>
            <w:noProof/>
            <w:webHidden/>
          </w:rPr>
          <w:tab/>
        </w:r>
        <w:r>
          <w:rPr>
            <w:noProof/>
            <w:webHidden/>
          </w:rPr>
          <w:fldChar w:fldCharType="begin"/>
        </w:r>
        <w:r w:rsidR="005D5019">
          <w:rPr>
            <w:noProof/>
            <w:webHidden/>
          </w:rPr>
          <w:instrText xml:space="preserve"> PAGEREF _Toc259090101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073D3C">
      <w:pPr>
        <w:pStyle w:val="TOC3"/>
        <w:rPr>
          <w:rFonts w:asciiTheme="minorHAnsi" w:eastAsiaTheme="minorEastAsia" w:hAnsiTheme="minorHAnsi" w:cstheme="minorBidi"/>
          <w:noProof/>
          <w:color w:val="auto"/>
          <w:sz w:val="22"/>
          <w:szCs w:val="22"/>
          <w:lang w:val="en-US" w:eastAsia="en-US"/>
        </w:rPr>
      </w:pPr>
      <w:hyperlink w:anchor="_Toc259090102" w:history="1">
        <w:r w:rsidR="005D5019" w:rsidRPr="009D3BBA">
          <w:rPr>
            <w:rStyle w:val="Hyperlink"/>
            <w:noProof/>
          </w:rPr>
          <w:t>3.3.2.</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Rekurencyjne</w:t>
        </w:r>
        <w:r w:rsidR="005D5019">
          <w:rPr>
            <w:noProof/>
            <w:webHidden/>
          </w:rPr>
          <w:tab/>
        </w:r>
        <w:r>
          <w:rPr>
            <w:noProof/>
            <w:webHidden/>
          </w:rPr>
          <w:fldChar w:fldCharType="begin"/>
        </w:r>
        <w:r w:rsidR="005D5019">
          <w:rPr>
            <w:noProof/>
            <w:webHidden/>
          </w:rPr>
          <w:instrText xml:space="preserve"> PAGEREF _Toc259090102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073D3C">
      <w:pPr>
        <w:pStyle w:val="TOC3"/>
        <w:rPr>
          <w:rFonts w:asciiTheme="minorHAnsi" w:eastAsiaTheme="minorEastAsia" w:hAnsiTheme="minorHAnsi" w:cstheme="minorBidi"/>
          <w:noProof/>
          <w:color w:val="auto"/>
          <w:sz w:val="22"/>
          <w:szCs w:val="22"/>
          <w:lang w:val="en-US" w:eastAsia="en-US"/>
        </w:rPr>
      </w:pPr>
      <w:hyperlink w:anchor="_Toc259090103" w:history="1">
        <w:r w:rsidR="005D5019" w:rsidRPr="009D3BBA">
          <w:rPr>
            <w:rStyle w:val="Hyperlink"/>
            <w:noProof/>
          </w:rPr>
          <w:t>3.3.3.</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Sieci komórkowe</w:t>
        </w:r>
        <w:r w:rsidR="005D5019">
          <w:rPr>
            <w:noProof/>
            <w:webHidden/>
          </w:rPr>
          <w:tab/>
        </w:r>
        <w:r>
          <w:rPr>
            <w:noProof/>
            <w:webHidden/>
          </w:rPr>
          <w:fldChar w:fldCharType="begin"/>
        </w:r>
        <w:r w:rsidR="005D5019">
          <w:rPr>
            <w:noProof/>
            <w:webHidden/>
          </w:rPr>
          <w:instrText xml:space="preserve"> PAGEREF _Toc259090103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073D3C">
      <w:pPr>
        <w:pStyle w:val="TOC2"/>
        <w:rPr>
          <w:rFonts w:asciiTheme="minorHAnsi" w:eastAsiaTheme="minorEastAsia" w:hAnsiTheme="minorHAnsi" w:cstheme="minorBidi"/>
          <w:noProof/>
          <w:color w:val="auto"/>
          <w:sz w:val="22"/>
          <w:szCs w:val="22"/>
          <w:lang w:val="en-US" w:eastAsia="en-US"/>
        </w:rPr>
      </w:pPr>
      <w:hyperlink w:anchor="_Toc259090104" w:history="1">
        <w:r w:rsidR="005D5019" w:rsidRPr="009D3BBA">
          <w:rPr>
            <w:rStyle w:val="Hyperlink"/>
            <w:noProof/>
          </w:rPr>
          <w:t>3.4.</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Zastosowanie sztucznych sieci neuronowych</w:t>
        </w:r>
        <w:r w:rsidR="005D5019">
          <w:rPr>
            <w:noProof/>
            <w:webHidden/>
          </w:rPr>
          <w:tab/>
        </w:r>
        <w:r>
          <w:rPr>
            <w:noProof/>
            <w:webHidden/>
          </w:rPr>
          <w:fldChar w:fldCharType="begin"/>
        </w:r>
        <w:r w:rsidR="005D5019">
          <w:rPr>
            <w:noProof/>
            <w:webHidden/>
          </w:rPr>
          <w:instrText xml:space="preserve"> PAGEREF _Toc259090104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073D3C">
      <w:pPr>
        <w:pStyle w:val="TOC2"/>
        <w:rPr>
          <w:rFonts w:asciiTheme="minorHAnsi" w:eastAsiaTheme="minorEastAsia" w:hAnsiTheme="minorHAnsi" w:cstheme="minorBidi"/>
          <w:noProof/>
          <w:color w:val="auto"/>
          <w:sz w:val="22"/>
          <w:szCs w:val="22"/>
          <w:lang w:val="en-US" w:eastAsia="en-US"/>
        </w:rPr>
      </w:pPr>
      <w:hyperlink w:anchor="_Toc259090105" w:history="1">
        <w:r w:rsidR="005D5019" w:rsidRPr="009D3BBA">
          <w:rPr>
            <w:rStyle w:val="Hyperlink"/>
            <w:noProof/>
          </w:rPr>
          <w:t>3.5.</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Metody uczenia</w:t>
        </w:r>
        <w:r w:rsidR="005D5019">
          <w:rPr>
            <w:noProof/>
            <w:webHidden/>
          </w:rPr>
          <w:tab/>
        </w:r>
        <w:r>
          <w:rPr>
            <w:noProof/>
            <w:webHidden/>
          </w:rPr>
          <w:fldChar w:fldCharType="begin"/>
        </w:r>
        <w:r w:rsidR="005D5019">
          <w:rPr>
            <w:noProof/>
            <w:webHidden/>
          </w:rPr>
          <w:instrText xml:space="preserve"> PAGEREF _Toc259090105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073D3C">
      <w:pPr>
        <w:pStyle w:val="TOC3"/>
        <w:rPr>
          <w:rFonts w:asciiTheme="minorHAnsi" w:eastAsiaTheme="minorEastAsia" w:hAnsiTheme="minorHAnsi" w:cstheme="minorBidi"/>
          <w:noProof/>
          <w:color w:val="auto"/>
          <w:sz w:val="22"/>
          <w:szCs w:val="22"/>
          <w:lang w:val="en-US" w:eastAsia="en-US"/>
        </w:rPr>
      </w:pPr>
      <w:hyperlink w:anchor="_Toc259090106" w:history="1">
        <w:r w:rsidR="005D5019" w:rsidRPr="009D3BBA">
          <w:rPr>
            <w:rStyle w:val="Hyperlink"/>
            <w:noProof/>
          </w:rPr>
          <w:t>3.5.1.</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Uczenie nadzorowane</w:t>
        </w:r>
        <w:r w:rsidR="005D5019">
          <w:rPr>
            <w:noProof/>
            <w:webHidden/>
          </w:rPr>
          <w:tab/>
        </w:r>
        <w:r>
          <w:rPr>
            <w:noProof/>
            <w:webHidden/>
          </w:rPr>
          <w:fldChar w:fldCharType="begin"/>
        </w:r>
        <w:r w:rsidR="005D5019">
          <w:rPr>
            <w:noProof/>
            <w:webHidden/>
          </w:rPr>
          <w:instrText xml:space="preserve"> PAGEREF _Toc259090106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073D3C">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07" w:history="1">
        <w:r w:rsidR="005D5019" w:rsidRPr="009D3BBA">
          <w:rPr>
            <w:rStyle w:val="Hyperlink"/>
            <w:noProof/>
          </w:rPr>
          <w:t>3.5.1.1.</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Z nauczycielem</w:t>
        </w:r>
        <w:r w:rsidR="005D5019">
          <w:rPr>
            <w:noProof/>
            <w:webHidden/>
          </w:rPr>
          <w:tab/>
        </w:r>
        <w:r>
          <w:rPr>
            <w:noProof/>
            <w:webHidden/>
          </w:rPr>
          <w:fldChar w:fldCharType="begin"/>
        </w:r>
        <w:r w:rsidR="005D5019">
          <w:rPr>
            <w:noProof/>
            <w:webHidden/>
          </w:rPr>
          <w:instrText xml:space="preserve"> PAGEREF _Toc259090107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073D3C">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08" w:history="1">
        <w:r w:rsidR="005D5019" w:rsidRPr="009D3BBA">
          <w:rPr>
            <w:rStyle w:val="Hyperlink"/>
            <w:noProof/>
          </w:rPr>
          <w:t>3.5.1.2.</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Z krytykiem</w:t>
        </w:r>
        <w:r w:rsidR="005D5019">
          <w:rPr>
            <w:noProof/>
            <w:webHidden/>
          </w:rPr>
          <w:tab/>
        </w:r>
        <w:r>
          <w:rPr>
            <w:noProof/>
            <w:webHidden/>
          </w:rPr>
          <w:fldChar w:fldCharType="begin"/>
        </w:r>
        <w:r w:rsidR="005D5019">
          <w:rPr>
            <w:noProof/>
            <w:webHidden/>
          </w:rPr>
          <w:instrText xml:space="preserve"> PAGEREF _Toc259090108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073D3C">
      <w:pPr>
        <w:pStyle w:val="TOC3"/>
        <w:rPr>
          <w:rFonts w:asciiTheme="minorHAnsi" w:eastAsiaTheme="minorEastAsia" w:hAnsiTheme="minorHAnsi" w:cstheme="minorBidi"/>
          <w:noProof/>
          <w:color w:val="auto"/>
          <w:sz w:val="22"/>
          <w:szCs w:val="22"/>
          <w:lang w:val="en-US" w:eastAsia="en-US"/>
        </w:rPr>
      </w:pPr>
      <w:hyperlink w:anchor="_Toc259090109" w:history="1">
        <w:r w:rsidR="005D5019" w:rsidRPr="009D3BBA">
          <w:rPr>
            <w:rStyle w:val="Hyperlink"/>
            <w:noProof/>
          </w:rPr>
          <w:t>3.5.2.</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Uczenie nienadzorowane</w:t>
        </w:r>
        <w:r w:rsidR="005D5019">
          <w:rPr>
            <w:noProof/>
            <w:webHidden/>
          </w:rPr>
          <w:tab/>
        </w:r>
        <w:r>
          <w:rPr>
            <w:noProof/>
            <w:webHidden/>
          </w:rPr>
          <w:fldChar w:fldCharType="begin"/>
        </w:r>
        <w:r w:rsidR="005D5019">
          <w:rPr>
            <w:noProof/>
            <w:webHidden/>
          </w:rPr>
          <w:instrText xml:space="preserve"> PAGEREF _Toc259090109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073D3C">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10" w:history="1">
        <w:r w:rsidR="005D5019" w:rsidRPr="009D3BBA">
          <w:rPr>
            <w:rStyle w:val="Hyperlink"/>
            <w:noProof/>
          </w:rPr>
          <w:t>3.5.2.1.</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Samoorganizujące się mapy</w:t>
        </w:r>
        <w:r w:rsidR="005D5019">
          <w:rPr>
            <w:noProof/>
            <w:webHidden/>
          </w:rPr>
          <w:tab/>
        </w:r>
        <w:r>
          <w:rPr>
            <w:noProof/>
            <w:webHidden/>
          </w:rPr>
          <w:fldChar w:fldCharType="begin"/>
        </w:r>
        <w:r w:rsidR="005D5019">
          <w:rPr>
            <w:noProof/>
            <w:webHidden/>
          </w:rPr>
          <w:instrText xml:space="preserve"> PAGEREF _Toc259090110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073D3C">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11" w:history="1">
        <w:r w:rsidR="005D5019" w:rsidRPr="009D3BBA">
          <w:rPr>
            <w:rStyle w:val="Hyperlink"/>
            <w:noProof/>
          </w:rPr>
          <w:t>3.5.2.2.</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Konkurencyjne</w:t>
        </w:r>
        <w:r w:rsidR="005D5019">
          <w:rPr>
            <w:noProof/>
            <w:webHidden/>
          </w:rPr>
          <w:tab/>
        </w:r>
        <w:r>
          <w:rPr>
            <w:noProof/>
            <w:webHidden/>
          </w:rPr>
          <w:fldChar w:fldCharType="begin"/>
        </w:r>
        <w:r w:rsidR="005D5019">
          <w:rPr>
            <w:noProof/>
            <w:webHidden/>
          </w:rPr>
          <w:instrText xml:space="preserve"> PAGEREF _Toc259090111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073D3C">
      <w:pPr>
        <w:pStyle w:val="TOC1"/>
        <w:rPr>
          <w:rFonts w:asciiTheme="minorHAnsi" w:eastAsiaTheme="minorEastAsia" w:hAnsiTheme="minorHAnsi" w:cstheme="minorBidi"/>
          <w:b w:val="0"/>
          <w:noProof/>
          <w:color w:val="auto"/>
          <w:sz w:val="22"/>
          <w:szCs w:val="22"/>
          <w:lang w:val="en-US" w:eastAsia="en-US"/>
        </w:rPr>
      </w:pPr>
      <w:hyperlink w:anchor="_Toc259090112" w:history="1">
        <w:r w:rsidR="005D5019" w:rsidRPr="009D3BBA">
          <w:rPr>
            <w:rStyle w:val="Hyperlink"/>
            <w:noProof/>
          </w:rPr>
          <w:t>4.</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yperlink"/>
            <w:noProof/>
          </w:rPr>
          <w:t>Implementacja sztucznych sieci neuronowych na GPU</w:t>
        </w:r>
        <w:r w:rsidR="005D5019">
          <w:rPr>
            <w:noProof/>
            <w:webHidden/>
          </w:rPr>
          <w:tab/>
        </w:r>
        <w:r>
          <w:rPr>
            <w:noProof/>
            <w:webHidden/>
          </w:rPr>
          <w:fldChar w:fldCharType="begin"/>
        </w:r>
        <w:r w:rsidR="005D5019">
          <w:rPr>
            <w:noProof/>
            <w:webHidden/>
          </w:rPr>
          <w:instrText xml:space="preserve"> PAGEREF _Toc259090112 \h </w:instrText>
        </w:r>
        <w:r>
          <w:rPr>
            <w:noProof/>
            <w:webHidden/>
          </w:rPr>
        </w:r>
        <w:r>
          <w:rPr>
            <w:noProof/>
            <w:webHidden/>
          </w:rPr>
          <w:fldChar w:fldCharType="separate"/>
        </w:r>
        <w:r w:rsidR="005D5019">
          <w:rPr>
            <w:noProof/>
            <w:webHidden/>
          </w:rPr>
          <w:t>19</w:t>
        </w:r>
        <w:r>
          <w:rPr>
            <w:noProof/>
            <w:webHidden/>
          </w:rPr>
          <w:fldChar w:fldCharType="end"/>
        </w:r>
      </w:hyperlink>
    </w:p>
    <w:p w:rsidR="005D5019" w:rsidRDefault="00073D3C">
      <w:pPr>
        <w:pStyle w:val="TOC2"/>
        <w:rPr>
          <w:rFonts w:asciiTheme="minorHAnsi" w:eastAsiaTheme="minorEastAsia" w:hAnsiTheme="minorHAnsi" w:cstheme="minorBidi"/>
          <w:noProof/>
          <w:color w:val="auto"/>
          <w:sz w:val="22"/>
          <w:szCs w:val="22"/>
          <w:lang w:val="en-US" w:eastAsia="en-US"/>
        </w:rPr>
      </w:pPr>
      <w:hyperlink w:anchor="_Toc259090113" w:history="1">
        <w:r w:rsidR="005D5019" w:rsidRPr="009D3BBA">
          <w:rPr>
            <w:rStyle w:val="Hyperlink"/>
            <w:noProof/>
          </w:rPr>
          <w:t>4.1.</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Sieć neuronowa z punktu widzenia programisty</w:t>
        </w:r>
        <w:r w:rsidR="005D5019">
          <w:rPr>
            <w:noProof/>
            <w:webHidden/>
          </w:rPr>
          <w:tab/>
        </w:r>
        <w:r>
          <w:rPr>
            <w:noProof/>
            <w:webHidden/>
          </w:rPr>
          <w:fldChar w:fldCharType="begin"/>
        </w:r>
        <w:r w:rsidR="005D5019">
          <w:rPr>
            <w:noProof/>
            <w:webHidden/>
          </w:rPr>
          <w:instrText xml:space="preserve"> PAGEREF _Toc259090113 \h </w:instrText>
        </w:r>
        <w:r>
          <w:rPr>
            <w:noProof/>
            <w:webHidden/>
          </w:rPr>
        </w:r>
        <w:r>
          <w:rPr>
            <w:noProof/>
            <w:webHidden/>
          </w:rPr>
          <w:fldChar w:fldCharType="separate"/>
        </w:r>
        <w:r w:rsidR="005D5019">
          <w:rPr>
            <w:noProof/>
            <w:webHidden/>
          </w:rPr>
          <w:t>19</w:t>
        </w:r>
        <w:r>
          <w:rPr>
            <w:noProof/>
            <w:webHidden/>
          </w:rPr>
          <w:fldChar w:fldCharType="end"/>
        </w:r>
      </w:hyperlink>
    </w:p>
    <w:p w:rsidR="005D5019" w:rsidRDefault="00073D3C">
      <w:pPr>
        <w:pStyle w:val="TOC3"/>
        <w:rPr>
          <w:rFonts w:asciiTheme="minorHAnsi" w:eastAsiaTheme="minorEastAsia" w:hAnsiTheme="minorHAnsi" w:cstheme="minorBidi"/>
          <w:noProof/>
          <w:color w:val="auto"/>
          <w:sz w:val="22"/>
          <w:szCs w:val="22"/>
          <w:lang w:val="en-US" w:eastAsia="en-US"/>
        </w:rPr>
      </w:pPr>
      <w:hyperlink w:anchor="_Toc259090114" w:history="1">
        <w:r w:rsidR="005D5019" w:rsidRPr="009D3BBA">
          <w:rPr>
            <w:rStyle w:val="Hyperlink"/>
            <w:noProof/>
          </w:rPr>
          <w:t>4.1.1.</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Struktury danych w sieciach neuronowych</w:t>
        </w:r>
        <w:r w:rsidR="005D5019">
          <w:rPr>
            <w:noProof/>
            <w:webHidden/>
          </w:rPr>
          <w:tab/>
        </w:r>
        <w:r>
          <w:rPr>
            <w:noProof/>
            <w:webHidden/>
          </w:rPr>
          <w:fldChar w:fldCharType="begin"/>
        </w:r>
        <w:r w:rsidR="005D5019">
          <w:rPr>
            <w:noProof/>
            <w:webHidden/>
          </w:rPr>
          <w:instrText xml:space="preserve"> PAGEREF _Toc259090114 \h </w:instrText>
        </w:r>
        <w:r>
          <w:rPr>
            <w:noProof/>
            <w:webHidden/>
          </w:rPr>
        </w:r>
        <w:r>
          <w:rPr>
            <w:noProof/>
            <w:webHidden/>
          </w:rPr>
          <w:fldChar w:fldCharType="separate"/>
        </w:r>
        <w:r w:rsidR="005D5019">
          <w:rPr>
            <w:noProof/>
            <w:webHidden/>
          </w:rPr>
          <w:t>19</w:t>
        </w:r>
        <w:r>
          <w:rPr>
            <w:noProof/>
            <w:webHidden/>
          </w:rPr>
          <w:fldChar w:fldCharType="end"/>
        </w:r>
      </w:hyperlink>
    </w:p>
    <w:p w:rsidR="005D5019" w:rsidRDefault="00073D3C">
      <w:pPr>
        <w:pStyle w:val="TOC3"/>
        <w:rPr>
          <w:rFonts w:asciiTheme="minorHAnsi" w:eastAsiaTheme="minorEastAsia" w:hAnsiTheme="minorHAnsi" w:cstheme="minorBidi"/>
          <w:noProof/>
          <w:color w:val="auto"/>
          <w:sz w:val="22"/>
          <w:szCs w:val="22"/>
          <w:lang w:val="en-US" w:eastAsia="en-US"/>
        </w:rPr>
      </w:pPr>
      <w:hyperlink w:anchor="_Toc259090115" w:history="1">
        <w:r w:rsidR="005D5019" w:rsidRPr="009D3BBA">
          <w:rPr>
            <w:rStyle w:val="Hyperlink"/>
            <w:noProof/>
          </w:rPr>
          <w:t>4.1.2.</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Użyte algorytmy</w:t>
        </w:r>
        <w:r w:rsidR="005D5019">
          <w:rPr>
            <w:noProof/>
            <w:webHidden/>
          </w:rPr>
          <w:tab/>
        </w:r>
        <w:r>
          <w:rPr>
            <w:noProof/>
            <w:webHidden/>
          </w:rPr>
          <w:fldChar w:fldCharType="begin"/>
        </w:r>
        <w:r w:rsidR="005D5019">
          <w:rPr>
            <w:noProof/>
            <w:webHidden/>
          </w:rPr>
          <w:instrText xml:space="preserve"> PAGEREF _Toc259090115 \h </w:instrText>
        </w:r>
        <w:r>
          <w:rPr>
            <w:noProof/>
            <w:webHidden/>
          </w:rPr>
        </w:r>
        <w:r>
          <w:rPr>
            <w:noProof/>
            <w:webHidden/>
          </w:rPr>
          <w:fldChar w:fldCharType="separate"/>
        </w:r>
        <w:r w:rsidR="005D5019">
          <w:rPr>
            <w:noProof/>
            <w:webHidden/>
          </w:rPr>
          <w:t>19</w:t>
        </w:r>
        <w:r>
          <w:rPr>
            <w:noProof/>
            <w:webHidden/>
          </w:rPr>
          <w:fldChar w:fldCharType="end"/>
        </w:r>
      </w:hyperlink>
    </w:p>
    <w:p w:rsidR="005D5019" w:rsidRDefault="00073D3C">
      <w:pPr>
        <w:pStyle w:val="TOC2"/>
        <w:rPr>
          <w:rFonts w:asciiTheme="minorHAnsi" w:eastAsiaTheme="minorEastAsia" w:hAnsiTheme="minorHAnsi" w:cstheme="minorBidi"/>
          <w:noProof/>
          <w:color w:val="auto"/>
          <w:sz w:val="22"/>
          <w:szCs w:val="22"/>
          <w:lang w:val="en-US" w:eastAsia="en-US"/>
        </w:rPr>
      </w:pPr>
      <w:hyperlink w:anchor="_Toc259090116" w:history="1">
        <w:r w:rsidR="005D5019" w:rsidRPr="009D3BBA">
          <w:rPr>
            <w:rStyle w:val="Hyperlink"/>
            <w:noProof/>
          </w:rPr>
          <w:t>4.2.</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Zastosowanie GPU w sztucznych sieciach neuronowych</w:t>
        </w:r>
        <w:r w:rsidR="005D5019">
          <w:rPr>
            <w:noProof/>
            <w:webHidden/>
          </w:rPr>
          <w:tab/>
        </w:r>
        <w:r>
          <w:rPr>
            <w:noProof/>
            <w:webHidden/>
          </w:rPr>
          <w:fldChar w:fldCharType="begin"/>
        </w:r>
        <w:r w:rsidR="005D5019">
          <w:rPr>
            <w:noProof/>
            <w:webHidden/>
          </w:rPr>
          <w:instrText xml:space="preserve"> PAGEREF _Toc259090116 \h </w:instrText>
        </w:r>
        <w:r>
          <w:rPr>
            <w:noProof/>
            <w:webHidden/>
          </w:rPr>
        </w:r>
        <w:r>
          <w:rPr>
            <w:noProof/>
            <w:webHidden/>
          </w:rPr>
          <w:fldChar w:fldCharType="separate"/>
        </w:r>
        <w:r w:rsidR="005D5019">
          <w:rPr>
            <w:noProof/>
            <w:webHidden/>
          </w:rPr>
          <w:t>19</w:t>
        </w:r>
        <w:r>
          <w:rPr>
            <w:noProof/>
            <w:webHidden/>
          </w:rPr>
          <w:fldChar w:fldCharType="end"/>
        </w:r>
      </w:hyperlink>
    </w:p>
    <w:p w:rsidR="005D5019" w:rsidRDefault="00073D3C">
      <w:pPr>
        <w:pStyle w:val="TOC3"/>
        <w:rPr>
          <w:rFonts w:asciiTheme="minorHAnsi" w:eastAsiaTheme="minorEastAsia" w:hAnsiTheme="minorHAnsi" w:cstheme="minorBidi"/>
          <w:noProof/>
          <w:color w:val="auto"/>
          <w:sz w:val="22"/>
          <w:szCs w:val="22"/>
          <w:lang w:val="en-US" w:eastAsia="en-US"/>
        </w:rPr>
      </w:pPr>
      <w:hyperlink w:anchor="_Toc259090117" w:history="1">
        <w:r w:rsidR="005D5019" w:rsidRPr="009D3BBA">
          <w:rPr>
            <w:rStyle w:val="Hyperlink"/>
            <w:noProof/>
          </w:rPr>
          <w:t>4.2.1.</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Zrównoleglenie operacji na sieciach neuronowych</w:t>
        </w:r>
        <w:r w:rsidR="005D5019">
          <w:rPr>
            <w:noProof/>
            <w:webHidden/>
          </w:rPr>
          <w:tab/>
        </w:r>
        <w:r>
          <w:rPr>
            <w:noProof/>
            <w:webHidden/>
          </w:rPr>
          <w:fldChar w:fldCharType="begin"/>
        </w:r>
        <w:r w:rsidR="005D5019">
          <w:rPr>
            <w:noProof/>
            <w:webHidden/>
          </w:rPr>
          <w:instrText xml:space="preserve"> PAGEREF _Toc259090117 \h </w:instrText>
        </w:r>
        <w:r>
          <w:rPr>
            <w:noProof/>
            <w:webHidden/>
          </w:rPr>
        </w:r>
        <w:r>
          <w:rPr>
            <w:noProof/>
            <w:webHidden/>
          </w:rPr>
          <w:fldChar w:fldCharType="separate"/>
        </w:r>
        <w:r w:rsidR="005D5019">
          <w:rPr>
            <w:noProof/>
            <w:webHidden/>
          </w:rPr>
          <w:t>19</w:t>
        </w:r>
        <w:r>
          <w:rPr>
            <w:noProof/>
            <w:webHidden/>
          </w:rPr>
          <w:fldChar w:fldCharType="end"/>
        </w:r>
      </w:hyperlink>
    </w:p>
    <w:p w:rsidR="005D5019" w:rsidRDefault="00073D3C">
      <w:pPr>
        <w:pStyle w:val="TOC3"/>
        <w:rPr>
          <w:rFonts w:asciiTheme="minorHAnsi" w:eastAsiaTheme="minorEastAsia" w:hAnsiTheme="minorHAnsi" w:cstheme="minorBidi"/>
          <w:noProof/>
          <w:color w:val="auto"/>
          <w:sz w:val="22"/>
          <w:szCs w:val="22"/>
          <w:lang w:val="en-US" w:eastAsia="en-US"/>
        </w:rPr>
      </w:pPr>
      <w:hyperlink w:anchor="_Toc259090118" w:history="1">
        <w:r w:rsidR="005D5019" w:rsidRPr="009D3BBA">
          <w:rPr>
            <w:rStyle w:val="Hyperlink"/>
            <w:noProof/>
          </w:rPr>
          <w:t>4.2.2.</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Wewnętrzne  struktury danych GPU</w:t>
        </w:r>
        <w:r w:rsidR="005D5019">
          <w:rPr>
            <w:noProof/>
            <w:webHidden/>
          </w:rPr>
          <w:tab/>
        </w:r>
        <w:r>
          <w:rPr>
            <w:noProof/>
            <w:webHidden/>
          </w:rPr>
          <w:fldChar w:fldCharType="begin"/>
        </w:r>
        <w:r w:rsidR="005D5019">
          <w:rPr>
            <w:noProof/>
            <w:webHidden/>
          </w:rPr>
          <w:instrText xml:space="preserve"> PAGEREF _Toc259090118 \h </w:instrText>
        </w:r>
        <w:r>
          <w:rPr>
            <w:noProof/>
            <w:webHidden/>
          </w:rPr>
        </w:r>
        <w:r>
          <w:rPr>
            <w:noProof/>
            <w:webHidden/>
          </w:rPr>
          <w:fldChar w:fldCharType="separate"/>
        </w:r>
        <w:r w:rsidR="005D5019">
          <w:rPr>
            <w:noProof/>
            <w:webHidden/>
          </w:rPr>
          <w:t>19</w:t>
        </w:r>
        <w:r>
          <w:rPr>
            <w:noProof/>
            <w:webHidden/>
          </w:rPr>
          <w:fldChar w:fldCharType="end"/>
        </w:r>
      </w:hyperlink>
    </w:p>
    <w:p w:rsidR="005D5019" w:rsidRDefault="00073D3C">
      <w:pPr>
        <w:pStyle w:val="TOC3"/>
        <w:rPr>
          <w:rFonts w:asciiTheme="minorHAnsi" w:eastAsiaTheme="minorEastAsia" w:hAnsiTheme="minorHAnsi" w:cstheme="minorBidi"/>
          <w:noProof/>
          <w:color w:val="auto"/>
          <w:sz w:val="22"/>
          <w:szCs w:val="22"/>
          <w:lang w:val="en-US" w:eastAsia="en-US"/>
        </w:rPr>
      </w:pPr>
      <w:hyperlink w:anchor="_Toc259090119" w:history="1">
        <w:r w:rsidR="005D5019" w:rsidRPr="009D3BBA">
          <w:rPr>
            <w:rStyle w:val="Hyperlink"/>
            <w:noProof/>
          </w:rPr>
          <w:t>4.2.3.</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Istniejące rozwiązania software’owe</w:t>
        </w:r>
        <w:r w:rsidR="005D5019">
          <w:rPr>
            <w:noProof/>
            <w:webHidden/>
          </w:rPr>
          <w:tab/>
        </w:r>
        <w:r>
          <w:rPr>
            <w:noProof/>
            <w:webHidden/>
          </w:rPr>
          <w:fldChar w:fldCharType="begin"/>
        </w:r>
        <w:r w:rsidR="005D5019">
          <w:rPr>
            <w:noProof/>
            <w:webHidden/>
          </w:rPr>
          <w:instrText xml:space="preserve"> PAGEREF _Toc259090119 \h </w:instrText>
        </w:r>
        <w:r>
          <w:rPr>
            <w:noProof/>
            <w:webHidden/>
          </w:rPr>
        </w:r>
        <w:r>
          <w:rPr>
            <w:noProof/>
            <w:webHidden/>
          </w:rPr>
          <w:fldChar w:fldCharType="separate"/>
        </w:r>
        <w:r w:rsidR="005D5019">
          <w:rPr>
            <w:noProof/>
            <w:webHidden/>
          </w:rPr>
          <w:t>19</w:t>
        </w:r>
        <w:r>
          <w:rPr>
            <w:noProof/>
            <w:webHidden/>
          </w:rPr>
          <w:fldChar w:fldCharType="end"/>
        </w:r>
      </w:hyperlink>
    </w:p>
    <w:p w:rsidR="005D5019" w:rsidRDefault="00073D3C">
      <w:pPr>
        <w:pStyle w:val="TOC1"/>
        <w:rPr>
          <w:rFonts w:asciiTheme="minorHAnsi" w:eastAsiaTheme="minorEastAsia" w:hAnsiTheme="minorHAnsi" w:cstheme="minorBidi"/>
          <w:b w:val="0"/>
          <w:noProof/>
          <w:color w:val="auto"/>
          <w:sz w:val="22"/>
          <w:szCs w:val="22"/>
          <w:lang w:val="en-US" w:eastAsia="en-US"/>
        </w:rPr>
      </w:pPr>
      <w:hyperlink w:anchor="_Toc259090120" w:history="1">
        <w:r w:rsidR="005D5019" w:rsidRPr="009D3BBA">
          <w:rPr>
            <w:rStyle w:val="Hyperlink"/>
            <w:noProof/>
          </w:rPr>
          <w:t>5.</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yperlink"/>
            <w:noProof/>
          </w:rPr>
          <w:t>Biblioteka CNL</w:t>
        </w:r>
        <w:r w:rsidR="005D5019">
          <w:rPr>
            <w:noProof/>
            <w:webHidden/>
          </w:rPr>
          <w:tab/>
        </w:r>
        <w:r>
          <w:rPr>
            <w:noProof/>
            <w:webHidden/>
          </w:rPr>
          <w:fldChar w:fldCharType="begin"/>
        </w:r>
        <w:r w:rsidR="005D5019">
          <w:rPr>
            <w:noProof/>
            <w:webHidden/>
          </w:rPr>
          <w:instrText xml:space="preserve"> PAGEREF _Toc259090120 \h </w:instrText>
        </w:r>
        <w:r>
          <w:rPr>
            <w:noProof/>
            <w:webHidden/>
          </w:rPr>
        </w:r>
        <w:r>
          <w:rPr>
            <w:noProof/>
            <w:webHidden/>
          </w:rPr>
          <w:fldChar w:fldCharType="separate"/>
        </w:r>
        <w:r w:rsidR="005D5019">
          <w:rPr>
            <w:noProof/>
            <w:webHidden/>
          </w:rPr>
          <w:t>20</w:t>
        </w:r>
        <w:r>
          <w:rPr>
            <w:noProof/>
            <w:webHidden/>
          </w:rPr>
          <w:fldChar w:fldCharType="end"/>
        </w:r>
      </w:hyperlink>
    </w:p>
    <w:p w:rsidR="005D5019" w:rsidRDefault="00073D3C">
      <w:pPr>
        <w:pStyle w:val="TOC2"/>
        <w:rPr>
          <w:rFonts w:asciiTheme="minorHAnsi" w:eastAsiaTheme="minorEastAsia" w:hAnsiTheme="minorHAnsi" w:cstheme="minorBidi"/>
          <w:noProof/>
          <w:color w:val="auto"/>
          <w:sz w:val="22"/>
          <w:szCs w:val="22"/>
          <w:lang w:val="en-US" w:eastAsia="en-US"/>
        </w:rPr>
      </w:pPr>
      <w:hyperlink w:anchor="_Toc259090121" w:history="1">
        <w:r w:rsidR="005D5019" w:rsidRPr="009D3BBA">
          <w:rPr>
            <w:rStyle w:val="Hyperlink"/>
            <w:noProof/>
          </w:rPr>
          <w:t>5.1.</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Zakres programu</w:t>
        </w:r>
        <w:r w:rsidR="005D5019">
          <w:rPr>
            <w:noProof/>
            <w:webHidden/>
          </w:rPr>
          <w:tab/>
        </w:r>
        <w:r>
          <w:rPr>
            <w:noProof/>
            <w:webHidden/>
          </w:rPr>
          <w:fldChar w:fldCharType="begin"/>
        </w:r>
        <w:r w:rsidR="005D5019">
          <w:rPr>
            <w:noProof/>
            <w:webHidden/>
          </w:rPr>
          <w:instrText xml:space="preserve"> PAGEREF _Toc259090121 \h </w:instrText>
        </w:r>
        <w:r>
          <w:rPr>
            <w:noProof/>
            <w:webHidden/>
          </w:rPr>
        </w:r>
        <w:r>
          <w:rPr>
            <w:noProof/>
            <w:webHidden/>
          </w:rPr>
          <w:fldChar w:fldCharType="separate"/>
        </w:r>
        <w:r w:rsidR="005D5019">
          <w:rPr>
            <w:noProof/>
            <w:webHidden/>
          </w:rPr>
          <w:t>20</w:t>
        </w:r>
        <w:r>
          <w:rPr>
            <w:noProof/>
            <w:webHidden/>
          </w:rPr>
          <w:fldChar w:fldCharType="end"/>
        </w:r>
      </w:hyperlink>
    </w:p>
    <w:p w:rsidR="005D5019" w:rsidRDefault="00073D3C">
      <w:pPr>
        <w:pStyle w:val="TOC3"/>
        <w:rPr>
          <w:rFonts w:asciiTheme="minorHAnsi" w:eastAsiaTheme="minorEastAsia" w:hAnsiTheme="minorHAnsi" w:cstheme="minorBidi"/>
          <w:noProof/>
          <w:color w:val="auto"/>
          <w:sz w:val="22"/>
          <w:szCs w:val="22"/>
          <w:lang w:val="en-US" w:eastAsia="en-US"/>
        </w:rPr>
      </w:pPr>
      <w:hyperlink w:anchor="_Toc259090122" w:history="1">
        <w:r w:rsidR="005D5019" w:rsidRPr="009D3BBA">
          <w:rPr>
            <w:rStyle w:val="Hyperlink"/>
            <w:noProof/>
          </w:rPr>
          <w:t>5.1.1.</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Ogólny projekt aplikacji</w:t>
        </w:r>
        <w:r w:rsidR="005D5019">
          <w:rPr>
            <w:noProof/>
            <w:webHidden/>
          </w:rPr>
          <w:tab/>
        </w:r>
        <w:r>
          <w:rPr>
            <w:noProof/>
            <w:webHidden/>
          </w:rPr>
          <w:fldChar w:fldCharType="begin"/>
        </w:r>
        <w:r w:rsidR="005D5019">
          <w:rPr>
            <w:noProof/>
            <w:webHidden/>
          </w:rPr>
          <w:instrText xml:space="preserve"> PAGEREF _Toc259090122 \h </w:instrText>
        </w:r>
        <w:r>
          <w:rPr>
            <w:noProof/>
            <w:webHidden/>
          </w:rPr>
        </w:r>
        <w:r>
          <w:rPr>
            <w:noProof/>
            <w:webHidden/>
          </w:rPr>
          <w:fldChar w:fldCharType="separate"/>
        </w:r>
        <w:r w:rsidR="005D5019">
          <w:rPr>
            <w:noProof/>
            <w:webHidden/>
          </w:rPr>
          <w:t>20</w:t>
        </w:r>
        <w:r>
          <w:rPr>
            <w:noProof/>
            <w:webHidden/>
          </w:rPr>
          <w:fldChar w:fldCharType="end"/>
        </w:r>
      </w:hyperlink>
    </w:p>
    <w:p w:rsidR="005D5019" w:rsidRDefault="00073D3C">
      <w:pPr>
        <w:pStyle w:val="TOC3"/>
        <w:rPr>
          <w:rFonts w:asciiTheme="minorHAnsi" w:eastAsiaTheme="minorEastAsia" w:hAnsiTheme="minorHAnsi" w:cstheme="minorBidi"/>
          <w:noProof/>
          <w:color w:val="auto"/>
          <w:sz w:val="22"/>
          <w:szCs w:val="22"/>
          <w:lang w:val="en-US" w:eastAsia="en-US"/>
        </w:rPr>
      </w:pPr>
      <w:hyperlink w:anchor="_Toc259090123" w:history="1">
        <w:r w:rsidR="005D5019" w:rsidRPr="009D3BBA">
          <w:rPr>
            <w:rStyle w:val="Hyperlink"/>
            <w:noProof/>
          </w:rPr>
          <w:t>5.1.2.</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Zastosowania programu.</w:t>
        </w:r>
        <w:r w:rsidR="005D5019">
          <w:rPr>
            <w:noProof/>
            <w:webHidden/>
          </w:rPr>
          <w:tab/>
        </w:r>
        <w:r>
          <w:rPr>
            <w:noProof/>
            <w:webHidden/>
          </w:rPr>
          <w:fldChar w:fldCharType="begin"/>
        </w:r>
        <w:r w:rsidR="005D5019">
          <w:rPr>
            <w:noProof/>
            <w:webHidden/>
          </w:rPr>
          <w:instrText xml:space="preserve"> PAGEREF _Toc259090123 \h </w:instrText>
        </w:r>
        <w:r>
          <w:rPr>
            <w:noProof/>
            <w:webHidden/>
          </w:rPr>
        </w:r>
        <w:r>
          <w:rPr>
            <w:noProof/>
            <w:webHidden/>
          </w:rPr>
          <w:fldChar w:fldCharType="separate"/>
        </w:r>
        <w:r w:rsidR="005D5019">
          <w:rPr>
            <w:noProof/>
            <w:webHidden/>
          </w:rPr>
          <w:t>22</w:t>
        </w:r>
        <w:r>
          <w:rPr>
            <w:noProof/>
            <w:webHidden/>
          </w:rPr>
          <w:fldChar w:fldCharType="end"/>
        </w:r>
      </w:hyperlink>
    </w:p>
    <w:p w:rsidR="005D5019" w:rsidRDefault="00073D3C">
      <w:pPr>
        <w:pStyle w:val="TOC3"/>
        <w:rPr>
          <w:rFonts w:asciiTheme="minorHAnsi" w:eastAsiaTheme="minorEastAsia" w:hAnsiTheme="minorHAnsi" w:cstheme="minorBidi"/>
          <w:noProof/>
          <w:color w:val="auto"/>
          <w:sz w:val="22"/>
          <w:szCs w:val="22"/>
          <w:lang w:val="en-US" w:eastAsia="en-US"/>
        </w:rPr>
      </w:pPr>
      <w:hyperlink w:anchor="_Toc259090124" w:history="1">
        <w:r w:rsidR="005D5019" w:rsidRPr="009D3BBA">
          <w:rPr>
            <w:rStyle w:val="Hyperlink"/>
            <w:noProof/>
          </w:rPr>
          <w:t>5.1.3.</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Diagramy:</w:t>
        </w:r>
        <w:r w:rsidR="005D5019">
          <w:rPr>
            <w:noProof/>
            <w:webHidden/>
          </w:rPr>
          <w:tab/>
        </w:r>
        <w:r>
          <w:rPr>
            <w:noProof/>
            <w:webHidden/>
          </w:rPr>
          <w:fldChar w:fldCharType="begin"/>
        </w:r>
        <w:r w:rsidR="005D5019">
          <w:rPr>
            <w:noProof/>
            <w:webHidden/>
          </w:rPr>
          <w:instrText xml:space="preserve"> PAGEREF _Toc259090124 \h </w:instrText>
        </w:r>
        <w:r>
          <w:rPr>
            <w:noProof/>
            <w:webHidden/>
          </w:rPr>
        </w:r>
        <w:r>
          <w:rPr>
            <w:noProof/>
            <w:webHidden/>
          </w:rPr>
          <w:fldChar w:fldCharType="separate"/>
        </w:r>
        <w:r w:rsidR="005D5019">
          <w:rPr>
            <w:noProof/>
            <w:webHidden/>
          </w:rPr>
          <w:t>23</w:t>
        </w:r>
        <w:r>
          <w:rPr>
            <w:noProof/>
            <w:webHidden/>
          </w:rPr>
          <w:fldChar w:fldCharType="end"/>
        </w:r>
      </w:hyperlink>
    </w:p>
    <w:p w:rsidR="005D5019" w:rsidRDefault="00073D3C">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25" w:history="1">
        <w:r w:rsidR="005D5019" w:rsidRPr="009D3BBA">
          <w:rPr>
            <w:rStyle w:val="Hyperlink"/>
            <w:noProof/>
          </w:rPr>
          <w:t>5.1.3.1.</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Class</w:t>
        </w:r>
        <w:r w:rsidR="005D5019">
          <w:rPr>
            <w:noProof/>
            <w:webHidden/>
          </w:rPr>
          <w:tab/>
        </w:r>
        <w:r>
          <w:rPr>
            <w:noProof/>
            <w:webHidden/>
          </w:rPr>
          <w:fldChar w:fldCharType="begin"/>
        </w:r>
        <w:r w:rsidR="005D5019">
          <w:rPr>
            <w:noProof/>
            <w:webHidden/>
          </w:rPr>
          <w:instrText xml:space="preserve"> PAGEREF _Toc259090125 \h </w:instrText>
        </w:r>
        <w:r>
          <w:rPr>
            <w:noProof/>
            <w:webHidden/>
          </w:rPr>
        </w:r>
        <w:r>
          <w:rPr>
            <w:noProof/>
            <w:webHidden/>
          </w:rPr>
          <w:fldChar w:fldCharType="separate"/>
        </w:r>
        <w:r w:rsidR="005D5019">
          <w:rPr>
            <w:noProof/>
            <w:webHidden/>
          </w:rPr>
          <w:t>24</w:t>
        </w:r>
        <w:r>
          <w:rPr>
            <w:noProof/>
            <w:webHidden/>
          </w:rPr>
          <w:fldChar w:fldCharType="end"/>
        </w:r>
      </w:hyperlink>
    </w:p>
    <w:p w:rsidR="005D5019" w:rsidRDefault="00073D3C">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26" w:history="1">
        <w:r w:rsidR="005D5019" w:rsidRPr="009D3BBA">
          <w:rPr>
            <w:rStyle w:val="Hyperlink"/>
            <w:noProof/>
          </w:rPr>
          <w:t>5.1.3.2.</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Component</w:t>
        </w:r>
        <w:r w:rsidR="005D5019">
          <w:rPr>
            <w:noProof/>
            <w:webHidden/>
          </w:rPr>
          <w:tab/>
        </w:r>
        <w:r>
          <w:rPr>
            <w:noProof/>
            <w:webHidden/>
          </w:rPr>
          <w:fldChar w:fldCharType="begin"/>
        </w:r>
        <w:r w:rsidR="005D5019">
          <w:rPr>
            <w:noProof/>
            <w:webHidden/>
          </w:rPr>
          <w:instrText xml:space="preserve"> PAGEREF _Toc259090126 \h </w:instrText>
        </w:r>
        <w:r>
          <w:rPr>
            <w:noProof/>
            <w:webHidden/>
          </w:rPr>
        </w:r>
        <w:r>
          <w:rPr>
            <w:noProof/>
            <w:webHidden/>
          </w:rPr>
          <w:fldChar w:fldCharType="separate"/>
        </w:r>
        <w:r w:rsidR="005D5019">
          <w:rPr>
            <w:noProof/>
            <w:webHidden/>
          </w:rPr>
          <w:t>25</w:t>
        </w:r>
        <w:r>
          <w:rPr>
            <w:noProof/>
            <w:webHidden/>
          </w:rPr>
          <w:fldChar w:fldCharType="end"/>
        </w:r>
      </w:hyperlink>
    </w:p>
    <w:p w:rsidR="005D5019" w:rsidRDefault="00073D3C">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27" w:history="1">
        <w:r w:rsidR="005D5019" w:rsidRPr="009D3BBA">
          <w:rPr>
            <w:rStyle w:val="Hyperlink"/>
            <w:noProof/>
          </w:rPr>
          <w:t>5.1.3.3.</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Component</w:t>
        </w:r>
        <w:r w:rsidR="005D5019">
          <w:rPr>
            <w:noProof/>
            <w:webHidden/>
          </w:rPr>
          <w:tab/>
        </w:r>
        <w:r>
          <w:rPr>
            <w:noProof/>
            <w:webHidden/>
          </w:rPr>
          <w:fldChar w:fldCharType="begin"/>
        </w:r>
        <w:r w:rsidR="005D5019">
          <w:rPr>
            <w:noProof/>
            <w:webHidden/>
          </w:rPr>
          <w:instrText xml:space="preserve"> PAGEREF _Toc259090127 \h </w:instrText>
        </w:r>
        <w:r>
          <w:rPr>
            <w:noProof/>
            <w:webHidden/>
          </w:rPr>
        </w:r>
        <w:r>
          <w:rPr>
            <w:noProof/>
            <w:webHidden/>
          </w:rPr>
          <w:fldChar w:fldCharType="separate"/>
        </w:r>
        <w:r w:rsidR="005D5019">
          <w:rPr>
            <w:noProof/>
            <w:webHidden/>
          </w:rPr>
          <w:t>25</w:t>
        </w:r>
        <w:r>
          <w:rPr>
            <w:noProof/>
            <w:webHidden/>
          </w:rPr>
          <w:fldChar w:fldCharType="end"/>
        </w:r>
      </w:hyperlink>
    </w:p>
    <w:p w:rsidR="005D5019" w:rsidRDefault="00073D3C">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28" w:history="1">
        <w:r w:rsidR="005D5019" w:rsidRPr="009D3BBA">
          <w:rPr>
            <w:rStyle w:val="Hyperlink"/>
            <w:noProof/>
          </w:rPr>
          <w:t>5.1.3.4.</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Activity</w:t>
        </w:r>
        <w:r w:rsidR="005D5019">
          <w:rPr>
            <w:noProof/>
            <w:webHidden/>
          </w:rPr>
          <w:tab/>
        </w:r>
        <w:r>
          <w:rPr>
            <w:noProof/>
            <w:webHidden/>
          </w:rPr>
          <w:fldChar w:fldCharType="begin"/>
        </w:r>
        <w:r w:rsidR="005D5019">
          <w:rPr>
            <w:noProof/>
            <w:webHidden/>
          </w:rPr>
          <w:instrText xml:space="preserve"> PAGEREF _Toc259090128 \h </w:instrText>
        </w:r>
        <w:r>
          <w:rPr>
            <w:noProof/>
            <w:webHidden/>
          </w:rPr>
        </w:r>
        <w:r>
          <w:rPr>
            <w:noProof/>
            <w:webHidden/>
          </w:rPr>
          <w:fldChar w:fldCharType="separate"/>
        </w:r>
        <w:r w:rsidR="005D5019">
          <w:rPr>
            <w:noProof/>
            <w:webHidden/>
          </w:rPr>
          <w:t>26</w:t>
        </w:r>
        <w:r>
          <w:rPr>
            <w:noProof/>
            <w:webHidden/>
          </w:rPr>
          <w:fldChar w:fldCharType="end"/>
        </w:r>
      </w:hyperlink>
    </w:p>
    <w:p w:rsidR="005D5019" w:rsidRDefault="00073D3C">
      <w:pPr>
        <w:pStyle w:val="TOC3"/>
        <w:rPr>
          <w:rFonts w:asciiTheme="minorHAnsi" w:eastAsiaTheme="minorEastAsia" w:hAnsiTheme="minorHAnsi" w:cstheme="minorBidi"/>
          <w:noProof/>
          <w:color w:val="auto"/>
          <w:sz w:val="22"/>
          <w:szCs w:val="22"/>
          <w:lang w:val="en-US" w:eastAsia="en-US"/>
        </w:rPr>
      </w:pPr>
      <w:hyperlink w:anchor="_Toc259090129" w:history="1">
        <w:r w:rsidR="005D5019" w:rsidRPr="009D3BBA">
          <w:rPr>
            <w:rStyle w:val="Hyperlink"/>
            <w:noProof/>
          </w:rPr>
          <w:t>5.1.4.</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Struktura plików danych</w:t>
        </w:r>
        <w:r w:rsidR="005D5019">
          <w:rPr>
            <w:noProof/>
            <w:webHidden/>
          </w:rPr>
          <w:tab/>
        </w:r>
        <w:r>
          <w:rPr>
            <w:noProof/>
            <w:webHidden/>
          </w:rPr>
          <w:fldChar w:fldCharType="begin"/>
        </w:r>
        <w:r w:rsidR="005D5019">
          <w:rPr>
            <w:noProof/>
            <w:webHidden/>
          </w:rPr>
          <w:instrText xml:space="preserve"> PAGEREF _Toc259090129 \h </w:instrText>
        </w:r>
        <w:r>
          <w:rPr>
            <w:noProof/>
            <w:webHidden/>
          </w:rPr>
        </w:r>
        <w:r>
          <w:rPr>
            <w:noProof/>
            <w:webHidden/>
          </w:rPr>
          <w:fldChar w:fldCharType="separate"/>
        </w:r>
        <w:r w:rsidR="005D5019">
          <w:rPr>
            <w:noProof/>
            <w:webHidden/>
          </w:rPr>
          <w:t>27</w:t>
        </w:r>
        <w:r>
          <w:rPr>
            <w:noProof/>
            <w:webHidden/>
          </w:rPr>
          <w:fldChar w:fldCharType="end"/>
        </w:r>
      </w:hyperlink>
    </w:p>
    <w:p w:rsidR="005D5019" w:rsidRDefault="00073D3C">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30" w:history="1">
        <w:r w:rsidR="005D5019" w:rsidRPr="009D3BBA">
          <w:rPr>
            <w:rStyle w:val="Hyperlink"/>
            <w:noProof/>
          </w:rPr>
          <w:t>5.1.4.1.</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Plik zestawu testów CSV</w:t>
        </w:r>
        <w:r w:rsidR="005D5019">
          <w:rPr>
            <w:noProof/>
            <w:webHidden/>
          </w:rPr>
          <w:tab/>
        </w:r>
        <w:r>
          <w:rPr>
            <w:noProof/>
            <w:webHidden/>
          </w:rPr>
          <w:fldChar w:fldCharType="begin"/>
        </w:r>
        <w:r w:rsidR="005D5019">
          <w:rPr>
            <w:noProof/>
            <w:webHidden/>
          </w:rPr>
          <w:instrText xml:space="preserve"> PAGEREF _Toc259090130 \h </w:instrText>
        </w:r>
        <w:r>
          <w:rPr>
            <w:noProof/>
            <w:webHidden/>
          </w:rPr>
        </w:r>
        <w:r>
          <w:rPr>
            <w:noProof/>
            <w:webHidden/>
          </w:rPr>
          <w:fldChar w:fldCharType="separate"/>
        </w:r>
        <w:r w:rsidR="005D5019">
          <w:rPr>
            <w:noProof/>
            <w:webHidden/>
          </w:rPr>
          <w:t>28</w:t>
        </w:r>
        <w:r>
          <w:rPr>
            <w:noProof/>
            <w:webHidden/>
          </w:rPr>
          <w:fldChar w:fldCharType="end"/>
        </w:r>
      </w:hyperlink>
    </w:p>
    <w:p w:rsidR="005D5019" w:rsidRDefault="00073D3C">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31" w:history="1">
        <w:r w:rsidR="005D5019" w:rsidRPr="009D3BBA">
          <w:rPr>
            <w:rStyle w:val="Hyperlink"/>
            <w:noProof/>
          </w:rPr>
          <w:t>5.1.4.2.</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Plik zestawu testów XML</w:t>
        </w:r>
        <w:r w:rsidR="005D5019">
          <w:rPr>
            <w:noProof/>
            <w:webHidden/>
          </w:rPr>
          <w:tab/>
        </w:r>
        <w:r>
          <w:rPr>
            <w:noProof/>
            <w:webHidden/>
          </w:rPr>
          <w:fldChar w:fldCharType="begin"/>
        </w:r>
        <w:r w:rsidR="005D5019">
          <w:rPr>
            <w:noProof/>
            <w:webHidden/>
          </w:rPr>
          <w:instrText xml:space="preserve"> PAGEREF _Toc259090131 \h </w:instrText>
        </w:r>
        <w:r>
          <w:rPr>
            <w:noProof/>
            <w:webHidden/>
          </w:rPr>
        </w:r>
        <w:r>
          <w:rPr>
            <w:noProof/>
            <w:webHidden/>
          </w:rPr>
          <w:fldChar w:fldCharType="separate"/>
        </w:r>
        <w:r w:rsidR="005D5019">
          <w:rPr>
            <w:noProof/>
            <w:webHidden/>
          </w:rPr>
          <w:t>29</w:t>
        </w:r>
        <w:r>
          <w:rPr>
            <w:noProof/>
            <w:webHidden/>
          </w:rPr>
          <w:fldChar w:fldCharType="end"/>
        </w:r>
      </w:hyperlink>
    </w:p>
    <w:p w:rsidR="005D5019" w:rsidRDefault="00073D3C">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32" w:history="1">
        <w:r w:rsidR="005D5019" w:rsidRPr="009D3BBA">
          <w:rPr>
            <w:rStyle w:val="Hyperlink"/>
            <w:noProof/>
          </w:rPr>
          <w:t>5.1.4.3.</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Format Sieci MLP w XML</w:t>
        </w:r>
        <w:r w:rsidR="005D5019">
          <w:rPr>
            <w:noProof/>
            <w:webHidden/>
          </w:rPr>
          <w:tab/>
        </w:r>
        <w:r>
          <w:rPr>
            <w:noProof/>
            <w:webHidden/>
          </w:rPr>
          <w:fldChar w:fldCharType="begin"/>
        </w:r>
        <w:r w:rsidR="005D5019">
          <w:rPr>
            <w:noProof/>
            <w:webHidden/>
          </w:rPr>
          <w:instrText xml:space="preserve"> PAGEREF _Toc259090132 \h </w:instrText>
        </w:r>
        <w:r>
          <w:rPr>
            <w:noProof/>
            <w:webHidden/>
          </w:rPr>
        </w:r>
        <w:r>
          <w:rPr>
            <w:noProof/>
            <w:webHidden/>
          </w:rPr>
          <w:fldChar w:fldCharType="separate"/>
        </w:r>
        <w:r w:rsidR="005D5019">
          <w:rPr>
            <w:noProof/>
            <w:webHidden/>
          </w:rPr>
          <w:t>32</w:t>
        </w:r>
        <w:r>
          <w:rPr>
            <w:noProof/>
            <w:webHidden/>
          </w:rPr>
          <w:fldChar w:fldCharType="end"/>
        </w:r>
      </w:hyperlink>
    </w:p>
    <w:p w:rsidR="005D5019" w:rsidRDefault="00073D3C">
      <w:pPr>
        <w:pStyle w:val="TOC3"/>
        <w:rPr>
          <w:rFonts w:asciiTheme="minorHAnsi" w:eastAsiaTheme="minorEastAsia" w:hAnsiTheme="minorHAnsi" w:cstheme="minorBidi"/>
          <w:noProof/>
          <w:color w:val="auto"/>
          <w:sz w:val="22"/>
          <w:szCs w:val="22"/>
          <w:lang w:val="en-US" w:eastAsia="en-US"/>
        </w:rPr>
      </w:pPr>
      <w:hyperlink w:anchor="_Toc259090133" w:history="1">
        <w:r w:rsidR="005D5019" w:rsidRPr="009D3BBA">
          <w:rPr>
            <w:rStyle w:val="Hyperlink"/>
            <w:noProof/>
          </w:rPr>
          <w:t>5.1.5.</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Katalogi i pliki w projekcie</w:t>
        </w:r>
        <w:r w:rsidR="005D5019">
          <w:rPr>
            <w:noProof/>
            <w:webHidden/>
          </w:rPr>
          <w:tab/>
        </w:r>
        <w:r>
          <w:rPr>
            <w:noProof/>
            <w:webHidden/>
          </w:rPr>
          <w:fldChar w:fldCharType="begin"/>
        </w:r>
        <w:r w:rsidR="005D5019">
          <w:rPr>
            <w:noProof/>
            <w:webHidden/>
          </w:rPr>
          <w:instrText xml:space="preserve"> PAGEREF _Toc259090133 \h </w:instrText>
        </w:r>
        <w:r>
          <w:rPr>
            <w:noProof/>
            <w:webHidden/>
          </w:rPr>
        </w:r>
        <w:r>
          <w:rPr>
            <w:noProof/>
            <w:webHidden/>
          </w:rPr>
          <w:fldChar w:fldCharType="separate"/>
        </w:r>
        <w:r w:rsidR="005D5019">
          <w:rPr>
            <w:noProof/>
            <w:webHidden/>
          </w:rPr>
          <w:t>34</w:t>
        </w:r>
        <w:r>
          <w:rPr>
            <w:noProof/>
            <w:webHidden/>
          </w:rPr>
          <w:fldChar w:fldCharType="end"/>
        </w:r>
      </w:hyperlink>
    </w:p>
    <w:p w:rsidR="005D5019" w:rsidRDefault="00073D3C">
      <w:pPr>
        <w:pStyle w:val="TOC3"/>
        <w:rPr>
          <w:rFonts w:asciiTheme="minorHAnsi" w:eastAsiaTheme="minorEastAsia" w:hAnsiTheme="minorHAnsi" w:cstheme="minorBidi"/>
          <w:noProof/>
          <w:color w:val="auto"/>
          <w:sz w:val="22"/>
          <w:szCs w:val="22"/>
          <w:lang w:val="en-US" w:eastAsia="en-US"/>
        </w:rPr>
      </w:pPr>
      <w:hyperlink w:anchor="_Toc259090134" w:history="1">
        <w:r w:rsidR="005D5019" w:rsidRPr="009D3BBA">
          <w:rPr>
            <w:rStyle w:val="Hyperlink"/>
            <w:noProof/>
          </w:rPr>
          <w:t>5.1.6.</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Logowanie</w:t>
        </w:r>
        <w:r w:rsidR="005D5019">
          <w:rPr>
            <w:noProof/>
            <w:webHidden/>
          </w:rPr>
          <w:tab/>
        </w:r>
        <w:r>
          <w:rPr>
            <w:noProof/>
            <w:webHidden/>
          </w:rPr>
          <w:fldChar w:fldCharType="begin"/>
        </w:r>
        <w:r w:rsidR="005D5019">
          <w:rPr>
            <w:noProof/>
            <w:webHidden/>
          </w:rPr>
          <w:instrText xml:space="preserve"> PAGEREF _Toc259090134 \h </w:instrText>
        </w:r>
        <w:r>
          <w:rPr>
            <w:noProof/>
            <w:webHidden/>
          </w:rPr>
        </w:r>
        <w:r>
          <w:rPr>
            <w:noProof/>
            <w:webHidden/>
          </w:rPr>
          <w:fldChar w:fldCharType="separate"/>
        </w:r>
        <w:r w:rsidR="005D5019">
          <w:rPr>
            <w:noProof/>
            <w:webHidden/>
          </w:rPr>
          <w:t>35</w:t>
        </w:r>
        <w:r>
          <w:rPr>
            <w:noProof/>
            <w:webHidden/>
          </w:rPr>
          <w:fldChar w:fldCharType="end"/>
        </w:r>
      </w:hyperlink>
    </w:p>
    <w:p w:rsidR="005D5019" w:rsidRDefault="00073D3C">
      <w:pPr>
        <w:pStyle w:val="TOC2"/>
        <w:rPr>
          <w:rFonts w:asciiTheme="minorHAnsi" w:eastAsiaTheme="minorEastAsia" w:hAnsiTheme="minorHAnsi" w:cstheme="minorBidi"/>
          <w:noProof/>
          <w:color w:val="auto"/>
          <w:sz w:val="22"/>
          <w:szCs w:val="22"/>
          <w:lang w:val="en-US" w:eastAsia="en-US"/>
        </w:rPr>
      </w:pPr>
      <w:hyperlink w:anchor="_Toc259090135" w:history="1">
        <w:r w:rsidR="005D5019" w:rsidRPr="009D3BBA">
          <w:rPr>
            <w:rStyle w:val="Hyperlink"/>
            <w:noProof/>
          </w:rPr>
          <w:t>5.2.</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Część CPU</w:t>
        </w:r>
        <w:r w:rsidR="005D5019">
          <w:rPr>
            <w:noProof/>
            <w:webHidden/>
          </w:rPr>
          <w:tab/>
        </w:r>
        <w:r>
          <w:rPr>
            <w:noProof/>
            <w:webHidden/>
          </w:rPr>
          <w:fldChar w:fldCharType="begin"/>
        </w:r>
        <w:r w:rsidR="005D5019">
          <w:rPr>
            <w:noProof/>
            <w:webHidden/>
          </w:rPr>
          <w:instrText xml:space="preserve"> PAGEREF _Toc259090135 \h </w:instrText>
        </w:r>
        <w:r>
          <w:rPr>
            <w:noProof/>
            <w:webHidden/>
          </w:rPr>
        </w:r>
        <w:r>
          <w:rPr>
            <w:noProof/>
            <w:webHidden/>
          </w:rPr>
          <w:fldChar w:fldCharType="separate"/>
        </w:r>
        <w:r w:rsidR="005D5019">
          <w:rPr>
            <w:noProof/>
            <w:webHidden/>
          </w:rPr>
          <w:t>36</w:t>
        </w:r>
        <w:r>
          <w:rPr>
            <w:noProof/>
            <w:webHidden/>
          </w:rPr>
          <w:fldChar w:fldCharType="end"/>
        </w:r>
      </w:hyperlink>
    </w:p>
    <w:p w:rsidR="005D5019" w:rsidRDefault="00073D3C">
      <w:pPr>
        <w:pStyle w:val="TOC3"/>
        <w:rPr>
          <w:rFonts w:asciiTheme="minorHAnsi" w:eastAsiaTheme="minorEastAsia" w:hAnsiTheme="minorHAnsi" w:cstheme="minorBidi"/>
          <w:noProof/>
          <w:color w:val="auto"/>
          <w:sz w:val="22"/>
          <w:szCs w:val="22"/>
          <w:lang w:val="en-US" w:eastAsia="en-US"/>
        </w:rPr>
      </w:pPr>
      <w:hyperlink w:anchor="_Toc259090136" w:history="1">
        <w:r w:rsidR="005D5019" w:rsidRPr="009D3BBA">
          <w:rPr>
            <w:rStyle w:val="Hyperlink"/>
            <w:noProof/>
          </w:rPr>
          <w:t>5.2.1.</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Podejście CPU do aplikacji wykonującej MLP</w:t>
        </w:r>
        <w:r w:rsidR="005D5019">
          <w:rPr>
            <w:noProof/>
            <w:webHidden/>
          </w:rPr>
          <w:tab/>
        </w:r>
        <w:r>
          <w:rPr>
            <w:noProof/>
            <w:webHidden/>
          </w:rPr>
          <w:fldChar w:fldCharType="begin"/>
        </w:r>
        <w:r w:rsidR="005D5019">
          <w:rPr>
            <w:noProof/>
            <w:webHidden/>
          </w:rPr>
          <w:instrText xml:space="preserve"> PAGEREF _Toc259090136 \h </w:instrText>
        </w:r>
        <w:r>
          <w:rPr>
            <w:noProof/>
            <w:webHidden/>
          </w:rPr>
        </w:r>
        <w:r>
          <w:rPr>
            <w:noProof/>
            <w:webHidden/>
          </w:rPr>
          <w:fldChar w:fldCharType="separate"/>
        </w:r>
        <w:r w:rsidR="005D5019">
          <w:rPr>
            <w:noProof/>
            <w:webHidden/>
          </w:rPr>
          <w:t>37</w:t>
        </w:r>
        <w:r>
          <w:rPr>
            <w:noProof/>
            <w:webHidden/>
          </w:rPr>
          <w:fldChar w:fldCharType="end"/>
        </w:r>
      </w:hyperlink>
    </w:p>
    <w:p w:rsidR="005D5019" w:rsidRDefault="00073D3C">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37" w:history="1">
        <w:r w:rsidR="005D5019" w:rsidRPr="009D3BBA">
          <w:rPr>
            <w:rStyle w:val="Hyperlink"/>
            <w:noProof/>
          </w:rPr>
          <w:t>5.2.1.1.</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Diagram sekwencji uruchamiania sieci</w:t>
        </w:r>
        <w:r w:rsidR="005D5019">
          <w:rPr>
            <w:noProof/>
            <w:webHidden/>
          </w:rPr>
          <w:tab/>
        </w:r>
        <w:r>
          <w:rPr>
            <w:noProof/>
            <w:webHidden/>
          </w:rPr>
          <w:fldChar w:fldCharType="begin"/>
        </w:r>
        <w:r w:rsidR="005D5019">
          <w:rPr>
            <w:noProof/>
            <w:webHidden/>
          </w:rPr>
          <w:instrText xml:space="preserve"> PAGEREF _Toc259090137 \h </w:instrText>
        </w:r>
        <w:r>
          <w:rPr>
            <w:noProof/>
            <w:webHidden/>
          </w:rPr>
        </w:r>
        <w:r>
          <w:rPr>
            <w:noProof/>
            <w:webHidden/>
          </w:rPr>
          <w:fldChar w:fldCharType="separate"/>
        </w:r>
        <w:r w:rsidR="005D5019">
          <w:rPr>
            <w:noProof/>
            <w:webHidden/>
          </w:rPr>
          <w:t>37</w:t>
        </w:r>
        <w:r>
          <w:rPr>
            <w:noProof/>
            <w:webHidden/>
          </w:rPr>
          <w:fldChar w:fldCharType="end"/>
        </w:r>
      </w:hyperlink>
    </w:p>
    <w:p w:rsidR="005D5019" w:rsidRDefault="00073D3C">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38" w:history="1">
        <w:r w:rsidR="005D5019" w:rsidRPr="009D3BBA">
          <w:rPr>
            <w:rStyle w:val="Hyperlink"/>
            <w:noProof/>
          </w:rPr>
          <w:t>5.2.1.2.</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Diagram sekwencji trenowania sieci</w:t>
        </w:r>
        <w:r w:rsidR="005D5019">
          <w:rPr>
            <w:noProof/>
            <w:webHidden/>
          </w:rPr>
          <w:tab/>
        </w:r>
        <w:r>
          <w:rPr>
            <w:noProof/>
            <w:webHidden/>
          </w:rPr>
          <w:fldChar w:fldCharType="begin"/>
        </w:r>
        <w:r w:rsidR="005D5019">
          <w:rPr>
            <w:noProof/>
            <w:webHidden/>
          </w:rPr>
          <w:instrText xml:space="preserve"> PAGEREF _Toc259090138 \h </w:instrText>
        </w:r>
        <w:r>
          <w:rPr>
            <w:noProof/>
            <w:webHidden/>
          </w:rPr>
        </w:r>
        <w:r>
          <w:rPr>
            <w:noProof/>
            <w:webHidden/>
          </w:rPr>
          <w:fldChar w:fldCharType="separate"/>
        </w:r>
        <w:r w:rsidR="005D5019">
          <w:rPr>
            <w:noProof/>
            <w:webHidden/>
          </w:rPr>
          <w:t>37</w:t>
        </w:r>
        <w:r>
          <w:rPr>
            <w:noProof/>
            <w:webHidden/>
          </w:rPr>
          <w:fldChar w:fldCharType="end"/>
        </w:r>
      </w:hyperlink>
    </w:p>
    <w:p w:rsidR="005D5019" w:rsidRDefault="00073D3C">
      <w:pPr>
        <w:pStyle w:val="TOC3"/>
        <w:rPr>
          <w:rFonts w:asciiTheme="minorHAnsi" w:eastAsiaTheme="minorEastAsia" w:hAnsiTheme="minorHAnsi" w:cstheme="minorBidi"/>
          <w:noProof/>
          <w:color w:val="auto"/>
          <w:sz w:val="22"/>
          <w:szCs w:val="22"/>
          <w:lang w:val="en-US" w:eastAsia="en-US"/>
        </w:rPr>
      </w:pPr>
      <w:hyperlink w:anchor="_Toc259090139" w:history="1">
        <w:r w:rsidR="005D5019" w:rsidRPr="009D3BBA">
          <w:rPr>
            <w:rStyle w:val="Hyperlink"/>
            <w:noProof/>
          </w:rPr>
          <w:t>5.2.2.</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Zewnętrzne biblioteki</w:t>
        </w:r>
        <w:r w:rsidR="005D5019">
          <w:rPr>
            <w:noProof/>
            <w:webHidden/>
          </w:rPr>
          <w:tab/>
        </w:r>
        <w:r>
          <w:rPr>
            <w:noProof/>
            <w:webHidden/>
          </w:rPr>
          <w:fldChar w:fldCharType="begin"/>
        </w:r>
        <w:r w:rsidR="005D5019">
          <w:rPr>
            <w:noProof/>
            <w:webHidden/>
          </w:rPr>
          <w:instrText xml:space="preserve"> PAGEREF _Toc259090139 \h </w:instrText>
        </w:r>
        <w:r>
          <w:rPr>
            <w:noProof/>
            <w:webHidden/>
          </w:rPr>
        </w:r>
        <w:r>
          <w:rPr>
            <w:noProof/>
            <w:webHidden/>
          </w:rPr>
          <w:fldChar w:fldCharType="separate"/>
        </w:r>
        <w:r w:rsidR="005D5019">
          <w:rPr>
            <w:noProof/>
            <w:webHidden/>
          </w:rPr>
          <w:t>38</w:t>
        </w:r>
        <w:r>
          <w:rPr>
            <w:noProof/>
            <w:webHidden/>
          </w:rPr>
          <w:fldChar w:fldCharType="end"/>
        </w:r>
      </w:hyperlink>
    </w:p>
    <w:p w:rsidR="005D5019" w:rsidRDefault="00073D3C">
      <w:pPr>
        <w:pStyle w:val="TOC2"/>
        <w:rPr>
          <w:rFonts w:asciiTheme="minorHAnsi" w:eastAsiaTheme="minorEastAsia" w:hAnsiTheme="minorHAnsi" w:cstheme="minorBidi"/>
          <w:noProof/>
          <w:color w:val="auto"/>
          <w:sz w:val="22"/>
          <w:szCs w:val="22"/>
          <w:lang w:val="en-US" w:eastAsia="en-US"/>
        </w:rPr>
      </w:pPr>
      <w:hyperlink w:anchor="_Toc259090140" w:history="1">
        <w:r w:rsidR="005D5019" w:rsidRPr="009D3BBA">
          <w:rPr>
            <w:rStyle w:val="Hyperlink"/>
            <w:noProof/>
          </w:rPr>
          <w:t>5.3.</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Część GPU</w:t>
        </w:r>
        <w:r w:rsidR="005D5019">
          <w:rPr>
            <w:noProof/>
            <w:webHidden/>
          </w:rPr>
          <w:tab/>
        </w:r>
        <w:r>
          <w:rPr>
            <w:noProof/>
            <w:webHidden/>
          </w:rPr>
          <w:fldChar w:fldCharType="begin"/>
        </w:r>
        <w:r w:rsidR="005D5019">
          <w:rPr>
            <w:noProof/>
            <w:webHidden/>
          </w:rPr>
          <w:instrText xml:space="preserve"> PAGEREF _Toc259090140 \h </w:instrText>
        </w:r>
        <w:r>
          <w:rPr>
            <w:noProof/>
            <w:webHidden/>
          </w:rPr>
        </w:r>
        <w:r>
          <w:rPr>
            <w:noProof/>
            <w:webHidden/>
          </w:rPr>
          <w:fldChar w:fldCharType="separate"/>
        </w:r>
        <w:r w:rsidR="005D5019">
          <w:rPr>
            <w:noProof/>
            <w:webHidden/>
          </w:rPr>
          <w:t>39</w:t>
        </w:r>
        <w:r>
          <w:rPr>
            <w:noProof/>
            <w:webHidden/>
          </w:rPr>
          <w:fldChar w:fldCharType="end"/>
        </w:r>
      </w:hyperlink>
    </w:p>
    <w:p w:rsidR="005D5019" w:rsidRDefault="00073D3C">
      <w:pPr>
        <w:pStyle w:val="TOC3"/>
        <w:rPr>
          <w:rFonts w:asciiTheme="minorHAnsi" w:eastAsiaTheme="minorEastAsia" w:hAnsiTheme="minorHAnsi" w:cstheme="minorBidi"/>
          <w:noProof/>
          <w:color w:val="auto"/>
          <w:sz w:val="22"/>
          <w:szCs w:val="22"/>
          <w:lang w:val="en-US" w:eastAsia="en-US"/>
        </w:rPr>
      </w:pPr>
      <w:hyperlink w:anchor="_Toc259090141" w:history="1">
        <w:r w:rsidR="005D5019" w:rsidRPr="009D3BBA">
          <w:rPr>
            <w:rStyle w:val="Hyperlink"/>
            <w:noProof/>
          </w:rPr>
          <w:t>5.3.1.</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Implementacja MLP na GPU</w:t>
        </w:r>
        <w:r w:rsidR="005D5019">
          <w:rPr>
            <w:noProof/>
            <w:webHidden/>
          </w:rPr>
          <w:tab/>
        </w:r>
        <w:r>
          <w:rPr>
            <w:noProof/>
            <w:webHidden/>
          </w:rPr>
          <w:fldChar w:fldCharType="begin"/>
        </w:r>
        <w:r w:rsidR="005D5019">
          <w:rPr>
            <w:noProof/>
            <w:webHidden/>
          </w:rPr>
          <w:instrText xml:space="preserve"> PAGEREF _Toc259090141 \h </w:instrText>
        </w:r>
        <w:r>
          <w:rPr>
            <w:noProof/>
            <w:webHidden/>
          </w:rPr>
        </w:r>
        <w:r>
          <w:rPr>
            <w:noProof/>
            <w:webHidden/>
          </w:rPr>
          <w:fldChar w:fldCharType="separate"/>
        </w:r>
        <w:r w:rsidR="005D5019">
          <w:rPr>
            <w:noProof/>
            <w:webHidden/>
          </w:rPr>
          <w:t>39</w:t>
        </w:r>
        <w:r>
          <w:rPr>
            <w:noProof/>
            <w:webHidden/>
          </w:rPr>
          <w:fldChar w:fldCharType="end"/>
        </w:r>
      </w:hyperlink>
    </w:p>
    <w:p w:rsidR="005D5019" w:rsidRDefault="00073D3C">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42" w:history="1">
        <w:r w:rsidR="005D5019" w:rsidRPr="009D3BBA">
          <w:rPr>
            <w:rStyle w:val="Hyperlink"/>
            <w:noProof/>
          </w:rPr>
          <w:t>5.3.1.1.</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Ogólny algorytm</w:t>
        </w:r>
        <w:r w:rsidR="005D5019">
          <w:rPr>
            <w:noProof/>
            <w:webHidden/>
          </w:rPr>
          <w:tab/>
        </w:r>
        <w:r>
          <w:rPr>
            <w:noProof/>
            <w:webHidden/>
          </w:rPr>
          <w:fldChar w:fldCharType="begin"/>
        </w:r>
        <w:r w:rsidR="005D5019">
          <w:rPr>
            <w:noProof/>
            <w:webHidden/>
          </w:rPr>
          <w:instrText xml:space="preserve"> PAGEREF _Toc259090142 \h </w:instrText>
        </w:r>
        <w:r>
          <w:rPr>
            <w:noProof/>
            <w:webHidden/>
          </w:rPr>
        </w:r>
        <w:r>
          <w:rPr>
            <w:noProof/>
            <w:webHidden/>
          </w:rPr>
          <w:fldChar w:fldCharType="separate"/>
        </w:r>
        <w:r w:rsidR="005D5019">
          <w:rPr>
            <w:noProof/>
            <w:webHidden/>
          </w:rPr>
          <w:t>39</w:t>
        </w:r>
        <w:r>
          <w:rPr>
            <w:noProof/>
            <w:webHidden/>
          </w:rPr>
          <w:fldChar w:fldCharType="end"/>
        </w:r>
      </w:hyperlink>
    </w:p>
    <w:p w:rsidR="005D5019" w:rsidRDefault="00073D3C">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43" w:history="1">
        <w:r w:rsidR="005D5019" w:rsidRPr="009D3BBA">
          <w:rPr>
            <w:rStyle w:val="Hyperlink"/>
            <w:noProof/>
          </w:rPr>
          <w:t>5.3.1.2.</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Diagram sekwencji uruchamiania sieci</w:t>
        </w:r>
        <w:r w:rsidR="005D5019">
          <w:rPr>
            <w:noProof/>
            <w:webHidden/>
          </w:rPr>
          <w:tab/>
        </w:r>
        <w:r>
          <w:rPr>
            <w:noProof/>
            <w:webHidden/>
          </w:rPr>
          <w:fldChar w:fldCharType="begin"/>
        </w:r>
        <w:r w:rsidR="005D5019">
          <w:rPr>
            <w:noProof/>
            <w:webHidden/>
          </w:rPr>
          <w:instrText xml:space="preserve"> PAGEREF _Toc259090143 \h </w:instrText>
        </w:r>
        <w:r>
          <w:rPr>
            <w:noProof/>
            <w:webHidden/>
          </w:rPr>
        </w:r>
        <w:r>
          <w:rPr>
            <w:noProof/>
            <w:webHidden/>
          </w:rPr>
          <w:fldChar w:fldCharType="separate"/>
        </w:r>
        <w:r w:rsidR="005D5019">
          <w:rPr>
            <w:noProof/>
            <w:webHidden/>
          </w:rPr>
          <w:t>40</w:t>
        </w:r>
        <w:r>
          <w:rPr>
            <w:noProof/>
            <w:webHidden/>
          </w:rPr>
          <w:fldChar w:fldCharType="end"/>
        </w:r>
      </w:hyperlink>
    </w:p>
    <w:p w:rsidR="005D5019" w:rsidRDefault="00073D3C">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44" w:history="1">
        <w:r w:rsidR="005D5019" w:rsidRPr="009D3BBA">
          <w:rPr>
            <w:rStyle w:val="Hyperlink"/>
            <w:noProof/>
          </w:rPr>
          <w:t>5.3.1.3.</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Diagram sekwencji trenowania sieci</w:t>
        </w:r>
        <w:r w:rsidR="005D5019">
          <w:rPr>
            <w:noProof/>
            <w:webHidden/>
          </w:rPr>
          <w:tab/>
        </w:r>
        <w:r>
          <w:rPr>
            <w:noProof/>
            <w:webHidden/>
          </w:rPr>
          <w:fldChar w:fldCharType="begin"/>
        </w:r>
        <w:r w:rsidR="005D5019">
          <w:rPr>
            <w:noProof/>
            <w:webHidden/>
          </w:rPr>
          <w:instrText xml:space="preserve"> PAGEREF _Toc259090144 \h </w:instrText>
        </w:r>
        <w:r>
          <w:rPr>
            <w:noProof/>
            <w:webHidden/>
          </w:rPr>
        </w:r>
        <w:r>
          <w:rPr>
            <w:noProof/>
            <w:webHidden/>
          </w:rPr>
          <w:fldChar w:fldCharType="separate"/>
        </w:r>
        <w:r w:rsidR="005D5019">
          <w:rPr>
            <w:noProof/>
            <w:webHidden/>
          </w:rPr>
          <w:t>41</w:t>
        </w:r>
        <w:r>
          <w:rPr>
            <w:noProof/>
            <w:webHidden/>
          </w:rPr>
          <w:fldChar w:fldCharType="end"/>
        </w:r>
      </w:hyperlink>
    </w:p>
    <w:p w:rsidR="005D5019" w:rsidRDefault="00073D3C">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45" w:history="1">
        <w:r w:rsidR="005D5019" w:rsidRPr="009D3BBA">
          <w:rPr>
            <w:rStyle w:val="Hyperlink"/>
            <w:noProof/>
          </w:rPr>
          <w:t>5.3.1.4.</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Struktury danych w pamięci GPU</w:t>
        </w:r>
        <w:r w:rsidR="005D5019">
          <w:rPr>
            <w:noProof/>
            <w:webHidden/>
          </w:rPr>
          <w:tab/>
        </w:r>
        <w:r>
          <w:rPr>
            <w:noProof/>
            <w:webHidden/>
          </w:rPr>
          <w:fldChar w:fldCharType="begin"/>
        </w:r>
        <w:r w:rsidR="005D5019">
          <w:rPr>
            <w:noProof/>
            <w:webHidden/>
          </w:rPr>
          <w:instrText xml:space="preserve"> PAGEREF _Toc259090145 \h </w:instrText>
        </w:r>
        <w:r>
          <w:rPr>
            <w:noProof/>
            <w:webHidden/>
          </w:rPr>
        </w:r>
        <w:r>
          <w:rPr>
            <w:noProof/>
            <w:webHidden/>
          </w:rPr>
          <w:fldChar w:fldCharType="separate"/>
        </w:r>
        <w:r w:rsidR="005D5019">
          <w:rPr>
            <w:noProof/>
            <w:webHidden/>
          </w:rPr>
          <w:t>43</w:t>
        </w:r>
        <w:r>
          <w:rPr>
            <w:noProof/>
            <w:webHidden/>
          </w:rPr>
          <w:fldChar w:fldCharType="end"/>
        </w:r>
      </w:hyperlink>
    </w:p>
    <w:p w:rsidR="005D5019" w:rsidRDefault="00073D3C">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46" w:history="1">
        <w:r w:rsidR="005D5019" w:rsidRPr="009D3BBA">
          <w:rPr>
            <w:rStyle w:val="Hyperlink"/>
            <w:noProof/>
          </w:rPr>
          <w:t>5.3.1.5.</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Opis działania kerneli</w:t>
        </w:r>
        <w:r w:rsidR="005D5019">
          <w:rPr>
            <w:noProof/>
            <w:webHidden/>
          </w:rPr>
          <w:tab/>
        </w:r>
        <w:r>
          <w:rPr>
            <w:noProof/>
            <w:webHidden/>
          </w:rPr>
          <w:fldChar w:fldCharType="begin"/>
        </w:r>
        <w:r w:rsidR="005D5019">
          <w:rPr>
            <w:noProof/>
            <w:webHidden/>
          </w:rPr>
          <w:instrText xml:space="preserve"> PAGEREF _Toc259090146 \h </w:instrText>
        </w:r>
        <w:r>
          <w:rPr>
            <w:noProof/>
            <w:webHidden/>
          </w:rPr>
        </w:r>
        <w:r>
          <w:rPr>
            <w:noProof/>
            <w:webHidden/>
          </w:rPr>
          <w:fldChar w:fldCharType="separate"/>
        </w:r>
        <w:r w:rsidR="005D5019">
          <w:rPr>
            <w:noProof/>
            <w:webHidden/>
          </w:rPr>
          <w:t>44</w:t>
        </w:r>
        <w:r>
          <w:rPr>
            <w:noProof/>
            <w:webHidden/>
          </w:rPr>
          <w:fldChar w:fldCharType="end"/>
        </w:r>
      </w:hyperlink>
    </w:p>
    <w:p w:rsidR="005D5019" w:rsidRDefault="00073D3C">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47" w:history="1">
        <w:r w:rsidR="005D5019" w:rsidRPr="009D3BBA">
          <w:rPr>
            <w:rStyle w:val="Hyperlink"/>
            <w:noProof/>
          </w:rPr>
          <w:t>5.3.1.6.</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Analiza zależności danych</w:t>
        </w:r>
        <w:r w:rsidR="005D5019">
          <w:rPr>
            <w:noProof/>
            <w:webHidden/>
          </w:rPr>
          <w:tab/>
        </w:r>
        <w:r>
          <w:rPr>
            <w:noProof/>
            <w:webHidden/>
          </w:rPr>
          <w:fldChar w:fldCharType="begin"/>
        </w:r>
        <w:r w:rsidR="005D5019">
          <w:rPr>
            <w:noProof/>
            <w:webHidden/>
          </w:rPr>
          <w:instrText xml:space="preserve"> PAGEREF _Toc259090147 \h </w:instrText>
        </w:r>
        <w:r>
          <w:rPr>
            <w:noProof/>
            <w:webHidden/>
          </w:rPr>
        </w:r>
        <w:r>
          <w:rPr>
            <w:noProof/>
            <w:webHidden/>
          </w:rPr>
          <w:fldChar w:fldCharType="separate"/>
        </w:r>
        <w:r w:rsidR="005D5019">
          <w:rPr>
            <w:noProof/>
            <w:webHidden/>
          </w:rPr>
          <w:t>45</w:t>
        </w:r>
        <w:r>
          <w:rPr>
            <w:noProof/>
            <w:webHidden/>
          </w:rPr>
          <w:fldChar w:fldCharType="end"/>
        </w:r>
      </w:hyperlink>
    </w:p>
    <w:p w:rsidR="005D5019" w:rsidRDefault="00073D3C">
      <w:pPr>
        <w:pStyle w:val="TOC3"/>
        <w:rPr>
          <w:rFonts w:asciiTheme="minorHAnsi" w:eastAsiaTheme="minorEastAsia" w:hAnsiTheme="minorHAnsi" w:cstheme="minorBidi"/>
          <w:noProof/>
          <w:color w:val="auto"/>
          <w:sz w:val="22"/>
          <w:szCs w:val="22"/>
          <w:lang w:val="en-US" w:eastAsia="en-US"/>
        </w:rPr>
      </w:pPr>
      <w:hyperlink w:anchor="_Toc259090148" w:history="1">
        <w:r w:rsidR="005D5019" w:rsidRPr="009D3BBA">
          <w:rPr>
            <w:rStyle w:val="Hyperlink"/>
            <w:noProof/>
          </w:rPr>
          <w:t>5.3.2.</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Ograniczenia wykonanego algorytmu.</w:t>
        </w:r>
        <w:r w:rsidR="005D5019">
          <w:rPr>
            <w:noProof/>
            <w:webHidden/>
          </w:rPr>
          <w:tab/>
        </w:r>
        <w:r>
          <w:rPr>
            <w:noProof/>
            <w:webHidden/>
          </w:rPr>
          <w:fldChar w:fldCharType="begin"/>
        </w:r>
        <w:r w:rsidR="005D5019">
          <w:rPr>
            <w:noProof/>
            <w:webHidden/>
          </w:rPr>
          <w:instrText xml:space="preserve"> PAGEREF _Toc259090148 \h </w:instrText>
        </w:r>
        <w:r>
          <w:rPr>
            <w:noProof/>
            <w:webHidden/>
          </w:rPr>
        </w:r>
        <w:r>
          <w:rPr>
            <w:noProof/>
            <w:webHidden/>
          </w:rPr>
          <w:fldChar w:fldCharType="separate"/>
        </w:r>
        <w:r w:rsidR="005D5019">
          <w:rPr>
            <w:noProof/>
            <w:webHidden/>
          </w:rPr>
          <w:t>45</w:t>
        </w:r>
        <w:r>
          <w:rPr>
            <w:noProof/>
            <w:webHidden/>
          </w:rPr>
          <w:fldChar w:fldCharType="end"/>
        </w:r>
      </w:hyperlink>
    </w:p>
    <w:p w:rsidR="005D5019" w:rsidRDefault="00073D3C">
      <w:pPr>
        <w:pStyle w:val="TOC3"/>
        <w:rPr>
          <w:rFonts w:asciiTheme="minorHAnsi" w:eastAsiaTheme="minorEastAsia" w:hAnsiTheme="minorHAnsi" w:cstheme="minorBidi"/>
          <w:noProof/>
          <w:color w:val="auto"/>
          <w:sz w:val="22"/>
          <w:szCs w:val="22"/>
          <w:lang w:val="en-US" w:eastAsia="en-US"/>
        </w:rPr>
      </w:pPr>
      <w:hyperlink w:anchor="_Toc259090149" w:history="1">
        <w:r w:rsidR="005D5019" w:rsidRPr="009D3BBA">
          <w:rPr>
            <w:rStyle w:val="Hyperlink"/>
            <w:noProof/>
          </w:rPr>
          <w:t>5.3.3.</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Użyte optymalizacje kerneli</w:t>
        </w:r>
        <w:r w:rsidR="005D5019">
          <w:rPr>
            <w:noProof/>
            <w:webHidden/>
          </w:rPr>
          <w:tab/>
        </w:r>
        <w:r>
          <w:rPr>
            <w:noProof/>
            <w:webHidden/>
          </w:rPr>
          <w:fldChar w:fldCharType="begin"/>
        </w:r>
        <w:r w:rsidR="005D5019">
          <w:rPr>
            <w:noProof/>
            <w:webHidden/>
          </w:rPr>
          <w:instrText xml:space="preserve"> PAGEREF _Toc259090149 \h </w:instrText>
        </w:r>
        <w:r>
          <w:rPr>
            <w:noProof/>
            <w:webHidden/>
          </w:rPr>
        </w:r>
        <w:r>
          <w:rPr>
            <w:noProof/>
            <w:webHidden/>
          </w:rPr>
          <w:fldChar w:fldCharType="separate"/>
        </w:r>
        <w:r w:rsidR="005D5019">
          <w:rPr>
            <w:noProof/>
            <w:webHidden/>
          </w:rPr>
          <w:t>46</w:t>
        </w:r>
        <w:r>
          <w:rPr>
            <w:noProof/>
            <w:webHidden/>
          </w:rPr>
          <w:fldChar w:fldCharType="end"/>
        </w:r>
      </w:hyperlink>
    </w:p>
    <w:p w:rsidR="005D5019" w:rsidRDefault="00073D3C">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50" w:history="1">
        <w:r w:rsidR="005D5019" w:rsidRPr="009D3BBA">
          <w:rPr>
            <w:rStyle w:val="Hyperlink"/>
            <w:noProof/>
          </w:rPr>
          <w:t>5.3.3.1.</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Zrobienie coalesced reads/writes</w:t>
        </w:r>
        <w:r w:rsidR="005D5019">
          <w:rPr>
            <w:noProof/>
            <w:webHidden/>
          </w:rPr>
          <w:tab/>
        </w:r>
        <w:r>
          <w:rPr>
            <w:noProof/>
            <w:webHidden/>
          </w:rPr>
          <w:fldChar w:fldCharType="begin"/>
        </w:r>
        <w:r w:rsidR="005D5019">
          <w:rPr>
            <w:noProof/>
            <w:webHidden/>
          </w:rPr>
          <w:instrText xml:space="preserve"> PAGEREF _Toc259090150 \h </w:instrText>
        </w:r>
        <w:r>
          <w:rPr>
            <w:noProof/>
            <w:webHidden/>
          </w:rPr>
        </w:r>
        <w:r>
          <w:rPr>
            <w:noProof/>
            <w:webHidden/>
          </w:rPr>
          <w:fldChar w:fldCharType="separate"/>
        </w:r>
        <w:r w:rsidR="005D5019">
          <w:rPr>
            <w:noProof/>
            <w:webHidden/>
          </w:rPr>
          <w:t>47</w:t>
        </w:r>
        <w:r>
          <w:rPr>
            <w:noProof/>
            <w:webHidden/>
          </w:rPr>
          <w:fldChar w:fldCharType="end"/>
        </w:r>
      </w:hyperlink>
    </w:p>
    <w:p w:rsidR="005D5019" w:rsidRDefault="00073D3C">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51" w:history="1">
        <w:r w:rsidR="005D5019" w:rsidRPr="009D3BBA">
          <w:rPr>
            <w:rStyle w:val="Hyperlink"/>
            <w:noProof/>
          </w:rPr>
          <w:t>5.3.3.2.</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Obsługa 2 testów na raz</w:t>
        </w:r>
        <w:r w:rsidR="005D5019">
          <w:rPr>
            <w:noProof/>
            <w:webHidden/>
          </w:rPr>
          <w:tab/>
        </w:r>
        <w:r>
          <w:rPr>
            <w:noProof/>
            <w:webHidden/>
          </w:rPr>
          <w:fldChar w:fldCharType="begin"/>
        </w:r>
        <w:r w:rsidR="005D5019">
          <w:rPr>
            <w:noProof/>
            <w:webHidden/>
          </w:rPr>
          <w:instrText xml:space="preserve"> PAGEREF _Toc259090151 \h </w:instrText>
        </w:r>
        <w:r>
          <w:rPr>
            <w:noProof/>
            <w:webHidden/>
          </w:rPr>
        </w:r>
        <w:r>
          <w:rPr>
            <w:noProof/>
            <w:webHidden/>
          </w:rPr>
          <w:fldChar w:fldCharType="separate"/>
        </w:r>
        <w:r w:rsidR="005D5019">
          <w:rPr>
            <w:noProof/>
            <w:webHidden/>
          </w:rPr>
          <w:t>47</w:t>
        </w:r>
        <w:r>
          <w:rPr>
            <w:noProof/>
            <w:webHidden/>
          </w:rPr>
          <w:fldChar w:fldCharType="end"/>
        </w:r>
      </w:hyperlink>
    </w:p>
    <w:p w:rsidR="005D5019" w:rsidRDefault="00073D3C">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52" w:history="1">
        <w:r w:rsidR="005D5019" w:rsidRPr="009D3BBA">
          <w:rPr>
            <w:rStyle w:val="Hyperlink"/>
            <w:noProof/>
          </w:rPr>
          <w:t>5.3.3.3.</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zapisywanie danych do shared memory.</w:t>
        </w:r>
        <w:r w:rsidR="005D5019">
          <w:rPr>
            <w:noProof/>
            <w:webHidden/>
          </w:rPr>
          <w:tab/>
        </w:r>
        <w:r>
          <w:rPr>
            <w:noProof/>
            <w:webHidden/>
          </w:rPr>
          <w:fldChar w:fldCharType="begin"/>
        </w:r>
        <w:r w:rsidR="005D5019">
          <w:rPr>
            <w:noProof/>
            <w:webHidden/>
          </w:rPr>
          <w:instrText xml:space="preserve"> PAGEREF _Toc259090152 \h </w:instrText>
        </w:r>
        <w:r>
          <w:rPr>
            <w:noProof/>
            <w:webHidden/>
          </w:rPr>
        </w:r>
        <w:r>
          <w:rPr>
            <w:noProof/>
            <w:webHidden/>
          </w:rPr>
          <w:fldChar w:fldCharType="separate"/>
        </w:r>
        <w:r w:rsidR="005D5019">
          <w:rPr>
            <w:noProof/>
            <w:webHidden/>
          </w:rPr>
          <w:t>47</w:t>
        </w:r>
        <w:r>
          <w:rPr>
            <w:noProof/>
            <w:webHidden/>
          </w:rPr>
          <w:fldChar w:fldCharType="end"/>
        </w:r>
      </w:hyperlink>
    </w:p>
    <w:p w:rsidR="005D5019" w:rsidRDefault="00073D3C">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53" w:history="1">
        <w:r w:rsidR="005D5019" w:rsidRPr="009D3BBA">
          <w:rPr>
            <w:rStyle w:val="Hyperlink"/>
            <w:noProof/>
          </w:rPr>
          <w:t>5.3.3.4.</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Przewidywanie ilości uruchomionych bloków</w:t>
        </w:r>
        <w:r w:rsidR="005D5019">
          <w:rPr>
            <w:noProof/>
            <w:webHidden/>
          </w:rPr>
          <w:tab/>
        </w:r>
        <w:r>
          <w:rPr>
            <w:noProof/>
            <w:webHidden/>
          </w:rPr>
          <w:fldChar w:fldCharType="begin"/>
        </w:r>
        <w:r w:rsidR="005D5019">
          <w:rPr>
            <w:noProof/>
            <w:webHidden/>
          </w:rPr>
          <w:instrText xml:space="preserve"> PAGEREF _Toc259090153 \h </w:instrText>
        </w:r>
        <w:r>
          <w:rPr>
            <w:noProof/>
            <w:webHidden/>
          </w:rPr>
        </w:r>
        <w:r>
          <w:rPr>
            <w:noProof/>
            <w:webHidden/>
          </w:rPr>
          <w:fldChar w:fldCharType="separate"/>
        </w:r>
        <w:r w:rsidR="005D5019">
          <w:rPr>
            <w:noProof/>
            <w:webHidden/>
          </w:rPr>
          <w:t>48</w:t>
        </w:r>
        <w:r>
          <w:rPr>
            <w:noProof/>
            <w:webHidden/>
          </w:rPr>
          <w:fldChar w:fldCharType="end"/>
        </w:r>
      </w:hyperlink>
    </w:p>
    <w:p w:rsidR="005D5019" w:rsidRDefault="00073D3C">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54" w:history="1">
        <w:r w:rsidR="005D5019" w:rsidRPr="009D3BBA">
          <w:rPr>
            <w:rStyle w:val="Hyperlink"/>
            <w:noProof/>
          </w:rPr>
          <w:t>5.3.3.5.</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Użycie pamięci constant</w:t>
        </w:r>
        <w:r w:rsidR="005D5019">
          <w:rPr>
            <w:noProof/>
            <w:webHidden/>
          </w:rPr>
          <w:tab/>
        </w:r>
        <w:r>
          <w:rPr>
            <w:noProof/>
            <w:webHidden/>
          </w:rPr>
          <w:fldChar w:fldCharType="begin"/>
        </w:r>
        <w:r w:rsidR="005D5019">
          <w:rPr>
            <w:noProof/>
            <w:webHidden/>
          </w:rPr>
          <w:instrText xml:space="preserve"> PAGEREF _Toc259090154 \h </w:instrText>
        </w:r>
        <w:r>
          <w:rPr>
            <w:noProof/>
            <w:webHidden/>
          </w:rPr>
        </w:r>
        <w:r>
          <w:rPr>
            <w:noProof/>
            <w:webHidden/>
          </w:rPr>
          <w:fldChar w:fldCharType="separate"/>
        </w:r>
        <w:r w:rsidR="005D5019">
          <w:rPr>
            <w:noProof/>
            <w:webHidden/>
          </w:rPr>
          <w:t>49</w:t>
        </w:r>
        <w:r>
          <w:rPr>
            <w:noProof/>
            <w:webHidden/>
          </w:rPr>
          <w:fldChar w:fldCharType="end"/>
        </w:r>
      </w:hyperlink>
    </w:p>
    <w:p w:rsidR="005D5019" w:rsidRDefault="00073D3C">
      <w:pPr>
        <w:pStyle w:val="TOC2"/>
        <w:rPr>
          <w:rFonts w:asciiTheme="minorHAnsi" w:eastAsiaTheme="minorEastAsia" w:hAnsiTheme="minorHAnsi" w:cstheme="minorBidi"/>
          <w:noProof/>
          <w:color w:val="auto"/>
          <w:sz w:val="22"/>
          <w:szCs w:val="22"/>
          <w:lang w:val="en-US" w:eastAsia="en-US"/>
        </w:rPr>
      </w:pPr>
      <w:hyperlink w:anchor="_Toc259090155" w:history="1">
        <w:r w:rsidR="005D5019" w:rsidRPr="009D3BBA">
          <w:rPr>
            <w:rStyle w:val="Hyperlink"/>
            <w:noProof/>
          </w:rPr>
          <w:t>5.4.</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Testy implementacji sieci MLP</w:t>
        </w:r>
        <w:r w:rsidR="005D5019">
          <w:rPr>
            <w:noProof/>
            <w:webHidden/>
          </w:rPr>
          <w:tab/>
        </w:r>
        <w:r>
          <w:rPr>
            <w:noProof/>
            <w:webHidden/>
          </w:rPr>
          <w:fldChar w:fldCharType="begin"/>
        </w:r>
        <w:r w:rsidR="005D5019">
          <w:rPr>
            <w:noProof/>
            <w:webHidden/>
          </w:rPr>
          <w:instrText xml:space="preserve"> PAGEREF _Toc259090155 \h </w:instrText>
        </w:r>
        <w:r>
          <w:rPr>
            <w:noProof/>
            <w:webHidden/>
          </w:rPr>
        </w:r>
        <w:r>
          <w:rPr>
            <w:noProof/>
            <w:webHidden/>
          </w:rPr>
          <w:fldChar w:fldCharType="separate"/>
        </w:r>
        <w:r w:rsidR="005D5019">
          <w:rPr>
            <w:noProof/>
            <w:webHidden/>
          </w:rPr>
          <w:t>49</w:t>
        </w:r>
        <w:r>
          <w:rPr>
            <w:noProof/>
            <w:webHidden/>
          </w:rPr>
          <w:fldChar w:fldCharType="end"/>
        </w:r>
      </w:hyperlink>
    </w:p>
    <w:p w:rsidR="005D5019" w:rsidRDefault="00073D3C">
      <w:pPr>
        <w:pStyle w:val="TOC3"/>
        <w:rPr>
          <w:rFonts w:asciiTheme="minorHAnsi" w:eastAsiaTheme="minorEastAsia" w:hAnsiTheme="minorHAnsi" w:cstheme="minorBidi"/>
          <w:noProof/>
          <w:color w:val="auto"/>
          <w:sz w:val="22"/>
          <w:szCs w:val="22"/>
          <w:lang w:val="en-US" w:eastAsia="en-US"/>
        </w:rPr>
      </w:pPr>
      <w:hyperlink w:anchor="_Toc259090156" w:history="1">
        <w:r w:rsidR="005D5019" w:rsidRPr="009D3BBA">
          <w:rPr>
            <w:rStyle w:val="Hyperlink"/>
            <w:noProof/>
          </w:rPr>
          <w:t>5.4.1.</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Opis danych testowych</w:t>
        </w:r>
        <w:r w:rsidR="005D5019">
          <w:rPr>
            <w:noProof/>
            <w:webHidden/>
          </w:rPr>
          <w:tab/>
        </w:r>
        <w:r>
          <w:rPr>
            <w:noProof/>
            <w:webHidden/>
          </w:rPr>
          <w:fldChar w:fldCharType="begin"/>
        </w:r>
        <w:r w:rsidR="005D5019">
          <w:rPr>
            <w:noProof/>
            <w:webHidden/>
          </w:rPr>
          <w:instrText xml:space="preserve"> PAGEREF _Toc259090156 \h </w:instrText>
        </w:r>
        <w:r>
          <w:rPr>
            <w:noProof/>
            <w:webHidden/>
          </w:rPr>
        </w:r>
        <w:r>
          <w:rPr>
            <w:noProof/>
            <w:webHidden/>
          </w:rPr>
          <w:fldChar w:fldCharType="separate"/>
        </w:r>
        <w:r w:rsidR="005D5019">
          <w:rPr>
            <w:noProof/>
            <w:webHidden/>
          </w:rPr>
          <w:t>50</w:t>
        </w:r>
        <w:r>
          <w:rPr>
            <w:noProof/>
            <w:webHidden/>
          </w:rPr>
          <w:fldChar w:fldCharType="end"/>
        </w:r>
      </w:hyperlink>
    </w:p>
    <w:p w:rsidR="005D5019" w:rsidRDefault="00073D3C">
      <w:pPr>
        <w:pStyle w:val="TOC3"/>
        <w:rPr>
          <w:rFonts w:asciiTheme="minorHAnsi" w:eastAsiaTheme="minorEastAsia" w:hAnsiTheme="minorHAnsi" w:cstheme="minorBidi"/>
          <w:noProof/>
          <w:color w:val="auto"/>
          <w:sz w:val="22"/>
          <w:szCs w:val="22"/>
          <w:lang w:val="en-US" w:eastAsia="en-US"/>
        </w:rPr>
      </w:pPr>
      <w:hyperlink w:anchor="_Toc259090157" w:history="1">
        <w:r w:rsidR="005D5019" w:rsidRPr="009D3BBA">
          <w:rPr>
            <w:rStyle w:val="Hyperlink"/>
            <w:noProof/>
          </w:rPr>
          <w:t>5.4.2.</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Porównanie wydajności wersji CPU i GPU</w:t>
        </w:r>
        <w:r w:rsidR="005D5019">
          <w:rPr>
            <w:noProof/>
            <w:webHidden/>
          </w:rPr>
          <w:tab/>
        </w:r>
        <w:r>
          <w:rPr>
            <w:noProof/>
            <w:webHidden/>
          </w:rPr>
          <w:fldChar w:fldCharType="begin"/>
        </w:r>
        <w:r w:rsidR="005D5019">
          <w:rPr>
            <w:noProof/>
            <w:webHidden/>
          </w:rPr>
          <w:instrText xml:space="preserve"> PAGEREF _Toc259090157 \h </w:instrText>
        </w:r>
        <w:r>
          <w:rPr>
            <w:noProof/>
            <w:webHidden/>
          </w:rPr>
        </w:r>
        <w:r>
          <w:rPr>
            <w:noProof/>
            <w:webHidden/>
          </w:rPr>
          <w:fldChar w:fldCharType="separate"/>
        </w:r>
        <w:r w:rsidR="005D5019">
          <w:rPr>
            <w:noProof/>
            <w:webHidden/>
          </w:rPr>
          <w:t>50</w:t>
        </w:r>
        <w:r>
          <w:rPr>
            <w:noProof/>
            <w:webHidden/>
          </w:rPr>
          <w:fldChar w:fldCharType="end"/>
        </w:r>
      </w:hyperlink>
    </w:p>
    <w:p w:rsidR="005D5019" w:rsidRDefault="00073D3C">
      <w:pPr>
        <w:pStyle w:val="TOC3"/>
        <w:rPr>
          <w:rFonts w:asciiTheme="minorHAnsi" w:eastAsiaTheme="minorEastAsia" w:hAnsiTheme="minorHAnsi" w:cstheme="minorBidi"/>
          <w:noProof/>
          <w:color w:val="auto"/>
          <w:sz w:val="22"/>
          <w:szCs w:val="22"/>
          <w:lang w:val="en-US" w:eastAsia="en-US"/>
        </w:rPr>
      </w:pPr>
      <w:hyperlink w:anchor="_Toc259090158" w:history="1">
        <w:r w:rsidR="005D5019" w:rsidRPr="009D3BBA">
          <w:rPr>
            <w:rStyle w:val="Hyperlink"/>
            <w:noProof/>
          </w:rPr>
          <w:t>5.4.3.</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Wpływ optymalizacji na wydajność kerneli</w:t>
        </w:r>
        <w:r w:rsidR="005D5019">
          <w:rPr>
            <w:noProof/>
            <w:webHidden/>
          </w:rPr>
          <w:tab/>
        </w:r>
        <w:r>
          <w:rPr>
            <w:noProof/>
            <w:webHidden/>
          </w:rPr>
          <w:fldChar w:fldCharType="begin"/>
        </w:r>
        <w:r w:rsidR="005D5019">
          <w:rPr>
            <w:noProof/>
            <w:webHidden/>
          </w:rPr>
          <w:instrText xml:space="preserve"> PAGEREF _Toc259090158 \h </w:instrText>
        </w:r>
        <w:r>
          <w:rPr>
            <w:noProof/>
            <w:webHidden/>
          </w:rPr>
        </w:r>
        <w:r>
          <w:rPr>
            <w:noProof/>
            <w:webHidden/>
          </w:rPr>
          <w:fldChar w:fldCharType="separate"/>
        </w:r>
        <w:r w:rsidR="005D5019">
          <w:rPr>
            <w:noProof/>
            <w:webHidden/>
          </w:rPr>
          <w:t>51</w:t>
        </w:r>
        <w:r>
          <w:rPr>
            <w:noProof/>
            <w:webHidden/>
          </w:rPr>
          <w:fldChar w:fldCharType="end"/>
        </w:r>
      </w:hyperlink>
    </w:p>
    <w:p w:rsidR="005D5019" w:rsidRDefault="00073D3C">
      <w:pPr>
        <w:pStyle w:val="TOC3"/>
        <w:rPr>
          <w:rFonts w:asciiTheme="minorHAnsi" w:eastAsiaTheme="minorEastAsia" w:hAnsiTheme="minorHAnsi" w:cstheme="minorBidi"/>
          <w:noProof/>
          <w:color w:val="auto"/>
          <w:sz w:val="22"/>
          <w:szCs w:val="22"/>
          <w:lang w:val="en-US" w:eastAsia="en-US"/>
        </w:rPr>
      </w:pPr>
      <w:hyperlink w:anchor="_Toc259090159" w:history="1">
        <w:r w:rsidR="005D5019" w:rsidRPr="009D3BBA">
          <w:rPr>
            <w:rStyle w:val="Hyperlink"/>
            <w:noProof/>
          </w:rPr>
          <w:t>5.4.4.</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Środowisko testowe</w:t>
        </w:r>
        <w:r w:rsidR="005D5019">
          <w:rPr>
            <w:noProof/>
            <w:webHidden/>
          </w:rPr>
          <w:tab/>
        </w:r>
        <w:r>
          <w:rPr>
            <w:noProof/>
            <w:webHidden/>
          </w:rPr>
          <w:fldChar w:fldCharType="begin"/>
        </w:r>
        <w:r w:rsidR="005D5019">
          <w:rPr>
            <w:noProof/>
            <w:webHidden/>
          </w:rPr>
          <w:instrText xml:space="preserve"> PAGEREF _Toc259090159 \h </w:instrText>
        </w:r>
        <w:r>
          <w:rPr>
            <w:noProof/>
            <w:webHidden/>
          </w:rPr>
        </w:r>
        <w:r>
          <w:rPr>
            <w:noProof/>
            <w:webHidden/>
          </w:rPr>
          <w:fldChar w:fldCharType="separate"/>
        </w:r>
        <w:r w:rsidR="005D5019">
          <w:rPr>
            <w:noProof/>
            <w:webHidden/>
          </w:rPr>
          <w:t>51</w:t>
        </w:r>
        <w:r>
          <w:rPr>
            <w:noProof/>
            <w:webHidden/>
          </w:rPr>
          <w:fldChar w:fldCharType="end"/>
        </w:r>
      </w:hyperlink>
    </w:p>
    <w:p w:rsidR="005D5019" w:rsidRDefault="00073D3C">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60" w:history="1">
        <w:r w:rsidR="005D5019" w:rsidRPr="009D3BBA">
          <w:rPr>
            <w:rStyle w:val="Hyperlink"/>
            <w:noProof/>
          </w:rPr>
          <w:t>5.4.4.1.</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Porównanie działania w różnych systemach operacyjnych</w:t>
        </w:r>
        <w:r w:rsidR="005D5019">
          <w:rPr>
            <w:noProof/>
            <w:webHidden/>
          </w:rPr>
          <w:tab/>
        </w:r>
        <w:r>
          <w:rPr>
            <w:noProof/>
            <w:webHidden/>
          </w:rPr>
          <w:fldChar w:fldCharType="begin"/>
        </w:r>
        <w:r w:rsidR="005D5019">
          <w:rPr>
            <w:noProof/>
            <w:webHidden/>
          </w:rPr>
          <w:instrText xml:space="preserve"> PAGEREF _Toc259090160 \h </w:instrText>
        </w:r>
        <w:r>
          <w:rPr>
            <w:noProof/>
            <w:webHidden/>
          </w:rPr>
        </w:r>
        <w:r>
          <w:rPr>
            <w:noProof/>
            <w:webHidden/>
          </w:rPr>
          <w:fldChar w:fldCharType="separate"/>
        </w:r>
        <w:r w:rsidR="005D5019">
          <w:rPr>
            <w:noProof/>
            <w:webHidden/>
          </w:rPr>
          <w:t>52</w:t>
        </w:r>
        <w:r>
          <w:rPr>
            <w:noProof/>
            <w:webHidden/>
          </w:rPr>
          <w:fldChar w:fldCharType="end"/>
        </w:r>
      </w:hyperlink>
    </w:p>
    <w:p w:rsidR="005D5019" w:rsidRDefault="00073D3C">
      <w:pPr>
        <w:pStyle w:val="TOC3"/>
        <w:rPr>
          <w:rFonts w:asciiTheme="minorHAnsi" w:eastAsiaTheme="minorEastAsia" w:hAnsiTheme="minorHAnsi" w:cstheme="minorBidi"/>
          <w:noProof/>
          <w:color w:val="auto"/>
          <w:sz w:val="22"/>
          <w:szCs w:val="22"/>
          <w:lang w:val="en-US" w:eastAsia="en-US"/>
        </w:rPr>
      </w:pPr>
      <w:hyperlink w:anchor="_Toc259090161" w:history="1">
        <w:r w:rsidR="005D5019" w:rsidRPr="009D3BBA">
          <w:rPr>
            <w:rStyle w:val="Hyperlink"/>
            <w:noProof/>
          </w:rPr>
          <w:t>5.4.5.</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Informacje końcowe</w:t>
        </w:r>
        <w:r w:rsidR="005D5019">
          <w:rPr>
            <w:noProof/>
            <w:webHidden/>
          </w:rPr>
          <w:tab/>
        </w:r>
        <w:r>
          <w:rPr>
            <w:noProof/>
            <w:webHidden/>
          </w:rPr>
          <w:fldChar w:fldCharType="begin"/>
        </w:r>
        <w:r w:rsidR="005D5019">
          <w:rPr>
            <w:noProof/>
            <w:webHidden/>
          </w:rPr>
          <w:instrText xml:space="preserve"> PAGEREF _Toc259090161 \h </w:instrText>
        </w:r>
        <w:r>
          <w:rPr>
            <w:noProof/>
            <w:webHidden/>
          </w:rPr>
        </w:r>
        <w:r>
          <w:rPr>
            <w:noProof/>
            <w:webHidden/>
          </w:rPr>
          <w:fldChar w:fldCharType="separate"/>
        </w:r>
        <w:r w:rsidR="005D5019">
          <w:rPr>
            <w:noProof/>
            <w:webHidden/>
          </w:rPr>
          <w:t>52</w:t>
        </w:r>
        <w:r>
          <w:rPr>
            <w:noProof/>
            <w:webHidden/>
          </w:rPr>
          <w:fldChar w:fldCharType="end"/>
        </w:r>
      </w:hyperlink>
    </w:p>
    <w:p w:rsidR="005D5019" w:rsidRDefault="00073D3C">
      <w:pPr>
        <w:pStyle w:val="TOC2"/>
        <w:rPr>
          <w:rFonts w:asciiTheme="minorHAnsi" w:eastAsiaTheme="minorEastAsia" w:hAnsiTheme="minorHAnsi" w:cstheme="minorBidi"/>
          <w:noProof/>
          <w:color w:val="auto"/>
          <w:sz w:val="22"/>
          <w:szCs w:val="22"/>
          <w:lang w:val="en-US" w:eastAsia="en-US"/>
        </w:rPr>
      </w:pPr>
      <w:hyperlink w:anchor="_Toc259090162" w:history="1">
        <w:r w:rsidR="005D5019" w:rsidRPr="009D3BBA">
          <w:rPr>
            <w:rStyle w:val="Hyperlink"/>
            <w:noProof/>
          </w:rPr>
          <w:t>5.5.</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Narzędzia pomocnicze</w:t>
        </w:r>
        <w:r w:rsidR="005D5019">
          <w:rPr>
            <w:noProof/>
            <w:webHidden/>
          </w:rPr>
          <w:tab/>
        </w:r>
        <w:r>
          <w:rPr>
            <w:noProof/>
            <w:webHidden/>
          </w:rPr>
          <w:fldChar w:fldCharType="begin"/>
        </w:r>
        <w:r w:rsidR="005D5019">
          <w:rPr>
            <w:noProof/>
            <w:webHidden/>
          </w:rPr>
          <w:instrText xml:space="preserve"> PAGEREF _Toc259090162 \h </w:instrText>
        </w:r>
        <w:r>
          <w:rPr>
            <w:noProof/>
            <w:webHidden/>
          </w:rPr>
        </w:r>
        <w:r>
          <w:rPr>
            <w:noProof/>
            <w:webHidden/>
          </w:rPr>
          <w:fldChar w:fldCharType="separate"/>
        </w:r>
        <w:r w:rsidR="005D5019">
          <w:rPr>
            <w:noProof/>
            <w:webHidden/>
          </w:rPr>
          <w:t>52</w:t>
        </w:r>
        <w:r>
          <w:rPr>
            <w:noProof/>
            <w:webHidden/>
          </w:rPr>
          <w:fldChar w:fldCharType="end"/>
        </w:r>
      </w:hyperlink>
    </w:p>
    <w:p w:rsidR="005D5019" w:rsidRDefault="00073D3C">
      <w:pPr>
        <w:pStyle w:val="TOC1"/>
        <w:rPr>
          <w:rFonts w:asciiTheme="minorHAnsi" w:eastAsiaTheme="minorEastAsia" w:hAnsiTheme="minorHAnsi" w:cstheme="minorBidi"/>
          <w:b w:val="0"/>
          <w:noProof/>
          <w:color w:val="auto"/>
          <w:sz w:val="22"/>
          <w:szCs w:val="22"/>
          <w:lang w:val="en-US" w:eastAsia="en-US"/>
        </w:rPr>
      </w:pPr>
      <w:hyperlink w:anchor="_Toc259090163" w:history="1">
        <w:r w:rsidR="005D5019" w:rsidRPr="009D3BBA">
          <w:rPr>
            <w:rStyle w:val="Hyperlink"/>
            <w:noProof/>
          </w:rPr>
          <w:t>6.</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yperlink"/>
            <w:noProof/>
          </w:rPr>
          <w:t>Wnioski/spostrzeżenia</w:t>
        </w:r>
        <w:r w:rsidR="005D5019">
          <w:rPr>
            <w:noProof/>
            <w:webHidden/>
          </w:rPr>
          <w:tab/>
        </w:r>
        <w:r>
          <w:rPr>
            <w:noProof/>
            <w:webHidden/>
          </w:rPr>
          <w:fldChar w:fldCharType="begin"/>
        </w:r>
        <w:r w:rsidR="005D5019">
          <w:rPr>
            <w:noProof/>
            <w:webHidden/>
          </w:rPr>
          <w:instrText xml:space="preserve"> PAGEREF _Toc259090163 \h </w:instrText>
        </w:r>
        <w:r>
          <w:rPr>
            <w:noProof/>
            <w:webHidden/>
          </w:rPr>
        </w:r>
        <w:r>
          <w:rPr>
            <w:noProof/>
            <w:webHidden/>
          </w:rPr>
          <w:fldChar w:fldCharType="separate"/>
        </w:r>
        <w:r w:rsidR="005D5019">
          <w:rPr>
            <w:noProof/>
            <w:webHidden/>
          </w:rPr>
          <w:t>54</w:t>
        </w:r>
        <w:r>
          <w:rPr>
            <w:noProof/>
            <w:webHidden/>
          </w:rPr>
          <w:fldChar w:fldCharType="end"/>
        </w:r>
      </w:hyperlink>
    </w:p>
    <w:p w:rsidR="005D5019" w:rsidRDefault="00073D3C">
      <w:pPr>
        <w:pStyle w:val="TOC2"/>
        <w:rPr>
          <w:rFonts w:asciiTheme="minorHAnsi" w:eastAsiaTheme="minorEastAsia" w:hAnsiTheme="minorHAnsi" w:cstheme="minorBidi"/>
          <w:noProof/>
          <w:color w:val="auto"/>
          <w:sz w:val="22"/>
          <w:szCs w:val="22"/>
          <w:lang w:val="en-US" w:eastAsia="en-US"/>
        </w:rPr>
      </w:pPr>
      <w:hyperlink w:anchor="_Toc259090164" w:history="1">
        <w:r w:rsidR="005D5019" w:rsidRPr="009D3BBA">
          <w:rPr>
            <w:rStyle w:val="Hyperlink"/>
            <w:noProof/>
          </w:rPr>
          <w:t>6.1.</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Mozliwosc rozwoju programu</w:t>
        </w:r>
        <w:r w:rsidR="005D5019">
          <w:rPr>
            <w:noProof/>
            <w:webHidden/>
          </w:rPr>
          <w:tab/>
        </w:r>
        <w:r>
          <w:rPr>
            <w:noProof/>
            <w:webHidden/>
          </w:rPr>
          <w:fldChar w:fldCharType="begin"/>
        </w:r>
        <w:r w:rsidR="005D5019">
          <w:rPr>
            <w:noProof/>
            <w:webHidden/>
          </w:rPr>
          <w:instrText xml:space="preserve"> PAGEREF _Toc259090164 \h </w:instrText>
        </w:r>
        <w:r>
          <w:rPr>
            <w:noProof/>
            <w:webHidden/>
          </w:rPr>
        </w:r>
        <w:r>
          <w:rPr>
            <w:noProof/>
            <w:webHidden/>
          </w:rPr>
          <w:fldChar w:fldCharType="separate"/>
        </w:r>
        <w:r w:rsidR="005D5019">
          <w:rPr>
            <w:noProof/>
            <w:webHidden/>
          </w:rPr>
          <w:t>55</w:t>
        </w:r>
        <w:r>
          <w:rPr>
            <w:noProof/>
            <w:webHidden/>
          </w:rPr>
          <w:fldChar w:fldCharType="end"/>
        </w:r>
      </w:hyperlink>
    </w:p>
    <w:p w:rsidR="005D5019" w:rsidRDefault="00073D3C">
      <w:pPr>
        <w:pStyle w:val="TOC1"/>
        <w:rPr>
          <w:rFonts w:asciiTheme="minorHAnsi" w:eastAsiaTheme="minorEastAsia" w:hAnsiTheme="minorHAnsi" w:cstheme="minorBidi"/>
          <w:b w:val="0"/>
          <w:noProof/>
          <w:color w:val="auto"/>
          <w:sz w:val="22"/>
          <w:szCs w:val="22"/>
          <w:lang w:val="en-US" w:eastAsia="en-US"/>
        </w:rPr>
      </w:pPr>
      <w:hyperlink w:anchor="_Toc259090165" w:history="1">
        <w:r w:rsidR="005D5019" w:rsidRPr="009D3BBA">
          <w:rPr>
            <w:rStyle w:val="Hyperlink"/>
            <w:noProof/>
          </w:rPr>
          <w:t>7.</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yperlink"/>
            <w:noProof/>
          </w:rPr>
          <w:t>Zakończenie</w:t>
        </w:r>
        <w:r w:rsidR="005D5019">
          <w:rPr>
            <w:noProof/>
            <w:webHidden/>
          </w:rPr>
          <w:tab/>
        </w:r>
        <w:r>
          <w:rPr>
            <w:noProof/>
            <w:webHidden/>
          </w:rPr>
          <w:fldChar w:fldCharType="begin"/>
        </w:r>
        <w:r w:rsidR="005D5019">
          <w:rPr>
            <w:noProof/>
            <w:webHidden/>
          </w:rPr>
          <w:instrText xml:space="preserve"> PAGEREF _Toc259090165 \h </w:instrText>
        </w:r>
        <w:r>
          <w:rPr>
            <w:noProof/>
            <w:webHidden/>
          </w:rPr>
        </w:r>
        <w:r>
          <w:rPr>
            <w:noProof/>
            <w:webHidden/>
          </w:rPr>
          <w:fldChar w:fldCharType="separate"/>
        </w:r>
        <w:r w:rsidR="005D5019">
          <w:rPr>
            <w:noProof/>
            <w:webHidden/>
          </w:rPr>
          <w:t>55</w:t>
        </w:r>
        <w:r>
          <w:rPr>
            <w:noProof/>
            <w:webHidden/>
          </w:rPr>
          <w:fldChar w:fldCharType="end"/>
        </w:r>
      </w:hyperlink>
    </w:p>
    <w:p w:rsidR="005D5019" w:rsidRDefault="00073D3C">
      <w:pPr>
        <w:pStyle w:val="TOC1"/>
        <w:rPr>
          <w:rFonts w:asciiTheme="minorHAnsi" w:eastAsiaTheme="minorEastAsia" w:hAnsiTheme="minorHAnsi" w:cstheme="minorBidi"/>
          <w:b w:val="0"/>
          <w:noProof/>
          <w:color w:val="auto"/>
          <w:sz w:val="22"/>
          <w:szCs w:val="22"/>
          <w:lang w:val="en-US" w:eastAsia="en-US"/>
        </w:rPr>
      </w:pPr>
      <w:hyperlink w:anchor="_Toc259090166" w:history="1">
        <w:r w:rsidR="005D5019" w:rsidRPr="009D3BBA">
          <w:rPr>
            <w:rStyle w:val="Hyperlink"/>
            <w:noProof/>
          </w:rPr>
          <w:t>8.</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yperlink"/>
            <w:noProof/>
          </w:rPr>
          <w:t>Bibliografia</w:t>
        </w:r>
        <w:r w:rsidR="005D5019">
          <w:rPr>
            <w:noProof/>
            <w:webHidden/>
          </w:rPr>
          <w:tab/>
        </w:r>
        <w:r>
          <w:rPr>
            <w:noProof/>
            <w:webHidden/>
          </w:rPr>
          <w:fldChar w:fldCharType="begin"/>
        </w:r>
        <w:r w:rsidR="005D5019">
          <w:rPr>
            <w:noProof/>
            <w:webHidden/>
          </w:rPr>
          <w:instrText xml:space="preserve"> PAGEREF _Toc259090166 \h </w:instrText>
        </w:r>
        <w:r>
          <w:rPr>
            <w:noProof/>
            <w:webHidden/>
          </w:rPr>
        </w:r>
        <w:r>
          <w:rPr>
            <w:noProof/>
            <w:webHidden/>
          </w:rPr>
          <w:fldChar w:fldCharType="separate"/>
        </w:r>
        <w:r w:rsidR="005D5019">
          <w:rPr>
            <w:noProof/>
            <w:webHidden/>
          </w:rPr>
          <w:t>55</w:t>
        </w:r>
        <w:r>
          <w:rPr>
            <w:noProof/>
            <w:webHidden/>
          </w:rPr>
          <w:fldChar w:fldCharType="end"/>
        </w:r>
      </w:hyperlink>
    </w:p>
    <w:p w:rsidR="005D5019" w:rsidRDefault="00073D3C">
      <w:pPr>
        <w:pStyle w:val="TOC1"/>
        <w:rPr>
          <w:rFonts w:asciiTheme="minorHAnsi" w:eastAsiaTheme="minorEastAsia" w:hAnsiTheme="minorHAnsi" w:cstheme="minorBidi"/>
          <w:b w:val="0"/>
          <w:noProof/>
          <w:color w:val="auto"/>
          <w:sz w:val="22"/>
          <w:szCs w:val="22"/>
          <w:lang w:val="en-US" w:eastAsia="en-US"/>
        </w:rPr>
      </w:pPr>
      <w:hyperlink w:anchor="_Toc259090167" w:history="1">
        <w:r w:rsidR="005D5019" w:rsidRPr="009D3BBA">
          <w:rPr>
            <w:rStyle w:val="Hyperlink"/>
            <w:noProof/>
          </w:rPr>
          <w:t>9.</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yperlink"/>
            <w:noProof/>
          </w:rPr>
          <w:t>Załączniki</w:t>
        </w:r>
        <w:r w:rsidR="005D5019">
          <w:rPr>
            <w:noProof/>
            <w:webHidden/>
          </w:rPr>
          <w:tab/>
        </w:r>
        <w:r>
          <w:rPr>
            <w:noProof/>
            <w:webHidden/>
          </w:rPr>
          <w:fldChar w:fldCharType="begin"/>
        </w:r>
        <w:r w:rsidR="005D5019">
          <w:rPr>
            <w:noProof/>
            <w:webHidden/>
          </w:rPr>
          <w:instrText xml:space="preserve"> PAGEREF _Toc259090167 \h </w:instrText>
        </w:r>
        <w:r>
          <w:rPr>
            <w:noProof/>
            <w:webHidden/>
          </w:rPr>
        </w:r>
        <w:r>
          <w:rPr>
            <w:noProof/>
            <w:webHidden/>
          </w:rPr>
          <w:fldChar w:fldCharType="separate"/>
        </w:r>
        <w:r w:rsidR="005D5019">
          <w:rPr>
            <w:noProof/>
            <w:webHidden/>
          </w:rPr>
          <w:t>55</w:t>
        </w:r>
        <w:r>
          <w:rPr>
            <w:noProof/>
            <w:webHidden/>
          </w:rPr>
          <w:fldChar w:fldCharType="end"/>
        </w:r>
      </w:hyperlink>
    </w:p>
    <w:p w:rsidR="005D5019" w:rsidRDefault="00073D3C">
      <w:pPr>
        <w:pStyle w:val="TOC2"/>
        <w:rPr>
          <w:rFonts w:asciiTheme="minorHAnsi" w:eastAsiaTheme="minorEastAsia" w:hAnsiTheme="minorHAnsi" w:cstheme="minorBidi"/>
          <w:noProof/>
          <w:color w:val="auto"/>
          <w:sz w:val="22"/>
          <w:szCs w:val="22"/>
          <w:lang w:val="en-US" w:eastAsia="en-US"/>
        </w:rPr>
      </w:pPr>
      <w:hyperlink w:anchor="_Toc259090168" w:history="1">
        <w:r w:rsidR="005D5019" w:rsidRPr="009D3BBA">
          <w:rPr>
            <w:rStyle w:val="Hyperlink"/>
            <w:noProof/>
          </w:rPr>
          <w:t>9.1.</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Kod CPU i GPU?</w:t>
        </w:r>
        <w:r w:rsidR="005D5019">
          <w:rPr>
            <w:noProof/>
            <w:webHidden/>
          </w:rPr>
          <w:tab/>
        </w:r>
        <w:r>
          <w:rPr>
            <w:noProof/>
            <w:webHidden/>
          </w:rPr>
          <w:fldChar w:fldCharType="begin"/>
        </w:r>
        <w:r w:rsidR="005D5019">
          <w:rPr>
            <w:noProof/>
            <w:webHidden/>
          </w:rPr>
          <w:instrText xml:space="preserve"> PAGEREF _Toc259090168 \h </w:instrText>
        </w:r>
        <w:r>
          <w:rPr>
            <w:noProof/>
            <w:webHidden/>
          </w:rPr>
        </w:r>
        <w:r>
          <w:rPr>
            <w:noProof/>
            <w:webHidden/>
          </w:rPr>
          <w:fldChar w:fldCharType="separate"/>
        </w:r>
        <w:r w:rsidR="005D5019">
          <w:rPr>
            <w:noProof/>
            <w:webHidden/>
          </w:rPr>
          <w:t>55</w:t>
        </w:r>
        <w:r>
          <w:rPr>
            <w:noProof/>
            <w:webHidden/>
          </w:rPr>
          <w:fldChar w:fldCharType="end"/>
        </w:r>
      </w:hyperlink>
    </w:p>
    <w:p w:rsidR="00FE168F" w:rsidRPr="00ED676A" w:rsidRDefault="00073D3C" w:rsidP="00C04371">
      <w:pPr>
        <w:ind w:firstLine="0"/>
        <w:rPr>
          <w:color w:val="auto"/>
        </w:rPr>
      </w:pPr>
      <w:r>
        <w:rPr>
          <w:color w:val="auto"/>
        </w:rPr>
        <w:fldChar w:fldCharType="end"/>
      </w:r>
    </w:p>
    <w:p w:rsidR="00836D01" w:rsidRPr="00ED676A" w:rsidRDefault="00FE168F">
      <w:pPr>
        <w:spacing w:after="200" w:line="276" w:lineRule="auto"/>
        <w:ind w:firstLine="0"/>
        <w:rPr>
          <w:color w:val="auto"/>
        </w:rPr>
      </w:pPr>
      <w:r w:rsidRPr="00ED676A">
        <w:rPr>
          <w:color w:val="auto"/>
        </w:rPr>
        <w:br w:type="page"/>
      </w:r>
      <w:r w:rsidR="00836D01" w:rsidRPr="00ED676A">
        <w:rPr>
          <w:color w:val="auto"/>
        </w:rPr>
        <w:lastRenderedPageBreak/>
        <w:t>Spis ilustracji</w:t>
      </w:r>
    </w:p>
    <w:p w:rsidR="005D5019" w:rsidRDefault="00073D3C">
      <w:pPr>
        <w:pStyle w:val="TableofFigures"/>
        <w:tabs>
          <w:tab w:val="right" w:leader="dot" w:pos="8515"/>
        </w:tabs>
        <w:rPr>
          <w:rFonts w:asciiTheme="minorHAnsi" w:eastAsiaTheme="minorEastAsia" w:hAnsiTheme="minorHAnsi" w:cstheme="minorBidi"/>
          <w:noProof/>
          <w:color w:val="auto"/>
          <w:sz w:val="22"/>
          <w:szCs w:val="22"/>
          <w:lang w:val="en-US" w:eastAsia="en-US"/>
        </w:rPr>
      </w:pPr>
      <w:r>
        <w:rPr>
          <w:color w:val="auto"/>
        </w:rPr>
        <w:fldChar w:fldCharType="begin"/>
      </w:r>
      <w:r w:rsidR="005D5019">
        <w:rPr>
          <w:color w:val="auto"/>
        </w:rPr>
        <w:instrText xml:space="preserve"> TOC \h \z \c "Figure" </w:instrText>
      </w:r>
      <w:r>
        <w:rPr>
          <w:color w:val="auto"/>
        </w:rPr>
        <w:fldChar w:fldCharType="separate"/>
      </w:r>
      <w:hyperlink w:anchor="_Toc259089979" w:history="1">
        <w:r w:rsidR="005D5019" w:rsidRPr="006D4805">
          <w:rPr>
            <w:rStyle w:val="Hyperlink"/>
            <w:noProof/>
          </w:rPr>
          <w:t>Figure 1 - Model fizyczny CPU i GPU</w:t>
        </w:r>
        <w:r w:rsidR="005D5019">
          <w:rPr>
            <w:noProof/>
            <w:webHidden/>
          </w:rPr>
          <w:tab/>
        </w:r>
        <w:r>
          <w:rPr>
            <w:noProof/>
            <w:webHidden/>
          </w:rPr>
          <w:fldChar w:fldCharType="begin"/>
        </w:r>
        <w:r w:rsidR="005D5019">
          <w:rPr>
            <w:noProof/>
            <w:webHidden/>
          </w:rPr>
          <w:instrText xml:space="preserve"> PAGEREF _Toc259089979 \h </w:instrText>
        </w:r>
        <w:r>
          <w:rPr>
            <w:noProof/>
            <w:webHidden/>
          </w:rPr>
        </w:r>
        <w:r>
          <w:rPr>
            <w:noProof/>
            <w:webHidden/>
          </w:rPr>
          <w:fldChar w:fldCharType="separate"/>
        </w:r>
        <w:r w:rsidR="005D5019">
          <w:rPr>
            <w:noProof/>
            <w:webHidden/>
          </w:rPr>
          <w:t>11</w:t>
        </w:r>
        <w:r>
          <w:rPr>
            <w:noProof/>
            <w:webHidden/>
          </w:rPr>
          <w:fldChar w:fldCharType="end"/>
        </w:r>
      </w:hyperlink>
    </w:p>
    <w:p w:rsidR="00836D01" w:rsidRPr="00ED676A" w:rsidRDefault="00073D3C">
      <w:pPr>
        <w:spacing w:after="200" w:line="276" w:lineRule="auto"/>
        <w:ind w:firstLine="0"/>
        <w:rPr>
          <w:color w:val="auto"/>
        </w:rPr>
      </w:pPr>
      <w:r>
        <w:rPr>
          <w:color w:val="auto"/>
        </w:rPr>
        <w:fldChar w:fldCharType="end"/>
      </w:r>
    </w:p>
    <w:p w:rsidR="00836D01" w:rsidRPr="00ED676A" w:rsidRDefault="00836D01">
      <w:pPr>
        <w:spacing w:after="200" w:line="276" w:lineRule="auto"/>
        <w:ind w:firstLine="0"/>
        <w:rPr>
          <w:color w:val="auto"/>
        </w:rPr>
      </w:pPr>
    </w:p>
    <w:p w:rsidR="00836D01" w:rsidRPr="00ED676A" w:rsidRDefault="00836D01" w:rsidP="00836D01">
      <w:pPr>
        <w:ind w:firstLine="0"/>
        <w:rPr>
          <w:color w:val="auto"/>
        </w:rPr>
      </w:pPr>
      <w:r w:rsidRPr="00ED676A">
        <w:rPr>
          <w:color w:val="auto"/>
        </w:rPr>
        <w:t>Spis tabel</w:t>
      </w:r>
    </w:p>
    <w:p w:rsidR="00836D01" w:rsidRPr="00ED676A" w:rsidRDefault="00073D3C" w:rsidP="00836D01">
      <w:pPr>
        <w:ind w:firstLine="0"/>
        <w:rPr>
          <w:color w:val="auto"/>
        </w:rPr>
      </w:pPr>
      <w:r w:rsidRPr="00ED676A">
        <w:rPr>
          <w:color w:val="auto"/>
        </w:rPr>
        <w:fldChar w:fldCharType="begin"/>
      </w:r>
      <w:r w:rsidR="00836D01" w:rsidRPr="00ED676A">
        <w:rPr>
          <w:color w:val="auto"/>
        </w:rPr>
        <w:instrText xml:space="preserve"> TOC \h \z \a "Tabela" </w:instrText>
      </w:r>
      <w:r w:rsidRPr="00ED676A">
        <w:rPr>
          <w:color w:val="auto"/>
        </w:rPr>
        <w:fldChar w:fldCharType="separate"/>
      </w:r>
      <w:r w:rsidR="005D5019">
        <w:rPr>
          <w:b/>
          <w:bCs/>
          <w:noProof/>
          <w:color w:val="auto"/>
          <w:lang w:val="en-US"/>
        </w:rPr>
        <w:t>No table of figures entries found.</w:t>
      </w:r>
      <w:r w:rsidRPr="00ED676A">
        <w:rPr>
          <w:color w:val="auto"/>
        </w:rPr>
        <w:fldChar w:fldCharType="end"/>
      </w:r>
    </w:p>
    <w:p w:rsidR="00836D01" w:rsidRPr="00ED676A" w:rsidRDefault="00836D01" w:rsidP="00836D01">
      <w:pPr>
        <w:rPr>
          <w:color w:val="auto"/>
        </w:rPr>
      </w:pPr>
      <w:r w:rsidRPr="00ED676A">
        <w:rPr>
          <w:color w:val="auto"/>
        </w:rPr>
        <w:br w:type="page"/>
      </w:r>
    </w:p>
    <w:p w:rsidR="00836D01" w:rsidRPr="00ED676A" w:rsidRDefault="00FE168F" w:rsidP="002F45CE">
      <w:pPr>
        <w:pStyle w:val="Heading1"/>
      </w:pPr>
      <w:bookmarkStart w:id="2" w:name="_Wstęp"/>
      <w:bookmarkStart w:id="3" w:name="_Toc259090080"/>
      <w:bookmarkEnd w:id="2"/>
      <w:r w:rsidRPr="00ED676A">
        <w:lastRenderedPageBreak/>
        <w:t>Wstęp</w:t>
      </w:r>
      <w:bookmarkEnd w:id="3"/>
    </w:p>
    <w:p w:rsidR="00F72999" w:rsidRPr="00ED676A" w:rsidRDefault="00075D1A" w:rsidP="0052657A">
      <w:pPr>
        <w:rPr>
          <w:color w:val="auto"/>
        </w:rPr>
      </w:pPr>
      <w:r w:rsidRPr="00ED676A">
        <w:rPr>
          <w:color w:val="auto"/>
        </w:rPr>
        <w:t xml:space="preserve">Przez ostatnie kilkadziesiąt lat, wydajność komputerów wzrastała bardzo szybko w sposób </w:t>
      </w:r>
      <w:r w:rsidR="00830496" w:rsidRPr="00ED676A">
        <w:rPr>
          <w:color w:val="auto"/>
        </w:rPr>
        <w:t>wykładniczy</w:t>
      </w:r>
      <w:r w:rsidRPr="00ED676A">
        <w:rPr>
          <w:rStyle w:val="FootnoteReference"/>
          <w:color w:val="auto"/>
        </w:rPr>
        <w:footnoteReference w:id="1"/>
      </w:r>
      <w:r w:rsidR="00830496" w:rsidRPr="00ED676A">
        <w:rPr>
          <w:color w:val="auto"/>
        </w:rPr>
        <w:t xml:space="preserve">. Sam rozwój sprzętu jest powiązany z rozwojem oprogramowania, które też wymaga 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 w CPU, co postawiło wyzwania przed twórcami oprogramowania</w:t>
      </w:r>
      <w:r w:rsidR="00610676" w:rsidRPr="00ED676A">
        <w:rPr>
          <w:color w:val="auto"/>
        </w:rPr>
        <w:t xml:space="preserve"> – programy zaczynają używa</w:t>
      </w:r>
      <w:r w:rsidR="00607B38" w:rsidRPr="00ED676A">
        <w:rPr>
          <w:color w:val="auto"/>
        </w:rPr>
        <w:t>ć więcej niż jednego procesora.</w:t>
      </w:r>
    </w:p>
    <w:p w:rsidR="002059AF" w:rsidRPr="00ED676A" w:rsidRDefault="00610676" w:rsidP="0052657A">
      <w:pPr>
        <w:rPr>
          <w:color w:val="auto"/>
        </w:rPr>
      </w:pPr>
      <w:r w:rsidRPr="00ED676A">
        <w:rPr>
          <w:color w:val="auto"/>
        </w:rPr>
        <w:t xml:space="preserve">Jednak zaledwie 2-3 lata temu pojawiła się możliwość </w:t>
      </w:r>
      <w:r w:rsidR="00F72999" w:rsidRPr="00ED676A">
        <w:rPr>
          <w:color w:val="auto"/>
        </w:rPr>
        <w:t xml:space="preserve">wykonywania obliczeń w zupełnie inny sposób. Zamiast używania (tak jak do tej pory) CPU oraz pamięci RAM, </w:t>
      </w:r>
      <w:r w:rsidR="00E039C3" w:rsidRPr="00ED676A">
        <w:rPr>
          <w:color w:val="auto"/>
        </w:rPr>
        <w:t>pojawiły się biblioteki umożliwiające przetwarzanie danych na kartach graficznych (GPU)</w:t>
      </w:r>
      <w:r w:rsidR="00266FFA" w:rsidRPr="00ED676A">
        <w:rPr>
          <w:color w:val="auto"/>
        </w:rPr>
        <w:t>, opisane w rozdziale</w:t>
      </w:r>
      <w:r w:rsidR="005F421D" w:rsidRPr="00ED676A">
        <w:rPr>
          <w:color w:val="auto"/>
        </w:rPr>
        <w:t xml:space="preserve"> X.X</w:t>
      </w:r>
      <w:r w:rsidR="00E039C3" w:rsidRPr="00ED676A">
        <w:rPr>
          <w:color w:val="auto"/>
        </w:rPr>
        <w:t xml:space="preserve">. Najnowsze karty graficzne, stworzone do przetwarzania </w:t>
      </w:r>
      <w:r w:rsidR="00B23875" w:rsidRPr="00ED676A">
        <w:rPr>
          <w:color w:val="auto"/>
        </w:rPr>
        <w:t xml:space="preserve">danych graficznych z bardzo dużą prędkością, mogą być aktualnie użyte do wykonywania obliczeń </w:t>
      </w:r>
      <w:r w:rsidR="00E81421" w:rsidRPr="00ED676A">
        <w:rPr>
          <w:color w:val="auto"/>
        </w:rPr>
        <w:t>każdego rodzaju.</w:t>
      </w:r>
      <w:r w:rsidR="00F549D5" w:rsidRPr="00ED676A">
        <w:rPr>
          <w:color w:val="auto"/>
        </w:rPr>
        <w:t xml:space="preserve"> Budowa GPU </w:t>
      </w:r>
      <w:r w:rsidR="00BB502D" w:rsidRPr="00ED676A">
        <w:rPr>
          <w:color w:val="auto"/>
        </w:rPr>
        <w:t xml:space="preserve">jest zdecydowanie inna od budowy CPU, przez co </w:t>
      </w:r>
      <w:r w:rsidR="00F549D5" w:rsidRPr="00ED676A">
        <w:rPr>
          <w:color w:val="auto"/>
        </w:rPr>
        <w:t>spos</w:t>
      </w:r>
      <w:r w:rsidR="00BB502D" w:rsidRPr="00ED676A">
        <w:rPr>
          <w:color w:val="auto"/>
        </w:rPr>
        <w:t>oby</w:t>
      </w:r>
      <w:r w:rsidR="00F549D5" w:rsidRPr="00ED676A">
        <w:rPr>
          <w:color w:val="auto"/>
        </w:rPr>
        <w:t xml:space="preserve"> wykonywania na </w:t>
      </w:r>
      <w:r w:rsidR="00BB502D" w:rsidRPr="00ED676A">
        <w:rPr>
          <w:color w:val="auto"/>
        </w:rPr>
        <w:t xml:space="preserve">nich </w:t>
      </w:r>
      <w:r w:rsidR="00F549D5" w:rsidRPr="00ED676A">
        <w:rPr>
          <w:color w:val="auto"/>
        </w:rPr>
        <w:t>obliczeń bardzo się różnią</w:t>
      </w:r>
      <w:r w:rsidR="00BB502D" w:rsidRPr="00ED676A">
        <w:rPr>
          <w:color w:val="auto"/>
        </w:rPr>
        <w:t xml:space="preserve">. </w:t>
      </w:r>
      <w:r w:rsidR="00D62F34" w:rsidRPr="00ED676A">
        <w:rPr>
          <w:color w:val="auto"/>
        </w:rPr>
        <w:t>Na 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 xml:space="preserve">, a minimalna ilość wątków potrzebna do osiągnięcia wysokiej wydajności jest często liczona w tysiącach. </w:t>
      </w:r>
      <w:r w:rsidR="00602B0F" w:rsidRPr="00ED676A">
        <w:rPr>
          <w:color w:val="auto"/>
        </w:rPr>
        <w:t>W związku z tym, pełne wykorzystanie mocy współczesnych GPU</w:t>
      </w:r>
      <w:r w:rsidR="006B66D6" w:rsidRPr="00ED676A">
        <w:rPr>
          <w:rStyle w:val="FootnoteReference"/>
          <w:color w:val="auto"/>
        </w:rPr>
        <w:footnoteReference w:id="2"/>
      </w:r>
      <w:r w:rsidR="00602B0F" w:rsidRPr="00ED676A">
        <w:rPr>
          <w:color w:val="auto"/>
        </w:rPr>
        <w:t xml:space="preserve"> jest możliwe tylko w przypadku </w:t>
      </w:r>
      <w:r w:rsidR="00BC52B8" w:rsidRPr="00ED676A">
        <w:rPr>
          <w:color w:val="auto"/>
        </w:rPr>
        <w:t>zadań, które można w 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 xml:space="preserve">znaleziono już wiele praktycznych zastosowań GPU </w:t>
      </w:r>
      <w:r w:rsidR="00441F24" w:rsidRPr="00ED676A">
        <w:rPr>
          <w:color w:val="auto"/>
        </w:rPr>
        <w:t xml:space="preserve">w programach ogólnego użytku, jest też wiele prac badawczych </w:t>
      </w:r>
      <w:r w:rsidR="009A0841" w:rsidRPr="00ED676A">
        <w:rPr>
          <w:color w:val="auto"/>
        </w:rPr>
        <w:t xml:space="preserve"> </w:t>
      </w:r>
      <w:r w:rsidR="007C5C3A" w:rsidRPr="00ED676A">
        <w:rPr>
          <w:color w:val="auto"/>
        </w:rPr>
        <w:t xml:space="preserve">porównujących </w:t>
      </w:r>
      <w:r w:rsidR="00360302" w:rsidRPr="00ED676A">
        <w:rPr>
          <w:color w:val="auto"/>
        </w:rPr>
        <w:t>prędkość programów wykonywanych na CPU</w:t>
      </w:r>
      <w:r w:rsidR="00DB63D4">
        <w:rPr>
          <w:rStyle w:val="FootnoteReference"/>
          <w:color w:val="auto"/>
        </w:rPr>
        <w:footnoteReference w:id="3"/>
      </w:r>
      <w:r w:rsidR="00360302" w:rsidRPr="00ED676A">
        <w:rPr>
          <w:color w:val="auto"/>
        </w:rPr>
        <w:t xml:space="preserve"> z programami napisanymi na GPU. Jednym z najczęściej </w:t>
      </w:r>
      <w:r w:rsidR="00A06994" w:rsidRPr="00ED676A">
        <w:rPr>
          <w:color w:val="auto"/>
        </w:rPr>
        <w:t>wykonywanych porównań są operacje na sieciach neuronowych. Uruchamianie i trenowanie sieci neuronowych są operacjami</w:t>
      </w:r>
      <w:r w:rsidR="00A62E92" w:rsidRPr="00ED676A">
        <w:rPr>
          <w:color w:val="auto"/>
        </w:rPr>
        <w:t>, gdzie wykonywanych jest wiele podobnych działań, przez co są idealne jako możliwy program do wykonania na GPU.</w:t>
      </w:r>
    </w:p>
    <w:p w:rsidR="0071631C" w:rsidRDefault="00A62E92" w:rsidP="00D6346F">
      <w:pPr>
        <w:rPr>
          <w:color w:val="auto"/>
        </w:rPr>
      </w:pPr>
      <w:r w:rsidRPr="00ED676A">
        <w:rPr>
          <w:color w:val="auto"/>
        </w:rPr>
        <w:t xml:space="preserve">W tej pracy, </w:t>
      </w:r>
      <w:r w:rsidR="00357711" w:rsidRPr="00ED676A">
        <w:rPr>
          <w:color w:val="auto"/>
        </w:rPr>
        <w:t xml:space="preserve">chciałem opisać bibliotekę CNL, której zadaniem jest </w:t>
      </w:r>
      <w:r w:rsidR="007633B4" w:rsidRPr="00ED676A">
        <w:rPr>
          <w:color w:val="auto"/>
        </w:rPr>
        <w:t>wykonywanie operacji na sieciach neuronowych (na CPU oraz GPU</w:t>
      </w:r>
      <w:r w:rsidR="00A966B4" w:rsidRPr="00ED676A">
        <w:rPr>
          <w:color w:val="auto"/>
        </w:rPr>
        <w:t xml:space="preserve">), przy użyciu biblioteki NVIDIA </w:t>
      </w:r>
      <w:r w:rsidR="00A966B4" w:rsidRPr="00ED676A">
        <w:rPr>
          <w:color w:val="auto"/>
        </w:rPr>
        <w:lastRenderedPageBreak/>
        <w:t>CUDA.</w:t>
      </w:r>
      <w:r w:rsidR="003C7196" w:rsidRPr="00ED676A">
        <w:rPr>
          <w:color w:val="auto"/>
        </w:rPr>
        <w:t xml:space="preserve"> </w:t>
      </w:r>
      <w:r w:rsidR="001E6519" w:rsidRPr="00ED676A">
        <w:rPr>
          <w:color w:val="auto"/>
        </w:rPr>
        <w:t>W b</w:t>
      </w:r>
      <w:r w:rsidR="003C7196" w:rsidRPr="00ED676A">
        <w:rPr>
          <w:color w:val="auto"/>
        </w:rPr>
        <w:t>ibliote</w:t>
      </w:r>
      <w:r w:rsidR="001E6519" w:rsidRPr="00ED676A">
        <w:rPr>
          <w:color w:val="auto"/>
        </w:rPr>
        <w:t>ce CNL została zaimplementowana obsługa sieci MLP</w:t>
      </w:r>
      <w:r w:rsidR="001E6519" w:rsidRPr="00ED676A">
        <w:rPr>
          <w:rStyle w:val="FootnoteReference"/>
          <w:color w:val="auto"/>
        </w:rPr>
        <w:footnoteReference w:id="4"/>
      </w:r>
      <w:r w:rsidR="005A03DA" w:rsidRPr="00ED676A">
        <w:rPr>
          <w:color w:val="auto"/>
        </w:rPr>
        <w:t xml:space="preserve">; sama biblioteka została zaprojektowana tak, aby była łatwo rozszerzalna o obsługę innych typów sieci. </w:t>
      </w:r>
      <w:r w:rsidR="00D6346F" w:rsidRPr="00ED676A">
        <w:rPr>
          <w:color w:val="auto"/>
        </w:rPr>
        <w:t>W czasie jej tworzenia, duży nacisk został też położony na uzyskanie dużej wydajności operacji na GPU.</w:t>
      </w:r>
    </w:p>
    <w:p w:rsidR="009419D4" w:rsidRPr="00ED676A" w:rsidRDefault="009419D4" w:rsidP="00D6346F">
      <w:pPr>
        <w:rPr>
          <w:color w:val="auto"/>
        </w:rPr>
      </w:pPr>
    </w:p>
    <w:p w:rsidR="006526E5" w:rsidRPr="00ED676A" w:rsidRDefault="00104C2F" w:rsidP="00D6346F">
      <w:pPr>
        <w:rPr>
          <w:color w:val="auto"/>
        </w:rPr>
      </w:pPr>
      <w:r w:rsidRPr="00ED676A">
        <w:rPr>
          <w:color w:val="auto"/>
        </w:rPr>
        <w:t xml:space="preserve">Powyższy </w:t>
      </w:r>
      <w:hyperlink w:anchor="_Wstęp" w:history="1">
        <w:r w:rsidRPr="00DB63D4">
          <w:rPr>
            <w:rStyle w:val="Hyperlink"/>
          </w:rPr>
          <w:t>r</w:t>
        </w:r>
        <w:r w:rsidR="006526E5" w:rsidRPr="00DB63D4">
          <w:rPr>
            <w:rStyle w:val="Hyperlink"/>
          </w:rPr>
          <w:t>ozdział 1</w:t>
        </w:r>
      </w:hyperlink>
      <w:r w:rsidR="006526E5" w:rsidRPr="00ED676A">
        <w:rPr>
          <w:color w:val="auto"/>
        </w:rPr>
        <w:t xml:space="preserve"> </w:t>
      </w:r>
      <w:r w:rsidRPr="00ED676A">
        <w:rPr>
          <w:color w:val="auto"/>
        </w:rPr>
        <w:t xml:space="preserve">zawiera bardzo ogólne </w:t>
      </w:r>
      <w:r w:rsidR="004E17C7" w:rsidRPr="00ED676A">
        <w:rPr>
          <w:color w:val="auto"/>
        </w:rPr>
        <w:t xml:space="preserve">wprowadzenie do problematyki </w:t>
      </w:r>
      <w:r w:rsidR="00066F82" w:rsidRPr="00ED676A">
        <w:rPr>
          <w:color w:val="auto"/>
        </w:rPr>
        <w:t>GPGPU</w:t>
      </w:r>
      <w:r w:rsidR="00066F82" w:rsidRPr="00ED676A">
        <w:rPr>
          <w:rStyle w:val="FootnoteReference"/>
          <w:color w:val="auto"/>
        </w:rPr>
        <w:footnoteReference w:id="5"/>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073D3C" w:rsidP="00D6346F">
      <w:pPr>
        <w:rPr>
          <w:color w:val="auto"/>
        </w:rPr>
      </w:pPr>
      <w:hyperlink w:anchor="_Równoległe_przetwarzanie_z" w:history="1">
        <w:r w:rsidR="00D1253A" w:rsidRPr="00DB63D4">
          <w:rPr>
            <w:rStyle w:val="Hyperlink"/>
          </w:rPr>
          <w:t>Rozdział 2</w:t>
        </w:r>
      </w:hyperlink>
      <w:r w:rsidR="00D1253A" w:rsidRPr="00ED676A">
        <w:rPr>
          <w:color w:val="auto"/>
        </w:rPr>
        <w:t xml:space="preserve"> przedstawia informacje o </w:t>
      </w:r>
      <w:r w:rsidR="00A20443" w:rsidRPr="00ED676A">
        <w:rPr>
          <w:color w:val="auto"/>
        </w:rPr>
        <w:t>kartach graficznych, ich budowę i technologie służące do użycia ich w 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programy wykorzystujące karty graficzne do przyspieszania różnych obliczeń</w:t>
      </w:r>
      <w:r w:rsidR="00074685" w:rsidRPr="00ED676A">
        <w:rPr>
          <w:color w:val="auto"/>
        </w:rPr>
        <w:t>.</w:t>
      </w:r>
    </w:p>
    <w:p w:rsidR="00074685" w:rsidRPr="00ED676A" w:rsidRDefault="00022634" w:rsidP="00D6346F">
      <w:pPr>
        <w:rPr>
          <w:color w:val="auto"/>
        </w:rPr>
      </w:pPr>
      <w:r w:rsidRPr="00ED676A">
        <w:rPr>
          <w:color w:val="auto"/>
        </w:rPr>
        <w:t>Informacje o 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 xml:space="preserve">ych, ich budowie i rodzajach, są opisane w </w:t>
      </w:r>
      <w:hyperlink w:anchor="_Sztuczne_sieci_neuronowe" w:history="1">
        <w:r w:rsidRPr="00DB63D4">
          <w:rPr>
            <w:rStyle w:val="Hyperlink"/>
          </w:rPr>
          <w:t>rozdziale 3</w:t>
        </w:r>
      </w:hyperlink>
      <w:r w:rsidRPr="00ED676A">
        <w:rPr>
          <w:color w:val="auto"/>
        </w:rPr>
        <w:t>.</w:t>
      </w:r>
    </w:p>
    <w:p w:rsidR="00A33744" w:rsidRPr="00ED676A" w:rsidRDefault="00073D3C" w:rsidP="00D6346F">
      <w:pPr>
        <w:rPr>
          <w:color w:val="auto"/>
        </w:rPr>
      </w:pPr>
      <w:hyperlink w:anchor="_Implementacja_sztucznych_sieci" w:history="1">
        <w:r w:rsidR="003845B3" w:rsidRPr="00DB63D4">
          <w:rPr>
            <w:rStyle w:val="Hyperlink"/>
          </w:rPr>
          <w:t>Rozdział 4</w:t>
        </w:r>
      </w:hyperlink>
      <w:r w:rsidR="003845B3" w:rsidRPr="00ED676A">
        <w:rPr>
          <w:color w:val="auto"/>
        </w:rPr>
        <w:t xml:space="preserve"> jest swoistym powiązaniem między rozdziałami 2 i 3. </w:t>
      </w:r>
      <w:r w:rsidR="00735B97" w:rsidRPr="00ED676A">
        <w:rPr>
          <w:color w:val="auto"/>
        </w:rPr>
        <w:t xml:space="preserve">Pokazuje, że z matematycznego punktu widzenia wiele operacji na sieciach neuronowych może być przedstawionych jako działania macierzowe. </w:t>
      </w:r>
      <w:r w:rsidR="00CC2BFD" w:rsidRPr="00ED676A">
        <w:rPr>
          <w:color w:val="auto"/>
        </w:rPr>
        <w:t>Jest tam opisane, w jaki sposób byłoby możliwe wykorzystanie możliwości wielopotokowego procesora GPU przy operacjach na sieciach neuronowych.</w:t>
      </w:r>
    </w:p>
    <w:p w:rsidR="00837EC0" w:rsidRPr="00ED676A" w:rsidRDefault="00837EC0" w:rsidP="00D6346F">
      <w:pPr>
        <w:rPr>
          <w:color w:val="auto"/>
        </w:rPr>
      </w:pPr>
      <w:r w:rsidRPr="00ED676A">
        <w:rPr>
          <w:color w:val="auto"/>
        </w:rPr>
        <w:t xml:space="preserve">Najwięcej miejsca </w:t>
      </w:r>
      <w:r w:rsidR="00287868" w:rsidRPr="00ED676A">
        <w:rPr>
          <w:color w:val="auto"/>
        </w:rPr>
        <w:t xml:space="preserve">zostało poświęcone </w:t>
      </w:r>
      <w:hyperlink w:anchor="_Biblioteka_CNL" w:history="1">
        <w:r w:rsidR="00287868" w:rsidRPr="00DB63D4">
          <w:rPr>
            <w:rStyle w:val="Hyperlink"/>
          </w:rPr>
          <w:t>rozdziałowi 5</w:t>
        </w:r>
      </w:hyperlink>
      <w:r w:rsidR="00287868" w:rsidRPr="00ED676A">
        <w:rPr>
          <w:color w:val="auto"/>
        </w:rPr>
        <w:t xml:space="preserve">, gdzie została dokładnie opisana biblioteka CNL. Zawarte są tam informacje o sposobie implementacji całej biblioteki – części uruchamianej na CPU, jak i na GPU. </w:t>
      </w:r>
      <w:r w:rsidR="00D035DE" w:rsidRPr="00ED676A">
        <w:rPr>
          <w:color w:val="auto"/>
        </w:rPr>
        <w:t>Opisane zostały sposoby optymalizacji operacji GPU i testy badające prędkość oraz jakość działania biblioteki.</w:t>
      </w:r>
    </w:p>
    <w:p w:rsidR="008755F2" w:rsidRPr="00ED676A" w:rsidRDefault="00BE2421" w:rsidP="009B1F79">
      <w:pPr>
        <w:spacing w:after="200" w:line="276" w:lineRule="auto"/>
        <w:rPr>
          <w:color w:val="auto"/>
        </w:rPr>
      </w:pPr>
      <w:r w:rsidRPr="00ED676A">
        <w:rPr>
          <w:color w:val="auto"/>
        </w:rPr>
        <w:t xml:space="preserve">W </w:t>
      </w:r>
      <w:hyperlink w:anchor="_Wnioski/spostrzeżenia" w:history="1">
        <w:r w:rsidRPr="00DB63D4">
          <w:rPr>
            <w:rStyle w:val="Hyperlink"/>
          </w:rPr>
          <w:t>rozdzia</w:t>
        </w:r>
        <w:r w:rsidR="00DB63D4">
          <w:rPr>
            <w:rStyle w:val="Hyperlink"/>
          </w:rPr>
          <w:t>le</w:t>
        </w:r>
        <w:r w:rsidRPr="00DB63D4">
          <w:rPr>
            <w:rStyle w:val="Hyperlink"/>
          </w:rPr>
          <w:t xml:space="preserve"> 6</w:t>
        </w:r>
      </w:hyperlink>
      <w:r w:rsidRPr="00ED676A">
        <w:rPr>
          <w:color w:val="auto"/>
        </w:rPr>
        <w:t xml:space="preserve"> zawarte są wnioski</w:t>
      </w:r>
      <w:r w:rsidR="008E614E" w:rsidRPr="00ED676A">
        <w:rPr>
          <w:color w:val="auto"/>
        </w:rPr>
        <w:t xml:space="preserve"> i spostrzeżenia</w:t>
      </w:r>
      <w:r w:rsidRPr="00ED676A">
        <w:rPr>
          <w:color w:val="auto"/>
        </w:rPr>
        <w:t xml:space="preserve"> wyciągnięte po</w:t>
      </w:r>
      <w:r w:rsidR="008E614E" w:rsidRPr="00ED676A">
        <w:rPr>
          <w:color w:val="auto"/>
        </w:rPr>
        <w:t xml:space="preserve"> napisaniu i przetestowaniu całej biblioteki</w:t>
      </w:r>
      <w:r w:rsidR="00B41834" w:rsidRPr="00ED676A">
        <w:rPr>
          <w:color w:val="auto"/>
        </w:rPr>
        <w:t xml:space="preserve"> oraz możliwe perspektywy rozwoju i rozbudowy biblioteki, jak i całego rozwoju technologii GPGPU.</w:t>
      </w:r>
    </w:p>
    <w:p w:rsidR="00B41834" w:rsidRPr="00ED676A" w:rsidRDefault="00073D3C" w:rsidP="009B1F79">
      <w:pPr>
        <w:spacing w:after="200" w:line="276" w:lineRule="auto"/>
        <w:rPr>
          <w:color w:val="auto"/>
        </w:rPr>
      </w:pPr>
      <w:hyperlink w:anchor="_Zakończenie" w:history="1">
        <w:r w:rsidR="00B41834" w:rsidRPr="00DB63D4">
          <w:rPr>
            <w:rStyle w:val="Hyperlink"/>
          </w:rPr>
          <w:t>Rozdział 7</w:t>
        </w:r>
      </w:hyperlink>
      <w:r w:rsidR="00B41834" w:rsidRPr="00ED676A">
        <w:rPr>
          <w:color w:val="auto"/>
        </w:rPr>
        <w:t xml:space="preserve"> zawiera końcowe myśli na temat niniejszej pracy.</w:t>
      </w:r>
    </w:p>
    <w:p w:rsidR="009B1F79" w:rsidRPr="00ED676A" w:rsidRDefault="008755F2" w:rsidP="009B1F79">
      <w:pPr>
        <w:spacing w:after="200" w:line="276" w:lineRule="auto"/>
        <w:rPr>
          <w:color w:val="auto"/>
        </w:rPr>
      </w:pPr>
      <w:r w:rsidRPr="00ED676A">
        <w:rPr>
          <w:color w:val="auto"/>
        </w:rPr>
        <w:t xml:space="preserve">// </w:t>
      </w:r>
      <w:r w:rsidR="009B1F79" w:rsidRPr="00ED676A">
        <w:rPr>
          <w:color w:val="auto"/>
        </w:rPr>
        <w:t>Motywacja</w:t>
      </w:r>
      <w:r w:rsidR="00104C2F" w:rsidRPr="00ED676A">
        <w:rPr>
          <w:color w:val="auto"/>
        </w:rPr>
        <w:t xml:space="preserve"> (cel pracy)</w:t>
      </w:r>
    </w:p>
    <w:p w:rsidR="009B1F79" w:rsidRPr="00ED676A" w:rsidRDefault="009B1F79" w:rsidP="009B1F79">
      <w:pPr>
        <w:spacing w:after="200" w:line="276" w:lineRule="auto"/>
        <w:rPr>
          <w:color w:val="auto"/>
        </w:rPr>
      </w:pPr>
    </w:p>
    <w:p w:rsidR="007548EF" w:rsidRPr="00ED676A" w:rsidRDefault="007548EF" w:rsidP="00322C7C">
      <w:pPr>
        <w:ind w:firstLine="0"/>
        <w:rPr>
          <w:color w:val="auto"/>
        </w:rPr>
      </w:pPr>
    </w:p>
    <w:p w:rsidR="00B1719E" w:rsidRPr="00ED676A" w:rsidRDefault="00B1719E" w:rsidP="00B1719E">
      <w:pPr>
        <w:rPr>
          <w:color w:val="auto"/>
        </w:rPr>
      </w:pPr>
    </w:p>
    <w:p w:rsidR="00B1719E" w:rsidRPr="00ED676A" w:rsidRDefault="00B1719E" w:rsidP="00B1719E">
      <w:pPr>
        <w:rPr>
          <w:color w:val="auto"/>
        </w:rPr>
      </w:pPr>
      <w:r w:rsidRPr="00ED676A">
        <w:rPr>
          <w:color w:val="auto"/>
        </w:rPr>
        <w:t>Słowniczek pojęć?</w:t>
      </w:r>
    </w:p>
    <w:p w:rsidR="00B05F3E" w:rsidRPr="00ED676A" w:rsidRDefault="00B05F3E">
      <w:pPr>
        <w:spacing w:after="200" w:line="276" w:lineRule="auto"/>
        <w:ind w:firstLine="0"/>
        <w:rPr>
          <w:rFonts w:eastAsiaTheme="majorEastAsia"/>
          <w:b/>
          <w:bCs/>
          <w:color w:val="auto"/>
        </w:rPr>
      </w:pPr>
      <w:r w:rsidRPr="00ED676A">
        <w:rPr>
          <w:color w:val="auto"/>
        </w:rPr>
        <w:br w:type="page"/>
      </w:r>
    </w:p>
    <w:p w:rsidR="000B705B" w:rsidRPr="00ED676A" w:rsidRDefault="00836D01" w:rsidP="000B705B">
      <w:pPr>
        <w:pStyle w:val="Heading1"/>
      </w:pPr>
      <w:bookmarkStart w:id="4" w:name="_Równoległe_przetwarzanie_z"/>
      <w:bookmarkStart w:id="5" w:name="_Toc259090081"/>
      <w:bookmarkEnd w:id="4"/>
      <w:r w:rsidRPr="00ED676A">
        <w:lastRenderedPageBreak/>
        <w:t>Równoległe przetwarzanie z zastosowaniem GPU</w:t>
      </w:r>
      <w:bookmarkEnd w:id="5"/>
    </w:p>
    <w:p w:rsidR="00B06BB3" w:rsidRPr="00ED676A" w:rsidRDefault="004D1D16" w:rsidP="00B06BB3">
      <w:pPr>
        <w:rPr>
          <w:color w:val="auto"/>
        </w:rPr>
      </w:pPr>
      <w:r w:rsidRPr="00ED676A">
        <w:rPr>
          <w:color w:val="auto"/>
        </w:rPr>
        <w:t xml:space="preserve">Możliwość użycia kart graficznych do zastosowań zarezerwowanych dotychczas dla </w:t>
      </w:r>
      <w:r w:rsidR="00B06BB3" w:rsidRPr="00ED676A">
        <w:rPr>
          <w:color w:val="auto"/>
        </w:rPr>
        <w:t xml:space="preserve">procesorów CPU pojawiła się </w:t>
      </w:r>
      <w:r w:rsidR="00283F42" w:rsidRPr="00ED676A">
        <w:rPr>
          <w:color w:val="auto"/>
        </w:rPr>
        <w:t>stosunkowo</w:t>
      </w:r>
      <w:r w:rsidR="00B06BB3" w:rsidRPr="00ED676A">
        <w:rPr>
          <w:color w:val="auto"/>
        </w:rPr>
        <w:t xml:space="preserve"> niedawno – około 2</w:t>
      </w:r>
      <w:r w:rsidR="00D271F9" w:rsidRPr="00ED676A">
        <w:rPr>
          <w:color w:val="auto"/>
        </w:rPr>
        <w:t>-3</w:t>
      </w:r>
      <w:r w:rsidR="00B06BB3" w:rsidRPr="00ED676A">
        <w:rPr>
          <w:color w:val="auto"/>
        </w:rPr>
        <w:t xml:space="preserve"> lata temu, kiedy NVIDIA zaprezentowała technologię CUDA</w:t>
      </w:r>
      <w:r w:rsidR="004456A1">
        <w:rPr>
          <w:rStyle w:val="FootnoteReference"/>
          <w:color w:val="auto"/>
        </w:rPr>
        <w:footnoteReference w:id="6"/>
      </w:r>
      <w:r w:rsidR="00B06BB3" w:rsidRPr="00ED676A">
        <w:rPr>
          <w:color w:val="auto"/>
        </w:rPr>
        <w:t xml:space="preserve">, a ATI stworzyło technologię Stream. </w:t>
      </w:r>
      <w:r w:rsidR="002E2F36" w:rsidRPr="00ED676A">
        <w:rPr>
          <w:color w:val="auto"/>
        </w:rPr>
        <w:t>Stało się to możliwe,</w:t>
      </w:r>
      <w:r w:rsidR="00637749" w:rsidRPr="00ED676A">
        <w:rPr>
          <w:color w:val="auto"/>
        </w:rPr>
        <w:t xml:space="preserve"> gdy w kartach tych producentów do potoku renderującego</w:t>
      </w:r>
      <w:r w:rsidR="00AE3D5B" w:rsidRPr="00ED676A">
        <w:rPr>
          <w:rStyle w:val="FootnoteReference"/>
          <w:color w:val="auto"/>
        </w:rPr>
        <w:footnoteReference w:id="7"/>
      </w:r>
      <w:r w:rsidR="00506452" w:rsidRPr="00ED676A">
        <w:rPr>
          <w:color w:val="auto"/>
        </w:rPr>
        <w:t xml:space="preserve"> dodano programowaln</w:t>
      </w:r>
      <w:r w:rsidR="008264A6" w:rsidRPr="00ED676A">
        <w:rPr>
          <w:color w:val="auto"/>
        </w:rPr>
        <w:t>e etapy, które mogą zostać wykorzystane do wykonywania funkcji niezwiązanych z przetwarzaniem grafiki.</w:t>
      </w:r>
    </w:p>
    <w:p w:rsidR="00637749" w:rsidRPr="00ED676A" w:rsidRDefault="00637749" w:rsidP="00B06BB3">
      <w:pPr>
        <w:rPr>
          <w:color w:val="auto"/>
        </w:rPr>
      </w:pPr>
    </w:p>
    <w:p w:rsidR="00637749" w:rsidRPr="00ED676A" w:rsidRDefault="00637749" w:rsidP="00B06BB3">
      <w:pPr>
        <w:rPr>
          <w:color w:val="auto"/>
        </w:rPr>
      </w:pPr>
    </w:p>
    <w:p w:rsidR="000B705B" w:rsidRPr="00ED676A" w:rsidRDefault="00322C7C" w:rsidP="000B705B">
      <w:pPr>
        <w:rPr>
          <w:color w:val="auto"/>
        </w:rPr>
      </w:pPr>
      <w:r w:rsidRPr="00ED676A">
        <w:rPr>
          <w:color w:val="auto"/>
        </w:rPr>
        <w:t xml:space="preserve">// </w:t>
      </w:r>
      <w:r w:rsidR="002301E2" w:rsidRPr="00ED676A">
        <w:rPr>
          <w:color w:val="auto"/>
        </w:rPr>
        <w:t>Jakaś bibliografia o kartach graficznych…</w:t>
      </w:r>
    </w:p>
    <w:p w:rsidR="00B05F3E" w:rsidRPr="00ED676A" w:rsidRDefault="00B05F3E" w:rsidP="00B05F3E">
      <w:pPr>
        <w:rPr>
          <w:color w:val="auto"/>
        </w:rPr>
      </w:pPr>
    </w:p>
    <w:p w:rsidR="00B05F3E" w:rsidRPr="00ED676A" w:rsidRDefault="00B05F3E" w:rsidP="00B05F3E">
      <w:pPr>
        <w:rPr>
          <w:color w:val="auto"/>
        </w:rPr>
      </w:pPr>
    </w:p>
    <w:p w:rsidR="00B05F3E" w:rsidRPr="00ED676A" w:rsidRDefault="00B05F3E" w:rsidP="00B05F3E">
      <w:pPr>
        <w:rPr>
          <w:color w:val="auto"/>
        </w:rPr>
      </w:pPr>
    </w:p>
    <w:p w:rsidR="009B1F79" w:rsidRPr="00ED676A" w:rsidRDefault="009B1F79" w:rsidP="009B1F79">
      <w:pPr>
        <w:pStyle w:val="Heading2"/>
      </w:pPr>
      <w:bookmarkStart w:id="6" w:name="_Toc259090082"/>
      <w:r w:rsidRPr="00ED676A">
        <w:t>Jednostki obliczeniowe GPU</w:t>
      </w:r>
      <w:bookmarkEnd w:id="6"/>
      <w:r w:rsidRPr="00ED676A">
        <w:t xml:space="preserve"> </w:t>
      </w:r>
    </w:p>
    <w:p w:rsidR="00085BED" w:rsidRDefault="00AB5FC0" w:rsidP="006467A4">
      <w:r w:rsidRPr="00ED676A">
        <w:t>Pierwsze karty graficzne do komputerów PC powstały ok. 30 lat temu i pozwalały tylko na wyświetlanie jednokolorowego tekstu</w:t>
      </w:r>
      <w:r w:rsidRPr="00ED676A">
        <w:rPr>
          <w:rStyle w:val="FootnoteReference"/>
        </w:rPr>
        <w:footnoteReference w:id="8"/>
      </w:r>
      <w:r w:rsidRPr="00ED676A">
        <w:t xml:space="preserve">. Niedługo po nich </w:t>
      </w:r>
      <w:r w:rsidR="004B1140" w:rsidRPr="00ED676A">
        <w:t>pojawiły się udoskonalone wersje, które udostępniały możliwość wyświetlania dwuwymiarowego obrazu graficznego</w:t>
      </w:r>
      <w:r w:rsidR="0056009C" w:rsidRPr="00ED676A">
        <w:t>, a kolejne wersje pozwalały na coraz wyższą rozdzielczość i ilość kolorów. W 1995 roku pojawiły się pierwsze karty graficzne przetwarzające również tryb 3D</w:t>
      </w:r>
      <w:r w:rsidR="00367958" w:rsidRPr="00ED676A">
        <w:rPr>
          <w:rStyle w:val="FootnoteReference"/>
        </w:rPr>
        <w:footnoteReference w:id="9"/>
      </w:r>
      <w:r w:rsidR="0056009C" w:rsidRPr="00ED676A">
        <w:t>.</w:t>
      </w:r>
      <w:r w:rsidR="00367958" w:rsidRPr="00ED676A">
        <w:t xml:space="preserve"> W kolejnych latach</w:t>
      </w:r>
      <w:r w:rsidR="004B16FA">
        <w:t>, napędzane wymaganiami rynku, firmy produkujące chipsety graficzne tworzyły coraz szybsze karty GPU, a</w:t>
      </w:r>
      <w:r w:rsidR="00367958" w:rsidRPr="00ED676A">
        <w:t xml:space="preserve"> </w:t>
      </w:r>
      <w:r w:rsidR="006D308C" w:rsidRPr="00ED676A">
        <w:t xml:space="preserve">wzrost </w:t>
      </w:r>
      <w:r w:rsidR="004B16FA">
        <w:t xml:space="preserve">wydajności </w:t>
      </w:r>
      <w:r w:rsidR="00334251" w:rsidRPr="00ED676A">
        <w:t>kart graficznych</w:t>
      </w:r>
      <w:r w:rsidR="006D308C" w:rsidRPr="00ED676A">
        <w:t xml:space="preserve"> był zdecydowanie szybszy niż wzrost wydajności CPU</w:t>
      </w:r>
      <w:r w:rsidR="004B16FA">
        <w:t>. O</w:t>
      </w:r>
      <w:r w:rsidR="006D308C" w:rsidRPr="00ED676A">
        <w:t>becnie najszybsze</w:t>
      </w:r>
      <w:r w:rsidR="00ED676A" w:rsidRPr="00ED676A">
        <w:t xml:space="preserve"> procesory</w:t>
      </w:r>
      <w:r w:rsidR="006D308C" w:rsidRPr="00ED676A">
        <w:t xml:space="preserve"> </w:t>
      </w:r>
      <w:r w:rsidR="004B16FA">
        <w:t>C</w:t>
      </w:r>
      <w:r w:rsidR="004B16FA" w:rsidRPr="00ED676A">
        <w:t xml:space="preserve">PU </w:t>
      </w:r>
      <w:r w:rsidR="006D308C" w:rsidRPr="00ED676A">
        <w:t>mają wydajność ok. 100 GigaFlops</w:t>
      </w:r>
      <w:r w:rsidR="00ED676A" w:rsidRPr="00ED676A">
        <w:rPr>
          <w:rStyle w:val="FootnoteReference"/>
        </w:rPr>
        <w:footnoteReference w:id="10"/>
      </w:r>
      <w:r w:rsidR="006D308C" w:rsidRPr="00ED676A">
        <w:t xml:space="preserve">, a najszybsze </w:t>
      </w:r>
      <w:r w:rsidR="004B16FA">
        <w:t>G</w:t>
      </w:r>
      <w:r w:rsidR="00ED676A" w:rsidRPr="00ED676A">
        <w:t xml:space="preserve">PU </w:t>
      </w:r>
      <w:r w:rsidR="004B16FA">
        <w:t xml:space="preserve">osiągają </w:t>
      </w:r>
      <w:r w:rsidR="00ED676A" w:rsidRPr="00ED676A">
        <w:t>ok. 100</w:t>
      </w:r>
      <w:r w:rsidR="004B16FA">
        <w:t>0</w:t>
      </w:r>
      <w:r w:rsidR="00ED676A" w:rsidRPr="00ED676A">
        <w:t xml:space="preserve"> GigaFlops</w:t>
      </w:r>
      <w:r w:rsidR="00FC3756">
        <w:t>, mają dziesiątki rdzeni i zapewniają dużą możliwość zrównoleglania operacji</w:t>
      </w:r>
      <w:r w:rsidR="00ED676A" w:rsidRPr="00ED676A">
        <w:t>.</w:t>
      </w:r>
      <w:r w:rsidR="00196FEF">
        <w:t xml:space="preserve"> </w:t>
      </w:r>
    </w:p>
    <w:p w:rsidR="00B10B5D" w:rsidRPr="00ED676A" w:rsidDel="0087136F" w:rsidRDefault="00196FEF" w:rsidP="009419D4">
      <w:moveFromRangeStart w:id="7" w:author="romanjul" w:date="2010-04-16T14:05:00Z" w:name="move259190062"/>
      <w:moveFrom w:id="8" w:author="romanjul" w:date="2010-04-16T14:05:00Z">
        <w:r w:rsidDel="0087136F">
          <w:lastRenderedPageBreak/>
          <w:t xml:space="preserve">Oprócz </w:t>
        </w:r>
        <w:r w:rsidR="00A82589" w:rsidDel="0087136F">
          <w:t xml:space="preserve">wzrostu wydajności, w kartach graficznych pojawiła się możliwość programowania pewnych etapów </w:t>
        </w:r>
        <w:r w:rsidR="00264720" w:rsidDel="0087136F">
          <w:t>renderowania - shadery</w:t>
        </w:r>
        <w:r w:rsidR="00264720" w:rsidDel="0087136F">
          <w:rPr>
            <w:rStyle w:val="FootnoteReference"/>
          </w:rPr>
          <w:footnoteReference w:id="11"/>
        </w:r>
        <w:r w:rsidR="00264720" w:rsidDel="0087136F">
          <w:t xml:space="preserve">. które umożliwiają </w:t>
        </w:r>
        <w:r w:rsidR="00F57567" w:rsidDel="0087136F">
          <w:t xml:space="preserve">m.in. </w:t>
        </w:r>
        <w:r w:rsidR="00264720" w:rsidDel="0087136F">
          <w:t>programową m</w:t>
        </w:r>
        <w:r w:rsidR="00F57567" w:rsidDel="0087136F">
          <w:t>odyfikację sposobów cieniowania lub</w:t>
        </w:r>
        <w:r w:rsidR="00264720" w:rsidDel="0087136F">
          <w:t xml:space="preserve"> </w:t>
        </w:r>
        <w:r w:rsidR="00F57567" w:rsidDel="0087136F">
          <w:t xml:space="preserve">określania kolorów pikseli. </w:t>
        </w:r>
        <w:r w:rsidR="00075498" w:rsidDel="0087136F">
          <w:t xml:space="preserve">Wkrótce potem pojawiły się technologie umożliwiające wykonywanie obliczeń nie-graficznych </w:t>
        </w:r>
        <w:r w:rsidR="004456A1" w:rsidDel="0087136F">
          <w:t>na GPU</w:t>
        </w:r>
        <w:r w:rsidR="004B16FA" w:rsidDel="0087136F">
          <w:t xml:space="preserve">, opisane w rozdziale </w:t>
        </w:r>
        <w:r w:rsidR="00073D3C" w:rsidDel="0087136F">
          <w:fldChar w:fldCharType="begin"/>
        </w:r>
        <w:r w:rsidR="00073D3C" w:rsidDel="0087136F">
          <w:instrText>HYPERLINK \l "_Technologie_GPGPU"</w:instrText>
        </w:r>
        <w:r w:rsidR="00073D3C" w:rsidDel="0087136F">
          <w:fldChar w:fldCharType="separate"/>
        </w:r>
        <w:r w:rsidR="004B16FA" w:rsidRPr="004B16FA" w:rsidDel="0087136F">
          <w:rPr>
            <w:rStyle w:val="Hyperlink"/>
          </w:rPr>
          <w:t>Technologie GPGPU</w:t>
        </w:r>
        <w:r w:rsidR="00073D3C" w:rsidDel="0087136F">
          <w:fldChar w:fldCharType="end"/>
        </w:r>
        <w:r w:rsidR="004B16FA" w:rsidDel="0087136F">
          <w:t>.</w:t>
        </w:r>
      </w:moveFrom>
    </w:p>
    <w:p w:rsidR="0072218F" w:rsidRPr="00ED676A" w:rsidRDefault="009B1F79" w:rsidP="009B1F79">
      <w:pPr>
        <w:pStyle w:val="Heading3"/>
      </w:pPr>
      <w:bookmarkStart w:id="11" w:name="_Toc259090083"/>
      <w:moveFromRangeEnd w:id="7"/>
      <w:r w:rsidRPr="00ED676A">
        <w:t>Różnice między CPU a GPU</w:t>
      </w:r>
      <w:bookmarkEnd w:id="11"/>
    </w:p>
    <w:p w:rsidR="00FC3756" w:rsidRDefault="0072218F" w:rsidP="0072218F">
      <w:pPr>
        <w:rPr>
          <w:color w:val="auto"/>
        </w:rPr>
      </w:pPr>
      <w:r w:rsidRPr="00ED676A">
        <w:rPr>
          <w:color w:val="auto"/>
        </w:rPr>
        <w:t xml:space="preserve"> </w:t>
      </w:r>
      <w:r w:rsidR="00FC3756">
        <w:rPr>
          <w:color w:val="auto"/>
        </w:rPr>
        <w:t>Poniżej zamieszczona jest ilustracja przedstawiająca porównanie budowy obu rodzajów procesorów.</w:t>
      </w:r>
    </w:p>
    <w:p w:rsidR="005D5019" w:rsidRDefault="005D5019" w:rsidP="005D5019">
      <w:pPr>
        <w:keepNext/>
      </w:pPr>
      <w:r>
        <w:rPr>
          <w:noProof/>
          <w:color w:val="auto"/>
          <w:lang w:val="en-US" w:eastAsia="en-US"/>
        </w:rPr>
        <w:drawing>
          <wp:inline distT="0" distB="0" distL="0" distR="0">
            <wp:extent cx="5413375" cy="193188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p w:rsidR="00FC3756" w:rsidRDefault="005D5019" w:rsidP="005D5019">
      <w:pPr>
        <w:pStyle w:val="Caption"/>
        <w:rPr>
          <w:color w:val="auto"/>
        </w:rPr>
      </w:pPr>
      <w:bookmarkStart w:id="12" w:name="_Toc259089979"/>
      <w:r>
        <w:t xml:space="preserve">Figure </w:t>
      </w:r>
      <w:fldSimple w:instr=" SEQ Figure \* ARABIC ">
        <w:r>
          <w:rPr>
            <w:noProof/>
          </w:rPr>
          <w:t>1</w:t>
        </w:r>
      </w:fldSimple>
      <w:r>
        <w:t xml:space="preserve"> - Model fizyczny CPU i GPU</w:t>
      </w:r>
      <w:r>
        <w:rPr>
          <w:rStyle w:val="FootnoteReference"/>
          <w:color w:val="auto"/>
        </w:rPr>
        <w:footnoteReference w:id="12"/>
      </w:r>
      <w:bookmarkEnd w:id="12"/>
    </w:p>
    <w:p w:rsidR="00377087" w:rsidRPr="00ED676A" w:rsidRDefault="00545DBE" w:rsidP="009419D4">
      <w:pPr>
        <w:rPr>
          <w:color w:val="auto"/>
        </w:rPr>
      </w:pPr>
      <w:r>
        <w:rPr>
          <w:color w:val="auto"/>
        </w:rPr>
        <w:t>Budowa procesorów graficznych różni się znacząco od budowy CPU. Jest to związane z zadaniami, do których są wykorzystywane.  GPU zawiera wiele ALU</w:t>
      </w:r>
      <w:r>
        <w:rPr>
          <w:rStyle w:val="FootnoteReference"/>
          <w:color w:val="auto"/>
        </w:rPr>
        <w:footnoteReference w:id="13"/>
      </w:r>
      <w:r>
        <w:rPr>
          <w:color w:val="auto"/>
        </w:rPr>
        <w:t xml:space="preserve"> oraz FPU</w:t>
      </w:r>
      <w:r>
        <w:rPr>
          <w:rStyle w:val="FootnoteReference"/>
          <w:color w:val="auto"/>
        </w:rPr>
        <w:footnoteReference w:id="14"/>
      </w:r>
      <w:r w:rsidR="002C6A1F">
        <w:rPr>
          <w:color w:val="auto"/>
        </w:rPr>
        <w:t xml:space="preserve">, ponieważ jest dostosowany do rozwiązywania zadań, które mogą być łatwo zrównoleglone – podobne operacje są wykonywane dużej ilości danych. Właśnie tego typu operacje są wykonywane przy renderowaniu obrazu – te same instrukcje są używane do przekształceń na wielu tysiącach lub milionach pikseli, tekseli lub wierzchołków. Z drugiej strony, przy przekształceniach graficznych nie jest wymagana zaawansowana kontrola przepływu </w:t>
      </w:r>
      <w:r w:rsidR="0043571C">
        <w:rPr>
          <w:color w:val="auto"/>
        </w:rPr>
        <w:t>sterowania</w:t>
      </w:r>
      <w:r w:rsidR="0043571C">
        <w:rPr>
          <w:rStyle w:val="FootnoteReference"/>
          <w:color w:val="auto"/>
        </w:rPr>
        <w:footnoteReference w:id="15"/>
      </w:r>
      <w:r w:rsidR="0043571C">
        <w:rPr>
          <w:color w:val="auto"/>
        </w:rPr>
        <w:t xml:space="preserve">, a ilość pamięci cache jest ograniczona </w:t>
      </w:r>
      <w:r w:rsidR="0043571C">
        <w:rPr>
          <w:color w:val="auto"/>
        </w:rPr>
        <w:lastRenderedPageBreak/>
        <w:t>do minimum. Ilość wątków uruchomionych</w:t>
      </w:r>
      <w:r w:rsidR="005F5A6C">
        <w:rPr>
          <w:color w:val="auto"/>
        </w:rPr>
        <w:t xml:space="preserve"> w danym momencie na GPU jest bardzo duża, jednak narzut przy ich tworzeniu i kasowaniu jest bardzo mały, w związku z czym programy wykonywane przez nie często są krótkie.</w:t>
      </w:r>
    </w:p>
    <w:p w:rsidR="009B1F79" w:rsidRPr="00ED676A" w:rsidRDefault="009B1F79" w:rsidP="009B1F79">
      <w:pPr>
        <w:pStyle w:val="Heading3"/>
      </w:pPr>
      <w:bookmarkStart w:id="13" w:name="_Toc259090084"/>
      <w:r w:rsidRPr="00ED676A">
        <w:t>Struktura pamięci GPU</w:t>
      </w:r>
      <w:bookmarkEnd w:id="13"/>
    </w:p>
    <w:p w:rsidR="00377087" w:rsidRPr="00377087" w:rsidRDefault="005D5019" w:rsidP="00377087">
      <w:pPr>
        <w:spacing w:line="240" w:lineRule="auto"/>
        <w:ind w:firstLine="0"/>
        <w:jc w:val="center"/>
        <w:rPr>
          <w:color w:val="auto"/>
          <w:lang w:val="en-US" w:eastAsia="en-US"/>
        </w:rPr>
      </w:pPr>
      <w:r>
        <w:rPr>
          <w:noProof/>
          <w:color w:val="auto"/>
          <w:lang w:val="en-US" w:eastAsia="en-US"/>
        </w:rPr>
        <w:drawing>
          <wp:inline distT="0" distB="0" distL="0" distR="0">
            <wp:extent cx="2858770" cy="3618865"/>
            <wp:effectExtent l="19050" t="0" r="0" b="0"/>
            <wp:docPr id="10"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p w:rsidR="00377087" w:rsidRDefault="00377087" w:rsidP="00322C7C">
      <w:pPr>
        <w:rPr>
          <w:color w:val="auto"/>
        </w:rPr>
      </w:pPr>
      <w:r>
        <w:rPr>
          <w:color w:val="auto"/>
        </w:rPr>
        <w:t xml:space="preserve">Obraz z </w:t>
      </w:r>
      <w:hyperlink r:id="rId11" w:history="1">
        <w:r w:rsidRPr="00681963">
          <w:rPr>
            <w:rStyle w:val="Hyperlink"/>
          </w:rPr>
          <w:t>http://ixbtlabs.com/articles3/video/cuda-1-p5.html</w:t>
        </w:r>
      </w:hyperlink>
    </w:p>
    <w:p w:rsidR="00377087" w:rsidRDefault="00377087" w:rsidP="00322C7C">
      <w:pPr>
        <w:rPr>
          <w:color w:val="auto"/>
        </w:rPr>
      </w:pPr>
    </w:p>
    <w:p w:rsidR="00377087" w:rsidRDefault="00377087" w:rsidP="00322C7C">
      <w:pPr>
        <w:rPr>
          <w:color w:val="auto"/>
        </w:rPr>
      </w:pPr>
      <w:r>
        <w:rPr>
          <w:color w:val="auto"/>
        </w:rPr>
        <w:t xml:space="preserve">Na powyższej ilustracji pokazany jest model ficzycznej struktury oraz pamięci </w:t>
      </w:r>
      <w:r w:rsidR="00801814">
        <w:rPr>
          <w:color w:val="auto"/>
        </w:rPr>
        <w:t>nowoczesnej</w:t>
      </w:r>
      <w:r>
        <w:rPr>
          <w:color w:val="auto"/>
        </w:rPr>
        <w:t xml:space="preserve"> </w:t>
      </w:r>
      <w:r w:rsidR="00801814">
        <w:rPr>
          <w:color w:val="auto"/>
        </w:rPr>
        <w:t>karty graficznej</w:t>
      </w:r>
      <w:r>
        <w:rPr>
          <w:color w:val="auto"/>
        </w:rPr>
        <w:t xml:space="preserve"> firmy NVIDIA. Zawiera on</w:t>
      </w:r>
      <w:r w:rsidR="00801814">
        <w:rPr>
          <w:color w:val="auto"/>
        </w:rPr>
        <w:t>a</w:t>
      </w:r>
      <w:r>
        <w:rPr>
          <w:color w:val="auto"/>
        </w:rPr>
        <w:t xml:space="preserve"> od kilku do kilkudziesięciu multiprocesorów</w:t>
      </w:r>
      <w:r>
        <w:rPr>
          <w:rStyle w:val="FootnoteReference"/>
          <w:color w:val="auto"/>
        </w:rPr>
        <w:footnoteReference w:id="16"/>
      </w:r>
      <w:r w:rsidR="00FC0181">
        <w:rPr>
          <w:color w:val="auto"/>
        </w:rPr>
        <w:t>, pamięć globalną oraz niewielką pamięć constant. W każdym multiprocesorze znajduje się 8 procesorów skalarnych</w:t>
      </w:r>
      <w:r w:rsidR="00FC0181">
        <w:rPr>
          <w:rStyle w:val="FootnoteReference"/>
          <w:color w:val="auto"/>
        </w:rPr>
        <w:footnoteReference w:id="17"/>
      </w:r>
      <w:r w:rsidR="00FC0181">
        <w:rPr>
          <w:color w:val="auto"/>
        </w:rPr>
        <w:t>, pamięć dzieloną, cache tekstur oraz cache pamięci constant. Pojedynczy procesor skalarny zawiera pewną ilość rejestrów, a jego zadaniem jest wykonywanie operacji arytmetycznych. Każdy z rodzajów pa</w:t>
      </w:r>
      <w:r w:rsidR="00946811">
        <w:rPr>
          <w:color w:val="auto"/>
        </w:rPr>
        <w:t>mięci ma specyficzne przeznaczenie:</w:t>
      </w:r>
    </w:p>
    <w:p w:rsidR="005D5019" w:rsidRDefault="00946811">
      <w:pPr>
        <w:pStyle w:val="ListParagraph"/>
        <w:numPr>
          <w:ilvl w:val="0"/>
          <w:numId w:val="17"/>
        </w:numPr>
        <w:rPr>
          <w:color w:val="auto"/>
        </w:rPr>
      </w:pPr>
      <w:r w:rsidRPr="0055471F">
        <w:rPr>
          <w:rStyle w:val="PodkrelenieZnak"/>
        </w:rPr>
        <w:t>Pamięć globalna</w:t>
      </w:r>
      <w:r>
        <w:rPr>
          <w:color w:val="auto"/>
        </w:rPr>
        <w:t xml:space="preserve"> – ma ona wielkość od kilkuset MB do 4 GB, jest dostępna dla wszystkich wątków. Jej przepustowość wynosi do 100GB/s, </w:t>
      </w:r>
      <w:r>
        <w:rPr>
          <w:color w:val="auto"/>
        </w:rPr>
        <w:lastRenderedPageBreak/>
        <w:t>ale opóźnienie przy dostępie wynosi kilkaset cykli zegara, więc zaleca się minimalizowanie używania tej pamięci w programach.</w:t>
      </w:r>
    </w:p>
    <w:p w:rsidR="005D5019" w:rsidRDefault="006003FF">
      <w:pPr>
        <w:pStyle w:val="ListParagraph"/>
        <w:numPr>
          <w:ilvl w:val="0"/>
          <w:numId w:val="17"/>
        </w:numPr>
        <w:rPr>
          <w:color w:val="auto"/>
        </w:rPr>
      </w:pPr>
      <w:r w:rsidRPr="0055471F">
        <w:rPr>
          <w:rStyle w:val="PodkrelenieZnak"/>
        </w:rPr>
        <w:t>Pamięć constant</w:t>
      </w:r>
      <w:r>
        <w:rPr>
          <w:color w:val="auto"/>
        </w:rPr>
        <w:t xml:space="preserve"> – niewielka (64 KB) pamięć zapisywana przed uruchomieniem wszystkich operacji na GPU, zapis do niej nie jest później możliwy. Każdy multiprocesor zawiera 8KB cache pamięci constant. Ten rodzaj pamięci jest używany, jeśli są pewne często używane dane, które nie są zmieniane w trakcie działania operacji na GPU.</w:t>
      </w:r>
    </w:p>
    <w:p w:rsidR="005D5019" w:rsidRDefault="00DC7DCB">
      <w:pPr>
        <w:pStyle w:val="ListParagraph"/>
        <w:numPr>
          <w:ilvl w:val="0"/>
          <w:numId w:val="17"/>
        </w:numPr>
        <w:rPr>
          <w:color w:val="auto"/>
        </w:rPr>
      </w:pPr>
      <w:r w:rsidRPr="0055471F">
        <w:rPr>
          <w:rStyle w:val="PodkrelenieZnak"/>
        </w:rPr>
        <w:t>Pamięć lokalna</w:t>
      </w:r>
      <w:r>
        <w:rPr>
          <w:color w:val="auto"/>
        </w:rPr>
        <w:t xml:space="preserve"> – w tej pamięci znajdują się parametry wywołania funkcji GPU</w:t>
      </w:r>
      <w:r w:rsidR="00801814">
        <w:rPr>
          <w:color w:val="auto"/>
        </w:rPr>
        <w:t>, lub zmienne lokalne (jeśli brakuje rejestrów)</w:t>
      </w:r>
      <w:r>
        <w:rPr>
          <w:color w:val="auto"/>
        </w:rPr>
        <w:t>.</w:t>
      </w:r>
    </w:p>
    <w:p w:rsidR="005D5019" w:rsidRDefault="00946811">
      <w:pPr>
        <w:pStyle w:val="ListParagraph"/>
        <w:numPr>
          <w:ilvl w:val="0"/>
          <w:numId w:val="17"/>
        </w:numPr>
        <w:rPr>
          <w:color w:val="auto"/>
        </w:rPr>
      </w:pPr>
      <w:r w:rsidRPr="0055471F">
        <w:rPr>
          <w:rStyle w:val="PodkrelenieZnak"/>
        </w:rPr>
        <w:t>Pamięć dzielona</w:t>
      </w:r>
      <w:r>
        <w:rPr>
          <w:color w:val="auto"/>
        </w:rPr>
        <w:t xml:space="preserve"> </w:t>
      </w:r>
      <w:r w:rsidR="006003FF">
        <w:rPr>
          <w:color w:val="auto"/>
        </w:rPr>
        <w:t>–</w:t>
      </w:r>
      <w:r>
        <w:rPr>
          <w:color w:val="auto"/>
        </w:rPr>
        <w:t xml:space="preserve"> </w:t>
      </w:r>
      <w:r w:rsidR="006003FF">
        <w:rPr>
          <w:color w:val="auto"/>
        </w:rPr>
        <w:t>znajduje się na każdym multiprocesorze, ma wielkość 16-48 KB. Może być używana jako cache pamięci globalnej, lub jako sposób komunikacji między wątkami w danym multiprocesorze.</w:t>
      </w:r>
    </w:p>
    <w:p w:rsidR="005D5019" w:rsidRDefault="006003FF">
      <w:pPr>
        <w:pStyle w:val="ListParagraph"/>
        <w:numPr>
          <w:ilvl w:val="0"/>
          <w:numId w:val="17"/>
        </w:numPr>
        <w:rPr>
          <w:color w:val="auto"/>
        </w:rPr>
      </w:pPr>
      <w:r>
        <w:rPr>
          <w:color w:val="auto"/>
        </w:rPr>
        <w:t xml:space="preserve"> </w:t>
      </w:r>
      <w:r w:rsidR="00DC7DCB" w:rsidRPr="0055471F">
        <w:rPr>
          <w:rStyle w:val="PodkrelenieZnak"/>
        </w:rPr>
        <w:t>Pamięć teksturowa</w:t>
      </w:r>
      <w:r w:rsidR="00DC7DCB">
        <w:rPr>
          <w:color w:val="auto"/>
        </w:rPr>
        <w:t xml:space="preserve"> – jest to pamięć cache (w każdym multiprocesorze), specjalny rodzaj pamięci mapowany na pamięć globalną.</w:t>
      </w:r>
    </w:p>
    <w:p w:rsidR="005D5019" w:rsidRDefault="00DC7DCB">
      <w:pPr>
        <w:pStyle w:val="ListParagraph"/>
        <w:numPr>
          <w:ilvl w:val="0"/>
          <w:numId w:val="17"/>
        </w:numPr>
        <w:rPr>
          <w:color w:val="auto"/>
        </w:rPr>
      </w:pPr>
      <w:r w:rsidRPr="0055471F">
        <w:rPr>
          <w:rStyle w:val="PodkrelenieZnak"/>
        </w:rPr>
        <w:t>Rejestry</w:t>
      </w:r>
      <w:r>
        <w:rPr>
          <w:color w:val="auto"/>
        </w:rPr>
        <w:t xml:space="preserve"> – </w:t>
      </w:r>
      <w:r w:rsidR="00801814">
        <w:rPr>
          <w:color w:val="auto"/>
        </w:rPr>
        <w:t xml:space="preserve">bardzo szybki rodzaj pamięci, są </w:t>
      </w:r>
      <w:r>
        <w:rPr>
          <w:color w:val="auto"/>
        </w:rPr>
        <w:t>przypisane do każdego uruchomionego wątku</w:t>
      </w:r>
      <w:r w:rsidR="00801814">
        <w:rPr>
          <w:color w:val="auto"/>
        </w:rPr>
        <w:t>. W jednym multiprocesorze znajduje się 8-32 tys. 4-bajtowych rejestrów i są one rozdzielane na uruchomione wątki.</w:t>
      </w:r>
    </w:p>
    <w:p w:rsidR="00801814" w:rsidRDefault="00801814" w:rsidP="00801814">
      <w:pPr>
        <w:rPr>
          <w:color w:val="auto"/>
        </w:rPr>
      </w:pPr>
    </w:p>
    <w:p w:rsidR="00377087" w:rsidRDefault="00801814" w:rsidP="009419D4">
      <w:pPr>
        <w:rPr>
          <w:color w:val="auto"/>
        </w:rPr>
      </w:pPr>
      <w:r>
        <w:rPr>
          <w:color w:val="auto"/>
        </w:rPr>
        <w:t xml:space="preserve">Jak widać, </w:t>
      </w:r>
      <w:r w:rsidR="00EE575B">
        <w:rPr>
          <w:color w:val="auto"/>
        </w:rPr>
        <w:t>na kartach graficznych jest możlwiość wyboru między kilkoma różnymi rodzajami pamięci. Jedną z najważniejszych zasad przy pisaniu programu na GPU jest ograniczenie używania wolnych typów pamięci do minimum</w:t>
      </w:r>
      <w:r w:rsidR="00040CD8">
        <w:rPr>
          <w:color w:val="auto"/>
        </w:rPr>
        <w:t>, a zamiast nich użycie szybszych (pamięć dzielona, cache pamięci teksturowej, cache pamięci constant). Oprócz tego, dla uzyskania wysokiej wydajności przy dostępie do pamięci globalnej i dzielonej, odczyty lub zapisy muszą być wykonywane w odpowiedni sposób</w:t>
      </w:r>
      <w:r w:rsidR="00040CD8">
        <w:rPr>
          <w:rStyle w:val="FootnoteReference"/>
          <w:color w:val="auto"/>
        </w:rPr>
        <w:footnoteReference w:id="18"/>
      </w:r>
      <w:r w:rsidR="00040CD8">
        <w:rPr>
          <w:color w:val="auto"/>
        </w:rPr>
        <w:t>.</w:t>
      </w:r>
    </w:p>
    <w:p w:rsidR="009B1F79" w:rsidRDefault="009B1F79" w:rsidP="009B1F79">
      <w:pPr>
        <w:pStyle w:val="Heading3"/>
      </w:pPr>
      <w:bookmarkStart w:id="14" w:name="_Technologie_GPGPU"/>
      <w:bookmarkStart w:id="15" w:name="_Toc259090085"/>
      <w:bookmarkEnd w:id="14"/>
      <w:r w:rsidRPr="00ED676A">
        <w:t>Technologie GPGPU</w:t>
      </w:r>
      <w:bookmarkEnd w:id="15"/>
    </w:p>
    <w:p w:rsidR="00DD2A69" w:rsidRDefault="00CB0ABF">
      <w:pPr>
        <w:pStyle w:val="ListParagraph"/>
        <w:numPr>
          <w:ilvl w:val="0"/>
          <w:numId w:val="29"/>
        </w:numPr>
        <w:rPr>
          <w:ins w:id="16" w:author="romanjul" w:date="2010-04-16T13:56:00Z"/>
          <w:b/>
        </w:rPr>
      </w:pPr>
      <w:r w:rsidRPr="00420FF8">
        <w:rPr>
          <w:b/>
          <w:rPrChange w:id="17" w:author="romanjul" w:date="2010-04-16T13:38:00Z">
            <w:rPr/>
          </w:rPrChange>
        </w:rPr>
        <w:t>Co to znaczy</w:t>
      </w:r>
    </w:p>
    <w:p w:rsidR="0087136F" w:rsidRDefault="0087136F" w:rsidP="0087136F">
      <w:pPr>
        <w:ind w:firstLine="0"/>
        <w:rPr>
          <w:ins w:id="18" w:author="romanjul" w:date="2010-04-16T14:05:00Z"/>
          <w:rStyle w:val="Emphasis"/>
          <w:rFonts w:eastAsiaTheme="majorEastAsia"/>
        </w:rPr>
        <w:pPrChange w:id="19" w:author="romanjul" w:date="2010-04-16T13:56:00Z">
          <w:pPr>
            <w:pStyle w:val="ListParagraph"/>
            <w:numPr>
              <w:numId w:val="29"/>
            </w:numPr>
            <w:ind w:left="1069" w:hanging="360"/>
          </w:pPr>
        </w:pPrChange>
      </w:pPr>
      <w:ins w:id="20" w:author="romanjul" w:date="2010-04-16T13:56:00Z">
        <w:r>
          <w:rPr>
            <w:b/>
          </w:rPr>
          <w:lastRenderedPageBreak/>
          <w:t>GPGPU (</w:t>
        </w:r>
        <w:r>
          <w:rPr>
            <w:rStyle w:val="Emphasis"/>
            <w:rFonts w:eastAsiaTheme="majorEastAsia"/>
          </w:rPr>
          <w:t>General-Purpose computation on Graphics Processing Units</w:t>
        </w:r>
        <w:r>
          <w:rPr>
            <w:rStyle w:val="FootnoteReference"/>
            <w:rFonts w:eastAsiaTheme="majorEastAsia"/>
            <w:i/>
            <w:iCs/>
          </w:rPr>
          <w:footnoteReference w:id="19"/>
        </w:r>
        <w:r>
          <w:rPr>
            <w:rStyle w:val="Emphasis"/>
            <w:rFonts w:eastAsiaTheme="majorEastAsia"/>
          </w:rPr>
          <w:t>)</w:t>
        </w:r>
      </w:ins>
      <w:ins w:id="22" w:author="romanjul" w:date="2010-04-16T13:57:00Z">
        <w:r>
          <w:rPr>
            <w:rStyle w:val="Emphasis"/>
            <w:rFonts w:eastAsiaTheme="majorEastAsia"/>
          </w:rPr>
          <w:t xml:space="preserve"> jest techniką użycia GPU do z</w:t>
        </w:r>
      </w:ins>
      <w:ins w:id="23" w:author="romanjul" w:date="2010-04-16T13:58:00Z">
        <w:r>
          <w:rPr>
            <w:rStyle w:val="Emphasis"/>
            <w:rFonts w:eastAsiaTheme="majorEastAsia"/>
          </w:rPr>
          <w:t xml:space="preserve">adań zwykle wykonywanych na procesorwach CPU. </w:t>
        </w:r>
      </w:ins>
    </w:p>
    <w:p w:rsidR="0087136F" w:rsidRDefault="0087136F" w:rsidP="0087136F">
      <w:pPr>
        <w:ind w:firstLine="0"/>
        <w:rPr>
          <w:ins w:id="24" w:author="romanjul" w:date="2010-04-16T14:05:00Z"/>
          <w:rStyle w:val="Emphasis"/>
          <w:rFonts w:eastAsiaTheme="majorEastAsia"/>
        </w:rPr>
        <w:pPrChange w:id="25" w:author="romanjul" w:date="2010-04-16T13:56:00Z">
          <w:pPr>
            <w:pStyle w:val="ListParagraph"/>
            <w:numPr>
              <w:numId w:val="29"/>
            </w:numPr>
            <w:ind w:left="1069" w:hanging="360"/>
          </w:pPr>
        </w:pPrChange>
      </w:pPr>
    </w:p>
    <w:p w:rsidR="0087136F" w:rsidRPr="00ED676A" w:rsidRDefault="0087136F" w:rsidP="0087136F">
      <w:moveToRangeStart w:id="26" w:author="romanjul" w:date="2010-04-16T14:05:00Z" w:name="move259190062"/>
      <w:moveTo w:id="27" w:author="romanjul" w:date="2010-04-16T14:05:00Z">
        <w:r>
          <w:t>Oprócz wzrostu wydajności, w kartach graficznych pojawiła się możliwość programowania pewnych etapów renderowania - shadery</w:t>
        </w:r>
        <w:r>
          <w:rPr>
            <w:rStyle w:val="FootnoteReference"/>
          </w:rPr>
          <w:footnoteReference w:id="20"/>
        </w:r>
        <w:r>
          <w:t xml:space="preserve">. które umożliwiają m.in. programową modyfikację sposobów cieniowania lub określania kolorów pikseli. Wkrótce potem pojawiły się technologie umożliwiające wykonywanie obliczeń nie-graficznych na GPU, opisane w rozdziale </w:t>
        </w:r>
        <w:r>
          <w:fldChar w:fldCharType="begin"/>
        </w:r>
        <w:r>
          <w:instrText>HYPERLINK \l "_Technologie_GPGPU"</w:instrText>
        </w:r>
        <w:r>
          <w:fldChar w:fldCharType="separate"/>
        </w:r>
        <w:r w:rsidRPr="004B16FA">
          <w:rPr>
            <w:rStyle w:val="Hyperlink"/>
          </w:rPr>
          <w:t>Technologie GPGPU</w:t>
        </w:r>
        <w:r>
          <w:fldChar w:fldCharType="end"/>
        </w:r>
        <w:r>
          <w:t>.</w:t>
        </w:r>
      </w:moveTo>
    </w:p>
    <w:moveToRangeEnd w:id="26"/>
    <w:p w:rsidR="0087136F" w:rsidRDefault="0087136F" w:rsidP="0087136F">
      <w:pPr>
        <w:ind w:firstLine="0"/>
        <w:rPr>
          <w:ins w:id="30" w:author="romanjul" w:date="2010-04-16T14:05:00Z"/>
          <w:b/>
        </w:rPr>
        <w:pPrChange w:id="31" w:author="romanjul" w:date="2010-04-16T13:56:00Z">
          <w:pPr>
            <w:pStyle w:val="ListParagraph"/>
            <w:numPr>
              <w:numId w:val="29"/>
            </w:numPr>
            <w:ind w:left="1069" w:hanging="360"/>
          </w:pPr>
        </w:pPrChange>
      </w:pPr>
    </w:p>
    <w:p w:rsidR="0087136F" w:rsidRPr="0087136F" w:rsidRDefault="0087136F" w:rsidP="0087136F">
      <w:pPr>
        <w:ind w:firstLine="0"/>
        <w:rPr>
          <w:b/>
          <w:rPrChange w:id="32" w:author="romanjul" w:date="2010-04-16T13:56:00Z">
            <w:rPr/>
          </w:rPrChange>
        </w:rPr>
        <w:pPrChange w:id="33" w:author="romanjul" w:date="2010-04-16T13:56:00Z">
          <w:pPr>
            <w:pStyle w:val="ListParagraph"/>
            <w:numPr>
              <w:numId w:val="29"/>
            </w:numPr>
            <w:ind w:left="1069" w:hanging="360"/>
          </w:pPr>
        </w:pPrChange>
      </w:pPr>
    </w:p>
    <w:p w:rsidR="00DD2A69" w:rsidRPr="00420FF8" w:rsidRDefault="00CB0ABF">
      <w:pPr>
        <w:pStyle w:val="ListParagraph"/>
        <w:numPr>
          <w:ilvl w:val="0"/>
          <w:numId w:val="29"/>
        </w:numPr>
        <w:rPr>
          <w:b/>
          <w:rPrChange w:id="34" w:author="romanjul" w:date="2010-04-16T13:38:00Z">
            <w:rPr/>
          </w:rPrChange>
        </w:rPr>
      </w:pPr>
      <w:r w:rsidRPr="00420FF8">
        <w:rPr>
          <w:b/>
          <w:rPrChange w:id="35" w:author="romanjul" w:date="2010-04-16T13:38:00Z">
            <w:rPr/>
          </w:rPrChange>
        </w:rPr>
        <w:t>Co pozwoliło na powstanie GPGPU</w:t>
      </w:r>
    </w:p>
    <w:p w:rsidR="00DD2A69" w:rsidRDefault="00DD2A69" w:rsidP="00DD2A69">
      <w:pPr>
        <w:ind w:left="709" w:firstLine="0"/>
      </w:pPr>
      <w:r w:rsidRPr="00DD2A69">
        <w:rPr>
          <w:b/>
          <w:bCs/>
        </w:rPr>
        <w:t>Transform and Lighting</w:t>
      </w:r>
      <w:r>
        <w:t xml:space="preserve">, </w:t>
      </w:r>
      <w:r w:rsidRPr="00DD2A69">
        <w:rPr>
          <w:b/>
          <w:bCs/>
        </w:rPr>
        <w:t>T&amp;L</w:t>
      </w:r>
      <w:r>
        <w:rPr>
          <w:b/>
          <w:bCs/>
        </w:rPr>
        <w:t xml:space="preserve"> (pozwala odciążyć CPU)</w:t>
      </w:r>
    </w:p>
    <w:p w:rsidR="00DD2A69" w:rsidRDefault="00DD2A69" w:rsidP="00DD2A69">
      <w:pPr>
        <w:pStyle w:val="ListParagraph"/>
        <w:ind w:left="1069" w:firstLine="0"/>
      </w:pPr>
      <w:r>
        <w:t>Najpierw były technologie programowania shaderów</w:t>
      </w:r>
    </w:p>
    <w:p w:rsidR="00DD2A69" w:rsidRDefault="00DD2A69" w:rsidP="00DD2A69">
      <w:pPr>
        <w:pStyle w:val="NormalWeb"/>
      </w:pPr>
      <w:hyperlink r:id="rId12" w:tooltip="OpenGL" w:history="1">
        <w:r>
          <w:rPr>
            <w:rStyle w:val="Hyperlink"/>
            <w:rFonts w:eastAsiaTheme="majorEastAsia"/>
          </w:rPr>
          <w:t>OpenGL</w:t>
        </w:r>
      </w:hyperlink>
      <w:r>
        <w:t xml:space="preserve"> (version 1.5 and newer) provides a </w:t>
      </w:r>
      <w:hyperlink r:id="rId13" w:tooltip="C (Programming Language)" w:history="1">
        <w:r>
          <w:rPr>
            <w:rStyle w:val="Hyperlink"/>
            <w:rFonts w:eastAsiaTheme="majorEastAsia"/>
          </w:rPr>
          <w:t>C</w:t>
        </w:r>
      </w:hyperlink>
      <w:r>
        <w:t xml:space="preserve">-like Shader language called </w:t>
      </w:r>
      <w:hyperlink r:id="rId14" w:tooltip="OpenGL Shading Language" w:history="1">
        <w:r>
          <w:rPr>
            <w:rStyle w:val="Hyperlink"/>
            <w:rFonts w:eastAsiaTheme="majorEastAsia"/>
          </w:rPr>
          <w:t>OpenGL Shading Language</w:t>
        </w:r>
      </w:hyperlink>
      <w:r>
        <w:t>, or GLSL.</w:t>
      </w:r>
    </w:p>
    <w:p w:rsidR="00DD2A69" w:rsidRDefault="00DD2A69" w:rsidP="00DD2A69">
      <w:pPr>
        <w:pStyle w:val="NormalWeb"/>
      </w:pPr>
      <w:r>
        <w:t xml:space="preserve">In the Microsoft </w:t>
      </w:r>
      <w:hyperlink r:id="rId15" w:tooltip="Direct3D" w:history="1">
        <w:r>
          <w:rPr>
            <w:rStyle w:val="Hyperlink"/>
            <w:rFonts w:eastAsiaTheme="majorEastAsia"/>
          </w:rPr>
          <w:t>Direct3D</w:t>
        </w:r>
      </w:hyperlink>
      <w:r>
        <w:t xml:space="preserve"> API (Direct3D 9 and newer), shaders are programmed with </w:t>
      </w:r>
      <w:hyperlink r:id="rId16" w:tooltip="HLSL" w:history="1">
        <w:r>
          <w:rPr>
            <w:rStyle w:val="Hyperlink"/>
            <w:rFonts w:eastAsiaTheme="majorEastAsia"/>
          </w:rPr>
          <w:t>High Level Shader Language</w:t>
        </w:r>
      </w:hyperlink>
      <w:r>
        <w:t>, or HLSL.</w:t>
      </w:r>
    </w:p>
    <w:p w:rsidR="00DD2A69" w:rsidRDefault="00DD2A69" w:rsidP="00DD2A69">
      <w:pPr>
        <w:pStyle w:val="NormalWeb"/>
      </w:pPr>
      <w:hyperlink r:id="rId17" w:tooltip="Cg (programming language)" w:history="1">
        <w:r>
          <w:rPr>
            <w:rStyle w:val="Hyperlink"/>
            <w:rFonts w:eastAsiaTheme="majorEastAsia"/>
          </w:rPr>
          <w:t>Cg</w:t>
        </w:r>
      </w:hyperlink>
      <w:r>
        <w:t xml:space="preserve"> or C for Graphics is a high-level shading language developed by Nvidia in close collaboration with Microsoft for programming vertex and pixel shaders. It is very similar to Microsoft's HLSL.</w:t>
      </w:r>
    </w:p>
    <w:p w:rsidR="00DD2A69" w:rsidRDefault="00DD2A69" w:rsidP="00DD2A69">
      <w:pPr>
        <w:pStyle w:val="ListParagraph"/>
        <w:ind w:left="1069" w:firstLine="0"/>
      </w:pPr>
      <w:r>
        <w:t>(</w:t>
      </w:r>
      <w:hyperlink r:id="rId18" w:history="1">
        <w:r w:rsidRPr="008514F0">
          <w:rPr>
            <w:rStyle w:val="Hyperlink"/>
          </w:rPr>
          <w:t>http://en.wikipedia.org/wiki/Shader</w:t>
        </w:r>
      </w:hyperlink>
      <w:r>
        <w:t>)</w:t>
      </w:r>
    </w:p>
    <w:p w:rsidR="00420FF8" w:rsidRDefault="00420FF8" w:rsidP="00DD2A69">
      <w:pPr>
        <w:pStyle w:val="ListParagraph"/>
        <w:ind w:left="1069" w:firstLine="0"/>
      </w:pPr>
    </w:p>
    <w:p w:rsidR="00420FF8" w:rsidRDefault="00420FF8" w:rsidP="00DD2A69">
      <w:pPr>
        <w:pStyle w:val="ListParagraph"/>
        <w:ind w:left="1069" w:firstLine="0"/>
      </w:pPr>
    </w:p>
    <w:p w:rsidR="00420FF8" w:rsidRPr="00ED676A" w:rsidRDefault="00420FF8" w:rsidP="00420FF8">
      <w:pPr>
        <w:rPr>
          <w:color w:val="auto"/>
        </w:rPr>
      </w:pPr>
      <w:r w:rsidRPr="00ED676A">
        <w:rPr>
          <w:color w:val="auto"/>
        </w:rPr>
        <w:t>GPU są używane do wykonywania programów ogólnego użytku najczęściej, ponieważ oczekuje się od nich większej prędkości niż na CPU</w:t>
      </w:r>
    </w:p>
    <w:p w:rsidR="00420FF8" w:rsidRPr="00ED676A" w:rsidRDefault="00420FF8" w:rsidP="00420FF8">
      <w:pPr>
        <w:rPr>
          <w:color w:val="auto"/>
        </w:rPr>
      </w:pPr>
      <w:r w:rsidRPr="00ED676A">
        <w:rPr>
          <w:color w:val="auto"/>
        </w:rPr>
        <w:t>Minusy – większy pobór prądu</w:t>
      </w:r>
    </w:p>
    <w:p w:rsidR="00420FF8" w:rsidRDefault="00420FF8" w:rsidP="00DD2A69">
      <w:pPr>
        <w:pStyle w:val="ListParagraph"/>
        <w:ind w:left="1069" w:firstLine="0"/>
      </w:pPr>
    </w:p>
    <w:p w:rsidR="00DD2A69" w:rsidRDefault="00DD2A69" w:rsidP="00DD2A69">
      <w:pPr>
        <w:pStyle w:val="ListParagraph"/>
        <w:ind w:left="1069" w:firstLine="0"/>
      </w:pPr>
    </w:p>
    <w:p w:rsidR="00DD2A69" w:rsidRPr="00420FF8" w:rsidRDefault="00CB0ABF">
      <w:pPr>
        <w:pStyle w:val="ListParagraph"/>
        <w:numPr>
          <w:ilvl w:val="0"/>
          <w:numId w:val="29"/>
        </w:numPr>
        <w:rPr>
          <w:b/>
          <w:rPrChange w:id="36" w:author="romanjul" w:date="2010-04-16T13:38:00Z">
            <w:rPr/>
          </w:rPrChange>
        </w:rPr>
      </w:pPr>
      <w:r w:rsidRPr="00420FF8">
        <w:rPr>
          <w:b/>
          <w:rPrChange w:id="37" w:author="romanjul" w:date="2010-04-16T13:38:00Z">
            <w:rPr/>
          </w:rPrChange>
        </w:rPr>
        <w:lastRenderedPageBreak/>
        <w:t>Jakie są typy (cuda, stream, opencl)</w:t>
      </w:r>
    </w:p>
    <w:p w:rsidR="00DD2A69" w:rsidRDefault="00073D3C">
      <w:pPr>
        <w:rPr>
          <w:color w:val="auto"/>
        </w:rPr>
      </w:pPr>
      <w:r w:rsidRPr="00073D3C">
        <w:rPr>
          <w:color w:val="auto"/>
        </w:rPr>
        <w:t>Napisz, ze aktualnie popularne są nvidia, ati, Intel, VIA. Te 2 pierwsze mogą być używane do GPGPU.</w:t>
      </w:r>
    </w:p>
    <w:p w:rsidR="00DD2A69" w:rsidRPr="00ED676A" w:rsidRDefault="00DD2A69" w:rsidP="00DD2A69">
      <w:pPr>
        <w:rPr>
          <w:rFonts w:eastAsiaTheme="majorEastAsia"/>
          <w:color w:val="auto"/>
        </w:rPr>
      </w:pPr>
      <w:r w:rsidRPr="00ED676A">
        <w:rPr>
          <w:rFonts w:eastAsiaTheme="majorEastAsia"/>
          <w:color w:val="auto"/>
        </w:rPr>
        <w:t>OpenCL jest heterogeniczny , może być użyty na CPU, gpu, dsp</w:t>
      </w:r>
    </w:p>
    <w:p w:rsidR="00DD2A69" w:rsidRDefault="00DD2A69">
      <w:pPr>
        <w:rPr>
          <w:color w:val="auto"/>
        </w:rPr>
      </w:pPr>
    </w:p>
    <w:p w:rsidR="00DD2A69" w:rsidRDefault="00DD2A69">
      <w:pPr>
        <w:rPr>
          <w:color w:val="auto"/>
        </w:rPr>
      </w:pPr>
    </w:p>
    <w:p w:rsidR="00DD2A69" w:rsidRDefault="00DD2A69">
      <w:pPr>
        <w:ind w:left="709" w:firstLine="0"/>
      </w:pPr>
    </w:p>
    <w:p w:rsidR="00DD2A69" w:rsidRPr="00420FF8" w:rsidRDefault="00CB0ABF">
      <w:pPr>
        <w:pStyle w:val="ListParagraph"/>
        <w:numPr>
          <w:ilvl w:val="0"/>
          <w:numId w:val="29"/>
        </w:numPr>
        <w:rPr>
          <w:b/>
          <w:rPrChange w:id="38" w:author="romanjul" w:date="2010-04-16T13:38:00Z">
            <w:rPr/>
          </w:rPrChange>
        </w:rPr>
      </w:pPr>
      <w:r w:rsidRPr="00420FF8">
        <w:rPr>
          <w:b/>
          <w:rPrChange w:id="39" w:author="romanjul" w:date="2010-04-16T13:38:00Z">
            <w:rPr/>
          </w:rPrChange>
        </w:rPr>
        <w:t>Użycie tych technologii w bibliotekach, programach</w:t>
      </w:r>
      <w:r w:rsidR="00DD2A69" w:rsidRPr="00420FF8">
        <w:rPr>
          <w:b/>
          <w:rPrChange w:id="40" w:author="romanjul" w:date="2010-04-16T13:38:00Z">
            <w:rPr/>
          </w:rPrChange>
        </w:rPr>
        <w:t xml:space="preserve"> (w tym punkcie dodaj jakies odnosniki)</w:t>
      </w:r>
    </w:p>
    <w:p w:rsidR="00CB0ABF" w:rsidRDefault="00CB0ABF" w:rsidP="00CB0ABF"/>
    <w:p w:rsidR="00DD2A69" w:rsidRPr="00ED676A" w:rsidRDefault="00DD2A69" w:rsidP="00DD2A69">
      <w:pPr>
        <w:rPr>
          <w:color w:val="auto"/>
        </w:rPr>
      </w:pPr>
      <w:r w:rsidRPr="00ED676A">
        <w:rPr>
          <w:color w:val="auto"/>
        </w:rPr>
        <w:t>// Opisz tez, ze są używane w wielu programach  - np. rendering 3dsmax, photoshop, itp</w:t>
      </w:r>
      <w:r>
        <w:rPr>
          <w:color w:val="auto"/>
        </w:rPr>
        <w:t xml:space="preserve"> </w:t>
      </w:r>
    </w:p>
    <w:p w:rsidR="00DD2A69" w:rsidRDefault="00DD2A69" w:rsidP="00CB0ABF"/>
    <w:p w:rsidR="00420FF8" w:rsidRPr="00ED676A" w:rsidRDefault="00420FF8" w:rsidP="00420FF8">
      <w:pPr>
        <w:pStyle w:val="NormalWeb"/>
      </w:pPr>
      <w:r w:rsidRPr="00ED676A">
        <w:t xml:space="preserve">Dwa projekty umożliwiają już wykorzystanie CUDA, a są to wspomniane SETI@home oraz GPUgrid.net. Wedle informacji zawartych na stronie BOINC, aplikacje te mogą działać </w:t>
      </w:r>
      <w:r w:rsidRPr="00ED676A">
        <w:rPr>
          <w:b/>
          <w:bCs/>
        </w:rPr>
        <w:t>od 2 do 10 razy szybciej, niż te wykorzystujące wyłącznie moc CPU</w:t>
      </w:r>
      <w:r w:rsidRPr="00ED676A">
        <w:t>.</w:t>
      </w:r>
    </w:p>
    <w:p w:rsidR="00420FF8" w:rsidRDefault="00420FF8" w:rsidP="00CB0ABF"/>
    <w:p w:rsidR="00420FF8" w:rsidRPr="00ED676A" w:rsidRDefault="00420FF8" w:rsidP="00420FF8">
      <w:pPr>
        <w:pStyle w:val="NormalWeb"/>
      </w:pPr>
      <w:r w:rsidRPr="00ED676A">
        <w:t xml:space="preserve">Warto wspomnieć, że znajdują się tam też </w:t>
      </w:r>
      <w:hyperlink r:id="rId19" w:tgtFrame="_blank" w:history="1">
        <w:r w:rsidRPr="00ED676A">
          <w:rPr>
            <w:rStyle w:val="Hyperlink"/>
          </w:rPr>
          <w:t>dokumentacje dotyczące tworzenia wtyczek</w:t>
        </w:r>
      </w:hyperlink>
      <w:r w:rsidRPr="00ED676A">
        <w:t xml:space="preserve"> do</w:t>
      </w:r>
      <w:r w:rsidRPr="00ED676A">
        <w:rPr>
          <w:b/>
          <w:bCs/>
        </w:rPr>
        <w:t xml:space="preserve"> Photoshopa</w:t>
      </w:r>
      <w:r w:rsidRPr="00ED676A">
        <w:t xml:space="preserve"> oraz programu </w:t>
      </w:r>
      <w:r w:rsidRPr="00ED676A">
        <w:rPr>
          <w:b/>
          <w:bCs/>
        </w:rPr>
        <w:t>MATLAB</w:t>
      </w:r>
      <w:r w:rsidRPr="00ED676A">
        <w:t xml:space="preserve"> wykorzystujących tą technologię.</w:t>
      </w:r>
    </w:p>
    <w:p w:rsidR="00420FF8" w:rsidRPr="00ED676A" w:rsidRDefault="00420FF8" w:rsidP="00420FF8">
      <w:pPr>
        <w:spacing w:after="200" w:line="276" w:lineRule="auto"/>
        <w:ind w:firstLine="0"/>
        <w:rPr>
          <w:color w:val="auto"/>
        </w:rPr>
      </w:pPr>
    </w:p>
    <w:p w:rsidR="00420FF8" w:rsidRPr="00ED676A" w:rsidRDefault="00420FF8" w:rsidP="00420FF8">
      <w:pPr>
        <w:spacing w:after="200" w:line="276" w:lineRule="auto"/>
        <w:ind w:firstLine="0"/>
        <w:rPr>
          <w:color w:val="auto"/>
        </w:rPr>
      </w:pPr>
    </w:p>
    <w:p w:rsidR="00420FF8" w:rsidRPr="00ED676A" w:rsidRDefault="00420FF8" w:rsidP="00420FF8">
      <w:pPr>
        <w:spacing w:after="200" w:line="276" w:lineRule="auto"/>
        <w:ind w:firstLine="0"/>
        <w:rPr>
          <w:color w:val="auto"/>
        </w:rPr>
      </w:pPr>
      <w:r w:rsidRPr="00ED676A">
        <w:rPr>
          <w:color w:val="auto"/>
        </w:rPr>
        <w:t>Napisz tez pracach badawczych, w których została użyta CUDA i inne (nie tylko praktyczne programy).</w:t>
      </w:r>
    </w:p>
    <w:p w:rsidR="00420FF8" w:rsidRPr="00ED676A" w:rsidRDefault="00420FF8" w:rsidP="00420FF8">
      <w:pPr>
        <w:spacing w:after="200" w:line="276" w:lineRule="auto"/>
        <w:ind w:firstLine="0"/>
        <w:rPr>
          <w:color w:val="auto"/>
        </w:rPr>
      </w:pPr>
    </w:p>
    <w:p w:rsidR="00420FF8" w:rsidRPr="00ED676A" w:rsidRDefault="00420FF8" w:rsidP="00420FF8">
      <w:pPr>
        <w:rPr>
          <w:rFonts w:eastAsiaTheme="majorEastAsia"/>
          <w:color w:val="auto"/>
        </w:rPr>
      </w:pPr>
      <w:r w:rsidRPr="00ED676A">
        <w:rPr>
          <w:rFonts w:eastAsiaTheme="majorEastAsia"/>
          <w:color w:val="auto"/>
        </w:rPr>
        <w:t>Daj odnośniki do dokumentów, w których porownuje się performance CPU i GPU</w:t>
      </w:r>
    </w:p>
    <w:p w:rsidR="00AB6274" w:rsidRPr="00ED676A" w:rsidRDefault="00AB6274" w:rsidP="00AB6274">
      <w:pPr>
        <w:rPr>
          <w:rFonts w:eastAsiaTheme="majorEastAsia"/>
          <w:color w:val="auto"/>
        </w:rPr>
      </w:pPr>
    </w:p>
    <w:p w:rsidR="005D31F0" w:rsidRPr="00ED676A" w:rsidRDefault="005D31F0">
      <w:pPr>
        <w:spacing w:after="200" w:line="276" w:lineRule="auto"/>
        <w:ind w:firstLine="0"/>
        <w:rPr>
          <w:color w:val="auto"/>
        </w:rPr>
      </w:pPr>
    </w:p>
    <w:p w:rsidR="006D1236" w:rsidRPr="00ED676A" w:rsidRDefault="006D1236" w:rsidP="006D1236">
      <w:pPr>
        <w:pStyle w:val="Heading2"/>
      </w:pPr>
      <w:bookmarkStart w:id="41" w:name="_Toc259090086"/>
      <w:r w:rsidRPr="00ED676A">
        <w:lastRenderedPageBreak/>
        <w:t>CUDA</w:t>
      </w:r>
      <w:bookmarkEnd w:id="41"/>
    </w:p>
    <w:p w:rsidR="00420FF8" w:rsidRPr="00A13DDA" w:rsidRDefault="00420FF8" w:rsidP="00420FF8">
      <w:pPr>
        <w:spacing w:line="240" w:lineRule="auto"/>
        <w:ind w:firstLine="0"/>
        <w:rPr>
          <w:color w:val="auto"/>
          <w:lang w:val="en-US" w:eastAsia="en-US"/>
        </w:rPr>
      </w:pPr>
      <w:r w:rsidRPr="00A13DDA">
        <w:rPr>
          <w:rFonts w:hAnsi="Symbol"/>
          <w:color w:val="auto"/>
          <w:lang w:val="en-US" w:eastAsia="en-US"/>
        </w:rPr>
        <w:t></w:t>
      </w:r>
      <w:r w:rsidRPr="00A13DDA">
        <w:rPr>
          <w:color w:val="auto"/>
          <w:lang w:val="en-US" w:eastAsia="en-US"/>
        </w:rPr>
        <w:t xml:space="preserve"> </w:t>
      </w:r>
      <w:r>
        <w:rPr>
          <w:color w:val="auto"/>
          <w:lang w:val="en-US" w:eastAsia="en-US"/>
        </w:rPr>
        <w:t xml:space="preserve">NOWA CUDA - </w:t>
      </w:r>
      <w:r w:rsidRPr="00A13DDA">
        <w:rPr>
          <w:color w:val="auto"/>
          <w:lang w:val="en-US" w:eastAsia="en-US"/>
        </w:rPr>
        <w:t xml:space="preserve"> </w:t>
      </w:r>
      <w:r>
        <w:rPr>
          <w:color w:val="auto"/>
          <w:lang w:val="en-US" w:eastAsia="en-US"/>
        </w:rPr>
        <w:t xml:space="preserve">( </w:t>
      </w:r>
      <w:hyperlink r:id="rId20" w:history="1">
        <w:r w:rsidRPr="00681963">
          <w:rPr>
            <w:rStyle w:val="Hyperlink"/>
            <w:lang w:val="en-US" w:eastAsia="en-US"/>
          </w:rPr>
          <w:t>http://developer.nvidia.com/object/cuda_3_0_downloads.html</w:t>
        </w:r>
      </w:hyperlink>
      <w:r>
        <w:rPr>
          <w:color w:val="auto"/>
          <w:lang w:val="en-US" w:eastAsia="en-US"/>
        </w:rPr>
        <w:t xml:space="preserve"> ) </w:t>
      </w:r>
      <w:r w:rsidRPr="00A13DDA">
        <w:rPr>
          <w:color w:val="auto"/>
          <w:lang w:val="en-US" w:eastAsia="en-US"/>
        </w:rPr>
        <w:t xml:space="preserve">Support for the new Fermi architecture, with: </w:t>
      </w:r>
    </w:p>
    <w:p w:rsidR="00420FF8" w:rsidRPr="00A13DDA" w:rsidRDefault="00420FF8" w:rsidP="00420FF8">
      <w:pPr>
        <w:numPr>
          <w:ilvl w:val="0"/>
          <w:numId w:val="16"/>
        </w:numPr>
        <w:spacing w:before="100" w:beforeAutospacing="1" w:after="100" w:afterAutospacing="1" w:line="240" w:lineRule="auto"/>
        <w:rPr>
          <w:color w:val="auto"/>
          <w:lang w:val="en-US" w:eastAsia="en-US"/>
        </w:rPr>
      </w:pPr>
      <w:r w:rsidRPr="00A13DDA">
        <w:rPr>
          <w:color w:val="auto"/>
          <w:lang w:val="en-US" w:eastAsia="en-US"/>
        </w:rPr>
        <w:t>Native 64-bit GPU support</w:t>
      </w:r>
    </w:p>
    <w:p w:rsidR="00420FF8" w:rsidRPr="00A13DDA" w:rsidRDefault="00420FF8" w:rsidP="00420FF8">
      <w:pPr>
        <w:numPr>
          <w:ilvl w:val="0"/>
          <w:numId w:val="16"/>
        </w:numPr>
        <w:spacing w:before="100" w:beforeAutospacing="1" w:after="100" w:afterAutospacing="1" w:line="240" w:lineRule="auto"/>
        <w:rPr>
          <w:color w:val="auto"/>
          <w:lang w:val="en-US" w:eastAsia="en-US"/>
        </w:rPr>
      </w:pPr>
      <w:r w:rsidRPr="00A13DDA">
        <w:rPr>
          <w:color w:val="auto"/>
          <w:lang w:val="en-US" w:eastAsia="en-US"/>
        </w:rPr>
        <w:t>Multiple Copy Engine support</w:t>
      </w:r>
    </w:p>
    <w:p w:rsidR="00420FF8" w:rsidRPr="00A13DDA" w:rsidRDefault="00420FF8" w:rsidP="00420FF8">
      <w:pPr>
        <w:numPr>
          <w:ilvl w:val="0"/>
          <w:numId w:val="16"/>
        </w:numPr>
        <w:spacing w:before="100" w:beforeAutospacing="1" w:after="100" w:afterAutospacing="1" w:line="240" w:lineRule="auto"/>
        <w:rPr>
          <w:color w:val="auto"/>
          <w:lang w:val="en-US" w:eastAsia="en-US"/>
        </w:rPr>
      </w:pPr>
      <w:r w:rsidRPr="00A13DDA">
        <w:rPr>
          <w:color w:val="auto"/>
          <w:lang w:val="en-US" w:eastAsia="en-US"/>
        </w:rPr>
        <w:t>ECC reporting</w:t>
      </w:r>
    </w:p>
    <w:p w:rsidR="00420FF8" w:rsidRPr="00A13DDA" w:rsidRDefault="00420FF8" w:rsidP="00420FF8">
      <w:pPr>
        <w:numPr>
          <w:ilvl w:val="0"/>
          <w:numId w:val="16"/>
        </w:numPr>
        <w:spacing w:before="100" w:beforeAutospacing="1" w:after="100" w:afterAutospacing="1" w:line="240" w:lineRule="auto"/>
        <w:rPr>
          <w:color w:val="auto"/>
          <w:lang w:val="en-US" w:eastAsia="en-US"/>
        </w:rPr>
      </w:pPr>
      <w:r w:rsidRPr="00A13DDA">
        <w:rPr>
          <w:color w:val="auto"/>
          <w:lang w:val="en-US" w:eastAsia="en-US"/>
        </w:rPr>
        <w:t>Concurrent Kernel Execution</w:t>
      </w:r>
    </w:p>
    <w:p w:rsidR="00420FF8" w:rsidRPr="00A13DDA" w:rsidRDefault="00420FF8" w:rsidP="00420FF8">
      <w:pPr>
        <w:numPr>
          <w:ilvl w:val="0"/>
          <w:numId w:val="16"/>
        </w:numPr>
        <w:spacing w:before="100" w:beforeAutospacing="1" w:after="100" w:afterAutospacing="1" w:line="240" w:lineRule="auto"/>
        <w:rPr>
          <w:color w:val="auto"/>
          <w:lang w:val="en-US" w:eastAsia="en-US"/>
        </w:rPr>
      </w:pPr>
      <w:r w:rsidRPr="00A13DDA">
        <w:rPr>
          <w:color w:val="auto"/>
          <w:lang w:val="en-US" w:eastAsia="en-US"/>
        </w:rPr>
        <w:t>Fermi HW debugging support in cuda-gdb</w:t>
      </w:r>
    </w:p>
    <w:p w:rsidR="00420FF8" w:rsidRPr="00A13DDA" w:rsidRDefault="00420FF8" w:rsidP="00420FF8">
      <w:pPr>
        <w:numPr>
          <w:ilvl w:val="0"/>
          <w:numId w:val="16"/>
        </w:numPr>
        <w:spacing w:before="100" w:beforeAutospacing="1" w:after="100" w:afterAutospacing="1" w:line="240" w:lineRule="auto"/>
        <w:rPr>
          <w:color w:val="auto"/>
          <w:lang w:val="en-US" w:eastAsia="en-US"/>
        </w:rPr>
      </w:pPr>
      <w:r w:rsidRPr="00A13DDA">
        <w:rPr>
          <w:color w:val="auto"/>
          <w:lang w:val="en-US" w:eastAsia="en-US"/>
        </w:rPr>
        <w:t>Fermi HW profiling support for CUDA C and OpenCL in Visual Profiler</w:t>
      </w:r>
    </w:p>
    <w:p w:rsidR="00420FF8" w:rsidRDefault="00420FF8" w:rsidP="00420FF8">
      <w:pPr>
        <w:pStyle w:val="ListParagraph"/>
        <w:ind w:firstLine="0"/>
        <w:rPr>
          <w:rFonts w:eastAsiaTheme="majorEastAsia"/>
          <w:color w:val="auto"/>
        </w:rPr>
      </w:pPr>
    </w:p>
    <w:p w:rsidR="00420FF8" w:rsidRPr="00DD2A69" w:rsidRDefault="00420FF8" w:rsidP="00420FF8">
      <w:pPr>
        <w:ind w:firstLine="0"/>
        <w:rPr>
          <w:rFonts w:eastAsiaTheme="majorEastAsia"/>
          <w:color w:val="auto"/>
        </w:rPr>
      </w:pPr>
      <w:r w:rsidRPr="00DD2A69">
        <w:rPr>
          <w:rFonts w:eastAsiaTheme="majorEastAsia"/>
          <w:color w:val="auto"/>
        </w:rPr>
        <w:t>Napisz tez o NVidia tesla</w:t>
      </w:r>
    </w:p>
    <w:p w:rsidR="00420FF8" w:rsidRDefault="00420FF8" w:rsidP="00420FF8">
      <w:pPr>
        <w:rPr>
          <w:rFonts w:eastAsiaTheme="majorEastAsia"/>
          <w:color w:val="auto"/>
        </w:rPr>
      </w:pPr>
      <w:r w:rsidRPr="00ED676A">
        <w:rPr>
          <w:rFonts w:eastAsiaTheme="majorEastAsia"/>
          <w:color w:val="auto"/>
        </w:rPr>
        <w:t>Napisz o physx</w:t>
      </w:r>
      <w:r>
        <w:rPr>
          <w:rFonts w:eastAsiaTheme="majorEastAsia"/>
          <w:color w:val="auto"/>
        </w:rPr>
        <w:t>:</w:t>
      </w:r>
    </w:p>
    <w:p w:rsidR="00420FF8" w:rsidRPr="00ED676A" w:rsidRDefault="00420FF8" w:rsidP="00420FF8">
      <w:pPr>
        <w:rPr>
          <w:rFonts w:eastAsiaTheme="majorEastAsia"/>
          <w:color w:val="auto"/>
        </w:rPr>
      </w:pPr>
      <w:r>
        <w:rPr>
          <w:b/>
          <w:bCs/>
        </w:rPr>
        <w:t>PhysX</w:t>
      </w:r>
      <w:r>
        <w:t xml:space="preserve"> is a </w:t>
      </w:r>
      <w:hyperlink r:id="rId21" w:tooltip="Proprietary software" w:history="1">
        <w:r>
          <w:rPr>
            <w:rStyle w:val="Hyperlink"/>
            <w:rFonts w:eastAsiaTheme="majorEastAsia"/>
          </w:rPr>
          <w:t>proprietary</w:t>
        </w:r>
      </w:hyperlink>
      <w:r>
        <w:t xml:space="preserve"> </w:t>
      </w:r>
      <w:hyperlink r:id="rId22" w:tooltip="Real-time computer graphics" w:history="1">
        <w:r>
          <w:rPr>
            <w:rStyle w:val="Hyperlink"/>
            <w:rFonts w:eastAsiaTheme="majorEastAsia"/>
          </w:rPr>
          <w:t>realtime</w:t>
        </w:r>
      </w:hyperlink>
      <w:r>
        <w:t xml:space="preserve"> </w:t>
      </w:r>
      <w:hyperlink r:id="rId23" w:tooltip="Physics &#10; engine" w:history="1">
        <w:r>
          <w:rPr>
            <w:rStyle w:val="Hyperlink"/>
            <w:rFonts w:eastAsiaTheme="majorEastAsia"/>
          </w:rPr>
          <w:t>physics engine</w:t>
        </w:r>
      </w:hyperlink>
      <w:r>
        <w:t xml:space="preserve"> </w:t>
      </w:r>
      <w:hyperlink r:id="rId24" w:tooltip="Middleware" w:history="1">
        <w:r>
          <w:rPr>
            <w:rStyle w:val="Hyperlink"/>
            <w:rFonts w:eastAsiaTheme="majorEastAsia"/>
          </w:rPr>
          <w:t>middleware</w:t>
        </w:r>
      </w:hyperlink>
      <w:r>
        <w:t xml:space="preserve"> </w:t>
      </w:r>
      <w:hyperlink r:id="rId25" w:tooltip="Software development kit" w:history="1">
        <w:r>
          <w:rPr>
            <w:rStyle w:val="Hyperlink"/>
            <w:rFonts w:eastAsiaTheme="majorEastAsia"/>
          </w:rPr>
          <w:t>SDK</w:t>
        </w:r>
      </w:hyperlink>
      <w:r>
        <w:t xml:space="preserve"> acquired by </w:t>
      </w:r>
      <w:hyperlink r:id="rId26" w:tooltip="Ageia" w:history="1">
        <w:r>
          <w:rPr>
            <w:rStyle w:val="Hyperlink"/>
            <w:rFonts w:eastAsiaTheme="majorEastAsia"/>
          </w:rPr>
          <w:t>Ageia</w:t>
        </w:r>
      </w:hyperlink>
      <w:r>
        <w:t xml:space="preserve"> (which itself was acquired by </w:t>
      </w:r>
      <w:hyperlink r:id="rId27" w:tooltip="Nvidia" w:history="1">
        <w:r>
          <w:rPr>
            <w:rStyle w:val="Hyperlink"/>
            <w:rFonts w:eastAsiaTheme="majorEastAsia"/>
          </w:rPr>
          <w:t>Nvidia</w:t>
        </w:r>
      </w:hyperlink>
      <w:r>
        <w:t xml:space="preserve"> in February 2008</w:t>
      </w:r>
      <w:hyperlink r:id="rId28" w:anchor="cite_note-0" w:history="1">
        <w:r>
          <w:rPr>
            <w:rStyle w:val="Hyperlink"/>
            <w:rFonts w:eastAsiaTheme="majorEastAsia"/>
            <w:vertAlign w:val="superscript"/>
          </w:rPr>
          <w:t>[1]</w:t>
        </w:r>
      </w:hyperlink>
      <w:r>
        <w:t xml:space="preserve">) with the purchase of </w:t>
      </w:r>
      <w:hyperlink r:id="rId29" w:tooltip="ETH Zurich" w:history="1">
        <w:r>
          <w:rPr>
            <w:rStyle w:val="Hyperlink"/>
            <w:rFonts w:eastAsiaTheme="majorEastAsia"/>
          </w:rPr>
          <w:t>ETH Zurich</w:t>
        </w:r>
      </w:hyperlink>
      <w:r>
        <w:t xml:space="preserve"> spin-off NovodeX in 2004. The term PhysX can also refer to the </w:t>
      </w:r>
      <w:hyperlink r:id="rId30" w:tooltip="Physics processing unit" w:history="1">
        <w:r>
          <w:rPr>
            <w:rStyle w:val="Hyperlink"/>
            <w:rFonts w:eastAsiaTheme="majorEastAsia"/>
          </w:rPr>
          <w:t>PPU</w:t>
        </w:r>
      </w:hyperlink>
      <w:r>
        <w:t xml:space="preserve"> </w:t>
      </w:r>
      <w:hyperlink r:id="rId31" w:tooltip="Add-in card" w:history="1">
        <w:r>
          <w:rPr>
            <w:rStyle w:val="Hyperlink"/>
            <w:rFonts w:eastAsiaTheme="majorEastAsia"/>
          </w:rPr>
          <w:t>add-in card</w:t>
        </w:r>
      </w:hyperlink>
      <w:r>
        <w:t xml:space="preserve"> designed by Ageia to accelerate PhysX-enabled </w:t>
      </w:r>
      <w:hyperlink r:id="rId32" w:tooltip="Video game" w:history="1">
        <w:r>
          <w:rPr>
            <w:rStyle w:val="Hyperlink"/>
            <w:rFonts w:eastAsiaTheme="majorEastAsia"/>
          </w:rPr>
          <w:t>video games</w:t>
        </w:r>
      </w:hyperlink>
      <w:r>
        <w:t xml:space="preserve">. Video games supporting </w:t>
      </w:r>
      <w:hyperlink r:id="rId33" w:tooltip="Hardware acceleration" w:history="1">
        <w:r>
          <w:rPr>
            <w:rStyle w:val="Hyperlink"/>
            <w:rFonts w:eastAsiaTheme="majorEastAsia"/>
          </w:rPr>
          <w:t>hardware acceleration</w:t>
        </w:r>
      </w:hyperlink>
      <w:r>
        <w:t xml:space="preserve"> by PhysX can be accelerated by either a PhysX PPU or a </w:t>
      </w:r>
      <w:hyperlink r:id="rId34" w:tooltip="CUDA" w:history="1">
        <w:r>
          <w:rPr>
            <w:rStyle w:val="Hyperlink"/>
            <w:rFonts w:eastAsiaTheme="majorEastAsia"/>
          </w:rPr>
          <w:t>CUDA</w:t>
        </w:r>
      </w:hyperlink>
      <w:r>
        <w:t xml:space="preserve">-enabled </w:t>
      </w:r>
      <w:hyperlink r:id="rId35" w:tooltip="GeForce" w:history="1">
        <w:r>
          <w:rPr>
            <w:rStyle w:val="Hyperlink"/>
            <w:rFonts w:eastAsiaTheme="majorEastAsia"/>
          </w:rPr>
          <w:t>GeForce</w:t>
        </w:r>
      </w:hyperlink>
      <w:r>
        <w:t xml:space="preserve"> </w:t>
      </w:r>
      <w:hyperlink r:id="rId36" w:tooltip="Graphics processing unit" w:history="1">
        <w:r>
          <w:rPr>
            <w:rStyle w:val="Hyperlink"/>
            <w:rFonts w:eastAsiaTheme="majorEastAsia"/>
          </w:rPr>
          <w:t>GPU</w:t>
        </w:r>
      </w:hyperlink>
      <w:r>
        <w:t xml:space="preserve"> (which has at least 32 CUDA cores), thus offloading physics calculations from the </w:t>
      </w:r>
      <w:hyperlink r:id="rId37" w:tooltip="Central processing unit" w:history="1">
        <w:r>
          <w:rPr>
            <w:rStyle w:val="Hyperlink"/>
            <w:rFonts w:eastAsiaTheme="majorEastAsia"/>
          </w:rPr>
          <w:t>CPU</w:t>
        </w:r>
      </w:hyperlink>
      <w:r>
        <w:t>, allowing it to perform other tasks instead — resulting in a smoother gaming experience and additional visual effects.</w:t>
      </w:r>
    </w:p>
    <w:p w:rsidR="00420FF8" w:rsidRDefault="00420FF8" w:rsidP="00040CD8"/>
    <w:p w:rsidR="00420FF8" w:rsidRDefault="00420FF8" w:rsidP="00040CD8"/>
    <w:p w:rsidR="00420FF8" w:rsidRDefault="00420FF8" w:rsidP="00040CD8"/>
    <w:p w:rsidR="00040CD8" w:rsidRPr="00ED676A" w:rsidRDefault="00073D3C" w:rsidP="00040CD8">
      <w:hyperlink r:id="rId38" w:history="1">
        <w:r w:rsidR="00040CD8" w:rsidRPr="00ED676A">
          <w:rPr>
            <w:rStyle w:val="Hyperlink"/>
          </w:rPr>
          <w:t>http://www.behardware.com/articles/659-2/nvidia-cuda-preview.html</w:t>
        </w:r>
      </w:hyperlink>
      <w:r w:rsidR="00040CD8" w:rsidRPr="00ED676A">
        <w:t xml:space="preserve"> (obrazek)</w:t>
      </w:r>
    </w:p>
    <w:p w:rsidR="00040CD8" w:rsidRDefault="00040CD8" w:rsidP="00C31437">
      <w:pPr>
        <w:rPr>
          <w:color w:val="auto"/>
        </w:rPr>
      </w:pPr>
    </w:p>
    <w:p w:rsidR="00040CD8" w:rsidRDefault="00040CD8" w:rsidP="00C31437">
      <w:pPr>
        <w:rPr>
          <w:color w:val="auto"/>
        </w:rPr>
      </w:pPr>
    </w:p>
    <w:p w:rsidR="00C31437" w:rsidRPr="00ED676A" w:rsidRDefault="007F264D" w:rsidP="00C31437">
      <w:pPr>
        <w:rPr>
          <w:color w:val="auto"/>
        </w:rPr>
      </w:pPr>
      <w:r w:rsidRPr="00ED676A">
        <w:rPr>
          <w:color w:val="auto"/>
        </w:rPr>
        <w:t xml:space="preserve">// </w:t>
      </w:r>
      <w:r w:rsidR="002D36BE" w:rsidRPr="00ED676A">
        <w:rPr>
          <w:color w:val="auto"/>
        </w:rPr>
        <w:t>Różne</w:t>
      </w:r>
      <w:r w:rsidR="00C31437" w:rsidRPr="00ED676A">
        <w:rPr>
          <w:color w:val="auto"/>
        </w:rPr>
        <w:t xml:space="preserve"> obrazki z cuda programming guide</w:t>
      </w:r>
    </w:p>
    <w:p w:rsidR="004A38E5" w:rsidRPr="00ED676A" w:rsidRDefault="004A38E5" w:rsidP="008B5404">
      <w:pPr>
        <w:rPr>
          <w:rFonts w:eastAsiaTheme="majorEastAsia"/>
          <w:color w:val="auto"/>
        </w:rPr>
      </w:pPr>
      <w:r w:rsidRPr="00ED676A">
        <w:rPr>
          <w:rFonts w:eastAsiaTheme="majorEastAsia"/>
          <w:color w:val="auto"/>
        </w:rPr>
        <w:t xml:space="preserve">Cuda ma tryb driver i ten inny, który </w:t>
      </w:r>
      <w:r w:rsidR="008B5404" w:rsidRPr="00ED676A">
        <w:rPr>
          <w:rFonts w:eastAsiaTheme="majorEastAsia"/>
          <w:color w:val="auto"/>
        </w:rPr>
        <w:t>używam</w:t>
      </w:r>
    </w:p>
    <w:p w:rsidR="00B10B5D" w:rsidRPr="00ED676A" w:rsidRDefault="00B10B5D" w:rsidP="008B5404">
      <w:pPr>
        <w:rPr>
          <w:rFonts w:eastAsiaTheme="majorEastAsia"/>
          <w:color w:val="auto"/>
        </w:rPr>
      </w:pPr>
    </w:p>
    <w:p w:rsidR="00B10B5D" w:rsidRPr="00ED676A" w:rsidRDefault="00B10B5D" w:rsidP="008B5404">
      <w:pPr>
        <w:rPr>
          <w:rFonts w:eastAsiaTheme="majorEastAsia"/>
          <w:color w:val="auto"/>
        </w:rPr>
      </w:pPr>
    </w:p>
    <w:p w:rsidR="00B10B5D" w:rsidRPr="00ED676A" w:rsidRDefault="00B10B5D" w:rsidP="00B10B5D">
      <w:pPr>
        <w:rPr>
          <w:rFonts w:eastAsiaTheme="majorEastAsia"/>
          <w:color w:val="auto"/>
        </w:rPr>
      </w:pPr>
      <w:r w:rsidRPr="00ED676A">
        <w:rPr>
          <w:rFonts w:eastAsiaTheme="majorEastAsia"/>
          <w:color w:val="auto"/>
        </w:rPr>
        <w:t>Obliczenia int są wolniejsze niż float</w:t>
      </w:r>
    </w:p>
    <w:p w:rsidR="00B10B5D" w:rsidRPr="00ED676A" w:rsidRDefault="00B10B5D" w:rsidP="00B10B5D">
      <w:pPr>
        <w:rPr>
          <w:rFonts w:eastAsiaTheme="majorEastAsia"/>
          <w:color w:val="auto"/>
        </w:rPr>
      </w:pPr>
      <w:r w:rsidRPr="00ED676A">
        <w:rPr>
          <w:rFonts w:hAnsi="Symbol"/>
        </w:rPr>
        <w:t></w:t>
      </w:r>
      <w:r w:rsidRPr="00ED676A">
        <w:t xml:space="preserve">  What is a kernel? A kernel is a function callable from the host and executed on the CUDA device -- simultaneously by many threads in parallel.</w:t>
      </w:r>
    </w:p>
    <w:p w:rsidR="00B10B5D" w:rsidRPr="00ED676A" w:rsidRDefault="00B10B5D" w:rsidP="008B5404">
      <w:pPr>
        <w:rPr>
          <w:rFonts w:eastAsiaTheme="majorEastAsia"/>
          <w:color w:val="auto"/>
        </w:rPr>
      </w:pPr>
    </w:p>
    <w:p w:rsidR="00C31437" w:rsidRPr="00ED676A" w:rsidRDefault="00C31437" w:rsidP="00C31437">
      <w:pPr>
        <w:rPr>
          <w:color w:val="auto"/>
        </w:rPr>
      </w:pPr>
    </w:p>
    <w:p w:rsidR="006D1236" w:rsidRPr="00ED676A" w:rsidRDefault="006D1236" w:rsidP="006D1236">
      <w:pPr>
        <w:pStyle w:val="Heading3"/>
      </w:pPr>
      <w:bookmarkStart w:id="42" w:name="_Toc259090087"/>
      <w:r w:rsidRPr="00ED676A">
        <w:t>Wprowadzenie do technologii</w:t>
      </w:r>
      <w:bookmarkEnd w:id="42"/>
    </w:p>
    <w:p w:rsidR="007F264D" w:rsidRPr="00ED676A" w:rsidRDefault="007F264D" w:rsidP="007F264D">
      <w:pPr>
        <w:rPr>
          <w:color w:val="auto"/>
        </w:rPr>
      </w:pPr>
      <w:r w:rsidRPr="00ED676A">
        <w:rPr>
          <w:color w:val="auto"/>
        </w:rPr>
        <w:t>// (Kernele, hierarchia wątków, opis języka)</w:t>
      </w:r>
    </w:p>
    <w:p w:rsidR="006D1236" w:rsidRPr="00ED676A" w:rsidRDefault="006D1236" w:rsidP="006D1236">
      <w:pPr>
        <w:pStyle w:val="Heading4"/>
      </w:pPr>
      <w:bookmarkStart w:id="43" w:name="_Toc259090088"/>
      <w:r w:rsidRPr="00ED676A">
        <w:t>Wersje CUDA</w:t>
      </w:r>
      <w:bookmarkEnd w:id="43"/>
    </w:p>
    <w:p w:rsidR="007F264D" w:rsidRPr="00ED676A" w:rsidRDefault="007F264D" w:rsidP="007F264D">
      <w:pPr>
        <w:rPr>
          <w:color w:val="auto"/>
        </w:rPr>
      </w:pPr>
      <w:r w:rsidRPr="00ED676A">
        <w:rPr>
          <w:color w:val="auto"/>
        </w:rPr>
        <w:t>// (Compute capability)</w:t>
      </w:r>
    </w:p>
    <w:p w:rsidR="008B5404" w:rsidRPr="00ED676A" w:rsidRDefault="008B5404" w:rsidP="008B5404">
      <w:pPr>
        <w:rPr>
          <w:rFonts w:eastAsiaTheme="majorEastAsia"/>
          <w:color w:val="auto"/>
        </w:rPr>
      </w:pPr>
      <w:r w:rsidRPr="00ED676A">
        <w:rPr>
          <w:rFonts w:eastAsiaTheme="majorEastAsia"/>
          <w:color w:val="auto"/>
        </w:rPr>
        <w:t>Napisz o aktualnych NVIDIA i nowych Fermi</w:t>
      </w:r>
    </w:p>
    <w:p w:rsidR="008B5404" w:rsidRPr="00ED676A" w:rsidRDefault="008B5404" w:rsidP="008B5404">
      <w:pPr>
        <w:rPr>
          <w:color w:val="auto"/>
        </w:rPr>
      </w:pPr>
    </w:p>
    <w:p w:rsidR="00BC2198" w:rsidRPr="00ED676A" w:rsidRDefault="006D1236" w:rsidP="00BC2198">
      <w:pPr>
        <w:pStyle w:val="Heading4"/>
      </w:pPr>
      <w:bookmarkStart w:id="44" w:name="_Toc259090089"/>
      <w:r w:rsidRPr="00ED676A">
        <w:t>Ograniczenia</w:t>
      </w:r>
      <w:bookmarkEnd w:id="44"/>
      <w:r w:rsidRPr="00ED676A">
        <w:t xml:space="preserve"> </w:t>
      </w:r>
    </w:p>
    <w:p w:rsidR="00BC2198" w:rsidRPr="00ED676A" w:rsidRDefault="00BC2198" w:rsidP="00BC2198">
      <w:pPr>
        <w:rPr>
          <w:color w:val="auto"/>
        </w:rPr>
      </w:pPr>
      <w:r w:rsidRPr="00ED676A">
        <w:rPr>
          <w:color w:val="auto"/>
        </w:rPr>
        <w:t xml:space="preserve">// </w:t>
      </w:r>
      <w:r w:rsidR="006D1236" w:rsidRPr="00ED676A">
        <w:rPr>
          <w:color w:val="auto"/>
        </w:rPr>
        <w:t xml:space="preserve">tylko float </w:t>
      </w:r>
      <w:r w:rsidR="00A940E2" w:rsidRPr="00ED676A">
        <w:rPr>
          <w:color w:val="auto"/>
        </w:rPr>
        <w:t>(dla niższych Compute capability)</w:t>
      </w:r>
    </w:p>
    <w:p w:rsidR="00BC2198" w:rsidRPr="00ED676A" w:rsidRDefault="00BC2198" w:rsidP="00BC2198">
      <w:pPr>
        <w:rPr>
          <w:color w:val="auto"/>
        </w:rPr>
      </w:pPr>
      <w:r w:rsidRPr="00ED676A">
        <w:rPr>
          <w:color w:val="auto"/>
        </w:rPr>
        <w:t xml:space="preserve">// </w:t>
      </w:r>
      <w:r w:rsidR="006D1236" w:rsidRPr="00ED676A">
        <w:rPr>
          <w:color w:val="auto"/>
        </w:rPr>
        <w:t>nie można używać struktur</w:t>
      </w:r>
      <w:r w:rsidRPr="00ED676A">
        <w:rPr>
          <w:color w:val="auto"/>
        </w:rPr>
        <w:t xml:space="preserve"> C++ w kernelach, nawet w emu</w:t>
      </w:r>
    </w:p>
    <w:p w:rsidR="006D1236" w:rsidRDefault="00BC2198" w:rsidP="00BC2198">
      <w:pPr>
        <w:rPr>
          <w:color w:val="auto"/>
        </w:rPr>
      </w:pPr>
      <w:r w:rsidRPr="00ED676A">
        <w:rPr>
          <w:color w:val="auto"/>
        </w:rPr>
        <w:t>//</w:t>
      </w:r>
      <w:r w:rsidR="006D1236" w:rsidRPr="00ED676A">
        <w:rPr>
          <w:color w:val="auto"/>
        </w:rPr>
        <w:t>Przy małych kernelach jest duży narzut czasowy CPU</w:t>
      </w:r>
    </w:p>
    <w:p w:rsidR="005F5A6C" w:rsidRDefault="005F5A6C" w:rsidP="00BC2198">
      <w:pPr>
        <w:rPr>
          <w:color w:val="auto"/>
        </w:rPr>
      </w:pPr>
    </w:p>
    <w:p w:rsidR="005F5A6C" w:rsidRPr="00ED676A" w:rsidRDefault="005F5A6C" w:rsidP="005F5A6C">
      <w:pPr>
        <w:pStyle w:val="Heading3"/>
      </w:pPr>
      <w:bookmarkStart w:id="45" w:name="_Toc259090090"/>
      <w:r w:rsidRPr="00ED676A">
        <w:t xml:space="preserve">Model architektury </w:t>
      </w:r>
      <w:r>
        <w:t>CUDA</w:t>
      </w:r>
      <w:bookmarkEnd w:id="45"/>
    </w:p>
    <w:p w:rsidR="005F5A6C" w:rsidRPr="00ED676A" w:rsidRDefault="005F5A6C" w:rsidP="005F5A6C">
      <w:pPr>
        <w:rPr>
          <w:color w:val="auto"/>
        </w:rPr>
      </w:pPr>
      <w:r w:rsidRPr="00ED676A">
        <w:rPr>
          <w:color w:val="auto"/>
        </w:rPr>
        <w:t>// (czy SIMD czy PRAM</w:t>
      </w:r>
      <w:r>
        <w:rPr>
          <w:color w:val="auto"/>
        </w:rPr>
        <w:t xml:space="preserve"> czy SIMT</w:t>
      </w:r>
      <w:r w:rsidRPr="00ED676A">
        <w:rPr>
          <w:color w:val="auto"/>
        </w:rPr>
        <w:t>).</w:t>
      </w:r>
    </w:p>
    <w:p w:rsidR="005F5A6C" w:rsidRPr="00ED676A" w:rsidRDefault="005F5A6C" w:rsidP="00BC2198">
      <w:pPr>
        <w:rPr>
          <w:color w:val="auto"/>
        </w:rPr>
      </w:pPr>
    </w:p>
    <w:p w:rsidR="00A940E2" w:rsidRPr="00ED676A" w:rsidRDefault="006D1236" w:rsidP="006D1236">
      <w:pPr>
        <w:pStyle w:val="Heading3"/>
      </w:pPr>
      <w:bookmarkStart w:id="46" w:name="_Toc259090091"/>
      <w:r w:rsidRPr="00ED676A">
        <w:t>Komunikacja między wątkami</w:t>
      </w:r>
      <w:bookmarkEnd w:id="46"/>
    </w:p>
    <w:p w:rsidR="006D1236" w:rsidRPr="00ED676A" w:rsidRDefault="00A940E2" w:rsidP="00A940E2">
      <w:pPr>
        <w:rPr>
          <w:color w:val="auto"/>
        </w:rPr>
      </w:pPr>
      <w:r w:rsidRPr="00ED676A">
        <w:rPr>
          <w:color w:val="auto"/>
        </w:rPr>
        <w:t xml:space="preserve">// </w:t>
      </w:r>
      <w:r w:rsidR="006D1236" w:rsidRPr="00ED676A">
        <w:rPr>
          <w:color w:val="auto"/>
        </w:rPr>
        <w:t xml:space="preserve">Synchronizacja wątków, zabezpieczenie przed racing conditions - </w:t>
      </w:r>
      <w:r w:rsidR="006D1236" w:rsidRPr="00ED676A">
        <w:rPr>
          <w:i/>
          <w:color w:val="auto"/>
        </w:rPr>
        <w:t>__syncthreads()</w:t>
      </w:r>
    </w:p>
    <w:p w:rsidR="00A940E2" w:rsidRPr="00ED676A" w:rsidRDefault="00A940E2" w:rsidP="00A940E2">
      <w:pPr>
        <w:rPr>
          <w:color w:val="auto"/>
        </w:rPr>
      </w:pPr>
      <w:r w:rsidRPr="00ED676A">
        <w:rPr>
          <w:color w:val="auto"/>
        </w:rPr>
        <w:t xml:space="preserve">// nie ma komunikacji miedzy watkami w innych blokach </w:t>
      </w:r>
    </w:p>
    <w:p w:rsidR="00A940E2" w:rsidRPr="00ED676A" w:rsidRDefault="006D1236" w:rsidP="006D1236">
      <w:pPr>
        <w:pStyle w:val="Heading3"/>
      </w:pPr>
      <w:bookmarkStart w:id="47" w:name="_Toc259090092"/>
      <w:r w:rsidRPr="00ED676A">
        <w:t>Proces wykonania programu CUDA</w:t>
      </w:r>
      <w:bookmarkEnd w:id="47"/>
      <w:r w:rsidRPr="00ED676A">
        <w:t xml:space="preserve"> </w:t>
      </w:r>
    </w:p>
    <w:p w:rsidR="006D1236" w:rsidRPr="00ED676A" w:rsidRDefault="00A940E2" w:rsidP="00A940E2">
      <w:pPr>
        <w:rPr>
          <w:color w:val="auto"/>
        </w:rPr>
      </w:pPr>
      <w:r w:rsidRPr="00ED676A">
        <w:rPr>
          <w:color w:val="auto"/>
        </w:rPr>
        <w:t xml:space="preserve">// kolejne etapy, </w:t>
      </w:r>
      <w:r w:rsidR="006D1236" w:rsidRPr="00ED676A">
        <w:rPr>
          <w:color w:val="auto"/>
        </w:rPr>
        <w:t>czyli alokowanie pamięci, załadowanie danych do pamięci GPU, wykonanie, odczytanie danych</w:t>
      </w:r>
    </w:p>
    <w:p w:rsidR="006D1236" w:rsidRPr="00ED676A" w:rsidRDefault="006D1236" w:rsidP="006D1236">
      <w:pPr>
        <w:pStyle w:val="Heading3"/>
      </w:pPr>
      <w:bookmarkStart w:id="48" w:name="_Toc259090093"/>
      <w:r w:rsidRPr="00ED676A">
        <w:t>Przykład kodu</w:t>
      </w:r>
      <w:bookmarkEnd w:id="48"/>
    </w:p>
    <w:p w:rsidR="00A940E2" w:rsidRPr="00ED676A" w:rsidRDefault="00A940E2" w:rsidP="00A940E2">
      <w:pPr>
        <w:rPr>
          <w:color w:val="auto"/>
        </w:rPr>
      </w:pPr>
      <w:r w:rsidRPr="00ED676A">
        <w:rPr>
          <w:color w:val="auto"/>
        </w:rPr>
        <w:t>Przykładowy kernel i wywolanie go.</w:t>
      </w:r>
    </w:p>
    <w:p w:rsidR="008C4DDE" w:rsidRPr="00ED676A" w:rsidRDefault="008C4DDE">
      <w:pPr>
        <w:spacing w:after="200" w:line="276" w:lineRule="auto"/>
        <w:ind w:firstLine="0"/>
        <w:rPr>
          <w:rFonts w:eastAsiaTheme="majorEastAsia"/>
          <w:b/>
          <w:bCs/>
          <w:color w:val="auto"/>
        </w:rPr>
      </w:pPr>
      <w:r w:rsidRPr="00ED676A">
        <w:rPr>
          <w:color w:val="auto"/>
        </w:rPr>
        <w:br w:type="page"/>
      </w:r>
    </w:p>
    <w:p w:rsidR="00C04371" w:rsidRPr="00ED676A" w:rsidRDefault="00836D01" w:rsidP="002F45CE">
      <w:pPr>
        <w:pStyle w:val="Heading1"/>
      </w:pPr>
      <w:bookmarkStart w:id="49" w:name="_Sztuczne_sieci_neuronowe"/>
      <w:bookmarkStart w:id="50" w:name="_Toc259090094"/>
      <w:bookmarkEnd w:id="49"/>
      <w:r w:rsidRPr="00ED676A">
        <w:lastRenderedPageBreak/>
        <w:t>Sztuczne sieci neuronowe</w:t>
      </w:r>
      <w:bookmarkEnd w:id="50"/>
    </w:p>
    <w:p w:rsidR="006D1236" w:rsidRPr="00ED676A" w:rsidRDefault="006D1236" w:rsidP="006D1236">
      <w:pPr>
        <w:pStyle w:val="Heading2"/>
      </w:pPr>
      <w:bookmarkStart w:id="51" w:name="_Toc259090095"/>
      <w:r w:rsidRPr="00ED676A">
        <w:t>Wprowadzenie</w:t>
      </w:r>
      <w:bookmarkEnd w:id="51"/>
    </w:p>
    <w:p w:rsidR="006D1236" w:rsidRPr="00ED676A" w:rsidRDefault="006D1236" w:rsidP="006D1236">
      <w:pPr>
        <w:pStyle w:val="Heading2"/>
      </w:pPr>
      <w:bookmarkStart w:id="52" w:name="_Toc259090096"/>
      <w:r w:rsidRPr="00ED676A">
        <w:t>Model neuronu</w:t>
      </w:r>
      <w:bookmarkEnd w:id="52"/>
    </w:p>
    <w:p w:rsidR="006D1236" w:rsidRPr="00ED676A" w:rsidRDefault="006D1236" w:rsidP="006D1236">
      <w:pPr>
        <w:pStyle w:val="Heading3"/>
      </w:pPr>
      <w:bookmarkStart w:id="53" w:name="_Toc259090097"/>
      <w:r w:rsidRPr="00ED676A">
        <w:t>Neuron biologiczny</w:t>
      </w:r>
      <w:bookmarkEnd w:id="53"/>
    </w:p>
    <w:p w:rsidR="006D1236" w:rsidRPr="00ED676A" w:rsidRDefault="006D1236" w:rsidP="006D1236">
      <w:pPr>
        <w:pStyle w:val="Heading3"/>
      </w:pPr>
      <w:bookmarkStart w:id="54" w:name="_Toc259090098"/>
      <w:r w:rsidRPr="00ED676A">
        <w:t>Sztuczny neuron</w:t>
      </w:r>
      <w:bookmarkEnd w:id="54"/>
    </w:p>
    <w:p w:rsidR="006D1236" w:rsidRPr="00ED676A" w:rsidRDefault="006D1236" w:rsidP="006D1236">
      <w:pPr>
        <w:pStyle w:val="Heading3"/>
      </w:pPr>
      <w:bookmarkStart w:id="55" w:name="_Toc259090099"/>
      <w:r w:rsidRPr="00ED676A">
        <w:t>Funkcja aktywacji, neuron nieliniowy</w:t>
      </w:r>
      <w:bookmarkEnd w:id="55"/>
    </w:p>
    <w:p w:rsidR="006D1236" w:rsidRPr="00ED676A" w:rsidRDefault="006D1236" w:rsidP="006D1236">
      <w:pPr>
        <w:pStyle w:val="Heading2"/>
      </w:pPr>
      <w:bookmarkStart w:id="56" w:name="_Toc259090100"/>
      <w:r w:rsidRPr="00ED676A">
        <w:t>Architektury sieci neuronowych</w:t>
      </w:r>
      <w:bookmarkEnd w:id="56"/>
    </w:p>
    <w:p w:rsidR="006D1236" w:rsidRPr="00ED676A" w:rsidRDefault="006D1236" w:rsidP="006D1236">
      <w:pPr>
        <w:pStyle w:val="Heading3"/>
      </w:pPr>
      <w:bookmarkStart w:id="57" w:name="_Toc259090101"/>
      <w:r w:rsidRPr="00ED676A">
        <w:t>Jednokierunkowe</w:t>
      </w:r>
      <w:bookmarkEnd w:id="57"/>
    </w:p>
    <w:p w:rsidR="006D1236" w:rsidRPr="00ED676A" w:rsidRDefault="006D1236" w:rsidP="006D1236">
      <w:pPr>
        <w:pStyle w:val="Heading3"/>
      </w:pPr>
      <w:bookmarkStart w:id="58" w:name="_Toc259090102"/>
      <w:r w:rsidRPr="00ED676A">
        <w:t>Rekurencyjne</w:t>
      </w:r>
      <w:bookmarkEnd w:id="58"/>
    </w:p>
    <w:p w:rsidR="006D1236" w:rsidRPr="00ED676A" w:rsidRDefault="006D1236" w:rsidP="006D1236">
      <w:pPr>
        <w:pStyle w:val="Heading3"/>
      </w:pPr>
      <w:bookmarkStart w:id="59" w:name="_Toc259090103"/>
      <w:r w:rsidRPr="00ED676A">
        <w:t>Sieci komórkowe</w:t>
      </w:r>
      <w:bookmarkEnd w:id="59"/>
    </w:p>
    <w:p w:rsidR="006D1236" w:rsidRPr="00ED676A" w:rsidRDefault="006D1236" w:rsidP="006D1236">
      <w:pPr>
        <w:pStyle w:val="Heading2"/>
      </w:pPr>
      <w:bookmarkStart w:id="60" w:name="_Toc259090104"/>
      <w:r w:rsidRPr="00ED676A">
        <w:t>Zastosowanie sztucznych sieci neuronowych</w:t>
      </w:r>
      <w:bookmarkEnd w:id="60"/>
    </w:p>
    <w:p w:rsidR="007F264D" w:rsidRPr="00ED676A" w:rsidRDefault="007F264D" w:rsidP="007F264D">
      <w:pPr>
        <w:rPr>
          <w:color w:val="auto"/>
        </w:rPr>
      </w:pPr>
      <w:r w:rsidRPr="00ED676A">
        <w:rPr>
          <w:color w:val="auto"/>
        </w:rPr>
        <w:t>//  (Różne zadania - optymalizacja i klasyfikacja)</w:t>
      </w:r>
    </w:p>
    <w:p w:rsidR="006D1236" w:rsidRPr="00ED676A" w:rsidRDefault="006D1236" w:rsidP="006D1236">
      <w:pPr>
        <w:pStyle w:val="Heading2"/>
      </w:pPr>
      <w:bookmarkStart w:id="61" w:name="_Toc259090105"/>
      <w:r w:rsidRPr="00ED676A">
        <w:t>Metody uczenia</w:t>
      </w:r>
      <w:bookmarkEnd w:id="61"/>
    </w:p>
    <w:p w:rsidR="006D1236" w:rsidRPr="00ED676A" w:rsidRDefault="007F264D" w:rsidP="006D1236">
      <w:pPr>
        <w:pStyle w:val="Heading3"/>
      </w:pPr>
      <w:bookmarkStart w:id="62" w:name="_Toc259090106"/>
      <w:r w:rsidRPr="00ED676A">
        <w:t>U</w:t>
      </w:r>
      <w:r w:rsidR="006D1236" w:rsidRPr="00ED676A">
        <w:t>czenie nadzorowane</w:t>
      </w:r>
      <w:bookmarkEnd w:id="62"/>
    </w:p>
    <w:p w:rsidR="006D1236" w:rsidRPr="00ED676A" w:rsidRDefault="007F264D" w:rsidP="006D1236">
      <w:pPr>
        <w:pStyle w:val="Heading4"/>
      </w:pPr>
      <w:bookmarkStart w:id="63" w:name="_Toc259090107"/>
      <w:r w:rsidRPr="00ED676A">
        <w:t>Z</w:t>
      </w:r>
      <w:r w:rsidR="006D1236" w:rsidRPr="00ED676A">
        <w:t xml:space="preserve"> nauczycielem</w:t>
      </w:r>
      <w:bookmarkEnd w:id="63"/>
    </w:p>
    <w:p w:rsidR="007F264D" w:rsidRPr="00ED676A" w:rsidRDefault="007F264D" w:rsidP="007F264D">
      <w:pPr>
        <w:rPr>
          <w:b/>
          <w:color w:val="auto"/>
        </w:rPr>
      </w:pPr>
      <w:r w:rsidRPr="00ED676A">
        <w:rPr>
          <w:color w:val="auto"/>
        </w:rPr>
        <w:t>//  (opis reguły delta i metody momentum)</w:t>
      </w:r>
    </w:p>
    <w:p w:rsidR="006D1236" w:rsidRPr="00ED676A" w:rsidRDefault="007F264D" w:rsidP="006D1236">
      <w:pPr>
        <w:pStyle w:val="Heading4"/>
      </w:pPr>
      <w:bookmarkStart w:id="64" w:name="_Toc259090108"/>
      <w:r w:rsidRPr="00ED676A">
        <w:t>Z</w:t>
      </w:r>
      <w:r w:rsidR="006D1236" w:rsidRPr="00ED676A">
        <w:t xml:space="preserve"> krytykiem</w:t>
      </w:r>
      <w:bookmarkEnd w:id="64"/>
    </w:p>
    <w:p w:rsidR="006D1236" w:rsidRPr="00ED676A" w:rsidRDefault="007F264D" w:rsidP="006D1236">
      <w:pPr>
        <w:pStyle w:val="Heading3"/>
      </w:pPr>
      <w:bookmarkStart w:id="65" w:name="_Toc259090109"/>
      <w:r w:rsidRPr="00ED676A">
        <w:t>U</w:t>
      </w:r>
      <w:r w:rsidR="006D1236" w:rsidRPr="00ED676A">
        <w:t>czenie nienadzorowane</w:t>
      </w:r>
      <w:bookmarkEnd w:id="65"/>
    </w:p>
    <w:p w:rsidR="006D1236" w:rsidRPr="00ED676A" w:rsidRDefault="007F264D" w:rsidP="006D1236">
      <w:pPr>
        <w:pStyle w:val="Heading4"/>
      </w:pPr>
      <w:bookmarkStart w:id="66" w:name="_Toc259090110"/>
      <w:r w:rsidRPr="00ED676A">
        <w:t>S</w:t>
      </w:r>
      <w:r w:rsidR="006D1236" w:rsidRPr="00ED676A">
        <w:t>amoorganizujące się mapy</w:t>
      </w:r>
      <w:bookmarkEnd w:id="66"/>
    </w:p>
    <w:p w:rsidR="006D1236" w:rsidRPr="00ED676A" w:rsidRDefault="007F264D" w:rsidP="006D1236">
      <w:pPr>
        <w:pStyle w:val="Heading4"/>
      </w:pPr>
      <w:bookmarkStart w:id="67" w:name="_Toc259090111"/>
      <w:r w:rsidRPr="00ED676A">
        <w:t>K</w:t>
      </w:r>
      <w:r w:rsidR="006D1236" w:rsidRPr="00ED676A">
        <w:t>onkurencyjne</w:t>
      </w:r>
      <w:bookmarkEnd w:id="67"/>
    </w:p>
    <w:p w:rsidR="008C4DDE" w:rsidRPr="00ED676A" w:rsidRDefault="008C4DDE" w:rsidP="006F17B5">
      <w:pPr>
        <w:ind w:firstLine="0"/>
        <w:rPr>
          <w:color w:val="auto"/>
        </w:rPr>
      </w:pPr>
    </w:p>
    <w:p w:rsidR="008C4DDE" w:rsidRPr="00ED676A" w:rsidRDefault="008C4DDE">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Heading1"/>
      </w:pPr>
      <w:bookmarkStart w:id="68" w:name="_Implementacja_sztucznych_sieci"/>
      <w:bookmarkStart w:id="69" w:name="_Toc259090112"/>
      <w:bookmarkEnd w:id="68"/>
      <w:r w:rsidRPr="00ED676A">
        <w:lastRenderedPageBreak/>
        <w:t>Implementacja sztucznych sieci neuronowych na GPU</w:t>
      </w:r>
      <w:bookmarkEnd w:id="69"/>
    </w:p>
    <w:p w:rsidR="006F17B5" w:rsidRPr="00ED676A" w:rsidRDefault="006F17B5" w:rsidP="00552F6C">
      <w:pPr>
        <w:rPr>
          <w:color w:val="auto"/>
        </w:rPr>
      </w:pPr>
      <w:r w:rsidRPr="00ED676A">
        <w:rPr>
          <w:color w:val="auto"/>
        </w:rPr>
        <w:t>Jeżeli punkt 4 nie będzie zbyt duży, to może być dołączony jako ostatni podpunkt do punktu  3</w:t>
      </w:r>
    </w:p>
    <w:p w:rsidR="006F17B5" w:rsidRPr="00ED676A" w:rsidRDefault="006F17B5" w:rsidP="00552F6C">
      <w:pPr>
        <w:pStyle w:val="Heading2"/>
      </w:pPr>
      <w:bookmarkStart w:id="70" w:name="_Toc259090113"/>
      <w:r w:rsidRPr="00ED676A">
        <w:t>Sieć neuronowa z punktu widzenia programisty</w:t>
      </w:r>
      <w:bookmarkEnd w:id="70"/>
    </w:p>
    <w:p w:rsidR="00447DFA" w:rsidRPr="00ED676A" w:rsidRDefault="006F17B5" w:rsidP="00552F6C">
      <w:pPr>
        <w:pStyle w:val="Heading3"/>
      </w:pPr>
      <w:bookmarkStart w:id="71" w:name="_Toc259090114"/>
      <w:r w:rsidRPr="00ED676A">
        <w:t>Struktury danych w sieciach neuronowych</w:t>
      </w:r>
      <w:bookmarkEnd w:id="71"/>
    </w:p>
    <w:p w:rsidR="006F17B5" w:rsidRPr="00ED676A" w:rsidRDefault="007F264D" w:rsidP="00447DFA">
      <w:pPr>
        <w:rPr>
          <w:color w:val="auto"/>
        </w:rPr>
      </w:pPr>
      <w:r w:rsidRPr="00ED676A">
        <w:rPr>
          <w:color w:val="auto"/>
        </w:rPr>
        <w:t>// (Opis tego, jak dane są przedstawione w pamięci - wejścia, wagi, błąd, pochodna wyjścia, wyjście sieci).</w:t>
      </w:r>
    </w:p>
    <w:p w:rsidR="00447DFA" w:rsidRPr="00ED676A" w:rsidRDefault="006F17B5" w:rsidP="00552F6C">
      <w:pPr>
        <w:pStyle w:val="Heading3"/>
      </w:pPr>
      <w:bookmarkStart w:id="72" w:name="_Toc259090115"/>
      <w:r w:rsidRPr="00ED676A">
        <w:t>Użyte algorytmy</w:t>
      </w:r>
      <w:bookmarkEnd w:id="72"/>
    </w:p>
    <w:p w:rsidR="006F17B5" w:rsidRPr="00ED676A" w:rsidRDefault="00447DFA" w:rsidP="00447DFA">
      <w:pPr>
        <w:rPr>
          <w:color w:val="auto"/>
        </w:rPr>
      </w:pPr>
      <w:r w:rsidRPr="00ED676A">
        <w:rPr>
          <w:color w:val="auto"/>
        </w:rPr>
        <w:t xml:space="preserve">// </w:t>
      </w:r>
      <w:r w:rsidR="006F17B5" w:rsidRPr="00ED676A">
        <w:rPr>
          <w:color w:val="auto"/>
        </w:rPr>
        <w:t xml:space="preserve"> (Algorytmy execute i train. Napisanie, że są to operacje macierzowe).</w:t>
      </w:r>
    </w:p>
    <w:p w:rsidR="006F17B5" w:rsidRPr="00ED676A" w:rsidRDefault="006F17B5" w:rsidP="00552F6C">
      <w:pPr>
        <w:pStyle w:val="Heading2"/>
      </w:pPr>
      <w:bookmarkStart w:id="73" w:name="_Toc259090116"/>
      <w:r w:rsidRPr="00ED676A">
        <w:t>Zastosowanie GPU w sztucznych sieciach neuronowych</w:t>
      </w:r>
      <w:bookmarkEnd w:id="73"/>
    </w:p>
    <w:p w:rsidR="006F17B5" w:rsidRPr="00ED676A" w:rsidRDefault="006F17B5" w:rsidP="00552F6C">
      <w:pPr>
        <w:pStyle w:val="Heading3"/>
      </w:pPr>
      <w:bookmarkStart w:id="74" w:name="_Toc259090117"/>
      <w:r w:rsidRPr="00ED676A">
        <w:t>Zrównoleglenie operacji na sieciach neuronowych</w:t>
      </w:r>
      <w:bookmarkEnd w:id="74"/>
    </w:p>
    <w:p w:rsidR="00447DFA" w:rsidRPr="00ED676A" w:rsidRDefault="00447DFA" w:rsidP="00447DFA">
      <w:pPr>
        <w:rPr>
          <w:color w:val="auto"/>
        </w:rPr>
      </w:pPr>
      <w:r w:rsidRPr="00ED676A">
        <w:rPr>
          <w:color w:val="auto"/>
        </w:rPr>
        <w:t>// (Opisanie, że wiele operacji można wykonywać równolegle od siebie. Do tego można zastosować GPU).</w:t>
      </w:r>
    </w:p>
    <w:p w:rsidR="00447DFA" w:rsidRPr="00ED676A" w:rsidRDefault="006F17B5" w:rsidP="00447DFA">
      <w:pPr>
        <w:pStyle w:val="Heading3"/>
        <w:rPr>
          <w:color w:val="auto"/>
        </w:rPr>
      </w:pPr>
      <w:bookmarkStart w:id="75" w:name="_Toc259090118"/>
      <w:r w:rsidRPr="00ED676A">
        <w:t>Wewnętrzne  struktury danych GPU</w:t>
      </w:r>
      <w:bookmarkEnd w:id="75"/>
      <w:r w:rsidRPr="00ED676A">
        <w:t xml:space="preserve"> </w:t>
      </w:r>
    </w:p>
    <w:p w:rsidR="00447DFA" w:rsidRPr="00ED676A" w:rsidRDefault="00447DFA" w:rsidP="00447DFA">
      <w:pPr>
        <w:rPr>
          <w:color w:val="auto"/>
        </w:rPr>
      </w:pPr>
      <w:r w:rsidRPr="00ED676A">
        <w:rPr>
          <w:color w:val="auto"/>
        </w:rPr>
        <w:t>//(przedstawienie, jak dane sieci neuronowych i testów mogą być przedstawione wewnątrz pamięci GPU).</w:t>
      </w:r>
    </w:p>
    <w:p w:rsidR="006F17B5" w:rsidRPr="00ED676A" w:rsidRDefault="006F17B5" w:rsidP="00552F6C">
      <w:pPr>
        <w:pStyle w:val="Heading3"/>
      </w:pPr>
      <w:bookmarkStart w:id="76" w:name="_Toc259090119"/>
      <w:r w:rsidRPr="00ED676A">
        <w:t>Istniejące rozwiązania software’owe</w:t>
      </w:r>
      <w:bookmarkEnd w:id="76"/>
    </w:p>
    <w:p w:rsidR="006F17B5" w:rsidRPr="00ED676A" w:rsidRDefault="006F17B5" w:rsidP="006F17B5">
      <w:pPr>
        <w:rPr>
          <w:color w:val="auto"/>
        </w:rPr>
      </w:pP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Heading1"/>
      </w:pPr>
      <w:bookmarkStart w:id="77" w:name="_Biblioteka_CNL"/>
      <w:bookmarkStart w:id="78" w:name="_Toc259090120"/>
      <w:bookmarkEnd w:id="77"/>
      <w:r w:rsidRPr="00ED676A">
        <w:lastRenderedPageBreak/>
        <w:t>Biblioteka CNL</w:t>
      </w:r>
      <w:bookmarkEnd w:id="78"/>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 obsługującej sieci neuronowe z wykorzystaniem CPU </w:t>
      </w:r>
      <w:r w:rsidR="00020F08" w:rsidRPr="00ED676A">
        <w:rPr>
          <w:color w:val="auto"/>
        </w:rPr>
        <w:t>oraz GPU.</w:t>
      </w:r>
      <w:r w:rsidR="00DA028C" w:rsidRPr="00ED676A">
        <w:rPr>
          <w:color w:val="auto"/>
        </w:rPr>
        <w:t xml:space="preserve"> Biblioteka miała umożliwić dodawanie obsługi</w:t>
      </w:r>
      <w:r w:rsidR="007E03D8" w:rsidRPr="00ED676A">
        <w:rPr>
          <w:color w:val="auto"/>
        </w:rPr>
        <w:t xml:space="preserve"> różnych typów sieci neuronowych, oraz mieć zaimplementowany jeden z jej typów. Ja zaimplementowałem sieć MLP.</w:t>
      </w:r>
    </w:p>
    <w:p w:rsidR="00D973D2" w:rsidRPr="00ED676A" w:rsidRDefault="00CD1C8C" w:rsidP="004B0917">
      <w:pPr>
        <w:rPr>
          <w:color w:val="auto"/>
        </w:rPr>
      </w:pPr>
      <w:r w:rsidRPr="00ED676A">
        <w:rPr>
          <w:color w:val="auto"/>
        </w:rPr>
        <w:t xml:space="preserve">Biblioteka została stworzona w języku C++, zostały stworzone wersje do kompilacji pod Visual Studio 2008 (wersja 32bit i 64bit) oraz G++ (wersja 32bit). </w:t>
      </w:r>
      <w:r w:rsidR="00B3645C" w:rsidRPr="00ED676A">
        <w:rPr>
          <w:color w:val="auto"/>
        </w:rPr>
        <w:t>Podczas pisania, głównie zwracałem uwagę na prędkość działania części GPU oraz na przenośność programu.</w:t>
      </w:r>
    </w:p>
    <w:p w:rsidR="004B0917" w:rsidRPr="00ED676A" w:rsidRDefault="004B0917" w:rsidP="004B0917">
      <w:pPr>
        <w:rPr>
          <w:color w:val="auto"/>
        </w:rPr>
      </w:pPr>
    </w:p>
    <w:p w:rsidR="00D973D2" w:rsidRPr="00ED676A" w:rsidRDefault="00D973D2" w:rsidP="00F05B9A">
      <w:pPr>
        <w:pStyle w:val="Heading2"/>
      </w:pPr>
      <w:bookmarkStart w:id="79" w:name="_Toc259090121"/>
      <w:r w:rsidRPr="00ED676A">
        <w:t>Zakres programu</w:t>
      </w:r>
      <w:bookmarkEnd w:id="79"/>
    </w:p>
    <w:p w:rsidR="00107097" w:rsidRPr="00ED676A" w:rsidRDefault="00CD1C8C" w:rsidP="004B0917">
      <w:pPr>
        <w:rPr>
          <w:color w:val="auto"/>
        </w:rPr>
      </w:pPr>
      <w:r w:rsidRPr="00ED676A">
        <w:rPr>
          <w:color w:val="auto"/>
        </w:rPr>
        <w:t>Implementacja zawiera bibliotekę</w:t>
      </w:r>
      <w:r w:rsidR="007B381A" w:rsidRPr="00ED676A">
        <w:rPr>
          <w:color w:val="auto"/>
        </w:rPr>
        <w:t xml:space="preserve"> razem z plikiem CUDA.cpp, który </w:t>
      </w:r>
      <w:r w:rsidRPr="00ED676A">
        <w:rPr>
          <w:color w:val="auto"/>
        </w:rPr>
        <w:t xml:space="preserve">wykorzystuje tę bibliotekę i w którym są zawarte najczęstsze przypadki użycia biblioteki (m.in. wczytywanie, zapisywanie, uruchamianie sieci na danych testach) </w:t>
      </w:r>
      <w:r w:rsidR="00107097" w:rsidRPr="00ED676A">
        <w:rPr>
          <w:color w:val="auto"/>
        </w:rPr>
        <w:t>.</w:t>
      </w:r>
    </w:p>
    <w:p w:rsidR="004B0917" w:rsidRPr="00ED676A" w:rsidRDefault="004B0917" w:rsidP="004B0917">
      <w:pPr>
        <w:rPr>
          <w:color w:val="auto"/>
        </w:rPr>
      </w:pPr>
    </w:p>
    <w:p w:rsidR="001B7D2B" w:rsidRPr="00ED676A" w:rsidRDefault="001B7D2B" w:rsidP="00F05B9A">
      <w:pPr>
        <w:pStyle w:val="Heading3"/>
      </w:pPr>
      <w:bookmarkStart w:id="80" w:name="_Toc259090122"/>
      <w:r w:rsidRPr="00ED676A">
        <w:t>Ogólny projekt aplikacji</w:t>
      </w:r>
      <w:bookmarkEnd w:id="80"/>
      <w:r w:rsidRPr="00ED676A">
        <w:t xml:space="preserve"> </w:t>
      </w:r>
    </w:p>
    <w:p w:rsidR="00B16AEB" w:rsidRPr="00ED676A" w:rsidRDefault="00CD1C8C" w:rsidP="00625DC5">
      <w:pPr>
        <w:rPr>
          <w:color w:val="auto"/>
        </w:rPr>
      </w:pPr>
      <w:r w:rsidRPr="00ED676A">
        <w:rPr>
          <w:color w:val="auto"/>
        </w:rPr>
        <w:t xml:space="preserve">Obliczenia na GPU są wykonywane w bibliotece CUDA, stworzonej przez firmę </w:t>
      </w:r>
      <w:r w:rsidR="00EE69E3" w:rsidRPr="00ED676A">
        <w:rPr>
          <w:color w:val="auto"/>
        </w:rPr>
        <w:t>NVIDIA</w:t>
      </w:r>
      <w:r w:rsidRPr="00ED676A">
        <w:rPr>
          <w:color w:val="auto"/>
        </w:rPr>
        <w:t xml:space="preserve"> i działającej tylko na kartach graficznych tej firmy, serii 8000 i wyższych. W momencie decyzji o rodzaju biblioteki GPU, na rynku były dostępne 3 biblioteki tego typu: OpenCL, </w:t>
      </w:r>
      <w:r w:rsidR="00472078" w:rsidRPr="00ED676A">
        <w:rPr>
          <w:color w:val="auto"/>
        </w:rPr>
        <w:t xml:space="preserve">NVIDIA </w:t>
      </w:r>
      <w:r w:rsidRPr="00ED676A">
        <w:rPr>
          <w:color w:val="auto"/>
        </w:rPr>
        <w:t>CUDA, ATI</w:t>
      </w:r>
      <w:r w:rsidR="00B16AEB" w:rsidRPr="00ED676A">
        <w:rPr>
          <w:color w:val="auto"/>
        </w:rPr>
        <w:t xml:space="preserve"> </w:t>
      </w:r>
      <w:r w:rsidRPr="00ED676A">
        <w:rPr>
          <w:color w:val="auto"/>
        </w:rPr>
        <w:t>Stream</w:t>
      </w:r>
      <w:r w:rsidR="00B16AEB" w:rsidRPr="00ED676A">
        <w:rPr>
          <w:color w:val="auto"/>
        </w:rPr>
        <w:t xml:space="preserve">. </w:t>
      </w:r>
      <w:r w:rsidR="00625DC5" w:rsidRPr="00ED676A">
        <w:rPr>
          <w:color w:val="auto"/>
        </w:rPr>
        <w:t xml:space="preserve">Poniżej jest tabela wyszczególniająca różne aspekty tych trzech </w:t>
      </w:r>
      <w:r w:rsidR="002B3236" w:rsidRPr="00ED676A">
        <w:rPr>
          <w:color w:val="auto"/>
        </w:rPr>
        <w:t>bibliotek.</w:t>
      </w:r>
    </w:p>
    <w:p w:rsidR="00B16AEB" w:rsidRPr="00ED676A" w:rsidRDefault="00B16AEB" w:rsidP="00B16AEB">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B16AEB" w:rsidRPr="00ED676A" w:rsidTr="009419D4">
        <w:tc>
          <w:tcPr>
            <w:tcW w:w="2185" w:type="dxa"/>
          </w:tcPr>
          <w:p w:rsidR="00B16AEB" w:rsidRPr="00ED676A" w:rsidRDefault="00B16AEB" w:rsidP="00B16AEB">
            <w:pPr>
              <w:ind w:firstLine="0"/>
              <w:rPr>
                <w:color w:val="auto"/>
              </w:rPr>
            </w:pPr>
            <w:r w:rsidRPr="00ED676A">
              <w:rPr>
                <w:color w:val="auto"/>
              </w:rPr>
              <w:t>Technologia / Aspekt</w:t>
            </w:r>
          </w:p>
        </w:tc>
        <w:tc>
          <w:tcPr>
            <w:tcW w:w="2185" w:type="dxa"/>
          </w:tcPr>
          <w:p w:rsidR="00B16AEB" w:rsidRPr="00ED676A" w:rsidRDefault="00B16AEB" w:rsidP="00B16AEB">
            <w:pPr>
              <w:ind w:firstLine="0"/>
              <w:rPr>
                <w:color w:val="auto"/>
              </w:rPr>
            </w:pPr>
            <w:r w:rsidRPr="00ED676A">
              <w:rPr>
                <w:color w:val="auto"/>
              </w:rPr>
              <w:t>NVidia CUDA</w:t>
            </w:r>
          </w:p>
        </w:tc>
        <w:tc>
          <w:tcPr>
            <w:tcW w:w="2185" w:type="dxa"/>
          </w:tcPr>
          <w:p w:rsidR="00B16AEB" w:rsidRPr="00ED676A" w:rsidRDefault="00B16AEB" w:rsidP="00B16AEB">
            <w:pPr>
              <w:ind w:firstLine="0"/>
              <w:rPr>
                <w:color w:val="auto"/>
              </w:rPr>
            </w:pPr>
            <w:r w:rsidRPr="00ED676A">
              <w:rPr>
                <w:color w:val="auto"/>
              </w:rPr>
              <w:t>OpenCL</w:t>
            </w:r>
          </w:p>
        </w:tc>
        <w:tc>
          <w:tcPr>
            <w:tcW w:w="2186" w:type="dxa"/>
          </w:tcPr>
          <w:p w:rsidR="00B16AEB" w:rsidRPr="00ED676A" w:rsidRDefault="00B16AEB" w:rsidP="00B16AEB">
            <w:pPr>
              <w:ind w:firstLine="0"/>
              <w:rPr>
                <w:color w:val="auto"/>
              </w:rPr>
            </w:pPr>
            <w:r w:rsidRPr="00ED676A">
              <w:rPr>
                <w:color w:val="auto"/>
              </w:rPr>
              <w:t>ATI Stream</w:t>
            </w:r>
          </w:p>
        </w:tc>
      </w:tr>
      <w:tr w:rsidR="00B16AEB" w:rsidRPr="00ED676A" w:rsidTr="009419D4">
        <w:tc>
          <w:tcPr>
            <w:tcW w:w="2185" w:type="dxa"/>
          </w:tcPr>
          <w:p w:rsidR="00B16AEB" w:rsidRPr="00ED676A" w:rsidRDefault="00B16AEB" w:rsidP="00B16AEB">
            <w:pPr>
              <w:ind w:firstLine="0"/>
              <w:rPr>
                <w:color w:val="auto"/>
              </w:rPr>
            </w:pPr>
            <w:r w:rsidRPr="00ED676A">
              <w:rPr>
                <w:color w:val="auto"/>
              </w:rPr>
              <w:t>Obsługiwane chipsety</w:t>
            </w:r>
          </w:p>
        </w:tc>
        <w:tc>
          <w:tcPr>
            <w:tcW w:w="2185" w:type="dxa"/>
          </w:tcPr>
          <w:p w:rsidR="00B16AEB" w:rsidRPr="00ED676A" w:rsidRDefault="00B16AEB" w:rsidP="00B16AEB">
            <w:pPr>
              <w:ind w:firstLine="0"/>
              <w:rPr>
                <w:color w:val="auto"/>
              </w:rPr>
            </w:pPr>
            <w:r w:rsidRPr="00ED676A">
              <w:rPr>
                <w:color w:val="auto"/>
              </w:rPr>
              <w:t>NVidia GeForce &gt;= 8000, inne nVidia</w:t>
            </w:r>
          </w:p>
        </w:tc>
        <w:tc>
          <w:tcPr>
            <w:tcW w:w="2185" w:type="dxa"/>
          </w:tcPr>
          <w:p w:rsidR="00B16AEB" w:rsidRPr="00ED676A" w:rsidRDefault="00B16AEB" w:rsidP="00B16AEB">
            <w:pPr>
              <w:ind w:firstLine="0"/>
              <w:rPr>
                <w:color w:val="auto"/>
              </w:rPr>
            </w:pPr>
            <w:r w:rsidRPr="00ED676A">
              <w:rPr>
                <w:color w:val="auto"/>
              </w:rPr>
              <w:t xml:space="preserve">NVidia GeForce ??? </w:t>
            </w:r>
          </w:p>
        </w:tc>
        <w:tc>
          <w:tcPr>
            <w:tcW w:w="2186" w:type="dxa"/>
          </w:tcPr>
          <w:p w:rsidR="00B16AEB" w:rsidRPr="00ED676A" w:rsidRDefault="00B16AEB" w:rsidP="00B16AEB">
            <w:pPr>
              <w:ind w:firstLine="0"/>
              <w:rPr>
                <w:color w:val="auto"/>
              </w:rPr>
            </w:pPr>
            <w:r w:rsidRPr="00ED676A">
              <w:rPr>
                <w:color w:val="auto"/>
              </w:rPr>
              <w:t>ATI ???</w:t>
            </w:r>
          </w:p>
        </w:tc>
      </w:tr>
      <w:tr w:rsidR="00B16AEB" w:rsidRPr="00ED676A" w:rsidTr="009419D4">
        <w:tc>
          <w:tcPr>
            <w:tcW w:w="2185" w:type="dxa"/>
          </w:tcPr>
          <w:p w:rsidR="00B16AEB" w:rsidRPr="00ED676A" w:rsidRDefault="00B16AEB" w:rsidP="00B16AEB">
            <w:pPr>
              <w:ind w:firstLine="0"/>
              <w:rPr>
                <w:color w:val="auto"/>
              </w:rPr>
            </w:pPr>
            <w:r w:rsidRPr="00ED676A">
              <w:rPr>
                <w:color w:val="auto"/>
              </w:rPr>
              <w:t>Popularność</w:t>
            </w:r>
          </w:p>
        </w:tc>
        <w:tc>
          <w:tcPr>
            <w:tcW w:w="2185" w:type="dxa"/>
          </w:tcPr>
          <w:p w:rsidR="00B16AEB" w:rsidRPr="00ED676A" w:rsidRDefault="00B16AEB" w:rsidP="00B16AEB">
            <w:pPr>
              <w:ind w:firstLine="0"/>
              <w:rPr>
                <w:color w:val="auto"/>
              </w:rPr>
            </w:pPr>
            <w:r w:rsidRPr="00ED676A">
              <w:rPr>
                <w:color w:val="auto"/>
              </w:rPr>
              <w:t>Duża. Popularne</w:t>
            </w:r>
            <w:r w:rsidR="00625DC5" w:rsidRPr="00ED676A">
              <w:rPr>
                <w:color w:val="auto"/>
              </w:rPr>
              <w:t xml:space="preserve"> forum </w:t>
            </w:r>
            <w:r w:rsidR="007E03D8" w:rsidRPr="00ED676A">
              <w:rPr>
                <w:color w:val="auto"/>
              </w:rPr>
              <w:t>NVidia</w:t>
            </w:r>
          </w:p>
        </w:tc>
        <w:tc>
          <w:tcPr>
            <w:tcW w:w="2185" w:type="dxa"/>
          </w:tcPr>
          <w:p w:rsidR="00B16AEB" w:rsidRPr="00ED676A" w:rsidRDefault="00625DC5" w:rsidP="00B16AEB">
            <w:pPr>
              <w:ind w:firstLine="0"/>
              <w:rPr>
                <w:color w:val="auto"/>
              </w:rPr>
            </w:pPr>
            <w:r w:rsidRPr="00ED676A">
              <w:rPr>
                <w:color w:val="auto"/>
              </w:rPr>
              <w:t>Średnia</w:t>
            </w:r>
          </w:p>
        </w:tc>
        <w:tc>
          <w:tcPr>
            <w:tcW w:w="2186" w:type="dxa"/>
          </w:tcPr>
          <w:p w:rsidR="00B16AEB" w:rsidRPr="00ED676A" w:rsidRDefault="00625DC5" w:rsidP="00B16AEB">
            <w:pPr>
              <w:ind w:firstLine="0"/>
              <w:rPr>
                <w:color w:val="auto"/>
              </w:rPr>
            </w:pPr>
            <w:r w:rsidRPr="00ED676A">
              <w:rPr>
                <w:color w:val="auto"/>
              </w:rPr>
              <w:t>Niewielka</w:t>
            </w:r>
          </w:p>
        </w:tc>
      </w:tr>
      <w:tr w:rsidR="00B16AEB" w:rsidRPr="00ED676A" w:rsidTr="009419D4">
        <w:tc>
          <w:tcPr>
            <w:tcW w:w="2185" w:type="dxa"/>
          </w:tcPr>
          <w:p w:rsidR="00B16AEB" w:rsidRPr="00ED676A" w:rsidRDefault="00B16AEB" w:rsidP="00B16AEB">
            <w:pPr>
              <w:ind w:firstLine="0"/>
              <w:rPr>
                <w:color w:val="auto"/>
              </w:rPr>
            </w:pPr>
            <w:r w:rsidRPr="00ED676A">
              <w:rPr>
                <w:color w:val="auto"/>
              </w:rPr>
              <w:t>Częstość uaktualniania</w:t>
            </w:r>
            <w:r w:rsidR="00625DC5" w:rsidRPr="00ED676A">
              <w:rPr>
                <w:color w:val="auto"/>
              </w:rPr>
              <w:t xml:space="preserve"> </w:t>
            </w:r>
            <w:r w:rsidR="00625DC5" w:rsidRPr="00ED676A">
              <w:rPr>
                <w:color w:val="auto"/>
              </w:rPr>
              <w:lastRenderedPageBreak/>
              <w:t>biblioteki</w:t>
            </w:r>
          </w:p>
        </w:tc>
        <w:tc>
          <w:tcPr>
            <w:tcW w:w="2185" w:type="dxa"/>
          </w:tcPr>
          <w:p w:rsidR="00B16AEB" w:rsidRPr="00ED676A" w:rsidRDefault="00625DC5" w:rsidP="00B16AEB">
            <w:pPr>
              <w:ind w:firstLine="0"/>
              <w:rPr>
                <w:color w:val="auto"/>
              </w:rPr>
            </w:pPr>
            <w:r w:rsidRPr="00ED676A">
              <w:rPr>
                <w:color w:val="auto"/>
              </w:rPr>
              <w:lastRenderedPageBreak/>
              <w:t>Dosyć duża</w:t>
            </w:r>
          </w:p>
        </w:tc>
        <w:tc>
          <w:tcPr>
            <w:tcW w:w="2185" w:type="dxa"/>
          </w:tcPr>
          <w:p w:rsidR="00B16AEB" w:rsidRPr="00ED676A" w:rsidRDefault="00625DC5" w:rsidP="00B16AEB">
            <w:pPr>
              <w:ind w:firstLine="0"/>
              <w:rPr>
                <w:color w:val="auto"/>
              </w:rPr>
            </w:pPr>
            <w:r w:rsidRPr="00ED676A">
              <w:rPr>
                <w:color w:val="auto"/>
              </w:rPr>
              <w:t>Średnia</w:t>
            </w:r>
          </w:p>
        </w:tc>
        <w:tc>
          <w:tcPr>
            <w:tcW w:w="2186" w:type="dxa"/>
          </w:tcPr>
          <w:p w:rsidR="00B16AEB" w:rsidRPr="00ED676A" w:rsidRDefault="00625DC5" w:rsidP="00B16AEB">
            <w:pPr>
              <w:ind w:firstLine="0"/>
              <w:rPr>
                <w:color w:val="auto"/>
              </w:rPr>
            </w:pPr>
            <w:r w:rsidRPr="00ED676A">
              <w:rPr>
                <w:color w:val="auto"/>
              </w:rPr>
              <w:t>Średnia</w:t>
            </w:r>
          </w:p>
        </w:tc>
      </w:tr>
      <w:tr w:rsidR="00B16AEB" w:rsidRPr="00ED676A" w:rsidTr="009419D4">
        <w:tc>
          <w:tcPr>
            <w:tcW w:w="2185" w:type="dxa"/>
          </w:tcPr>
          <w:p w:rsidR="00B16AEB" w:rsidRPr="00ED676A" w:rsidRDefault="00B16AEB" w:rsidP="00B16AEB">
            <w:pPr>
              <w:ind w:firstLine="0"/>
              <w:rPr>
                <w:color w:val="auto"/>
              </w:rPr>
            </w:pPr>
            <w:r w:rsidRPr="00ED676A">
              <w:rPr>
                <w:color w:val="auto"/>
              </w:rPr>
              <w:lastRenderedPageBreak/>
              <w:t>Prędkość działania aplikacji</w:t>
            </w:r>
          </w:p>
        </w:tc>
        <w:tc>
          <w:tcPr>
            <w:tcW w:w="2185" w:type="dxa"/>
          </w:tcPr>
          <w:p w:rsidR="00B16AEB" w:rsidRPr="00ED676A" w:rsidRDefault="00625DC5" w:rsidP="00B16AEB">
            <w:pPr>
              <w:ind w:firstLine="0"/>
              <w:rPr>
                <w:color w:val="auto"/>
              </w:rPr>
            </w:pPr>
            <w:r w:rsidRPr="00ED676A">
              <w:rPr>
                <w:color w:val="auto"/>
              </w:rPr>
              <w:t>Duża</w:t>
            </w:r>
          </w:p>
        </w:tc>
        <w:tc>
          <w:tcPr>
            <w:tcW w:w="2185" w:type="dxa"/>
          </w:tcPr>
          <w:p w:rsidR="00B16AEB" w:rsidRPr="00ED676A" w:rsidRDefault="00625DC5" w:rsidP="00B16AEB">
            <w:pPr>
              <w:ind w:firstLine="0"/>
              <w:rPr>
                <w:color w:val="auto"/>
              </w:rPr>
            </w:pPr>
            <w:r w:rsidRPr="00ED676A">
              <w:rPr>
                <w:color w:val="auto"/>
              </w:rPr>
              <w:t>Średnia (w związku z tym, że jest to biblioteka uniwersalna, trudno jest zoptymalizować do konkretnej karty).</w:t>
            </w:r>
          </w:p>
        </w:tc>
        <w:tc>
          <w:tcPr>
            <w:tcW w:w="2186" w:type="dxa"/>
          </w:tcPr>
          <w:p w:rsidR="00B16AEB" w:rsidRPr="00ED676A" w:rsidRDefault="00625DC5" w:rsidP="00B16AEB">
            <w:pPr>
              <w:ind w:firstLine="0"/>
              <w:rPr>
                <w:color w:val="auto"/>
              </w:rPr>
            </w:pPr>
            <w:r w:rsidRPr="00ED676A">
              <w:rPr>
                <w:color w:val="auto"/>
              </w:rPr>
              <w:t>Duża</w:t>
            </w:r>
          </w:p>
        </w:tc>
      </w:tr>
      <w:tr w:rsidR="00B16AEB" w:rsidRPr="00ED676A" w:rsidTr="009419D4">
        <w:tc>
          <w:tcPr>
            <w:tcW w:w="2185" w:type="dxa"/>
          </w:tcPr>
          <w:p w:rsidR="00B16AEB" w:rsidRPr="00ED676A" w:rsidRDefault="00B16AEB" w:rsidP="00B16AEB">
            <w:pPr>
              <w:ind w:firstLine="0"/>
              <w:rPr>
                <w:color w:val="auto"/>
              </w:rPr>
            </w:pPr>
            <w:r w:rsidRPr="00ED676A">
              <w:rPr>
                <w:color w:val="auto"/>
              </w:rPr>
              <w:t>Styl programowania</w:t>
            </w:r>
          </w:p>
        </w:tc>
        <w:tc>
          <w:tcPr>
            <w:tcW w:w="2185" w:type="dxa"/>
          </w:tcPr>
          <w:p w:rsidR="00B16AEB" w:rsidRPr="00ED676A" w:rsidRDefault="00625DC5" w:rsidP="00B16AEB">
            <w:pPr>
              <w:ind w:firstLine="0"/>
              <w:rPr>
                <w:color w:val="auto"/>
              </w:rPr>
            </w:pPr>
            <w:r w:rsidRPr="00ED676A">
              <w:rPr>
                <w:color w:val="auto"/>
              </w:rPr>
              <w:t>Wysokopoziomowy</w:t>
            </w:r>
          </w:p>
        </w:tc>
        <w:tc>
          <w:tcPr>
            <w:tcW w:w="2185" w:type="dxa"/>
          </w:tcPr>
          <w:p w:rsidR="00B16AEB" w:rsidRPr="00ED676A" w:rsidRDefault="00625DC5" w:rsidP="00B16AEB">
            <w:pPr>
              <w:ind w:firstLine="0"/>
              <w:rPr>
                <w:color w:val="auto"/>
              </w:rPr>
            </w:pPr>
            <w:r w:rsidRPr="00ED676A">
              <w:rPr>
                <w:color w:val="auto"/>
              </w:rPr>
              <w:t>Niskopoziomowy, wymaga często więcej linii kodu</w:t>
            </w:r>
          </w:p>
        </w:tc>
        <w:tc>
          <w:tcPr>
            <w:tcW w:w="2186" w:type="dxa"/>
          </w:tcPr>
          <w:p w:rsidR="00B16AEB" w:rsidRPr="00ED676A" w:rsidRDefault="00625DC5" w:rsidP="00B16AEB">
            <w:pPr>
              <w:ind w:firstLine="0"/>
              <w:rPr>
                <w:color w:val="auto"/>
              </w:rPr>
            </w:pPr>
            <w:r w:rsidRPr="00ED676A">
              <w:rPr>
                <w:color w:val="auto"/>
              </w:rPr>
              <w:t>Niskopoziomowy, wymaga często więcej linii kodu</w:t>
            </w:r>
          </w:p>
        </w:tc>
      </w:tr>
      <w:tr w:rsidR="007552EA" w:rsidRPr="00ED676A" w:rsidTr="009419D4">
        <w:tc>
          <w:tcPr>
            <w:tcW w:w="2185" w:type="dxa"/>
          </w:tcPr>
          <w:p w:rsidR="007552EA" w:rsidRPr="00ED676A" w:rsidRDefault="005E79A1" w:rsidP="007552EA">
            <w:pPr>
              <w:ind w:firstLine="0"/>
              <w:rPr>
                <w:color w:val="auto"/>
              </w:rPr>
            </w:pPr>
            <w:r w:rsidRPr="00ED676A">
              <w:rPr>
                <w:color w:val="auto"/>
              </w:rPr>
              <w:t>Różnice w obsłudze róż</w:t>
            </w:r>
            <w:r w:rsidR="007552EA" w:rsidRPr="00ED676A">
              <w:rPr>
                <w:color w:val="auto"/>
              </w:rPr>
              <w:t xml:space="preserve">nych </w:t>
            </w:r>
            <w:r w:rsidRPr="00ED676A">
              <w:rPr>
                <w:color w:val="auto"/>
              </w:rPr>
              <w:t>(</w:t>
            </w:r>
            <w:r w:rsidR="007552EA" w:rsidRPr="00ED676A">
              <w:rPr>
                <w:color w:val="auto"/>
              </w:rPr>
              <w:t>chipsetów</w:t>
            </w:r>
            <w:r w:rsidRPr="00ED676A">
              <w:rPr>
                <w:color w:val="auto"/>
              </w:rPr>
              <w:t>?)</w:t>
            </w:r>
          </w:p>
        </w:tc>
        <w:tc>
          <w:tcPr>
            <w:tcW w:w="2185" w:type="dxa"/>
          </w:tcPr>
          <w:p w:rsidR="007552EA" w:rsidRPr="00ED676A" w:rsidRDefault="007552EA" w:rsidP="00B16AEB">
            <w:pPr>
              <w:ind w:firstLine="0"/>
              <w:rPr>
                <w:color w:val="auto"/>
              </w:rPr>
            </w:pPr>
            <w:r w:rsidRPr="00ED676A">
              <w:rPr>
                <w:color w:val="auto"/>
              </w:rPr>
              <w:t>Tak – CUDA 1.0, 1.1, 1.3, różnice w możliwościach.</w:t>
            </w:r>
          </w:p>
        </w:tc>
        <w:tc>
          <w:tcPr>
            <w:tcW w:w="2185" w:type="dxa"/>
          </w:tcPr>
          <w:p w:rsidR="007552EA" w:rsidRPr="00ED676A" w:rsidRDefault="007552EA" w:rsidP="00B16AEB">
            <w:pPr>
              <w:ind w:firstLine="0"/>
              <w:rPr>
                <w:color w:val="auto"/>
              </w:rPr>
            </w:pPr>
            <w:r w:rsidRPr="00ED676A">
              <w:rPr>
                <w:color w:val="auto"/>
              </w:rPr>
              <w:t>?</w:t>
            </w:r>
          </w:p>
        </w:tc>
        <w:tc>
          <w:tcPr>
            <w:tcW w:w="2186" w:type="dxa"/>
          </w:tcPr>
          <w:p w:rsidR="007552EA" w:rsidRPr="00ED676A" w:rsidRDefault="007552EA" w:rsidP="00B16AEB">
            <w:pPr>
              <w:ind w:firstLine="0"/>
              <w:rPr>
                <w:color w:val="auto"/>
              </w:rPr>
            </w:pPr>
            <w:r w:rsidRPr="00ED676A">
              <w:rPr>
                <w:color w:val="auto"/>
              </w:rPr>
              <w:t>?</w:t>
            </w:r>
          </w:p>
        </w:tc>
      </w:tr>
    </w:tbl>
    <w:p w:rsidR="00B16AEB" w:rsidRPr="00ED676A" w:rsidRDefault="00C31437" w:rsidP="00B16AEB">
      <w:pPr>
        <w:rPr>
          <w:color w:val="auto"/>
        </w:rPr>
      </w:pPr>
      <w:r w:rsidRPr="00ED676A">
        <w:rPr>
          <w:color w:val="auto"/>
        </w:rPr>
        <w:t>(</w:t>
      </w:r>
      <w:r w:rsidR="002D36BE" w:rsidRPr="00ED676A">
        <w:rPr>
          <w:color w:val="auto"/>
        </w:rPr>
        <w:t>Źródła</w:t>
      </w:r>
      <w:r w:rsidRPr="00ED676A">
        <w:rPr>
          <w:color w:val="auto"/>
        </w:rPr>
        <w:t xml:space="preserve"> tabeli – linki do stron NVidia, OpenCL, Stream)</w:t>
      </w:r>
    </w:p>
    <w:p w:rsidR="00B16AEB" w:rsidRPr="00ED676A" w:rsidRDefault="00E84A74" w:rsidP="0052657A">
      <w:pPr>
        <w:rPr>
          <w:color w:val="auto"/>
        </w:rPr>
      </w:pPr>
      <w:r w:rsidRPr="00ED676A">
        <w:rPr>
          <w:color w:val="auto"/>
        </w:rPr>
        <w:t xml:space="preserve">Najważniejszymi aspektami dla mnie przy wyborze biblioteki </w:t>
      </w:r>
      <w:r w:rsidR="00684021" w:rsidRPr="00ED676A">
        <w:rPr>
          <w:color w:val="auto"/>
        </w:rPr>
        <w:t>była łatwość tworzenia kodu, przenośność oraz wsparcie ze strony twórców i osób korzystających z danej biblioteki. W związku z tym wybrałem technologię N</w:t>
      </w:r>
      <w:r w:rsidR="00C31437" w:rsidRPr="00ED676A">
        <w:rPr>
          <w:color w:val="auto"/>
        </w:rPr>
        <w:t>VIDIA</w:t>
      </w:r>
      <w:r w:rsidR="00FE75E6" w:rsidRPr="00ED676A">
        <w:rPr>
          <w:color w:val="auto"/>
        </w:rPr>
        <w:t xml:space="preserve">. Uważam, że był to dobry wybór – ani razu nie miałem problemu </w:t>
      </w:r>
      <w:r w:rsidR="007552EA" w:rsidRPr="00ED676A">
        <w:rPr>
          <w:color w:val="auto"/>
        </w:rPr>
        <w:t>z rozwiązaniem żadnego problemu</w:t>
      </w:r>
      <w:r w:rsidR="000A58DA" w:rsidRPr="00ED676A">
        <w:rPr>
          <w:color w:val="auto"/>
        </w:rPr>
        <w:t xml:space="preserve"> z tą biblioteką. Pomagała dokumentacja lub forum NVidia.</w:t>
      </w:r>
    </w:p>
    <w:p w:rsidR="00C262A5" w:rsidRPr="00ED676A" w:rsidRDefault="00C262A5" w:rsidP="00B16AEB">
      <w:pPr>
        <w:rPr>
          <w:color w:val="auto"/>
        </w:rPr>
      </w:pPr>
      <w:r w:rsidRPr="00ED676A">
        <w:rPr>
          <w:color w:val="auto"/>
        </w:rPr>
        <w:t xml:space="preserve">W założeniu program miał umożliwić obliczanie wyników sieci tylko za pomocą GPU, ale wolałem dodać możliwość wykonywania tych samych operacji na CPU. Zdecydowałem się na to, ponieważ </w:t>
      </w:r>
      <w:r w:rsidR="006C19E7" w:rsidRPr="00ED676A">
        <w:rPr>
          <w:color w:val="auto"/>
        </w:rPr>
        <w:t xml:space="preserve">wg. mnie to jest najlepszy sposób na określenie, czy część GPU działa poprawnie. Inny możliwy sposób sprawdzania poprawności </w:t>
      </w:r>
      <w:r w:rsidR="001A1393" w:rsidRPr="00ED676A">
        <w:rPr>
          <w:color w:val="auto"/>
        </w:rPr>
        <w:t xml:space="preserve">obliczeń na GPU </w:t>
      </w:r>
      <w:r w:rsidR="006C19E7" w:rsidRPr="00ED676A">
        <w:rPr>
          <w:color w:val="auto"/>
        </w:rPr>
        <w:t xml:space="preserve">to np. stworzenie sieci </w:t>
      </w:r>
      <w:r w:rsidR="001A1393" w:rsidRPr="00ED676A">
        <w:rPr>
          <w:color w:val="auto"/>
        </w:rPr>
        <w:t xml:space="preserve">o tej samej strukturze w jakimś znanym programie do obsługi sieci neuronowych. Jednak </w:t>
      </w:r>
      <w:r w:rsidR="00CC2836" w:rsidRPr="00ED676A">
        <w:rPr>
          <w:color w:val="auto"/>
        </w:rPr>
        <w:t>jak dla mnie dużo łatwiejsze debugowanie jest w przypadku, kiedy sam napiszę część CPU. Można wtedy wstawić punkty logowania w podobnych miejscach, co pomaga zauważać błędy.</w:t>
      </w:r>
    </w:p>
    <w:p w:rsidR="00B16AEB" w:rsidRPr="00ED676A" w:rsidRDefault="00276167" w:rsidP="009A6E7D">
      <w:pPr>
        <w:rPr>
          <w:color w:val="auto"/>
        </w:rPr>
      </w:pPr>
      <w:r w:rsidRPr="00ED676A">
        <w:rPr>
          <w:color w:val="auto"/>
        </w:rPr>
        <w:t xml:space="preserve">Innym z założeń </w:t>
      </w:r>
      <w:r w:rsidR="00DA028C" w:rsidRPr="00ED676A">
        <w:rPr>
          <w:color w:val="auto"/>
        </w:rPr>
        <w:t>było to, żeby biblioteka była łatwo rozszerzalna o obsługę nowych rodzajów sieci neuronowych</w:t>
      </w:r>
      <w:r w:rsidR="007B51B9" w:rsidRPr="00ED676A">
        <w:rPr>
          <w:color w:val="auto"/>
        </w:rPr>
        <w:t xml:space="preserve"> ( innych niż MLP, którą już zaimplementowałem). Wiele implementacji sieci neuronowych posiada </w:t>
      </w:r>
      <w:r w:rsidR="00DA3D8C" w:rsidRPr="00ED676A">
        <w:rPr>
          <w:color w:val="auto"/>
        </w:rPr>
        <w:t xml:space="preserve">połączone implementacje sieci neuronowej oraz zestawu testów wykonywanego na tej sieci. Ja oddzieliłem te 2 części – dodanie nowego rodzaju sieci nie będzie ingerować w część </w:t>
      </w:r>
      <w:r w:rsidR="005E79A1" w:rsidRPr="00ED676A">
        <w:rPr>
          <w:color w:val="auto"/>
        </w:rPr>
        <w:t>obsługującą</w:t>
      </w:r>
      <w:r w:rsidR="00DA3D8C" w:rsidRPr="00ED676A">
        <w:rPr>
          <w:color w:val="auto"/>
        </w:rPr>
        <w:t xml:space="preserve"> same testy.</w:t>
      </w:r>
    </w:p>
    <w:p w:rsidR="00DA050B" w:rsidRPr="00ED676A" w:rsidRDefault="00DA050B" w:rsidP="009A6E7D">
      <w:pPr>
        <w:rPr>
          <w:color w:val="auto"/>
        </w:rPr>
      </w:pPr>
      <w:r w:rsidRPr="00ED676A">
        <w:rPr>
          <w:color w:val="auto"/>
        </w:rPr>
        <w:lastRenderedPageBreak/>
        <w:t xml:space="preserve">// JRTODO – rozdzielono tez obiekty sieci od </w:t>
      </w:r>
      <w:r w:rsidR="002D36BE" w:rsidRPr="00ED676A">
        <w:rPr>
          <w:color w:val="auto"/>
        </w:rPr>
        <w:t>obiektów</w:t>
      </w:r>
      <w:r w:rsidRPr="00ED676A">
        <w:rPr>
          <w:color w:val="auto"/>
        </w:rPr>
        <w:t xml:space="preserve"> </w:t>
      </w:r>
      <w:r w:rsidR="002D36BE" w:rsidRPr="00ED676A">
        <w:rPr>
          <w:color w:val="auto"/>
        </w:rPr>
        <w:t>playera</w:t>
      </w:r>
      <w:r w:rsidRPr="00ED676A">
        <w:rPr>
          <w:color w:val="auto"/>
        </w:rPr>
        <w:t xml:space="preserve"> i </w:t>
      </w:r>
      <w:r w:rsidR="002D36BE" w:rsidRPr="00ED676A">
        <w:rPr>
          <w:color w:val="auto"/>
        </w:rPr>
        <w:t>obiektów</w:t>
      </w:r>
      <w:r w:rsidRPr="00ED676A">
        <w:rPr>
          <w:color w:val="auto"/>
        </w:rPr>
        <w:t xml:space="preserve"> neuronow. W przypadku obliczen na GPU</w:t>
      </w:r>
      <w:r w:rsidR="00181F13" w:rsidRPr="00ED676A">
        <w:rPr>
          <w:color w:val="auto"/>
        </w:rPr>
        <w:t xml:space="preserve"> nie ma obiektu Neuron, ponieważ na GPU dane neuronu </w:t>
      </w:r>
      <w:r w:rsidR="002431DE" w:rsidRPr="00ED676A">
        <w:rPr>
          <w:color w:val="auto"/>
        </w:rPr>
        <w:t>są</w:t>
      </w:r>
      <w:r w:rsidR="00181F13" w:rsidRPr="00ED676A">
        <w:rPr>
          <w:color w:val="auto"/>
        </w:rPr>
        <w:t xml:space="preserve"> ułożone w specjalny sposób, żeby osiągnąć duza szybkość.</w:t>
      </w:r>
    </w:p>
    <w:p w:rsidR="00284844" w:rsidRPr="00ED676A" w:rsidRDefault="00284844" w:rsidP="00313128">
      <w:pPr>
        <w:rPr>
          <w:rFonts w:eastAsiaTheme="minorHAnsi"/>
          <w:color w:val="auto"/>
          <w:lang w:eastAsia="en-US"/>
        </w:rPr>
      </w:pPr>
      <w:r w:rsidRPr="00ED676A">
        <w:rPr>
          <w:rFonts w:eastAsiaTheme="minorHAnsi"/>
          <w:color w:val="auto"/>
          <w:lang w:eastAsia="en-US"/>
        </w:rPr>
        <w:t xml:space="preserve">W programie nie ma obsługi warstwy wejścowej sieci.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ponieważ wejście testu zawsze ma ten sam typ funkcji aktywacji (funkcja linearna). Oprócz tego nie jest konieczne kopiowanie wartości wejściowych testu do </w:t>
      </w:r>
      <w:r w:rsidR="00E414A4" w:rsidRPr="00ED676A">
        <w:rPr>
          <w:rFonts w:eastAsiaTheme="minorHAnsi"/>
          <w:color w:val="auto"/>
          <w:lang w:eastAsia="en-US"/>
        </w:rPr>
        <w:t>danych warstwy wejściowej.</w:t>
      </w:r>
    </w:p>
    <w:p w:rsidR="002431DE" w:rsidRPr="00ED676A" w:rsidRDefault="003B641A" w:rsidP="002431DE">
      <w:pPr>
        <w:rPr>
          <w:rFonts w:eastAsiaTheme="minorHAnsi"/>
          <w:color w:val="auto"/>
          <w:lang w:eastAsia="en-US"/>
        </w:rPr>
      </w:pPr>
      <w:r w:rsidRPr="00ED676A">
        <w:rPr>
          <w:rFonts w:eastAsiaTheme="minorHAnsi"/>
          <w:color w:val="auto"/>
          <w:lang w:eastAsia="en-US"/>
        </w:rPr>
        <w:t>//JRTODO – napisz, czemu wybralem notacje wegierska</w:t>
      </w:r>
    </w:p>
    <w:p w:rsidR="00675E72" w:rsidRPr="00ED676A" w:rsidRDefault="00675E72" w:rsidP="002431DE">
      <w:pPr>
        <w:rPr>
          <w:rFonts w:eastAsiaTheme="minorHAnsi"/>
          <w:color w:val="auto"/>
          <w:lang w:eastAsia="en-US"/>
        </w:rPr>
      </w:pPr>
      <w:r w:rsidRPr="00ED676A">
        <w:rPr>
          <w:rFonts w:eastAsiaTheme="minorHAnsi"/>
          <w:color w:val="auto"/>
          <w:lang w:eastAsia="en-US"/>
        </w:rPr>
        <w:t>// JRTODO – napisz o generycznosci w sensie tego, ze można zaladowac plik XML sieci dynamicznie nie znajac typu sieci.</w:t>
      </w:r>
    </w:p>
    <w:p w:rsidR="006B0FCD" w:rsidRPr="00ED676A" w:rsidRDefault="006B0FCD" w:rsidP="002431DE">
      <w:pPr>
        <w:rPr>
          <w:rFonts w:eastAsiaTheme="minorHAnsi"/>
          <w:color w:val="auto"/>
          <w:lang w:eastAsia="en-US"/>
        </w:rPr>
      </w:pPr>
    </w:p>
    <w:p w:rsidR="006B0FCD" w:rsidRPr="00ED676A" w:rsidRDefault="002D36BE" w:rsidP="006B0FCD">
      <w:pPr>
        <w:rPr>
          <w:color w:val="auto"/>
        </w:rPr>
      </w:pPr>
      <w:r w:rsidRPr="00ED676A">
        <w:rPr>
          <w:color w:val="auto"/>
        </w:rPr>
        <w:t>// JRTODO – napisz, że pr</w:t>
      </w:r>
      <w:r w:rsidR="006B0FCD" w:rsidRPr="00ED676A">
        <w:rPr>
          <w:color w:val="auto"/>
        </w:rPr>
        <w:t xml:space="preserve">ogram przyjmuje wartości wejściowe i wyjściowe </w:t>
      </w:r>
      <w:r w:rsidR="0052657A" w:rsidRPr="00ED676A">
        <w:rPr>
          <w:color w:val="auto"/>
        </w:rPr>
        <w:t>jako liczby</w:t>
      </w:r>
      <w:r w:rsidR="006B0FCD" w:rsidRPr="00ED676A">
        <w:rPr>
          <w:color w:val="auto"/>
        </w:rPr>
        <w:t xml:space="preserve"> zmiennoprzecinkowe. Na CPU to jest double, na GPU float (w </w:t>
      </w:r>
      <w:r w:rsidR="006E255A" w:rsidRPr="00ED676A">
        <w:rPr>
          <w:color w:val="auto"/>
        </w:rPr>
        <w:t>założeniu</w:t>
      </w:r>
      <w:r w:rsidR="006B0FCD" w:rsidRPr="00ED676A">
        <w:rPr>
          <w:color w:val="auto"/>
        </w:rPr>
        <w:t xml:space="preserve"> </w:t>
      </w:r>
      <w:r w:rsidR="006E255A" w:rsidRPr="00ED676A">
        <w:rPr>
          <w:color w:val="auto"/>
        </w:rPr>
        <w:t>może</w:t>
      </w:r>
      <w:r w:rsidR="006B0FCD" w:rsidRPr="00ED676A">
        <w:rPr>
          <w:color w:val="auto"/>
        </w:rPr>
        <w:t xml:space="preserve"> </w:t>
      </w:r>
      <w:r w:rsidR="006E255A" w:rsidRPr="00ED676A">
        <w:rPr>
          <w:color w:val="auto"/>
        </w:rPr>
        <w:t>mieć</w:t>
      </w:r>
      <w:r w:rsidR="006B0FCD" w:rsidRPr="00ED676A">
        <w:rPr>
          <w:color w:val="auto"/>
        </w:rPr>
        <w:t xml:space="preserve"> 8b na lepszych GPU).</w:t>
      </w:r>
    </w:p>
    <w:p w:rsidR="0052657A" w:rsidRPr="00ED676A" w:rsidRDefault="0052657A" w:rsidP="006B0FCD">
      <w:pPr>
        <w:rPr>
          <w:color w:val="auto"/>
        </w:rPr>
      </w:pPr>
      <w:r w:rsidRPr="00ED676A">
        <w:rPr>
          <w:color w:val="auto"/>
        </w:rPr>
        <w:t>// napisz, co zrobiles, żeby program był latwo rozbudowywalny</w:t>
      </w:r>
    </w:p>
    <w:p w:rsidR="006B0FCD" w:rsidRPr="00ED676A" w:rsidRDefault="006B0FCD" w:rsidP="002431DE">
      <w:pPr>
        <w:rPr>
          <w:rFonts w:eastAsiaTheme="minorHAnsi"/>
          <w:color w:val="auto"/>
          <w:lang w:eastAsia="en-US"/>
        </w:rPr>
      </w:pPr>
    </w:p>
    <w:p w:rsidR="00267338" w:rsidRPr="00ED676A" w:rsidRDefault="001B7D2B" w:rsidP="00F05B9A">
      <w:pPr>
        <w:pStyle w:val="Heading3"/>
      </w:pPr>
      <w:bookmarkStart w:id="81" w:name="_Toc259090123"/>
      <w:r w:rsidRPr="00ED676A">
        <w:t>Zastosowania programu.</w:t>
      </w:r>
      <w:bookmarkEnd w:id="81"/>
    </w:p>
    <w:p w:rsidR="00267338" w:rsidRPr="00ED676A" w:rsidRDefault="00FE47F1" w:rsidP="00267338">
      <w:pPr>
        <w:rPr>
          <w:color w:val="auto"/>
        </w:rPr>
      </w:pPr>
      <w:r w:rsidRPr="00ED676A">
        <w:rPr>
          <w:color w:val="auto"/>
        </w:rPr>
        <w:t>Biblioteka</w:t>
      </w:r>
      <w:r w:rsidR="00267338" w:rsidRPr="00ED676A">
        <w:rPr>
          <w:color w:val="auto"/>
        </w:rPr>
        <w:t xml:space="preserve"> </w:t>
      </w:r>
      <w:r w:rsidR="000B535D" w:rsidRPr="00ED676A">
        <w:rPr>
          <w:color w:val="auto"/>
        </w:rPr>
        <w:t xml:space="preserve">służy do rozwiązywania zadań optymalizacji oraz klasyfikacji. </w:t>
      </w:r>
      <w:r w:rsidR="00853FB1" w:rsidRPr="00ED676A">
        <w:rPr>
          <w:color w:val="auto"/>
        </w:rPr>
        <w:t>Każde zadanie 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być liczbowym atrybutem z pewnego zakresu, lub atrybutem literalnym</w:t>
      </w:r>
    </w:p>
    <w:p w:rsidR="00267338" w:rsidRPr="00ED676A" w:rsidRDefault="00267338" w:rsidP="00267338">
      <w:pPr>
        <w:rPr>
          <w:color w:val="auto"/>
        </w:rPr>
      </w:pPr>
      <w:r w:rsidRPr="00ED676A">
        <w:rPr>
          <w:color w:val="auto"/>
        </w:rPr>
        <w:t>// JRTODO – jak zadanie klasyfikacji jest sprowadzane do zadania optymalizacji.</w:t>
      </w:r>
    </w:p>
    <w:p w:rsidR="00267338" w:rsidRPr="00ED676A" w:rsidRDefault="00267338" w:rsidP="00267338">
      <w:pPr>
        <w:rPr>
          <w:color w:val="auto"/>
        </w:rPr>
      </w:pPr>
    </w:p>
    <w:p w:rsidR="00267338" w:rsidRPr="00ED676A" w:rsidRDefault="00A34E8F" w:rsidP="002D6CD6">
      <w:pPr>
        <w:rPr>
          <w:color w:val="auto"/>
        </w:rPr>
      </w:pPr>
      <w:r w:rsidRPr="00ED676A">
        <w:rPr>
          <w:color w:val="auto"/>
        </w:rPr>
        <w:t>W programie jest zawarta baza</w:t>
      </w:r>
      <w:r w:rsidR="004A25E2" w:rsidRPr="00ED676A">
        <w:rPr>
          <w:color w:val="auto"/>
        </w:rPr>
        <w:t xml:space="preserve"> do rozwiązywania zadań klasyfikacji oraz optymalizacji za pomocą sieci neuronowych oraz zaimplementowana </w:t>
      </w:r>
      <w:r w:rsidR="00EC627A" w:rsidRPr="00ED676A">
        <w:rPr>
          <w:color w:val="auto"/>
        </w:rPr>
        <w:t>sieć MLP, korzystająca z tej bazy. W bibliotece jest możliwość stworzenia</w:t>
      </w:r>
      <w:r w:rsidR="006F38B2" w:rsidRPr="00ED676A">
        <w:rPr>
          <w:color w:val="auto"/>
        </w:rPr>
        <w:t xml:space="preserve"> sieci MLP, o dowolnej strukturze. </w:t>
      </w:r>
      <w:r w:rsidR="0063254C" w:rsidRPr="00ED676A">
        <w:rPr>
          <w:color w:val="auto"/>
        </w:rPr>
        <w:t>Program obsługuje prostą oraz sigmoidalną funkcję aktywacji. Program obsługuje tylko sieci gęste – w których neuron w warstwie N jest połączony ze wszystkimi neuronami w warstwie N+1.</w:t>
      </w:r>
    </w:p>
    <w:p w:rsidR="003C7196" w:rsidRPr="00ED676A" w:rsidRDefault="003C7196" w:rsidP="002D6CD6">
      <w:pPr>
        <w:rPr>
          <w:color w:val="auto"/>
        </w:rPr>
      </w:pPr>
    </w:p>
    <w:p w:rsidR="003C7196" w:rsidRPr="00ED676A" w:rsidRDefault="003C7196" w:rsidP="002D6CD6">
      <w:pPr>
        <w:rPr>
          <w:color w:val="auto"/>
        </w:rPr>
      </w:pPr>
      <w:r w:rsidRPr="00ED676A">
        <w:rPr>
          <w:color w:val="auto"/>
        </w:rPr>
        <w:t>// napisz, co zrobic, jeśli chciałoby się dodac jeszcze jeden rodzaj sieci</w:t>
      </w:r>
    </w:p>
    <w:p w:rsidR="001B7D2B" w:rsidRPr="00ED676A" w:rsidRDefault="001B7D2B" w:rsidP="00F05B9A">
      <w:pPr>
        <w:pStyle w:val="Heading3"/>
      </w:pPr>
      <w:bookmarkStart w:id="82" w:name="_Toc259090124"/>
      <w:r w:rsidRPr="00ED676A">
        <w:lastRenderedPageBreak/>
        <w:t>Diagramy:</w:t>
      </w:r>
      <w:bookmarkEnd w:id="82"/>
    </w:p>
    <w:p w:rsidR="00E414A4" w:rsidRPr="00ED676A" w:rsidRDefault="00E414A4" w:rsidP="00E414A4">
      <w:pPr>
        <w:rPr>
          <w:color w:val="auto"/>
        </w:rPr>
      </w:pPr>
      <w:r w:rsidRPr="00ED676A">
        <w:rPr>
          <w:color w:val="auto"/>
        </w:rPr>
        <w:t xml:space="preserve">Poniżej zamieszczone są diagramy UML </w:t>
      </w:r>
      <w:r w:rsidR="00882078" w:rsidRPr="00ED676A">
        <w:rPr>
          <w:color w:val="auto"/>
        </w:rPr>
        <w:t>biblioteki CNL.</w:t>
      </w:r>
    </w:p>
    <w:p w:rsidR="00882078" w:rsidRPr="00ED676A" w:rsidRDefault="00882078">
      <w:pPr>
        <w:spacing w:after="200" w:line="276" w:lineRule="auto"/>
        <w:ind w:firstLine="0"/>
        <w:rPr>
          <w:color w:val="auto"/>
        </w:rPr>
      </w:pPr>
      <w:r w:rsidRPr="00ED676A">
        <w:rPr>
          <w:color w:val="auto"/>
        </w:rPr>
        <w:br w:type="page"/>
      </w:r>
    </w:p>
    <w:p w:rsidR="001B7D2B" w:rsidRPr="00ED676A" w:rsidRDefault="001B7D2B" w:rsidP="004F3A28">
      <w:pPr>
        <w:pStyle w:val="Heading4"/>
      </w:pPr>
      <w:bookmarkStart w:id="83" w:name="_Toc259090125"/>
      <w:r w:rsidRPr="00ED676A">
        <w:lastRenderedPageBreak/>
        <w:t>Class</w:t>
      </w:r>
      <w:bookmarkEnd w:id="83"/>
    </w:p>
    <w:p w:rsidR="00882078" w:rsidRPr="00ED676A" w:rsidRDefault="00BA467A" w:rsidP="00882078">
      <w:pPr>
        <w:spacing w:after="200" w:line="276" w:lineRule="auto"/>
        <w:rPr>
          <w:color w:val="auto"/>
        </w:rPr>
      </w:pPr>
      <w:r w:rsidRPr="00ED676A">
        <w:rPr>
          <w:noProof/>
          <w:color w:val="auto"/>
          <w:lang w:val="en-US" w:eastAsia="en-US"/>
        </w:rPr>
        <w:drawing>
          <wp:inline distT="0" distB="0" distL="0" distR="0">
            <wp:extent cx="5773420" cy="6904869"/>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773420" cy="6904869"/>
                    </a:xfrm>
                    <a:prstGeom prst="rect">
                      <a:avLst/>
                    </a:prstGeom>
                    <a:noFill/>
                    <a:ln w="9525">
                      <a:noFill/>
                      <a:miter lim="800000"/>
                      <a:headEnd/>
                      <a:tailEnd/>
                    </a:ln>
                  </pic:spPr>
                </pic:pic>
              </a:graphicData>
            </a:graphic>
          </wp:inline>
        </w:drawing>
      </w:r>
    </w:p>
    <w:p w:rsidR="00202AB5" w:rsidRPr="00ED676A" w:rsidRDefault="00202AB5" w:rsidP="00882078">
      <w:pPr>
        <w:spacing w:after="200" w:line="276" w:lineRule="auto"/>
        <w:rPr>
          <w:color w:val="auto"/>
        </w:rPr>
      </w:pPr>
    </w:p>
    <w:p w:rsidR="00202AB5" w:rsidRPr="00ED676A" w:rsidRDefault="00202AB5" w:rsidP="00882078">
      <w:pPr>
        <w:spacing w:after="200" w:line="276" w:lineRule="auto"/>
        <w:rPr>
          <w:color w:val="auto"/>
        </w:rPr>
      </w:pPr>
      <w:r w:rsidRPr="00ED676A">
        <w:rPr>
          <w:color w:val="auto"/>
        </w:rPr>
        <w:t xml:space="preserve">Pliki testów (InputTestSet i InputTest) są niezależne od plików sieci neuronowej. </w:t>
      </w:r>
    </w:p>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1B7D2B" w:rsidRPr="00ED676A" w:rsidRDefault="001B7D2B" w:rsidP="004F3A28">
      <w:pPr>
        <w:pStyle w:val="Heading4"/>
      </w:pPr>
      <w:bookmarkStart w:id="84" w:name="_Toc259090126"/>
      <w:r w:rsidRPr="00ED676A">
        <w:t>Component</w:t>
      </w:r>
      <w:bookmarkEnd w:id="84"/>
    </w:p>
    <w:p w:rsidR="00773825" w:rsidRPr="00ED676A" w:rsidRDefault="00C30658" w:rsidP="00773825">
      <w:pPr>
        <w:spacing w:after="200" w:line="276" w:lineRule="auto"/>
        <w:rPr>
          <w:color w:val="auto"/>
        </w:rPr>
      </w:pPr>
      <w:r w:rsidRPr="00ED676A">
        <w:rPr>
          <w:color w:val="auto"/>
        </w:rPr>
        <w:t>Opisz to jakos</w:t>
      </w:r>
    </w:p>
    <w:p w:rsidR="00773825" w:rsidRPr="00ED676A" w:rsidRDefault="00773825" w:rsidP="00773825">
      <w:pPr>
        <w:spacing w:after="200" w:line="276" w:lineRule="auto"/>
        <w:rPr>
          <w:color w:val="auto"/>
        </w:rPr>
      </w:pPr>
      <w:r w:rsidRPr="00ED676A">
        <w:rPr>
          <w:noProof/>
          <w:color w:val="auto"/>
          <w:lang w:val="en-US" w:eastAsia="en-US"/>
        </w:rPr>
        <w:drawing>
          <wp:inline distT="0" distB="0" distL="0" distR="0">
            <wp:extent cx="5773420" cy="2464949"/>
            <wp:effectExtent l="19050" t="0" r="0" b="0"/>
            <wp:docPr id="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a:stretch>
                      <a:fillRect/>
                    </a:stretch>
                  </pic:blipFill>
                  <pic:spPr bwMode="auto">
                    <a:xfrm>
                      <a:off x="0" y="0"/>
                      <a:ext cx="5773420" cy="2464949"/>
                    </a:xfrm>
                    <a:prstGeom prst="rect">
                      <a:avLst/>
                    </a:prstGeom>
                    <a:noFill/>
                    <a:ln w="9525">
                      <a:noFill/>
                      <a:miter lim="800000"/>
                      <a:headEnd/>
                      <a:tailEnd/>
                    </a:ln>
                  </pic:spPr>
                </pic:pic>
              </a:graphicData>
            </a:graphic>
          </wp:inline>
        </w:drawing>
      </w:r>
    </w:p>
    <w:p w:rsidR="00EE7224" w:rsidRPr="00ED676A" w:rsidRDefault="00EE7224" w:rsidP="004F3A28">
      <w:pPr>
        <w:pStyle w:val="Heading4"/>
      </w:pPr>
      <w:bookmarkStart w:id="85" w:name="_Toc259090127"/>
      <w:r w:rsidRPr="00ED676A">
        <w:t>Component</w:t>
      </w:r>
      <w:bookmarkEnd w:id="85"/>
    </w:p>
    <w:p w:rsidR="00EE7224" w:rsidRPr="00ED676A" w:rsidRDefault="00EE7224" w:rsidP="00EE7224">
      <w:pPr>
        <w:spacing w:after="200" w:line="276" w:lineRule="auto"/>
        <w:rPr>
          <w:color w:val="auto"/>
        </w:rPr>
      </w:pPr>
      <w:r w:rsidRPr="00ED676A">
        <w:rPr>
          <w:color w:val="auto"/>
        </w:rPr>
        <w:t xml:space="preserve">Przykładowy diagram użycia </w:t>
      </w:r>
      <w:r w:rsidRPr="00ED676A">
        <w:rPr>
          <w:color w:val="auto"/>
        </w:rPr>
        <w:tab/>
        <w:t>biblioteki:</w:t>
      </w:r>
    </w:p>
    <w:p w:rsidR="00EE7224" w:rsidRPr="00ED676A" w:rsidRDefault="00EE7224" w:rsidP="00EE7224">
      <w:pPr>
        <w:spacing w:after="200" w:line="276" w:lineRule="auto"/>
        <w:rPr>
          <w:color w:val="auto"/>
        </w:rPr>
      </w:pPr>
      <w:r w:rsidRPr="00ED676A">
        <w:rPr>
          <w:noProof/>
          <w:color w:val="auto"/>
          <w:lang w:val="en-US" w:eastAsia="en-US"/>
        </w:rPr>
        <w:lastRenderedPageBreak/>
        <w:drawing>
          <wp:inline distT="0" distB="0" distL="0" distR="0">
            <wp:extent cx="5773420" cy="6848748"/>
            <wp:effectExtent l="19050" t="0" r="0" b="0"/>
            <wp:docPr id="1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srcRect/>
                    <a:stretch>
                      <a:fillRect/>
                    </a:stretch>
                  </pic:blipFill>
                  <pic:spPr bwMode="auto">
                    <a:xfrm>
                      <a:off x="0" y="0"/>
                      <a:ext cx="5773420" cy="6848748"/>
                    </a:xfrm>
                    <a:prstGeom prst="rect">
                      <a:avLst/>
                    </a:prstGeom>
                    <a:noFill/>
                    <a:ln w="9525">
                      <a:noFill/>
                      <a:miter lim="800000"/>
                      <a:headEnd/>
                      <a:tailEnd/>
                    </a:ln>
                  </pic:spPr>
                </pic:pic>
              </a:graphicData>
            </a:graphic>
          </wp:inline>
        </w:drawing>
      </w:r>
    </w:p>
    <w:p w:rsidR="00773825" w:rsidRPr="00ED676A" w:rsidRDefault="00773825" w:rsidP="00773825">
      <w:pPr>
        <w:spacing w:after="200" w:line="276" w:lineRule="auto"/>
        <w:rPr>
          <w:color w:val="auto"/>
        </w:rPr>
      </w:pPr>
    </w:p>
    <w:p w:rsidR="001B7D2B" w:rsidRPr="00ED676A" w:rsidRDefault="001B7D2B" w:rsidP="004F3A28">
      <w:pPr>
        <w:pStyle w:val="Heading4"/>
      </w:pPr>
      <w:bookmarkStart w:id="86" w:name="_Toc259090128"/>
      <w:r w:rsidRPr="00ED676A">
        <w:t>Activity</w:t>
      </w:r>
      <w:bookmarkEnd w:id="86"/>
    </w:p>
    <w:p w:rsidR="00CD7940" w:rsidRPr="00ED676A" w:rsidRDefault="00CD7940" w:rsidP="00CD7940">
      <w:pPr>
        <w:spacing w:after="200" w:line="276" w:lineRule="auto"/>
        <w:rPr>
          <w:color w:val="auto"/>
        </w:rPr>
      </w:pPr>
      <w:r w:rsidRPr="00ED676A">
        <w:rPr>
          <w:color w:val="auto"/>
        </w:rPr>
        <w:t xml:space="preserve">Nie wiem, </w:t>
      </w:r>
      <w:r w:rsidR="00773825" w:rsidRPr="00ED676A">
        <w:rPr>
          <w:color w:val="auto"/>
        </w:rPr>
        <w:t>jak miałby ten diagram wyglądać…</w:t>
      </w:r>
    </w:p>
    <w:p w:rsidR="00773825" w:rsidRPr="00ED676A" w:rsidRDefault="00773825" w:rsidP="00CD7940">
      <w:pPr>
        <w:spacing w:after="200" w:line="276" w:lineRule="auto"/>
        <w:rPr>
          <w:color w:val="auto"/>
        </w:rPr>
      </w:pPr>
    </w:p>
    <w:p w:rsidR="001B7D2B" w:rsidRPr="00ED676A" w:rsidRDefault="001B7D2B" w:rsidP="00F05B9A">
      <w:pPr>
        <w:pStyle w:val="Heading3"/>
      </w:pPr>
      <w:bookmarkStart w:id="87" w:name="_Toc259090129"/>
      <w:r w:rsidRPr="00ED676A">
        <w:lastRenderedPageBreak/>
        <w:t>Struktura plików danych</w:t>
      </w:r>
      <w:bookmarkEnd w:id="87"/>
    </w:p>
    <w:p w:rsidR="00420509" w:rsidRPr="00ED676A" w:rsidRDefault="00420509" w:rsidP="00420509">
      <w:pPr>
        <w:rPr>
          <w:color w:val="auto"/>
        </w:rPr>
      </w:pPr>
      <w:r w:rsidRPr="00ED676A">
        <w:rPr>
          <w:color w:val="auto"/>
        </w:rPr>
        <w:t>Program, żeby mieć pełnię funkcji, musi mieć możliwość zapisywania i odczytywania</w:t>
      </w:r>
      <w:r w:rsidR="00F331E7" w:rsidRPr="00ED676A">
        <w:rPr>
          <w:color w:val="auto"/>
        </w:rPr>
        <w:t xml:space="preserve"> stanu pomiędzy uruchomieniami. Poniżej jest zawarta tabela z dostępnymi formatami plików i możliwością ich obsługi:</w:t>
      </w:r>
    </w:p>
    <w:p w:rsidR="00F331E7" w:rsidRPr="00ED676A" w:rsidRDefault="00F331E7" w:rsidP="00420509">
      <w:pPr>
        <w:rPr>
          <w:color w:val="auto"/>
        </w:rPr>
      </w:pPr>
    </w:p>
    <w:tbl>
      <w:tblPr>
        <w:tblW w:w="0" w:type="auto"/>
        <w:tblLook w:val="04A0"/>
      </w:tblPr>
      <w:tblGrid>
        <w:gridCol w:w="1471"/>
        <w:gridCol w:w="1530"/>
        <w:gridCol w:w="1917"/>
        <w:gridCol w:w="3823"/>
      </w:tblGrid>
      <w:tr w:rsidR="00F331E7" w:rsidRPr="00ED676A" w:rsidTr="00603388">
        <w:tc>
          <w:tcPr>
            <w:tcW w:w="1526" w:type="dxa"/>
          </w:tcPr>
          <w:p w:rsidR="00F331E7" w:rsidRPr="00ED676A" w:rsidRDefault="00F331E7" w:rsidP="00420509">
            <w:pPr>
              <w:ind w:firstLine="0"/>
            </w:pPr>
          </w:p>
        </w:tc>
        <w:tc>
          <w:tcPr>
            <w:tcW w:w="1559" w:type="dxa"/>
          </w:tcPr>
          <w:p w:rsidR="00F331E7" w:rsidRPr="00ED676A" w:rsidRDefault="0094726A" w:rsidP="00420509">
            <w:pPr>
              <w:ind w:firstLine="0"/>
              <w:rPr>
                <w:color w:val="auto"/>
              </w:rPr>
            </w:pPr>
            <w:r w:rsidRPr="00ED676A">
              <w:rPr>
                <w:color w:val="auto"/>
              </w:rPr>
              <w:t>MLP</w:t>
            </w:r>
          </w:p>
        </w:tc>
        <w:tc>
          <w:tcPr>
            <w:tcW w:w="1985" w:type="dxa"/>
          </w:tcPr>
          <w:p w:rsidR="00F331E7" w:rsidRPr="00ED676A" w:rsidRDefault="0094726A" w:rsidP="00420509">
            <w:pPr>
              <w:ind w:firstLine="0"/>
              <w:rPr>
                <w:color w:val="auto"/>
              </w:rPr>
            </w:pPr>
            <w:r w:rsidRPr="00ED676A">
              <w:rPr>
                <w:color w:val="auto"/>
              </w:rPr>
              <w:t>InputTestSet</w:t>
            </w:r>
          </w:p>
        </w:tc>
        <w:tc>
          <w:tcPr>
            <w:tcW w:w="4162" w:type="dxa"/>
          </w:tcPr>
          <w:p w:rsidR="00F331E7" w:rsidRPr="00ED676A" w:rsidRDefault="0094726A" w:rsidP="00420509">
            <w:pPr>
              <w:ind w:firstLine="0"/>
              <w:rPr>
                <w:color w:val="auto"/>
              </w:rPr>
            </w:pPr>
            <w:r w:rsidRPr="00ED676A">
              <w:rPr>
                <w:color w:val="auto"/>
              </w:rPr>
              <w:t>InputTestSet</w:t>
            </w:r>
          </w:p>
        </w:tc>
      </w:tr>
      <w:tr w:rsidR="00F331E7" w:rsidRPr="00ED676A" w:rsidTr="00603388">
        <w:tc>
          <w:tcPr>
            <w:tcW w:w="1526" w:type="dxa"/>
          </w:tcPr>
          <w:p w:rsidR="00F331E7" w:rsidRPr="00ED676A" w:rsidRDefault="00FA0212" w:rsidP="00420509">
            <w:pPr>
              <w:ind w:firstLine="0"/>
              <w:rPr>
                <w:color w:val="auto"/>
              </w:rPr>
            </w:pPr>
            <w:r w:rsidRPr="00ED676A">
              <w:rPr>
                <w:color w:val="auto"/>
              </w:rPr>
              <w:t>Format</w:t>
            </w:r>
          </w:p>
        </w:tc>
        <w:tc>
          <w:tcPr>
            <w:tcW w:w="1559" w:type="dxa"/>
          </w:tcPr>
          <w:p w:rsidR="00F331E7" w:rsidRPr="00ED676A" w:rsidRDefault="00FA0212" w:rsidP="00420509">
            <w:pPr>
              <w:ind w:firstLine="0"/>
              <w:rPr>
                <w:color w:val="auto"/>
              </w:rPr>
            </w:pPr>
            <w:r w:rsidRPr="00ED676A">
              <w:rPr>
                <w:color w:val="auto"/>
              </w:rPr>
              <w:t>XML</w:t>
            </w:r>
          </w:p>
        </w:tc>
        <w:tc>
          <w:tcPr>
            <w:tcW w:w="1985" w:type="dxa"/>
          </w:tcPr>
          <w:p w:rsidR="00F331E7" w:rsidRPr="00ED676A" w:rsidRDefault="00FA0212" w:rsidP="00420509">
            <w:pPr>
              <w:ind w:firstLine="0"/>
              <w:rPr>
                <w:color w:val="auto"/>
              </w:rPr>
            </w:pPr>
            <w:r w:rsidRPr="00ED676A">
              <w:rPr>
                <w:color w:val="auto"/>
              </w:rPr>
              <w:t>XML</w:t>
            </w:r>
          </w:p>
        </w:tc>
        <w:tc>
          <w:tcPr>
            <w:tcW w:w="4162" w:type="dxa"/>
          </w:tcPr>
          <w:p w:rsidR="00F331E7" w:rsidRPr="00ED676A" w:rsidRDefault="00603388" w:rsidP="00420509">
            <w:pPr>
              <w:ind w:firstLine="0"/>
              <w:rPr>
                <w:color w:val="auto"/>
              </w:rPr>
            </w:pPr>
            <w:r w:rsidRPr="00ED676A">
              <w:rPr>
                <w:color w:val="auto"/>
              </w:rPr>
              <w:t>CSV</w:t>
            </w:r>
          </w:p>
        </w:tc>
      </w:tr>
      <w:tr w:rsidR="00F331E7" w:rsidRPr="00ED676A" w:rsidTr="00603388">
        <w:tc>
          <w:tcPr>
            <w:tcW w:w="1526" w:type="dxa"/>
          </w:tcPr>
          <w:p w:rsidR="00F331E7" w:rsidRPr="00ED676A" w:rsidRDefault="00FA0212" w:rsidP="00420509">
            <w:pPr>
              <w:ind w:firstLine="0"/>
              <w:rPr>
                <w:color w:val="auto"/>
              </w:rPr>
            </w:pPr>
            <w:r w:rsidRPr="00ED676A">
              <w:rPr>
                <w:color w:val="auto"/>
              </w:rPr>
              <w:t>Użycie</w:t>
            </w:r>
          </w:p>
        </w:tc>
        <w:tc>
          <w:tcPr>
            <w:tcW w:w="1559" w:type="dxa"/>
          </w:tcPr>
          <w:p w:rsidR="00F331E7" w:rsidRPr="00ED676A" w:rsidRDefault="00FA0212" w:rsidP="00420509">
            <w:pPr>
              <w:ind w:firstLine="0"/>
              <w:rPr>
                <w:color w:val="auto"/>
              </w:rPr>
            </w:pPr>
            <w:r w:rsidRPr="00ED676A">
              <w:rPr>
                <w:color w:val="auto"/>
              </w:rPr>
              <w:t>Read/Write</w:t>
            </w:r>
          </w:p>
        </w:tc>
        <w:tc>
          <w:tcPr>
            <w:tcW w:w="1985" w:type="dxa"/>
          </w:tcPr>
          <w:p w:rsidR="00F331E7" w:rsidRPr="00ED676A" w:rsidRDefault="00FA0212" w:rsidP="00420509">
            <w:pPr>
              <w:ind w:firstLine="0"/>
              <w:rPr>
                <w:color w:val="auto"/>
              </w:rPr>
            </w:pPr>
            <w:r w:rsidRPr="00ED676A">
              <w:rPr>
                <w:color w:val="auto"/>
              </w:rPr>
              <w:t>Read/Write</w:t>
            </w:r>
          </w:p>
        </w:tc>
        <w:tc>
          <w:tcPr>
            <w:tcW w:w="4162" w:type="dxa"/>
          </w:tcPr>
          <w:p w:rsidR="00F331E7" w:rsidRPr="00ED676A" w:rsidRDefault="00603388" w:rsidP="00420509">
            <w:pPr>
              <w:ind w:firstLine="0"/>
              <w:rPr>
                <w:color w:val="auto"/>
              </w:rPr>
            </w:pPr>
            <w:r w:rsidRPr="00ED676A">
              <w:rPr>
                <w:color w:val="auto"/>
              </w:rPr>
              <w:t>Read</w:t>
            </w:r>
          </w:p>
        </w:tc>
      </w:tr>
      <w:tr w:rsidR="00F331E7" w:rsidRPr="00ED676A" w:rsidTr="00603388">
        <w:tc>
          <w:tcPr>
            <w:tcW w:w="1526" w:type="dxa"/>
          </w:tcPr>
          <w:p w:rsidR="00F331E7" w:rsidRPr="00ED676A" w:rsidRDefault="00FA0212" w:rsidP="00420509">
            <w:pPr>
              <w:ind w:firstLine="0"/>
              <w:rPr>
                <w:color w:val="auto"/>
              </w:rPr>
            </w:pPr>
            <w:r w:rsidRPr="00ED676A">
              <w:rPr>
                <w:color w:val="auto"/>
              </w:rPr>
              <w:t>Zapisane dane</w:t>
            </w:r>
          </w:p>
        </w:tc>
        <w:tc>
          <w:tcPr>
            <w:tcW w:w="1559" w:type="dxa"/>
          </w:tcPr>
          <w:p w:rsidR="00F331E7" w:rsidRPr="00ED676A" w:rsidRDefault="00FA0212" w:rsidP="00420509">
            <w:pPr>
              <w:ind w:firstLine="0"/>
              <w:rPr>
                <w:color w:val="auto"/>
              </w:rPr>
            </w:pPr>
            <w:r w:rsidRPr="00ED676A">
              <w:rPr>
                <w:color w:val="auto"/>
              </w:rPr>
              <w:t>Cała struktura sieci</w:t>
            </w:r>
          </w:p>
        </w:tc>
        <w:tc>
          <w:tcPr>
            <w:tcW w:w="1985" w:type="dxa"/>
          </w:tcPr>
          <w:p w:rsidR="00F331E7" w:rsidRPr="00ED676A" w:rsidRDefault="00603388" w:rsidP="00420509">
            <w:pPr>
              <w:ind w:firstLine="0"/>
              <w:rPr>
                <w:color w:val="auto"/>
              </w:rPr>
            </w:pPr>
            <w:r w:rsidRPr="00ED676A">
              <w:rPr>
                <w:color w:val="auto"/>
              </w:rPr>
              <w:t>Wszystkie dane sieci</w:t>
            </w:r>
          </w:p>
        </w:tc>
        <w:tc>
          <w:tcPr>
            <w:tcW w:w="4162" w:type="dxa"/>
          </w:tcPr>
          <w:p w:rsidR="00F331E7" w:rsidRPr="00ED676A" w:rsidRDefault="00603388" w:rsidP="00420509">
            <w:pPr>
              <w:ind w:firstLine="0"/>
              <w:rPr>
                <w:color w:val="auto"/>
              </w:rPr>
            </w:pPr>
            <w:r w:rsidRPr="00ED676A">
              <w:rPr>
                <w:color w:val="auto"/>
              </w:rPr>
              <w:t>Dane wszystkich wierszy, bez oznaczenia, które to wyjścia. Czasem są podane nazwy kolumn.</w:t>
            </w:r>
          </w:p>
        </w:tc>
      </w:tr>
    </w:tbl>
    <w:p w:rsidR="00F331E7" w:rsidRPr="00ED676A" w:rsidRDefault="00F331E7" w:rsidP="00420509">
      <w:pPr>
        <w:rPr>
          <w:color w:val="auto"/>
        </w:rPr>
      </w:pPr>
    </w:p>
    <w:p w:rsidR="0094726A" w:rsidRPr="00ED676A" w:rsidRDefault="0094726A" w:rsidP="00420509">
      <w:pPr>
        <w:rPr>
          <w:rFonts w:eastAsiaTheme="minorHAnsi"/>
          <w:color w:val="auto"/>
          <w:lang w:eastAsia="en-US"/>
        </w:rPr>
      </w:pPr>
      <w:r w:rsidRPr="00ED676A">
        <w:rPr>
          <w:color w:val="auto"/>
        </w:rPr>
        <w:t xml:space="preserve">Obiekt Layer posiada metody </w:t>
      </w:r>
      <w:r w:rsidRPr="00ED676A">
        <w:rPr>
          <w:rFonts w:eastAsiaTheme="minorHAnsi"/>
          <w:color w:val="auto"/>
          <w:lang w:eastAsia="en-US"/>
        </w:rPr>
        <w:t xml:space="preserve">saveToXML() i loadFromXML(), przez co </w:t>
      </w:r>
      <w:r w:rsidR="00FA0212" w:rsidRPr="00ED676A">
        <w:rPr>
          <w:rFonts w:eastAsiaTheme="minorHAnsi"/>
          <w:color w:val="auto"/>
          <w:lang w:eastAsia="en-US"/>
        </w:rPr>
        <w:t>jeśli jeśli będzie dodawany jakiś inny rodzaj sieci i będzie korzystał z layerów, to będzie mógł ich użyć.</w:t>
      </w:r>
    </w:p>
    <w:p w:rsidR="00421508" w:rsidRPr="00ED676A" w:rsidRDefault="00421508" w:rsidP="00420509">
      <w:pPr>
        <w:rPr>
          <w:rFonts w:eastAsiaTheme="minorHAnsi"/>
          <w:color w:val="auto"/>
          <w:lang w:eastAsia="en-US"/>
        </w:rPr>
      </w:pPr>
    </w:p>
    <w:p w:rsidR="00421508" w:rsidRPr="00ED676A" w:rsidRDefault="00421508" w:rsidP="00420509">
      <w:pPr>
        <w:rPr>
          <w:rFonts w:eastAsiaTheme="minorHAnsi"/>
          <w:color w:val="auto"/>
          <w:lang w:eastAsia="en-US"/>
        </w:rPr>
      </w:pPr>
      <w:r w:rsidRPr="00ED676A">
        <w:rPr>
          <w:rFonts w:eastAsiaTheme="minorHAnsi"/>
          <w:color w:val="auto"/>
          <w:lang w:eastAsia="en-US"/>
        </w:rPr>
        <w:t xml:space="preserve">Poniżej opiszę strukturę podanych </w:t>
      </w:r>
      <w:r w:rsidR="004772D9" w:rsidRPr="00ED676A">
        <w:rPr>
          <w:rFonts w:eastAsiaTheme="minorHAnsi"/>
          <w:color w:val="auto"/>
          <w:lang w:eastAsia="en-US"/>
        </w:rPr>
        <w:t xml:space="preserve">typów </w:t>
      </w:r>
      <w:r w:rsidRPr="00ED676A">
        <w:rPr>
          <w:rFonts w:eastAsiaTheme="minorHAnsi"/>
          <w:color w:val="auto"/>
          <w:lang w:eastAsia="en-US"/>
        </w:rPr>
        <w:t>plików</w:t>
      </w:r>
      <w:r w:rsidR="004772D9" w:rsidRPr="00ED676A">
        <w:rPr>
          <w:rFonts w:eastAsiaTheme="minorHAnsi"/>
          <w:color w:val="auto"/>
          <w:lang w:eastAsia="en-US"/>
        </w:rPr>
        <w:t xml:space="preserve">. </w:t>
      </w:r>
      <w:r w:rsidR="00DE0ED3" w:rsidRPr="00ED676A">
        <w:rPr>
          <w:rFonts w:eastAsiaTheme="minorHAnsi"/>
          <w:color w:val="auto"/>
          <w:lang w:eastAsia="en-US"/>
        </w:rPr>
        <w:t xml:space="preserve">W poniższej tabeli jest </w:t>
      </w:r>
      <w:r w:rsidR="0098072D" w:rsidRPr="00ED676A">
        <w:rPr>
          <w:rFonts w:eastAsiaTheme="minorHAnsi"/>
          <w:color w:val="auto"/>
          <w:lang w:eastAsia="en-US"/>
        </w:rPr>
        <w:t xml:space="preserve">opisana sekwancja do wygenerowania plików XML zestawu testów i sieci MLP. </w:t>
      </w:r>
    </w:p>
    <w:p w:rsidR="00F934FF" w:rsidRPr="00ED676A" w:rsidRDefault="00F934FF" w:rsidP="00420509">
      <w:pPr>
        <w:rPr>
          <w:rFonts w:eastAsiaTheme="minorHAnsi"/>
          <w:color w:val="auto"/>
          <w:lang w:eastAsia="en-US"/>
        </w:rPr>
      </w:pPr>
    </w:p>
    <w:tbl>
      <w:tblPr>
        <w:tblW w:w="10774" w:type="dxa"/>
        <w:tblInd w:w="-743" w:type="dxa"/>
        <w:tblLook w:val="04A0"/>
      </w:tblPr>
      <w:tblGrid>
        <w:gridCol w:w="10774"/>
      </w:tblGrid>
      <w:tr w:rsidR="00F934FF" w:rsidRPr="00ED676A" w:rsidTr="00F934FF">
        <w:tc>
          <w:tcPr>
            <w:tcW w:w="10774" w:type="dxa"/>
          </w:tcPr>
          <w:p w:rsidR="004772D9" w:rsidRPr="00ED676A" w:rsidRDefault="004772D9" w:rsidP="00912090">
            <w:pPr>
              <w:pStyle w:val="Kod"/>
              <w:rPr>
                <w:noProof w:val="0"/>
                <w:color w:val="008000"/>
              </w:rPr>
            </w:pPr>
            <w:r w:rsidRPr="00ED676A">
              <w:rPr>
                <w:noProof w:val="0"/>
              </w:rPr>
              <w:tab/>
              <w:t>InputTestSet testSetCSV;</w:t>
            </w:r>
            <w:r w:rsidRPr="00ED676A">
              <w:rPr>
                <w:noProof w:val="0"/>
              </w:rPr>
              <w:tab/>
            </w:r>
            <w:r w:rsidRPr="00ED676A">
              <w:rPr>
                <w:noProof w:val="0"/>
              </w:rPr>
              <w:tab/>
            </w:r>
            <w:r w:rsidRPr="00ED676A">
              <w:rPr>
                <w:noProof w:val="0"/>
                <w:color w:val="008000"/>
              </w:rPr>
              <w:t>// Nowy zestaw testów</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vecOutputColumns;</w:t>
            </w:r>
            <w:r w:rsidRPr="00ED676A">
              <w:rPr>
                <w:noProof w:val="0"/>
              </w:rPr>
              <w:tab/>
            </w:r>
            <w:r w:rsidRPr="00ED676A">
              <w:rPr>
                <w:noProof w:val="0"/>
                <w:color w:val="008000"/>
              </w:rPr>
              <w:t>// Tworzenie listy numerów kolumn wyjściowych (wynikowych)</w:t>
            </w:r>
          </w:p>
          <w:p w:rsidR="004772D9" w:rsidRPr="00ED676A" w:rsidRDefault="004772D9" w:rsidP="00912090">
            <w:pPr>
              <w:pStyle w:val="Kod"/>
              <w:rPr>
                <w:noProof w:val="0"/>
                <w:color w:val="008000"/>
              </w:rPr>
            </w:pPr>
            <w:r w:rsidRPr="00ED676A">
              <w:rPr>
                <w:noProof w:val="0"/>
              </w:rPr>
              <w:tab/>
              <w:t>vecOutputColumns.push_back(12);</w:t>
            </w:r>
            <w:r w:rsidRPr="00ED676A">
              <w:rPr>
                <w:noProof w:val="0"/>
              </w:rPr>
              <w:tab/>
            </w:r>
            <w:r w:rsidRPr="00ED676A">
              <w:rPr>
                <w:noProof w:val="0"/>
                <w:color w:val="008000"/>
              </w:rPr>
              <w:t>// Jedyna wyjściowa kolumna - indeks 12</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vecUnusedColumns;</w:t>
            </w:r>
            <w:r w:rsidRPr="00ED676A">
              <w:rPr>
                <w:noProof w:val="0"/>
              </w:rPr>
              <w:tab/>
            </w:r>
            <w:r w:rsidRPr="00ED676A">
              <w:rPr>
                <w:noProof w:val="0"/>
                <w:color w:val="008000"/>
              </w:rPr>
              <w:t>// Lista numerów kolumn nieużywanych - pusta</w:t>
            </w:r>
          </w:p>
          <w:p w:rsidR="004772D9" w:rsidRPr="00ED676A" w:rsidRDefault="004772D9" w:rsidP="00912090">
            <w:pPr>
              <w:pStyle w:val="Kod"/>
              <w:rPr>
                <w:noProof w:val="0"/>
                <w:color w:val="008000"/>
              </w:rPr>
            </w:pPr>
            <w:r w:rsidRPr="00ED676A">
              <w:rPr>
                <w:noProof w:val="0"/>
              </w:rPr>
              <w:tab/>
              <w:t>testSetCSV.loadFromCSVFile</w:t>
            </w:r>
            <w:r w:rsidRPr="00ED676A">
              <w:rPr>
                <w:noProof w:val="0"/>
              </w:rPr>
              <w:tab/>
            </w:r>
            <w:r w:rsidRPr="00ED676A">
              <w:rPr>
                <w:noProof w:val="0"/>
              </w:rPr>
              <w:tab/>
            </w:r>
            <w:r w:rsidRPr="00ED676A">
              <w:rPr>
                <w:noProof w:val="0"/>
                <w:color w:val="008000"/>
              </w:rPr>
              <w:t>// Ładowanie listy testów</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"forestfires2.csv"</w:t>
            </w:r>
            <w:r w:rsidRPr="00ED676A">
              <w:rPr>
                <w:noProof w:val="0"/>
              </w:rPr>
              <w:tab/>
            </w:r>
            <w:r w:rsidRPr="00ED676A">
              <w:rPr>
                <w:noProof w:val="0"/>
              </w:rPr>
              <w:tab/>
            </w:r>
            <w:r w:rsidRPr="00ED676A">
              <w:rPr>
                <w:noProof w:val="0"/>
              </w:rPr>
              <w:tab/>
            </w:r>
            <w:r w:rsidRPr="00ED676A">
              <w:rPr>
                <w:noProof w:val="0"/>
                <w:color w:val="008000"/>
              </w:rPr>
              <w:t>// Pl</w:t>
            </w:r>
            <w:r w:rsidR="00CE1B12" w:rsidRPr="00ED676A">
              <w:rPr>
                <w:noProof w:val="0"/>
                <w:color w:val="008000"/>
              </w:rPr>
              <w:t>ik wejściowy z testami w formac</w:t>
            </w:r>
            <w:r w:rsidRPr="00ED676A">
              <w:rPr>
                <w:noProof w:val="0"/>
                <w:color w:val="008000"/>
              </w:rPr>
              <w:t>ie CSV</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0000FF"/>
              </w:rPr>
              <w:t>true</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Pierwszy wiersz zawiera nazwy kolumn</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Określenie znaku oddzielającego elementy - przecinek</w:t>
            </w:r>
          </w:p>
          <w:p w:rsidR="004772D9" w:rsidRPr="00ED676A" w:rsidRDefault="004772D9" w:rsidP="00912090">
            <w:pPr>
              <w:pStyle w:val="Kod"/>
              <w:rPr>
                <w:noProof w:val="0"/>
                <w:color w:val="008000"/>
              </w:rPr>
            </w:pPr>
            <w:r w:rsidRPr="00ED676A">
              <w:rPr>
                <w:noProof w:val="0"/>
              </w:rPr>
              <w:tab/>
            </w:r>
            <w:r w:rsidRPr="00ED676A">
              <w:rPr>
                <w:noProof w:val="0"/>
              </w:rPr>
              <w:tab/>
              <w:t>,vecOutputColumns</w:t>
            </w:r>
            <w:r w:rsidRPr="00ED676A">
              <w:rPr>
                <w:noProof w:val="0"/>
              </w:rPr>
              <w:tab/>
            </w:r>
            <w:r w:rsidRPr="00ED676A">
              <w:rPr>
                <w:noProof w:val="0"/>
              </w:rPr>
              <w:tab/>
            </w:r>
            <w:r w:rsidRPr="00ED676A">
              <w:rPr>
                <w:noProof w:val="0"/>
              </w:rPr>
              <w:tab/>
            </w:r>
            <w:r w:rsidRPr="00ED676A">
              <w:rPr>
                <w:noProof w:val="0"/>
                <w:color w:val="008000"/>
              </w:rPr>
              <w:t>// Podanie listy kolumn wyjściowych</w:t>
            </w:r>
          </w:p>
          <w:p w:rsidR="004772D9" w:rsidRPr="00ED676A" w:rsidRDefault="004772D9" w:rsidP="00912090">
            <w:pPr>
              <w:pStyle w:val="Kod"/>
              <w:rPr>
                <w:noProof w:val="0"/>
                <w:color w:val="008000"/>
              </w:rPr>
            </w:pPr>
            <w:r w:rsidRPr="00ED676A">
              <w:rPr>
                <w:noProof w:val="0"/>
              </w:rPr>
              <w:tab/>
            </w:r>
            <w:r w:rsidRPr="00ED676A">
              <w:rPr>
                <w:noProof w:val="0"/>
              </w:rPr>
              <w:tab/>
              <w:t>,vecUnusedColumns);</w:t>
            </w:r>
            <w:r w:rsidRPr="00ED676A">
              <w:rPr>
                <w:noProof w:val="0"/>
              </w:rPr>
              <w:tab/>
            </w:r>
            <w:r w:rsidRPr="00ED676A">
              <w:rPr>
                <w:noProof w:val="0"/>
              </w:rPr>
              <w:tab/>
            </w:r>
            <w:r w:rsidRPr="00ED676A">
              <w:rPr>
                <w:noProof w:val="0"/>
              </w:rPr>
              <w:tab/>
            </w:r>
            <w:r w:rsidRPr="00ED676A">
              <w:rPr>
                <w:noProof w:val="0"/>
                <w:color w:val="008000"/>
              </w:rPr>
              <w:t>// Podanie listy kolumn nieużywanych</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MLP dummyNet;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Nowa sieć MLP</w:t>
            </w:r>
          </w:p>
          <w:p w:rsidR="004772D9" w:rsidRPr="00ED676A" w:rsidRDefault="004772D9" w:rsidP="00912090">
            <w:pPr>
              <w:pStyle w:val="Kod"/>
              <w:rPr>
                <w:noProof w:val="0"/>
                <w:color w:val="008000"/>
              </w:rPr>
            </w:pPr>
            <w:r w:rsidRPr="00ED676A">
              <w:rPr>
                <w:noProof w:val="0"/>
              </w:rPr>
              <w:tab/>
              <w:t>dummyNet.setInputNeuronCount</w:t>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wejściowych</w:t>
            </w:r>
          </w:p>
          <w:p w:rsidR="004772D9" w:rsidRPr="00ED676A" w:rsidRDefault="004772D9" w:rsidP="00912090">
            <w:pPr>
              <w:pStyle w:val="Kod"/>
              <w:rPr>
                <w:noProof w:val="0"/>
              </w:rPr>
            </w:pPr>
            <w:r w:rsidRPr="00ED676A">
              <w:rPr>
                <w:noProof w:val="0"/>
              </w:rPr>
              <w:tab/>
            </w:r>
            <w:r w:rsidRPr="00ED676A">
              <w:rPr>
                <w:noProof w:val="0"/>
              </w:rPr>
              <w:tab/>
              <w:t>(testSetCSV.getInputCount());</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Dodawanie warstwie ukrytej</w:t>
            </w:r>
          </w:p>
          <w:p w:rsidR="004772D9" w:rsidRPr="00ED676A" w:rsidRDefault="004772D9" w:rsidP="00912090">
            <w:pPr>
              <w:pStyle w:val="Kod"/>
              <w:rPr>
                <w:noProof w:val="0"/>
                <w:color w:val="008000"/>
              </w:rPr>
            </w:pPr>
            <w:r w:rsidRPr="00ED676A">
              <w:rPr>
                <w:noProof w:val="0"/>
              </w:rPr>
              <w:tab/>
            </w:r>
            <w:r w:rsidRPr="00ED676A">
              <w:rPr>
                <w:noProof w:val="0"/>
              </w:rPr>
              <w:tab/>
              <w:t>(6</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neuronów</w:t>
            </w:r>
          </w:p>
          <w:p w:rsidR="004772D9" w:rsidRPr="00ED676A" w:rsidRDefault="004772D9" w:rsidP="00912090">
            <w:pPr>
              <w:pStyle w:val="Kod"/>
              <w:rPr>
                <w:noProof w:val="0"/>
                <w:color w:val="008000"/>
              </w:rPr>
            </w:pPr>
            <w:r w:rsidRPr="00ED676A">
              <w:rPr>
                <w:noProof w:val="0"/>
              </w:rPr>
              <w:lastRenderedPageBreak/>
              <w:tab/>
            </w:r>
            <w:r w:rsidRPr="00ED676A">
              <w:rPr>
                <w:noProof w:val="0"/>
              </w:rPr>
              <w:tab/>
              <w:t>,Neuron::NT_SIGMOID);</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Funkcja aktywancji w warstwie ukrytej</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wyjściowych ...</w:t>
            </w:r>
          </w:p>
          <w:p w:rsidR="004772D9" w:rsidRPr="00ED676A" w:rsidRDefault="004772D9" w:rsidP="00912090">
            <w:pPr>
              <w:pStyle w:val="Kod"/>
              <w:rPr>
                <w:noProof w:val="0"/>
                <w:color w:val="008000"/>
              </w:rPr>
            </w:pPr>
            <w:r w:rsidRPr="00ED676A">
              <w:rPr>
                <w:noProof w:val="0"/>
              </w:rPr>
              <w:tab/>
            </w:r>
            <w:r w:rsidRPr="00ED676A">
              <w:rPr>
                <w:noProof w:val="0"/>
              </w:rPr>
              <w:tab/>
              <w:t>(testSetCSV.getOutputCount()</w:t>
            </w:r>
            <w:r w:rsidRPr="00ED676A">
              <w:rPr>
                <w:noProof w:val="0"/>
              </w:rPr>
              <w:tab/>
            </w:r>
            <w:r w:rsidRPr="00ED676A">
              <w:rPr>
                <w:noProof w:val="0"/>
              </w:rPr>
              <w:tab/>
            </w:r>
            <w:r w:rsidRPr="00ED676A">
              <w:rPr>
                <w:noProof w:val="0"/>
              </w:rPr>
              <w:tab/>
            </w:r>
            <w:r w:rsidRPr="00ED676A">
              <w:rPr>
                <w:noProof w:val="0"/>
                <w:color w:val="008000"/>
              </w:rPr>
              <w:t>// ... - tyle ile wyjść w zestawie testów</w:t>
            </w:r>
          </w:p>
          <w:p w:rsidR="004772D9" w:rsidRPr="00ED676A" w:rsidRDefault="004772D9" w:rsidP="00912090">
            <w:pPr>
              <w:pStyle w:val="Kod"/>
              <w:rPr>
                <w:noProof w:val="0"/>
                <w:color w:val="008000"/>
              </w:rPr>
            </w:pPr>
            <w:r w:rsidRPr="00ED676A">
              <w:rPr>
                <w:noProof w:val="0"/>
              </w:rPr>
              <w:tab/>
            </w:r>
            <w:r w:rsidRPr="00ED676A">
              <w:rPr>
                <w:noProof w:val="0"/>
              </w:rPr>
              <w:tab/>
              <w:t>,Neuron::NT_LINEAR);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Wyjście sieci - linearne</w:t>
            </w:r>
          </w:p>
          <w:p w:rsidR="004772D9" w:rsidRPr="00ED676A" w:rsidRDefault="004772D9" w:rsidP="00912090">
            <w:pPr>
              <w:pStyle w:val="Kod"/>
              <w:rPr>
                <w:noProof w:val="0"/>
                <w:color w:val="008000"/>
              </w:rPr>
            </w:pPr>
            <w:r w:rsidRPr="00ED676A">
              <w:rPr>
                <w:noProof w:val="0"/>
              </w:rPr>
              <w:tab/>
              <w:t>dummyNet.randomizeWeights(0.01,NULL);</w:t>
            </w:r>
            <w:r w:rsidRPr="00ED676A">
              <w:rPr>
                <w:noProof w:val="0"/>
              </w:rPr>
              <w:tab/>
            </w:r>
            <w:r w:rsidRPr="00ED676A">
              <w:rPr>
                <w:noProof w:val="0"/>
              </w:rPr>
              <w:tab/>
            </w:r>
            <w:r w:rsidRPr="00ED676A">
              <w:rPr>
                <w:noProof w:val="0"/>
                <w:color w:val="008000"/>
              </w:rPr>
              <w:t>// dobranie losowych wartości wag</w:t>
            </w:r>
          </w:p>
          <w:p w:rsidR="004772D9" w:rsidRPr="00ED676A" w:rsidRDefault="004772D9" w:rsidP="00912090">
            <w:pPr>
              <w:pStyle w:val="Kod"/>
              <w:rPr>
                <w:noProof w:val="0"/>
                <w:color w:val="008000"/>
              </w:rPr>
            </w:pPr>
            <w:r w:rsidRPr="00ED676A">
              <w:rPr>
                <w:noProof w:val="0"/>
              </w:rPr>
              <w:tab/>
              <w:t>dummyNet.trainNetwork</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sieci przez CPU</w:t>
            </w:r>
          </w:p>
          <w:p w:rsidR="004772D9" w:rsidRPr="00ED676A" w:rsidRDefault="004772D9" w:rsidP="00912090">
            <w:pPr>
              <w:pStyle w:val="Kod"/>
              <w:rPr>
                <w:noProof w:val="0"/>
                <w:color w:val="008000"/>
              </w:rPr>
            </w:pPr>
            <w:r w:rsidRPr="00ED676A">
              <w:rPr>
                <w:noProof w:val="0"/>
              </w:rPr>
              <w:tab/>
            </w:r>
            <w:r w:rsidRPr="00ED676A">
              <w:rPr>
                <w:noProof w:val="0"/>
              </w:rPr>
              <w:tab/>
              <w:t>(testSetCSV</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wcześniej załadowanym zestawem testów</w:t>
            </w:r>
          </w:p>
          <w:p w:rsidR="004772D9" w:rsidRPr="00ED676A" w:rsidRDefault="004772D9" w:rsidP="00912090">
            <w:pPr>
              <w:pStyle w:val="Kod"/>
              <w:rPr>
                <w:noProof w:val="0"/>
                <w:color w:val="008000"/>
              </w:rPr>
            </w:pPr>
            <w:r w:rsidRPr="00ED676A">
              <w:rPr>
                <w:noProof w:val="0"/>
              </w:rPr>
              <w:tab/>
            </w:r>
            <w:r w:rsidRPr="00ED676A">
              <w:rPr>
                <w:noProof w:val="0"/>
              </w:rPr>
              <w:tab/>
              <w:t>,6000</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sekwencji uczenia sieci</w:t>
            </w:r>
          </w:p>
          <w:p w:rsidR="004772D9" w:rsidRPr="00ED676A" w:rsidRDefault="004772D9" w:rsidP="00912090">
            <w:pPr>
              <w:pStyle w:val="Kod"/>
              <w:rPr>
                <w:noProof w:val="0"/>
                <w:color w:val="008000"/>
              </w:rPr>
            </w:pPr>
            <w:r w:rsidRPr="00ED676A">
              <w:rPr>
                <w:noProof w:val="0"/>
              </w:rPr>
              <w:tab/>
            </w:r>
            <w:r w:rsidRPr="00ED676A">
              <w:rPr>
                <w:noProof w:val="0"/>
              </w:rPr>
              <w:tab/>
              <w:t>,0.01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eta - czynnik uczenia</w:t>
            </w:r>
          </w:p>
          <w:p w:rsidR="004772D9" w:rsidRPr="00ED676A" w:rsidRDefault="004772D9" w:rsidP="00912090">
            <w:pPr>
              <w:pStyle w:val="Kod"/>
              <w:rPr>
                <w:noProof w:val="0"/>
                <w:color w:val="008000"/>
              </w:rPr>
            </w:pPr>
            <w:r w:rsidRPr="00ED676A">
              <w:rPr>
                <w:noProof w:val="0"/>
              </w:rPr>
              <w:tab/>
            </w:r>
            <w:r w:rsidRPr="00ED676A">
              <w:rPr>
                <w:noProof w:val="0"/>
              </w:rPr>
              <w:tab/>
              <w:t>,1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testów uczona na raz</w:t>
            </w:r>
          </w:p>
          <w:p w:rsidR="004772D9" w:rsidRPr="00ED676A" w:rsidRDefault="004772D9" w:rsidP="00912090">
            <w:pPr>
              <w:pStyle w:val="Kod"/>
              <w:rPr>
                <w:noProof w:val="0"/>
                <w:color w:val="008000"/>
              </w:rPr>
            </w:pPr>
            <w:r w:rsidRPr="00ED676A">
              <w:rPr>
                <w:noProof w:val="0"/>
              </w:rPr>
              <w:tab/>
            </w:r>
            <w:r w:rsidRPr="00ED676A">
              <w:rPr>
                <w:noProof w:val="0"/>
              </w:rPr>
              <w:tab/>
              <w:t>,NULL);</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Generator liczb pseudolosowych - niepotrzebny</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dummyNet.executeNetwork(testSetCSV);</w:t>
            </w:r>
            <w:r w:rsidRPr="00ED676A">
              <w:rPr>
                <w:noProof w:val="0"/>
              </w:rPr>
              <w:tab/>
            </w:r>
            <w:r w:rsidRPr="00ED676A">
              <w:rPr>
                <w:noProof w:val="0"/>
              </w:rPr>
              <w:tab/>
            </w:r>
            <w:r w:rsidRPr="00ED676A">
              <w:rPr>
                <w:noProof w:val="0"/>
                <w:color w:val="008000"/>
              </w:rPr>
              <w:t>// Uruchomienie sieci na wszystkich testach przez CPU</w:t>
            </w:r>
          </w:p>
          <w:p w:rsidR="004772D9" w:rsidRPr="00ED676A" w:rsidRDefault="004772D9" w:rsidP="00912090">
            <w:pPr>
              <w:pStyle w:val="Kod"/>
              <w:rPr>
                <w:noProof w:val="0"/>
                <w:color w:val="008000"/>
              </w:rPr>
            </w:pPr>
            <w:r w:rsidRPr="00ED676A">
              <w:rPr>
                <w:noProof w:val="0"/>
              </w:rPr>
              <w:tab/>
              <w:t>dummyNet.executeNetworkGPU(testSetCSV);</w:t>
            </w:r>
            <w:r w:rsidRPr="00ED676A">
              <w:rPr>
                <w:noProof w:val="0"/>
              </w:rPr>
              <w:tab/>
            </w:r>
            <w:r w:rsidRPr="00ED676A">
              <w:rPr>
                <w:noProof w:val="0"/>
                <w:color w:val="008000"/>
              </w:rPr>
              <w:t>// Uruchomienie sieci na wszystkich testach przez GPU</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testSetCSV.saveToFile(</w:t>
            </w:r>
            <w:r w:rsidRPr="00ED676A">
              <w:rPr>
                <w:noProof w:val="0"/>
                <w:color w:val="A31515"/>
              </w:rPr>
              <w:t>"TestSetFromCSV.xml"</w:t>
            </w:r>
            <w:r w:rsidRPr="00ED676A">
              <w:rPr>
                <w:noProof w:val="0"/>
              </w:rPr>
              <w:t>);</w:t>
            </w:r>
            <w:r w:rsidRPr="00ED676A">
              <w:rPr>
                <w:noProof w:val="0"/>
                <w:color w:val="008000"/>
              </w:rPr>
              <w:t>// Zapisywanie zestawu testów jako XML</w:t>
            </w:r>
          </w:p>
          <w:p w:rsidR="00F934FF" w:rsidRPr="00ED676A" w:rsidRDefault="004772D9" w:rsidP="00912090">
            <w:pPr>
              <w:pStyle w:val="Kod"/>
              <w:rPr>
                <w:rFonts w:ascii="Times New Roman" w:hAnsi="Times New Roman" w:cs="Times New Roman"/>
                <w:noProof w:val="0"/>
                <w:sz w:val="24"/>
                <w:szCs w:val="24"/>
              </w:rPr>
            </w:pPr>
            <w:r w:rsidRPr="00ED676A">
              <w:rPr>
                <w:noProof w:val="0"/>
              </w:rPr>
              <w:tab/>
              <w:t>dummyNet.saveToFile(</w:t>
            </w:r>
            <w:r w:rsidRPr="00ED676A">
              <w:rPr>
                <w:noProof w:val="0"/>
                <w:color w:val="A31515"/>
              </w:rPr>
              <w:t>"NetworkStruct.xml"</w:t>
            </w:r>
            <w:r w:rsidRPr="00ED676A">
              <w:rPr>
                <w:noProof w:val="0"/>
              </w:rPr>
              <w:t>);</w:t>
            </w:r>
            <w:r w:rsidRPr="00ED676A">
              <w:rPr>
                <w:noProof w:val="0"/>
              </w:rPr>
              <w:tab/>
            </w:r>
            <w:r w:rsidRPr="00ED676A">
              <w:rPr>
                <w:noProof w:val="0"/>
                <w:color w:val="008000"/>
              </w:rPr>
              <w:t>// Zapisywanie sieci MLP jako XML</w:t>
            </w:r>
          </w:p>
        </w:tc>
      </w:tr>
    </w:tbl>
    <w:p w:rsidR="008F60ED" w:rsidRPr="00ED676A" w:rsidRDefault="008F60ED" w:rsidP="00420509">
      <w:pPr>
        <w:rPr>
          <w:color w:val="auto"/>
        </w:rPr>
      </w:pPr>
    </w:p>
    <w:p w:rsidR="00977474" w:rsidRPr="00ED676A" w:rsidRDefault="00977474" w:rsidP="004F3A28">
      <w:pPr>
        <w:pStyle w:val="Heading4"/>
      </w:pPr>
      <w:bookmarkStart w:id="88" w:name="_Toc259090130"/>
      <w:r w:rsidRPr="00ED676A">
        <w:t>Plik zestawu testów CSV</w:t>
      </w:r>
      <w:bookmarkEnd w:id="88"/>
    </w:p>
    <w:p w:rsidR="00977474" w:rsidRPr="00ED676A" w:rsidRDefault="00977474" w:rsidP="00977474">
      <w:pPr>
        <w:rPr>
          <w:color w:val="auto"/>
        </w:rPr>
      </w:pPr>
    </w:p>
    <w:p w:rsidR="00F934FF" w:rsidRPr="00ED676A" w:rsidRDefault="008F60ED" w:rsidP="00420509">
      <w:pPr>
        <w:rPr>
          <w:color w:val="auto"/>
        </w:rPr>
      </w:pPr>
      <w:r w:rsidRPr="00ED676A">
        <w:rPr>
          <w:color w:val="auto"/>
        </w:rPr>
        <w:t>Plik forestfires2.csv użyty w powyższym kodzie:</w:t>
      </w:r>
    </w:p>
    <w:p w:rsidR="00EA54EB" w:rsidRPr="00ED676A" w:rsidRDefault="00EA54EB" w:rsidP="00420509">
      <w:pPr>
        <w:rPr>
          <w:color w:val="auto"/>
        </w:rPr>
      </w:pPr>
    </w:p>
    <w:tbl>
      <w:tblPr>
        <w:tblW w:w="0" w:type="auto"/>
        <w:tblLook w:val="04A0"/>
      </w:tblPr>
      <w:tblGrid>
        <w:gridCol w:w="8741"/>
      </w:tblGrid>
      <w:tr w:rsidR="00EA54EB" w:rsidRPr="00ED676A" w:rsidTr="00EA54EB">
        <w:tc>
          <w:tcPr>
            <w:tcW w:w="9232" w:type="dxa"/>
          </w:tcPr>
          <w:p w:rsidR="007D1776" w:rsidRPr="00ED676A" w:rsidRDefault="007D1776" w:rsidP="00912090">
            <w:pPr>
              <w:pStyle w:val="Kod"/>
              <w:rPr>
                <w:noProof w:val="0"/>
              </w:rPr>
            </w:pPr>
            <w:r w:rsidRPr="00ED676A">
              <w:rPr>
                <w:noProof w:val="0"/>
              </w:rPr>
              <w:t>X,Y,month,day,FFMC,DMC,DC,ISI,temp,RH,wind,rain,area</w:t>
            </w:r>
          </w:p>
          <w:p w:rsidR="007D1776" w:rsidRPr="00ED676A" w:rsidRDefault="007D1776" w:rsidP="00912090">
            <w:pPr>
              <w:pStyle w:val="Kod"/>
              <w:rPr>
                <w:noProof w:val="0"/>
              </w:rPr>
            </w:pPr>
            <w:r w:rsidRPr="00ED676A">
              <w:rPr>
                <w:noProof w:val="0"/>
              </w:rPr>
              <w:t>7,5,mar,fri,86.2,26.2,94.3,5.1,8.2,51,6.7,1,0</w:t>
            </w:r>
          </w:p>
          <w:p w:rsidR="007D1776" w:rsidRPr="00ED676A" w:rsidRDefault="007D1776" w:rsidP="00912090">
            <w:pPr>
              <w:pStyle w:val="Kod"/>
              <w:rPr>
                <w:noProof w:val="0"/>
              </w:rPr>
            </w:pPr>
            <w:r w:rsidRPr="00ED676A">
              <w:rPr>
                <w:noProof w:val="0"/>
              </w:rPr>
              <w:t>7,4,oct,tue,90.6,35.4,669.1,6.7,18,33,0.9,0,0</w:t>
            </w:r>
          </w:p>
          <w:p w:rsidR="00EA54EB" w:rsidRPr="00ED676A" w:rsidRDefault="007D1776" w:rsidP="00912090">
            <w:pPr>
              <w:pStyle w:val="Kod"/>
              <w:rPr>
                <w:noProof w:val="0"/>
              </w:rPr>
            </w:pPr>
            <w:r w:rsidRPr="00ED676A">
              <w:rPr>
                <w:noProof w:val="0"/>
              </w:rPr>
              <w:t>8,4,oct,sat,90.6,43.7,686.9,6.7,14.6,33,1.3,0,1</w:t>
            </w:r>
          </w:p>
        </w:tc>
      </w:tr>
    </w:tbl>
    <w:p w:rsidR="00EA54EB" w:rsidRPr="00ED676A" w:rsidRDefault="00EA54EB" w:rsidP="00420509">
      <w:pPr>
        <w:rPr>
          <w:color w:val="auto"/>
        </w:rPr>
      </w:pPr>
    </w:p>
    <w:p w:rsidR="00977474" w:rsidRPr="00ED676A" w:rsidRDefault="00951E63" w:rsidP="00E076A3">
      <w:pPr>
        <w:rPr>
          <w:rFonts w:eastAsiaTheme="minorHAnsi"/>
          <w:color w:val="auto"/>
          <w:lang w:eastAsia="en-US"/>
        </w:rPr>
      </w:pPr>
      <w:r w:rsidRPr="00ED676A">
        <w:rPr>
          <w:color w:val="auto"/>
        </w:rPr>
        <w:t xml:space="preserve">Ten zestaw testów to </w:t>
      </w:r>
      <w:r w:rsidR="007D1776" w:rsidRPr="00ED676A">
        <w:rPr>
          <w:color w:val="auto"/>
        </w:rPr>
        <w:t>3</w:t>
      </w:r>
      <w:r w:rsidRPr="00ED676A">
        <w:rPr>
          <w:color w:val="auto"/>
        </w:rPr>
        <w:t xml:space="preserve"> pierwsz</w:t>
      </w:r>
      <w:r w:rsidR="007D1776" w:rsidRPr="00ED676A">
        <w:rPr>
          <w:color w:val="auto"/>
        </w:rPr>
        <w:t>e</w:t>
      </w:r>
      <w:r w:rsidRPr="00ED676A">
        <w:rPr>
          <w:color w:val="auto"/>
        </w:rPr>
        <w:t xml:space="preserve"> test</w:t>
      </w:r>
      <w:r w:rsidR="007D1776" w:rsidRPr="00ED676A">
        <w:rPr>
          <w:color w:val="auto"/>
        </w:rPr>
        <w:t>y</w:t>
      </w:r>
      <w:r w:rsidRPr="00ED676A">
        <w:rPr>
          <w:color w:val="auto"/>
        </w:rPr>
        <w:t xml:space="preserve"> z zestawu testów forestfires.csv, dostępnego w Internecie, po drobnej przeróbce.</w:t>
      </w:r>
      <w:r w:rsidR="00E076A3" w:rsidRPr="00ED676A">
        <w:rPr>
          <w:color w:val="auto"/>
        </w:rPr>
        <w:t xml:space="preserve"> Czasem w plikach CSV pierwsza linia zawiera nazwy kolumn. Jeśli tak jest, należy podać wartość true jako drugi parametr metody </w:t>
      </w:r>
      <w:r w:rsidR="00E076A3" w:rsidRPr="00ED676A">
        <w:rPr>
          <w:rFonts w:eastAsiaTheme="minorHAnsi"/>
          <w:color w:val="auto"/>
          <w:lang w:eastAsia="en-US"/>
        </w:rPr>
        <w:t>InputTestSet::loadFromCSVFile</w:t>
      </w:r>
      <w:r w:rsidR="00675E72" w:rsidRPr="00ED676A">
        <w:rPr>
          <w:rFonts w:eastAsiaTheme="minorHAnsi"/>
          <w:color w:val="auto"/>
          <w:lang w:eastAsia="en-US"/>
        </w:rPr>
        <w:t>().</w:t>
      </w:r>
      <w:r w:rsidR="00446BC5" w:rsidRPr="00ED676A">
        <w:rPr>
          <w:rFonts w:eastAsiaTheme="minorHAnsi"/>
          <w:color w:val="auto"/>
          <w:lang w:eastAsia="en-US"/>
        </w:rPr>
        <w:t xml:space="preserve"> F</w:t>
      </w:r>
      <w:r w:rsidR="00977474" w:rsidRPr="00ED676A">
        <w:rPr>
          <w:rFonts w:eastAsiaTheme="minorHAnsi"/>
          <w:color w:val="auto"/>
          <w:lang w:eastAsia="en-US"/>
        </w:rPr>
        <w:t>ormat pliku CSV jest ogólnie znany. Jedyne</w:t>
      </w:r>
      <w:r w:rsidR="00446BC5" w:rsidRPr="00ED676A">
        <w:rPr>
          <w:rFonts w:eastAsiaTheme="minorHAnsi"/>
          <w:color w:val="auto"/>
          <w:lang w:eastAsia="en-US"/>
        </w:rPr>
        <w:t xml:space="preserve"> róż</w:t>
      </w:r>
      <w:r w:rsidR="00977474" w:rsidRPr="00ED676A">
        <w:rPr>
          <w:rFonts w:eastAsiaTheme="minorHAnsi"/>
          <w:color w:val="auto"/>
          <w:lang w:eastAsia="en-US"/>
        </w:rPr>
        <w:t xml:space="preserve">nice to </w:t>
      </w:r>
      <w:r w:rsidR="00446BC5" w:rsidRPr="00ED676A">
        <w:rPr>
          <w:rFonts w:eastAsiaTheme="minorHAnsi"/>
          <w:color w:val="auto"/>
          <w:lang w:eastAsia="en-US"/>
        </w:rPr>
        <w:t>znak oddzielający elementy</w:t>
      </w:r>
      <w:r w:rsidR="00977474" w:rsidRPr="00ED676A">
        <w:rPr>
          <w:rFonts w:eastAsiaTheme="minorHAnsi"/>
          <w:color w:val="auto"/>
          <w:lang w:eastAsia="en-US"/>
        </w:rPr>
        <w:t xml:space="preserve"> – albo przecinek albo średnik.</w:t>
      </w:r>
    </w:p>
    <w:p w:rsidR="00446BC5" w:rsidRPr="00ED676A" w:rsidRDefault="00446BC5" w:rsidP="00E076A3">
      <w:pPr>
        <w:rPr>
          <w:rFonts w:eastAsiaTheme="minorHAnsi"/>
          <w:color w:val="auto"/>
          <w:lang w:eastAsia="en-US"/>
        </w:rPr>
      </w:pPr>
      <w:r w:rsidRPr="00ED676A">
        <w:rPr>
          <w:rFonts w:eastAsiaTheme="minorHAnsi"/>
          <w:color w:val="auto"/>
          <w:lang w:eastAsia="en-US"/>
        </w:rPr>
        <w:lastRenderedPageBreak/>
        <w:t>Pliki CSV użyte w programie są ogólnodostępne, więc metoda InputTestSet::loadFromCSVFile() zawiera pewne zabezpieczenia przed niepoprawnymi danymi</w:t>
      </w:r>
      <w:r w:rsidR="00C14E17" w:rsidRPr="00ED676A">
        <w:rPr>
          <w:rFonts w:eastAsiaTheme="minorHAnsi"/>
          <w:color w:val="auto"/>
          <w:lang w:eastAsia="en-US"/>
        </w:rPr>
        <w:t xml:space="preserve"> w pliku</w:t>
      </w:r>
      <w:r w:rsidRPr="00ED676A">
        <w:rPr>
          <w:rFonts w:eastAsiaTheme="minorHAnsi"/>
          <w:color w:val="auto"/>
          <w:lang w:eastAsia="en-US"/>
        </w:rPr>
        <w:t>:</w:t>
      </w:r>
    </w:p>
    <w:p w:rsidR="00446BC5" w:rsidRPr="00ED676A" w:rsidRDefault="007F284A" w:rsidP="00B0611A">
      <w:pPr>
        <w:pStyle w:val="ListParagraph"/>
        <w:numPr>
          <w:ilvl w:val="0"/>
          <w:numId w:val="3"/>
        </w:numPr>
        <w:rPr>
          <w:rFonts w:ascii="Courier New" w:eastAsiaTheme="minorHAnsi" w:hAnsi="Courier New" w:cs="Courier New"/>
          <w:sz w:val="18"/>
          <w:szCs w:val="18"/>
          <w:lang w:eastAsia="en-US"/>
        </w:rPr>
      </w:pPr>
      <w:r w:rsidRPr="00ED676A">
        <w:rPr>
          <w:rFonts w:ascii="Courier New" w:eastAsiaTheme="minorHAnsi" w:hAnsi="Courier New" w:cs="Courier New"/>
          <w:sz w:val="18"/>
          <w:szCs w:val="18"/>
          <w:lang w:eastAsia="en-US"/>
        </w:rPr>
        <w:t>Minimalnie 3 testy</w:t>
      </w:r>
    </w:p>
    <w:p w:rsidR="007F284A" w:rsidRPr="00ED676A" w:rsidRDefault="007F284A" w:rsidP="00B0611A">
      <w:pPr>
        <w:pStyle w:val="ListParagraph"/>
        <w:numPr>
          <w:ilvl w:val="0"/>
          <w:numId w:val="3"/>
        </w:numPr>
        <w:rPr>
          <w:rFonts w:ascii="Courier New" w:eastAsiaTheme="minorHAnsi" w:hAnsi="Courier New" w:cs="Courier New"/>
          <w:sz w:val="18"/>
          <w:szCs w:val="18"/>
          <w:lang w:eastAsia="en-US"/>
        </w:rPr>
      </w:pPr>
      <w:r w:rsidRPr="00ED676A">
        <w:rPr>
          <w:rFonts w:ascii="Courier New" w:eastAsiaTheme="minorHAnsi" w:hAnsi="Courier New" w:cs="Courier New"/>
          <w:sz w:val="18"/>
          <w:szCs w:val="18"/>
          <w:lang w:eastAsia="en-US"/>
        </w:rPr>
        <w:t>Ilość wartości w każdej linii jest taka sama</w:t>
      </w:r>
    </w:p>
    <w:p w:rsidR="007F284A" w:rsidRPr="00ED676A" w:rsidRDefault="007F284A" w:rsidP="00B0611A">
      <w:pPr>
        <w:pStyle w:val="ListParagraph"/>
        <w:numPr>
          <w:ilvl w:val="0"/>
          <w:numId w:val="3"/>
        </w:numPr>
        <w:rPr>
          <w:rFonts w:ascii="Courier New" w:eastAsiaTheme="minorHAnsi" w:hAnsi="Courier New" w:cs="Courier New"/>
          <w:sz w:val="18"/>
          <w:szCs w:val="18"/>
          <w:lang w:eastAsia="en-US"/>
        </w:rPr>
      </w:pPr>
      <w:r w:rsidRPr="00ED676A">
        <w:rPr>
          <w:rFonts w:ascii="Courier New" w:eastAsiaTheme="minorHAnsi" w:hAnsi="Courier New" w:cs="Courier New"/>
          <w:sz w:val="18"/>
          <w:szCs w:val="18"/>
          <w:lang w:eastAsia="en-US"/>
        </w:rPr>
        <w:t>Każda z wartości w każdym teście jest niepusta</w:t>
      </w:r>
    </w:p>
    <w:p w:rsidR="007F284A" w:rsidRPr="00ED676A" w:rsidRDefault="007F284A" w:rsidP="00B0611A">
      <w:pPr>
        <w:pStyle w:val="ListParagraph"/>
        <w:numPr>
          <w:ilvl w:val="0"/>
          <w:numId w:val="3"/>
        </w:numPr>
        <w:rPr>
          <w:rFonts w:ascii="Courier New" w:eastAsiaTheme="minorHAnsi" w:hAnsi="Courier New" w:cs="Courier New"/>
          <w:sz w:val="18"/>
          <w:szCs w:val="18"/>
          <w:lang w:eastAsia="en-US"/>
        </w:rPr>
      </w:pPr>
      <w:r w:rsidRPr="00ED676A">
        <w:rPr>
          <w:rFonts w:ascii="Courier New" w:eastAsiaTheme="minorHAnsi" w:hAnsi="Courier New" w:cs="Courier New"/>
          <w:sz w:val="18"/>
          <w:szCs w:val="18"/>
          <w:lang w:eastAsia="en-US"/>
        </w:rPr>
        <w:t>Każda kolumna ma przynajmniej 2 wartości</w:t>
      </w:r>
    </w:p>
    <w:p w:rsidR="00977474" w:rsidRPr="00ED676A" w:rsidRDefault="00977474" w:rsidP="00E076A3">
      <w:pPr>
        <w:rPr>
          <w:rFonts w:eastAsiaTheme="minorHAnsi"/>
          <w:color w:val="auto"/>
          <w:lang w:eastAsia="en-US"/>
        </w:rPr>
      </w:pPr>
    </w:p>
    <w:p w:rsidR="00977474" w:rsidRPr="00ED676A" w:rsidRDefault="00977474" w:rsidP="004F3A28">
      <w:pPr>
        <w:pStyle w:val="Heading4"/>
      </w:pPr>
      <w:bookmarkStart w:id="89" w:name="_Toc259090131"/>
      <w:r w:rsidRPr="00ED676A">
        <w:t>Plik zestawu testów XML</w:t>
      </w:r>
      <w:bookmarkEnd w:id="89"/>
    </w:p>
    <w:p w:rsidR="00C83B5E" w:rsidRPr="00ED676A" w:rsidRDefault="00C83B5E" w:rsidP="00E076A3">
      <w:pPr>
        <w:rPr>
          <w:rFonts w:eastAsiaTheme="minorHAnsi"/>
          <w:color w:val="auto"/>
          <w:lang w:eastAsia="en-US"/>
        </w:rPr>
      </w:pPr>
    </w:p>
    <w:p w:rsidR="00C83B5E" w:rsidRPr="00ED676A" w:rsidRDefault="00D731D9" w:rsidP="00E076A3">
      <w:pPr>
        <w:rPr>
          <w:rFonts w:eastAsiaTheme="minorHAnsi"/>
          <w:color w:val="auto"/>
          <w:lang w:eastAsia="en-US"/>
        </w:rPr>
      </w:pPr>
      <w:r w:rsidRPr="00ED676A">
        <w:rPr>
          <w:rFonts w:eastAsiaTheme="minorHAnsi"/>
          <w:color w:val="auto"/>
          <w:lang w:eastAsia="en-US"/>
        </w:rPr>
        <w:t>Poniżej jest zamieszczony p</w:t>
      </w:r>
      <w:r w:rsidR="00C83B5E" w:rsidRPr="00ED676A">
        <w:rPr>
          <w:rFonts w:eastAsiaTheme="minorHAnsi"/>
          <w:color w:val="auto"/>
          <w:lang w:eastAsia="en-US"/>
        </w:rPr>
        <w:t>lik TestSetFromCSV.xml wygenerowagany na końcu sekwencji</w:t>
      </w:r>
      <w:r w:rsidRPr="00ED676A">
        <w:rPr>
          <w:rFonts w:eastAsiaTheme="minorHAnsi"/>
          <w:color w:val="auto"/>
          <w:lang w:eastAsia="en-US"/>
        </w:rPr>
        <w:t>:</w:t>
      </w:r>
    </w:p>
    <w:tbl>
      <w:tblPr>
        <w:tblW w:w="10774" w:type="dxa"/>
        <w:tblInd w:w="-743" w:type="dxa"/>
        <w:tblLayout w:type="fixed"/>
        <w:tblLook w:val="04A0"/>
      </w:tblPr>
      <w:tblGrid>
        <w:gridCol w:w="10774"/>
      </w:tblGrid>
      <w:tr w:rsidR="00616038" w:rsidRPr="00ED676A" w:rsidTr="00334D78">
        <w:tc>
          <w:tcPr>
            <w:tcW w:w="10774" w:type="dxa"/>
          </w:tcPr>
          <w:p w:rsidR="007D1776" w:rsidRPr="00ED676A" w:rsidRDefault="007D1776" w:rsidP="00912090">
            <w:pPr>
              <w:pStyle w:val="Kod"/>
              <w:rPr>
                <w:noProof w:val="0"/>
              </w:rPr>
            </w:pPr>
            <w:r w:rsidRPr="00ED676A">
              <w:rPr>
                <w:noProof w:val="0"/>
              </w:rPr>
              <w:t>&lt;?</w:t>
            </w:r>
            <w:r w:rsidRPr="00ED676A">
              <w:rPr>
                <w:noProof w:val="0"/>
                <w:color w:val="A31515"/>
              </w:rPr>
              <w:t>xml</w:t>
            </w:r>
            <w:r w:rsidRPr="00ED676A">
              <w:rPr>
                <w:noProof w:val="0"/>
              </w:rPr>
              <w:t xml:space="preserve"> </w:t>
            </w:r>
            <w:r w:rsidRPr="00ED676A">
              <w:rPr>
                <w:noProof w:val="0"/>
                <w:color w:val="FF0000"/>
              </w:rPr>
              <w:t>version</w:t>
            </w:r>
            <w:r w:rsidRPr="00ED676A">
              <w:rPr>
                <w:noProof w:val="0"/>
              </w:rPr>
              <w:t>="1.0" ?&gt;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 xml:space="preserve"> </w:t>
            </w:r>
            <w:r w:rsidRPr="00ED676A">
              <w:rPr>
                <w:noProof w:val="0"/>
                <w:color w:val="FF0000"/>
              </w:rPr>
              <w:t>SourceFileName</w:t>
            </w:r>
            <w:r w:rsidRPr="00ED676A">
              <w:rPr>
                <w:noProof w:val="0"/>
              </w:rPr>
              <w:t>="forestfires2.csv"&gt;</w:t>
            </w:r>
          </w:p>
          <w:p w:rsidR="007D1776" w:rsidRPr="00ED676A" w:rsidRDefault="007D1776" w:rsidP="00912090">
            <w:pPr>
              <w:pStyle w:val="Kod"/>
              <w:rPr>
                <w:noProof w:val="0"/>
              </w:rPr>
            </w:pPr>
            <w:r w:rsidRPr="00ED676A">
              <w:rPr>
                <w:noProof w:val="0"/>
              </w:rPr>
              <w:tab/>
              <w:t>&lt;</w:t>
            </w:r>
            <w:r w:rsidRPr="00ED676A">
              <w:rPr>
                <w:noProof w:val="0"/>
                <w:color w:val="A31515"/>
              </w:rPr>
              <w:t>AttributeMappings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="X"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="0" </w:t>
            </w:r>
            <w:r w:rsidRPr="00ED676A">
              <w:rPr>
                <w:noProof w:val="0"/>
                <w:color w:val="FF0000"/>
              </w:rPr>
              <w:t>ColumnIndexInStructure</w:t>
            </w:r>
            <w:r w:rsidRPr="00ED676A">
              <w:rPr>
                <w:noProof w:val="0"/>
              </w:rPr>
              <w:t xml:space="preserve">="0"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="7" </w:t>
            </w:r>
            <w:r w:rsidRPr="00ED676A">
              <w:rPr>
                <w:noProof w:val="0"/>
                <w:color w:val="FF0000"/>
              </w:rPr>
              <w:t>MaxValue</w:t>
            </w:r>
            <w:r w:rsidRPr="00ED676A">
              <w:rPr>
                <w:noProof w:val="0"/>
              </w:rPr>
              <w:t>="8"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="Y"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 </w:t>
            </w:r>
            <w:r w:rsidRPr="00ED676A">
              <w:rPr>
                <w:noProof w:val="0"/>
                <w:color w:val="FF0000"/>
              </w:rPr>
              <w:t>ColumnIndexInStructure</w:t>
            </w:r>
            <w:r w:rsidRPr="00ED676A">
              <w:rPr>
                <w:noProof w:val="0"/>
              </w:rPr>
              <w:t xml:space="preserve">="1"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="4" </w:t>
            </w:r>
            <w:r w:rsidRPr="00ED676A">
              <w:rPr>
                <w:noProof w:val="0"/>
                <w:color w:val="FF0000"/>
              </w:rPr>
              <w:t>MaxValue</w:t>
            </w:r>
            <w:r w:rsidRPr="00ED676A">
              <w:rPr>
                <w:noProof w:val="0"/>
              </w:rPr>
              <w:t>="5"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="month"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="2" </w:t>
            </w:r>
            <w:r w:rsidRPr="00ED676A">
              <w:rPr>
                <w:noProof w:val="0"/>
                <w:color w:val="FF0000"/>
              </w:rPr>
              <w:t>ColumnIndexInStructure</w:t>
            </w:r>
            <w:r w:rsidRPr="00ED676A">
              <w:rPr>
                <w:noProof w:val="0"/>
              </w:rPr>
              <w:t xml:space="preserve">="2" </w:t>
            </w:r>
            <w:r w:rsidRPr="00ED676A">
              <w:rPr>
                <w:noProof w:val="0"/>
                <w:color w:val="FF0000"/>
              </w:rPr>
              <w:t>IsLiteralAttribute</w:t>
            </w:r>
            <w:r w:rsidRPr="00ED676A">
              <w:rPr>
                <w:noProof w:val="0"/>
              </w:rPr>
              <w:t>="True"&gt;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&gt;mar&lt;/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&gt;oct&lt;/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="day"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="3" </w:t>
            </w:r>
            <w:r w:rsidRPr="00ED676A">
              <w:rPr>
                <w:noProof w:val="0"/>
                <w:color w:val="FF0000"/>
              </w:rPr>
              <w:t>ColumnIndexInStructure</w:t>
            </w:r>
            <w:r w:rsidRPr="00ED676A">
              <w:rPr>
                <w:noProof w:val="0"/>
              </w:rPr>
              <w:t xml:space="preserve">="3" </w:t>
            </w:r>
            <w:r w:rsidRPr="00ED676A">
              <w:rPr>
                <w:noProof w:val="0"/>
                <w:color w:val="FF0000"/>
              </w:rPr>
              <w:t>IsLiteralAttribute</w:t>
            </w:r>
            <w:r w:rsidRPr="00ED676A">
              <w:rPr>
                <w:noProof w:val="0"/>
              </w:rPr>
              <w:t>="True"&gt;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&gt;fri&lt;/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&gt;tue&lt;/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&gt;sat&lt;/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="FFMC"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="4" </w:t>
            </w:r>
            <w:r w:rsidRPr="00ED676A">
              <w:rPr>
                <w:noProof w:val="0"/>
                <w:color w:val="FF0000"/>
              </w:rPr>
              <w:t>ColumnIndexInStructure</w:t>
            </w:r>
            <w:r w:rsidRPr="00ED676A">
              <w:rPr>
                <w:noProof w:val="0"/>
              </w:rPr>
              <w:t xml:space="preserve">="6"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="86.2" </w:t>
            </w:r>
            <w:r w:rsidRPr="00ED676A">
              <w:rPr>
                <w:noProof w:val="0"/>
                <w:color w:val="FF0000"/>
              </w:rPr>
              <w:t>MaxValue</w:t>
            </w:r>
            <w:r w:rsidRPr="00ED676A">
              <w:rPr>
                <w:noProof w:val="0"/>
              </w:rPr>
              <w:t>="90.6"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="DMC"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="5" </w:t>
            </w:r>
            <w:r w:rsidRPr="00ED676A">
              <w:rPr>
                <w:noProof w:val="0"/>
                <w:color w:val="FF0000"/>
              </w:rPr>
              <w:t>ColumnIndexInStructure</w:t>
            </w:r>
            <w:r w:rsidRPr="00ED676A">
              <w:rPr>
                <w:noProof w:val="0"/>
              </w:rPr>
              <w:t xml:space="preserve">="7"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="26.2" </w:t>
            </w:r>
            <w:r w:rsidRPr="00ED676A">
              <w:rPr>
                <w:noProof w:val="0"/>
                <w:color w:val="FF0000"/>
              </w:rPr>
              <w:t>MaxValue</w:t>
            </w:r>
            <w:r w:rsidRPr="00ED676A">
              <w:rPr>
                <w:noProof w:val="0"/>
              </w:rPr>
              <w:t>="43.7" /&gt;</w:t>
            </w:r>
          </w:p>
          <w:p w:rsidR="007D1776" w:rsidRPr="00ED676A" w:rsidRDefault="007D1776" w:rsidP="00912090">
            <w:pPr>
              <w:pStyle w:val="Kod"/>
              <w:rPr>
                <w:noProof w:val="0"/>
              </w:rPr>
            </w:pPr>
            <w:r w:rsidRPr="00ED676A">
              <w:rPr>
                <w:noProof w:val="0"/>
              </w:rPr>
              <w:lastRenderedPageBreak/>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="6" </w:t>
            </w:r>
            <w:r w:rsidRPr="00ED676A">
              <w:rPr>
                <w:noProof w:val="0"/>
                <w:color w:val="FF0000"/>
              </w:rPr>
              <w:t>ColumnIndexInStructure</w:t>
            </w:r>
            <w:r w:rsidRPr="00ED676A">
              <w:rPr>
                <w:noProof w:val="0"/>
              </w:rPr>
              <w:t xml:space="preserve">="8"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="94.3" </w:t>
            </w:r>
            <w:r w:rsidRPr="00ED676A">
              <w:rPr>
                <w:noProof w:val="0"/>
                <w:color w:val="FF0000"/>
              </w:rPr>
              <w:t>MaxValue</w:t>
            </w:r>
            <w:r w:rsidRPr="00ED676A">
              <w:rPr>
                <w:noProof w:val="0"/>
              </w:rPr>
              <w:t>="686.9"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="ISI"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="7" </w:t>
            </w:r>
            <w:r w:rsidRPr="00ED676A">
              <w:rPr>
                <w:noProof w:val="0"/>
                <w:color w:val="FF0000"/>
              </w:rPr>
              <w:t>ColumnIndexInStructure</w:t>
            </w:r>
            <w:r w:rsidRPr="00ED676A">
              <w:rPr>
                <w:noProof w:val="0"/>
              </w:rPr>
              <w:t xml:space="preserve">="9"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="5.1" </w:t>
            </w:r>
            <w:r w:rsidRPr="00ED676A">
              <w:rPr>
                <w:noProof w:val="0"/>
                <w:color w:val="FF0000"/>
              </w:rPr>
              <w:t>MaxValue</w:t>
            </w:r>
            <w:r w:rsidRPr="00ED676A">
              <w:rPr>
                <w:noProof w:val="0"/>
              </w:rPr>
              <w:t>="6.7"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="temp"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="8" </w:t>
            </w:r>
            <w:r w:rsidRPr="00ED676A">
              <w:rPr>
                <w:noProof w:val="0"/>
                <w:color w:val="FF0000"/>
              </w:rPr>
              <w:t>ColumnIndexInStructure</w:t>
            </w:r>
            <w:r w:rsidRPr="00ED676A">
              <w:rPr>
                <w:noProof w:val="0"/>
              </w:rPr>
              <w:t xml:space="preserve">="10"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="8.2" </w:t>
            </w:r>
            <w:r w:rsidRPr="00ED676A">
              <w:rPr>
                <w:noProof w:val="0"/>
                <w:color w:val="FF0000"/>
              </w:rPr>
              <w:t>MaxValue</w:t>
            </w:r>
            <w:r w:rsidRPr="00ED676A">
              <w:rPr>
                <w:noProof w:val="0"/>
              </w:rPr>
              <w:t>="18"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="RH"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="9" </w:t>
            </w:r>
            <w:r w:rsidRPr="00ED676A">
              <w:rPr>
                <w:noProof w:val="0"/>
                <w:color w:val="FF0000"/>
              </w:rPr>
              <w:t>ColumnIndexInStructure</w:t>
            </w:r>
            <w:r w:rsidRPr="00ED676A">
              <w:rPr>
                <w:noProof w:val="0"/>
              </w:rPr>
              <w:t xml:space="preserve">="11"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="33" </w:t>
            </w:r>
            <w:r w:rsidRPr="00ED676A">
              <w:rPr>
                <w:noProof w:val="0"/>
                <w:color w:val="FF0000"/>
              </w:rPr>
              <w:t>MaxValue</w:t>
            </w:r>
            <w:r w:rsidRPr="00ED676A">
              <w:rPr>
                <w:noProof w:val="0"/>
              </w:rPr>
              <w:t>="51"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="wind"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="10" </w:t>
            </w:r>
            <w:r w:rsidRPr="00ED676A">
              <w:rPr>
                <w:noProof w:val="0"/>
                <w:color w:val="FF0000"/>
              </w:rPr>
              <w:t>ColumnIndexInStructure</w:t>
            </w:r>
            <w:r w:rsidRPr="00ED676A">
              <w:rPr>
                <w:noProof w:val="0"/>
              </w:rPr>
              <w:t xml:space="preserve">="12"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="0.9" </w:t>
            </w:r>
            <w:r w:rsidRPr="00ED676A">
              <w:rPr>
                <w:noProof w:val="0"/>
                <w:color w:val="FF0000"/>
              </w:rPr>
              <w:t>MaxValue</w:t>
            </w:r>
            <w:r w:rsidRPr="00ED676A">
              <w:rPr>
                <w:noProof w:val="0"/>
              </w:rPr>
              <w:t>="6.7"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="rain"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="11" </w:t>
            </w:r>
            <w:r w:rsidRPr="00ED676A">
              <w:rPr>
                <w:noProof w:val="0"/>
                <w:color w:val="FF0000"/>
              </w:rPr>
              <w:t>ColumnIndexInStructure</w:t>
            </w:r>
            <w:r w:rsidRPr="00ED676A">
              <w:rPr>
                <w:noProof w:val="0"/>
              </w:rPr>
              <w:t xml:space="preserve">="13"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 </w:t>
            </w:r>
            <w:r w:rsidRPr="00ED676A">
              <w:rPr>
                <w:noProof w:val="0"/>
                <w:color w:val="FF0000"/>
              </w:rPr>
              <w:t>MaxValue</w:t>
            </w:r>
            <w:r w:rsidRPr="00ED676A">
              <w:rPr>
                <w:noProof w:val="0"/>
              </w:rPr>
              <w:t>="1"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="area" </w:t>
            </w:r>
            <w:r w:rsidRPr="00ED676A">
              <w:rPr>
                <w:noProof w:val="0"/>
                <w:color w:val="FF0000"/>
              </w:rPr>
              <w:t>IsOutputAttribute</w:t>
            </w:r>
            <w:r w:rsidRPr="00ED676A">
              <w:rPr>
                <w:noProof w:val="0"/>
              </w:rPr>
              <w:t xml:space="preserve">="True" </w:t>
            </w:r>
            <w:r w:rsidRPr="00ED676A">
              <w:rPr>
                <w:noProof w:val="0"/>
                <w:color w:val="FF0000"/>
              </w:rPr>
              <w:t>ColumnIndexInInputFile</w:t>
            </w:r>
            <w:r w:rsidRPr="00ED676A">
              <w:rPr>
                <w:noProof w:val="0"/>
              </w:rPr>
              <w:t xml:space="preserve">="12" </w:t>
            </w:r>
            <w:r w:rsidRPr="00ED676A">
              <w:rPr>
                <w:noProof w:val="0"/>
                <w:color w:val="FF0000"/>
              </w:rPr>
              <w:t>ColumnIndexInStructure</w:t>
            </w:r>
            <w:r w:rsidRPr="00ED676A">
              <w:rPr>
                <w:noProof w:val="0"/>
              </w:rPr>
              <w:t xml:space="preserve">="0"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 </w:t>
            </w:r>
            <w:r w:rsidRPr="00ED676A">
              <w:rPr>
                <w:noProof w:val="0"/>
                <w:color w:val="FF0000"/>
              </w:rPr>
              <w:t>MaxValue</w:t>
            </w:r>
            <w:r w:rsidRPr="00ED676A">
              <w:rPr>
                <w:noProof w:val="0"/>
              </w:rPr>
              <w:t>="1" /&gt;</w:t>
            </w:r>
          </w:p>
          <w:p w:rsidR="007D1776" w:rsidRPr="00ED676A" w:rsidRDefault="007D1776" w:rsidP="00912090">
            <w:pPr>
              <w:pStyle w:val="Kod"/>
              <w:rPr>
                <w:noProof w:val="0"/>
              </w:rPr>
            </w:pPr>
            <w:r w:rsidRPr="00ED676A">
              <w:rPr>
                <w:noProof w:val="0"/>
              </w:rPr>
              <w:tab/>
              <w:t>&lt;/</w:t>
            </w:r>
            <w:r w:rsidRPr="00ED676A">
              <w:rPr>
                <w:noProof w:val="0"/>
                <w:color w:val="A31515"/>
              </w:rPr>
              <w:t>AttributeMappings</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&gt;7;5;[-1][mar];[1;-1;-1][fri];86.2;26.2;94.3;5.1;8.2;51;6.7;1&lt;/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&gt;0&lt;/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&gt;-3.52944e-006&lt;/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&gt;-3.45707e-006&lt;/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&gt;7;4;[1][oct];[-1;1;-1][tue];90.6;35.4;669.1;6.7;18;33;0.9;0&lt;/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&gt;0&lt;/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&gt;1.0557e-005&lt;/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&gt;1.06096e-005&lt;/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&gt;8;4;[1][oct];[-1;-1;1][sat];90.6;43.7;686.9;6.7;14.6;33;1.3;0&lt;/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&gt;1&lt;/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&gt;0.999976&lt;/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&gt;0.999976&lt;/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lastRenderedPageBreak/>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&gt;</w:t>
            </w:r>
          </w:p>
          <w:p w:rsidR="00616038" w:rsidRPr="00ED676A" w:rsidRDefault="007D1776" w:rsidP="00912090">
            <w:pPr>
              <w:pStyle w:val="Kod"/>
              <w:rPr>
                <w:noProof w:val="0"/>
              </w:rPr>
            </w:pPr>
            <w:r w:rsidRPr="00ED676A">
              <w:rPr>
                <w:noProof w:val="0"/>
              </w:rPr>
              <w:t xml:space="preserve"> </w:t>
            </w:r>
          </w:p>
        </w:tc>
      </w:tr>
    </w:tbl>
    <w:p w:rsidR="00D731D9" w:rsidRPr="00ED676A" w:rsidRDefault="00D731D9" w:rsidP="00E076A3">
      <w:pPr>
        <w:rPr>
          <w:color w:val="auto"/>
        </w:rPr>
      </w:pPr>
    </w:p>
    <w:p w:rsidR="003677DF" w:rsidRPr="00ED676A" w:rsidRDefault="003677DF" w:rsidP="00912090">
      <w:pPr>
        <w:rPr>
          <w:color w:val="auto"/>
        </w:rPr>
      </w:pPr>
      <w:r w:rsidRPr="00ED676A">
        <w:rPr>
          <w:color w:val="auto"/>
        </w:rPr>
        <w:t xml:space="preserve">Jak widać, plik w formacie </w:t>
      </w:r>
      <w:r w:rsidR="00096BC7" w:rsidRPr="00ED676A">
        <w:rPr>
          <w:color w:val="auto"/>
        </w:rPr>
        <w:t>XML jest zdecydowanie większy od pliku CSV. Jest to spowodowany tym, że:</w:t>
      </w:r>
    </w:p>
    <w:p w:rsidR="00096BC7" w:rsidRPr="00ED676A" w:rsidRDefault="00096BC7" w:rsidP="00912090">
      <w:pPr>
        <w:rPr>
          <w:color w:val="auto"/>
        </w:rPr>
      </w:pPr>
      <w:r w:rsidRPr="00ED676A">
        <w:rPr>
          <w:color w:val="auto"/>
        </w:rPr>
        <w:t>Każda wartość jest opisana nazwą</w:t>
      </w:r>
    </w:p>
    <w:p w:rsidR="00D06EE4" w:rsidRPr="00ED676A" w:rsidRDefault="00D06EE4" w:rsidP="00912090">
      <w:pPr>
        <w:rPr>
          <w:color w:val="auto"/>
        </w:rPr>
      </w:pPr>
      <w:r w:rsidRPr="00ED676A">
        <w:rPr>
          <w:color w:val="auto"/>
        </w:rPr>
        <w:t>Podane są również wyjścia sieci obliczone przez CPU i GPU.</w:t>
      </w:r>
    </w:p>
    <w:p w:rsidR="0025516D" w:rsidRPr="00ED676A" w:rsidRDefault="0025516D" w:rsidP="00912090">
      <w:pPr>
        <w:rPr>
          <w:color w:val="auto"/>
        </w:rPr>
      </w:pPr>
    </w:p>
    <w:p w:rsidR="008F7B7E" w:rsidRPr="00ED676A" w:rsidRDefault="000F37D0" w:rsidP="00912090">
      <w:pPr>
        <w:rPr>
          <w:color w:val="auto"/>
        </w:rPr>
      </w:pPr>
      <w:r w:rsidRPr="00ED676A">
        <w:rPr>
          <w:color w:val="auto"/>
        </w:rPr>
        <w:t xml:space="preserve">Struktura pliku jest taka, że główny element to </w:t>
      </w:r>
      <w:r w:rsidRPr="00ED676A">
        <w:rPr>
          <w:rFonts w:eastAsiaTheme="minorHAnsi"/>
          <w:color w:val="auto"/>
          <w:lang w:eastAsia="en-US"/>
        </w:rPr>
        <w:t>TestSet</w:t>
      </w:r>
      <w:r w:rsidR="00E4001A" w:rsidRPr="00ED676A">
        <w:rPr>
          <w:rFonts w:eastAsiaTheme="minorHAnsi"/>
          <w:color w:val="auto"/>
          <w:lang w:eastAsia="en-US"/>
        </w:rPr>
        <w:t>. Zawiera on atrybut SourceFileName, który jest wypełniony jeśli obiekt InputTestSet</w:t>
      </w:r>
      <w:r w:rsidR="00E10A5D" w:rsidRPr="00ED676A">
        <w:rPr>
          <w:rFonts w:eastAsiaTheme="minorHAnsi"/>
          <w:color w:val="auto"/>
          <w:lang w:eastAsia="en-US"/>
        </w:rPr>
        <w:t>, który zapisywał dane, był wczytany z pliku CSV.</w:t>
      </w:r>
      <w:r w:rsidR="006F6274" w:rsidRPr="00ED676A">
        <w:rPr>
          <w:rFonts w:eastAsiaTheme="minorHAnsi"/>
          <w:color w:val="auto"/>
          <w:lang w:eastAsia="en-US"/>
        </w:rPr>
        <w:t xml:space="preserve"> Potomkowie elementu TestSet:</w:t>
      </w:r>
    </w:p>
    <w:p w:rsidR="00114600" w:rsidRPr="00ED676A" w:rsidRDefault="006F6274" w:rsidP="00912090">
      <w:pPr>
        <w:rPr>
          <w:color w:val="auto"/>
        </w:rPr>
      </w:pPr>
      <w:r w:rsidRPr="00ED676A">
        <w:rPr>
          <w:rFonts w:eastAsiaTheme="minorHAnsi"/>
          <w:color w:val="auto"/>
          <w:lang w:eastAsia="en-US"/>
        </w:rPr>
        <w:t>AttributeMappings</w:t>
      </w:r>
      <w:r w:rsidRPr="00ED676A">
        <w:rPr>
          <w:color w:val="auto"/>
        </w:rPr>
        <w:t xml:space="preserve"> – element ten zawiera </w:t>
      </w:r>
      <w:r w:rsidR="001672DD" w:rsidRPr="00ED676A">
        <w:rPr>
          <w:color w:val="auto"/>
        </w:rPr>
        <w:t>informacje o wszystkich atrybutach (kolumnach) w danym zestawie testów.</w:t>
      </w:r>
      <w:r w:rsidR="00CD127B" w:rsidRPr="00ED676A">
        <w:rPr>
          <w:color w:val="auto"/>
        </w:rPr>
        <w:t xml:space="preserve"> Jego potomkami są elementy </w:t>
      </w:r>
      <w:r w:rsidR="00CD127B" w:rsidRPr="00ED676A">
        <w:rPr>
          <w:rFonts w:eastAsiaTheme="minorHAnsi"/>
          <w:color w:val="auto"/>
          <w:lang w:eastAsia="en-US"/>
        </w:rPr>
        <w:t>AttributeMapping (po jednym na każd</w:t>
      </w:r>
      <w:r w:rsidR="000045A8" w:rsidRPr="00ED676A">
        <w:rPr>
          <w:rFonts w:eastAsiaTheme="minorHAnsi"/>
          <w:color w:val="auto"/>
          <w:lang w:eastAsia="en-US"/>
        </w:rPr>
        <w:t xml:space="preserve">ą kolumną </w:t>
      </w:r>
      <w:r w:rsidR="00CD127B" w:rsidRPr="00ED676A">
        <w:rPr>
          <w:rFonts w:eastAsiaTheme="minorHAnsi"/>
          <w:color w:val="auto"/>
          <w:lang w:eastAsia="en-US"/>
        </w:rPr>
        <w:t xml:space="preserve">testu). </w:t>
      </w:r>
      <w:r w:rsidR="00114600" w:rsidRPr="00ED676A">
        <w:rPr>
          <w:rFonts w:eastAsiaTheme="minorHAnsi"/>
          <w:color w:val="auto"/>
          <w:lang w:eastAsia="en-US"/>
        </w:rPr>
        <w:t>Atrybuty elementu AttributeMapping i ich opisy:</w:t>
      </w:r>
    </w:p>
    <w:p w:rsidR="00114600" w:rsidRPr="00ED676A" w:rsidRDefault="00114600" w:rsidP="00912090">
      <w:pPr>
        <w:rPr>
          <w:color w:val="auto"/>
        </w:rPr>
      </w:pPr>
      <w:r w:rsidRPr="00ED676A">
        <w:rPr>
          <w:rFonts w:eastAsiaTheme="minorHAnsi"/>
          <w:color w:val="auto"/>
          <w:lang w:eastAsia="en-US"/>
        </w:rPr>
        <w:t>ColumnName – nazwa danej kolumny w zestawie testów. Mogła być ustawiona w pliku CSV, który został wczytany, a następnie zapisany do pliku XML.</w:t>
      </w:r>
    </w:p>
    <w:p w:rsidR="00114600" w:rsidRPr="00ED676A" w:rsidRDefault="00114600" w:rsidP="00912090">
      <w:pPr>
        <w:rPr>
          <w:color w:val="auto"/>
        </w:rPr>
      </w:pPr>
      <w:r w:rsidRPr="00ED676A">
        <w:rPr>
          <w:rFonts w:eastAsiaTheme="minorHAnsi"/>
          <w:color w:val="auto"/>
          <w:lang w:eastAsia="en-US"/>
        </w:rPr>
        <w:t xml:space="preserve">IsOutputAttribute – wartość true/false określająca, czy atrybut jest wyjściowy, czyli czy ma odpowiednik w neuronach wyjściowych. </w:t>
      </w:r>
    </w:p>
    <w:p w:rsidR="00114600" w:rsidRPr="00ED676A" w:rsidRDefault="00114600" w:rsidP="00912090">
      <w:pPr>
        <w:rPr>
          <w:color w:val="auto"/>
        </w:rPr>
      </w:pPr>
      <w:r w:rsidRPr="00ED676A">
        <w:rPr>
          <w:rFonts w:eastAsiaTheme="minorHAnsi"/>
          <w:color w:val="auto"/>
          <w:lang w:eastAsia="en-US"/>
        </w:rPr>
        <w:t>ColumnIndexInInputFile – jeśli zestaw testów pochodzi z pliku CSV, to ten atrybut zawiera indeks kolumny w pliku CSV zawierającej ten atrybut. Jeśli któryś atrybut jest atrybutem klasyfikacyjnym, to ten atrybut oraz ColumnIndexInStructure mogą się różnić.</w:t>
      </w:r>
    </w:p>
    <w:p w:rsidR="00114600" w:rsidRPr="00ED676A" w:rsidRDefault="00114600" w:rsidP="00912090">
      <w:pPr>
        <w:rPr>
          <w:color w:val="auto"/>
        </w:rPr>
      </w:pPr>
      <w:r w:rsidRPr="00ED676A">
        <w:rPr>
          <w:rFonts w:eastAsiaTheme="minorHAnsi"/>
          <w:color w:val="auto"/>
          <w:lang w:eastAsia="en-US"/>
        </w:rPr>
        <w:t>ColumnIndexInStructure – atrybut zawiera indeks danej kolumny w strukturze wewnętrznej programu. Dana kolumna może odpowiadać więcej niż jednej kolumnie w strukturze wewnętrznej programu. Oprócz tego, ta wartość określa indeks danej kolumny w pliku XML w elementach Inputs, CorrectOutputs, NetworkOutputs, NetworkOutputsGPU</w:t>
      </w:r>
    </w:p>
    <w:p w:rsidR="00114600" w:rsidRPr="00ED676A" w:rsidRDefault="00114600" w:rsidP="00912090">
      <w:pPr>
        <w:rPr>
          <w:color w:val="auto"/>
        </w:rPr>
      </w:pPr>
      <w:r w:rsidRPr="00ED676A">
        <w:rPr>
          <w:rFonts w:eastAsiaTheme="minorHAnsi"/>
          <w:color w:val="auto"/>
          <w:lang w:eastAsia="en-US"/>
        </w:rPr>
        <w:t>IsLiteralAttribute – atrybut false/true określający, czy atrybut jest klasyfikacyjny.</w:t>
      </w:r>
    </w:p>
    <w:p w:rsidR="00114600" w:rsidRPr="00ED676A" w:rsidRDefault="00114600" w:rsidP="00912090">
      <w:pPr>
        <w:rPr>
          <w:color w:val="auto"/>
        </w:rPr>
      </w:pPr>
      <w:r w:rsidRPr="00ED676A">
        <w:rPr>
          <w:rFonts w:eastAsiaTheme="minorHAnsi"/>
          <w:color w:val="auto"/>
          <w:lang w:eastAsia="en-US"/>
        </w:rPr>
        <w:t>MinValue – atrybut występuje tylko przy atrybutach liczbowych (IsLiteralAttribute = false). Określa minimalną wartość danej kolumny.</w:t>
      </w:r>
    </w:p>
    <w:p w:rsidR="008708A2" w:rsidRPr="00ED676A" w:rsidRDefault="00114600" w:rsidP="00912090">
      <w:pPr>
        <w:rPr>
          <w:color w:val="auto"/>
        </w:rPr>
      </w:pPr>
      <w:r w:rsidRPr="00ED676A">
        <w:rPr>
          <w:rFonts w:eastAsiaTheme="minorHAnsi"/>
          <w:color w:val="auto"/>
          <w:lang w:eastAsia="en-US"/>
        </w:rPr>
        <w:t>MaxValue - atrybut występuje tylko przy atrybutach liczbowych (IsLiteralAttribute = false). Określa mmaksymalną wartość danej kolumny.</w:t>
      </w:r>
    </w:p>
    <w:p w:rsidR="004559C6" w:rsidRPr="00ED676A" w:rsidRDefault="008708A2" w:rsidP="00912090">
      <w:pPr>
        <w:rPr>
          <w:rFonts w:eastAsiaTheme="minorHAnsi"/>
          <w:color w:val="auto"/>
          <w:lang w:eastAsia="en-US"/>
        </w:rPr>
      </w:pPr>
      <w:r w:rsidRPr="00ED676A">
        <w:rPr>
          <w:color w:val="auto"/>
        </w:rPr>
        <w:lastRenderedPageBreak/>
        <w:t>Atrybuty literalne (</w:t>
      </w:r>
      <w:r w:rsidRPr="00ED676A">
        <w:rPr>
          <w:rFonts w:eastAsiaTheme="minorHAnsi"/>
          <w:color w:val="auto"/>
          <w:lang w:eastAsia="en-US"/>
        </w:rPr>
        <w:t xml:space="preserve">IsLiteralAttribute = false) mają potomków o nazwie ColumnElementName. Każdy z tych potomków zawiera </w:t>
      </w:r>
      <w:r w:rsidR="008C1110" w:rsidRPr="00ED676A">
        <w:rPr>
          <w:rFonts w:eastAsiaTheme="minorHAnsi"/>
          <w:color w:val="auto"/>
          <w:lang w:eastAsia="en-US"/>
        </w:rPr>
        <w:t xml:space="preserve">literalną wartość klasyfikacyjną. Jeśli są możliwa tylko dwie wartości, wtedy </w:t>
      </w:r>
      <w:r w:rsidR="000E4EED" w:rsidRPr="00ED676A">
        <w:rPr>
          <w:rFonts w:eastAsiaTheme="minorHAnsi"/>
          <w:color w:val="auto"/>
          <w:lang w:eastAsia="en-US"/>
        </w:rPr>
        <w:t>danemu atrybutowi odpowiada jedno wejście/wyjście (wartość pierwsza odpowiada wartości</w:t>
      </w:r>
      <w:r w:rsidR="009A645A" w:rsidRPr="00ED676A">
        <w:rPr>
          <w:rFonts w:eastAsiaTheme="minorHAnsi"/>
          <w:color w:val="auto"/>
          <w:lang w:eastAsia="en-US"/>
        </w:rPr>
        <w:t xml:space="preserve"> -1, a druga wartości 1). Jeśli jest więcej wartości, wtedy każda możliwa wartość odpowiada jednemu wejści</w:t>
      </w:r>
      <w:r w:rsidR="00780038" w:rsidRPr="00ED676A">
        <w:rPr>
          <w:rFonts w:eastAsiaTheme="minorHAnsi"/>
          <w:color w:val="auto"/>
          <w:lang w:eastAsia="en-US"/>
        </w:rPr>
        <w:t>u</w:t>
      </w:r>
      <w:r w:rsidR="009A645A" w:rsidRPr="00ED676A">
        <w:rPr>
          <w:rFonts w:eastAsiaTheme="minorHAnsi"/>
          <w:color w:val="auto"/>
          <w:lang w:eastAsia="en-US"/>
        </w:rPr>
        <w:t>/wyjści</w:t>
      </w:r>
      <w:r w:rsidR="00780038" w:rsidRPr="00ED676A">
        <w:rPr>
          <w:rFonts w:eastAsiaTheme="minorHAnsi"/>
          <w:color w:val="auto"/>
          <w:lang w:eastAsia="en-US"/>
        </w:rPr>
        <w:t>u</w:t>
      </w:r>
      <w:r w:rsidR="009A645A" w:rsidRPr="00ED676A">
        <w:rPr>
          <w:rFonts w:eastAsiaTheme="minorHAnsi"/>
          <w:color w:val="auto"/>
          <w:lang w:eastAsia="en-US"/>
        </w:rPr>
        <w:t>.</w:t>
      </w:r>
      <w:r w:rsidR="00780038" w:rsidRPr="00ED676A">
        <w:rPr>
          <w:rFonts w:eastAsiaTheme="minorHAnsi"/>
          <w:color w:val="auto"/>
          <w:lang w:eastAsia="en-US"/>
        </w:rPr>
        <w:t xml:space="preserve"> W tym przypadku n-ta wartość powoduje, że wszystkie wejścia/wyjścia przypisane do tego atrybutu mają wartość -1 oprócz n-te</w:t>
      </w:r>
      <w:r w:rsidR="000A4C18" w:rsidRPr="00ED676A">
        <w:rPr>
          <w:rFonts w:eastAsiaTheme="minorHAnsi"/>
          <w:color w:val="auto"/>
          <w:lang w:eastAsia="en-US"/>
        </w:rPr>
        <w:t>go, który ma wartość 1.</w:t>
      </w:r>
    </w:p>
    <w:p w:rsidR="004559C6" w:rsidRPr="00ED676A" w:rsidRDefault="004559C6" w:rsidP="00912090">
      <w:pPr>
        <w:rPr>
          <w:color w:val="auto"/>
        </w:rPr>
      </w:pPr>
    </w:p>
    <w:p w:rsidR="003A5ABC" w:rsidRPr="00ED676A" w:rsidRDefault="004559C6" w:rsidP="00912090">
      <w:pPr>
        <w:rPr>
          <w:color w:val="auto"/>
        </w:rPr>
      </w:pPr>
      <w:r w:rsidRPr="00ED676A">
        <w:rPr>
          <w:rFonts w:eastAsiaTheme="minorHAnsi"/>
          <w:color w:val="auto"/>
          <w:lang w:eastAsia="en-US"/>
        </w:rPr>
        <w:t>Tests</w:t>
      </w:r>
      <w:r w:rsidR="003A5ABC" w:rsidRPr="00ED676A">
        <w:rPr>
          <w:rFonts w:eastAsiaTheme="minorHAnsi"/>
          <w:color w:val="auto"/>
          <w:lang w:eastAsia="en-US"/>
        </w:rPr>
        <w:t xml:space="preserve"> -</w:t>
      </w:r>
      <w:r w:rsidR="00993B26" w:rsidRPr="00ED676A">
        <w:rPr>
          <w:rFonts w:eastAsiaTheme="minorHAnsi"/>
          <w:color w:val="auto"/>
          <w:lang w:eastAsia="en-US"/>
        </w:rPr>
        <w:t xml:space="preserve"> </w:t>
      </w:r>
      <w:r w:rsidR="003A5ABC" w:rsidRPr="00ED676A">
        <w:rPr>
          <w:color w:val="auto"/>
        </w:rPr>
        <w:t xml:space="preserve">element ten zawiera informacje o wszystkich testach w danym zestawie testów. Jego potomkami są elementy </w:t>
      </w:r>
      <w:r w:rsidR="003A5ABC" w:rsidRPr="00ED676A">
        <w:rPr>
          <w:rFonts w:eastAsiaTheme="minorHAnsi"/>
          <w:color w:val="auto"/>
          <w:lang w:eastAsia="en-US"/>
        </w:rPr>
        <w:t>Test (po jednym na każdy test w zestawie). Elementy potomne elementu AttributeMapping i ich opisy:</w:t>
      </w:r>
    </w:p>
    <w:p w:rsidR="003A5ABC" w:rsidRPr="00ED676A" w:rsidRDefault="003A5ABC" w:rsidP="00912090">
      <w:pPr>
        <w:rPr>
          <w:color w:val="auto"/>
        </w:rPr>
      </w:pPr>
      <w:r w:rsidRPr="00ED676A">
        <w:rPr>
          <w:rFonts w:eastAsiaTheme="minorHAnsi"/>
          <w:color w:val="auto"/>
          <w:lang w:eastAsia="en-US"/>
        </w:rPr>
        <w:t>Inputs</w:t>
      </w:r>
      <w:r w:rsidR="005428B5" w:rsidRPr="00ED676A">
        <w:rPr>
          <w:rFonts w:eastAsiaTheme="minorHAnsi"/>
          <w:color w:val="auto"/>
          <w:lang w:eastAsia="en-US"/>
        </w:rPr>
        <w:t xml:space="preserve"> – wejścia testu</w:t>
      </w:r>
    </w:p>
    <w:p w:rsidR="003A5ABC" w:rsidRPr="00ED676A" w:rsidRDefault="003A5ABC" w:rsidP="00912090">
      <w:pPr>
        <w:rPr>
          <w:color w:val="auto"/>
        </w:rPr>
      </w:pPr>
      <w:r w:rsidRPr="00ED676A">
        <w:rPr>
          <w:rFonts w:eastAsiaTheme="minorHAnsi"/>
          <w:color w:val="auto"/>
          <w:lang w:eastAsia="en-US"/>
        </w:rPr>
        <w:t>CorrectOutputs</w:t>
      </w:r>
      <w:r w:rsidR="005428B5" w:rsidRPr="00ED676A">
        <w:rPr>
          <w:rFonts w:eastAsiaTheme="minorHAnsi"/>
          <w:color w:val="auto"/>
          <w:lang w:eastAsia="en-US"/>
        </w:rPr>
        <w:t xml:space="preserve"> – wyjścia wzorcowe</w:t>
      </w:r>
    </w:p>
    <w:p w:rsidR="003A5ABC" w:rsidRPr="00ED676A" w:rsidRDefault="003A5ABC" w:rsidP="00912090">
      <w:pPr>
        <w:rPr>
          <w:color w:val="auto"/>
        </w:rPr>
      </w:pPr>
      <w:r w:rsidRPr="00ED676A">
        <w:rPr>
          <w:rFonts w:eastAsiaTheme="minorHAnsi"/>
          <w:color w:val="auto"/>
          <w:lang w:eastAsia="en-US"/>
        </w:rPr>
        <w:t>NetworkOutputs</w:t>
      </w:r>
      <w:r w:rsidR="005428B5" w:rsidRPr="00ED676A">
        <w:rPr>
          <w:rFonts w:eastAsiaTheme="minorHAnsi"/>
          <w:color w:val="auto"/>
          <w:lang w:eastAsia="en-US"/>
        </w:rPr>
        <w:t xml:space="preserve"> – wyjścia wygenerowane przez CPU. Nadpisywane przez </w:t>
      </w:r>
      <w:r w:rsidR="00482F0E" w:rsidRPr="00ED676A">
        <w:rPr>
          <w:rFonts w:eastAsiaTheme="minorHAnsi"/>
          <w:color w:val="auto"/>
          <w:lang w:eastAsia="en-US"/>
        </w:rPr>
        <w:t>metodę NeuralNetwork::executeNetwork() lub NeuralNetwork::trainNetwork().</w:t>
      </w:r>
    </w:p>
    <w:p w:rsidR="00482F0E" w:rsidRPr="00ED676A" w:rsidRDefault="003A5ABC" w:rsidP="00912090">
      <w:pPr>
        <w:rPr>
          <w:color w:val="auto"/>
        </w:rPr>
      </w:pPr>
      <w:r w:rsidRPr="00ED676A">
        <w:rPr>
          <w:rFonts w:eastAsiaTheme="minorHAnsi"/>
          <w:color w:val="auto"/>
          <w:lang w:eastAsia="en-US"/>
        </w:rPr>
        <w:t>NetworkOutputsGPU</w:t>
      </w:r>
      <w:r w:rsidR="00482F0E" w:rsidRPr="00ED676A">
        <w:rPr>
          <w:rFonts w:eastAsiaTheme="minorHAnsi"/>
          <w:color w:val="auto"/>
          <w:lang w:eastAsia="en-US"/>
        </w:rPr>
        <w:t xml:space="preserve"> - wyjścia wygenerowane przez GPU. Nadpisywane przez metodę NeuralNetwork::executeNetworkGPU() lub NeuralNetwork::trainNetworkGPU().</w:t>
      </w:r>
    </w:p>
    <w:p w:rsidR="00482F0E" w:rsidRPr="00ED676A" w:rsidRDefault="00022DB2" w:rsidP="00912090">
      <w:pPr>
        <w:rPr>
          <w:color w:val="auto"/>
        </w:rPr>
      </w:pPr>
      <w:r w:rsidRPr="00ED676A">
        <w:rPr>
          <w:color w:val="auto"/>
        </w:rPr>
        <w:t>Każdy element w wejściach lub wyjściach jest albo wartością liczbową albo klasyfikacyjną. Są one poprzedzielane średnikami. Wartości liczbowe są przedstawione jako liczby. Wartości klasyfikacyjne są przedsta</w:t>
      </w:r>
      <w:r w:rsidR="00672030" w:rsidRPr="00ED676A">
        <w:rPr>
          <w:color w:val="auto"/>
        </w:rPr>
        <w:t>wione liczba</w:t>
      </w:r>
      <w:r w:rsidR="00CE21C5" w:rsidRPr="00ED676A">
        <w:rPr>
          <w:color w:val="auto"/>
        </w:rPr>
        <w:t>/liczby</w:t>
      </w:r>
      <w:r w:rsidR="00672030" w:rsidRPr="00ED676A">
        <w:rPr>
          <w:color w:val="auto"/>
        </w:rPr>
        <w:t xml:space="preserve"> oraz nazwa klasyfikacyjna</w:t>
      </w:r>
      <w:r w:rsidR="00CE21C5" w:rsidRPr="00ED676A">
        <w:rPr>
          <w:color w:val="auto"/>
        </w:rPr>
        <w:t>.</w:t>
      </w:r>
      <w:r w:rsidR="00162965" w:rsidRPr="00ED676A">
        <w:rPr>
          <w:color w:val="auto"/>
        </w:rPr>
        <w:t xml:space="preserve"> </w:t>
      </w:r>
      <w:r w:rsidR="00CE21C5" w:rsidRPr="00ED676A">
        <w:rPr>
          <w:color w:val="auto"/>
        </w:rPr>
        <w:t>Nazwa klasyfikacyjna jest określana po tym, która wartość jest największa. Jeśli k-ta</w:t>
      </w:r>
      <w:r w:rsidR="00FE63A4" w:rsidRPr="00ED676A">
        <w:rPr>
          <w:color w:val="auto"/>
        </w:rPr>
        <w:t xml:space="preserve"> wartość, wtedy „wybrana” została” k-ta wartość klasyfikacyjna.</w:t>
      </w:r>
    </w:p>
    <w:p w:rsidR="001672DD" w:rsidRPr="00ED676A" w:rsidRDefault="001672DD" w:rsidP="003A5ABC">
      <w:pPr>
        <w:pStyle w:val="ListParagraph"/>
        <w:ind w:left="1429" w:firstLine="0"/>
      </w:pPr>
    </w:p>
    <w:p w:rsidR="001672DD" w:rsidRPr="00ED676A" w:rsidRDefault="001672DD" w:rsidP="001672DD">
      <w:pPr>
        <w:rPr>
          <w:color w:val="auto"/>
        </w:rPr>
      </w:pPr>
    </w:p>
    <w:p w:rsidR="001672DD" w:rsidRPr="00ED676A" w:rsidRDefault="001672DD" w:rsidP="00E17220">
      <w:pPr>
        <w:autoSpaceDE w:val="0"/>
        <w:autoSpaceDN w:val="0"/>
        <w:adjustRightInd w:val="0"/>
        <w:ind w:firstLine="0"/>
        <w:rPr>
          <w:rFonts w:eastAsiaTheme="minorHAnsi"/>
          <w:color w:val="auto"/>
          <w:lang w:eastAsia="en-US"/>
        </w:rPr>
      </w:pPr>
      <w:r w:rsidRPr="00ED676A">
        <w:rPr>
          <w:rFonts w:eastAsiaTheme="minorHAnsi"/>
          <w:color w:val="auto"/>
          <w:lang w:eastAsia="en-US"/>
        </w:rPr>
        <w:t xml:space="preserve">     </w:t>
      </w:r>
    </w:p>
    <w:p w:rsidR="001672DD" w:rsidRPr="00ED676A" w:rsidRDefault="001672DD" w:rsidP="001672DD">
      <w:pPr>
        <w:pBdr>
          <w:bottom w:val="single" w:sz="6" w:space="1" w:color="auto"/>
        </w:pBdr>
        <w:rPr>
          <w:color w:val="auto"/>
        </w:rPr>
      </w:pPr>
    </w:p>
    <w:p w:rsidR="00977474" w:rsidRPr="00ED676A" w:rsidRDefault="00977474" w:rsidP="00D06EE4">
      <w:pPr>
        <w:rPr>
          <w:color w:val="auto"/>
        </w:rPr>
      </w:pPr>
    </w:p>
    <w:p w:rsidR="00977474" w:rsidRPr="00ED676A" w:rsidRDefault="00977474" w:rsidP="004F3A28">
      <w:pPr>
        <w:pStyle w:val="Heading4"/>
      </w:pPr>
      <w:bookmarkStart w:id="90" w:name="_Toc259090132"/>
      <w:r w:rsidRPr="00ED676A">
        <w:t>Format Sieci MLP w XML</w:t>
      </w:r>
      <w:bookmarkEnd w:id="90"/>
    </w:p>
    <w:p w:rsidR="00977474" w:rsidRPr="00ED676A" w:rsidRDefault="00977474" w:rsidP="00977474">
      <w:pPr>
        <w:rPr>
          <w:color w:val="auto"/>
        </w:rPr>
      </w:pPr>
    </w:p>
    <w:p w:rsidR="00977474" w:rsidRPr="00ED676A" w:rsidRDefault="00977474" w:rsidP="00977474">
      <w:pPr>
        <w:rPr>
          <w:color w:val="auto"/>
        </w:rPr>
      </w:pPr>
      <w:r w:rsidRPr="00ED676A">
        <w:rPr>
          <w:color w:val="auto"/>
        </w:rPr>
        <w:t>Poniżej jest plik sieci MLP stworzony po poprzedniej sekwencji operacji w pliku NetworkStruct.xml:</w:t>
      </w:r>
    </w:p>
    <w:p w:rsidR="00977474" w:rsidRPr="00ED676A" w:rsidRDefault="00977474" w:rsidP="00977474">
      <w:pPr>
        <w:rPr>
          <w:color w:val="auto"/>
        </w:rPr>
      </w:pPr>
    </w:p>
    <w:tbl>
      <w:tblPr>
        <w:tblW w:w="10920" w:type="dxa"/>
        <w:tblInd w:w="-889" w:type="dxa"/>
        <w:tblLook w:val="04A0"/>
      </w:tblPr>
      <w:tblGrid>
        <w:gridCol w:w="10920"/>
      </w:tblGrid>
      <w:tr w:rsidR="00977474" w:rsidRPr="00ED676A" w:rsidTr="00977474">
        <w:tc>
          <w:tcPr>
            <w:tcW w:w="10920" w:type="dxa"/>
          </w:tcPr>
          <w:p w:rsidR="007D1776" w:rsidRPr="00ED676A" w:rsidRDefault="007D1776" w:rsidP="00912090">
            <w:pPr>
              <w:pStyle w:val="Kod"/>
              <w:rPr>
                <w:noProof w:val="0"/>
              </w:rPr>
            </w:pPr>
            <w:r w:rsidRPr="00ED676A">
              <w:rPr>
                <w:noProof w:val="0"/>
              </w:rPr>
              <w:t>&lt;?</w:t>
            </w:r>
            <w:r w:rsidRPr="00ED676A">
              <w:rPr>
                <w:noProof w:val="0"/>
                <w:color w:val="A31515"/>
              </w:rPr>
              <w:t>xml</w:t>
            </w:r>
            <w:r w:rsidRPr="00ED676A">
              <w:rPr>
                <w:noProof w:val="0"/>
              </w:rPr>
              <w:t xml:space="preserve"> </w:t>
            </w:r>
            <w:r w:rsidRPr="00ED676A">
              <w:rPr>
                <w:noProof w:val="0"/>
                <w:color w:val="FF0000"/>
              </w:rPr>
              <w:t>version</w:t>
            </w:r>
            <w:r w:rsidRPr="00ED676A">
              <w:rPr>
                <w:noProof w:val="0"/>
              </w:rPr>
              <w:t>="1.0" ?&gt;</w:t>
            </w:r>
          </w:p>
          <w:p w:rsidR="007D1776"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 xml:space="preserve"> </w:t>
            </w:r>
            <w:r w:rsidRPr="00ED676A">
              <w:rPr>
                <w:noProof w:val="0"/>
                <w:color w:val="FF0000"/>
              </w:rPr>
              <w:t>Type</w:t>
            </w:r>
            <w:r w:rsidRPr="00ED676A">
              <w:rPr>
                <w:noProof w:val="0"/>
              </w:rPr>
              <w:t>="MLP"&gt;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&gt;-0.644995;0.0517328;-0.044401;0.0508847;0.553819;-0.640026;-0.0499197;-0.340208;-0.0756364;-0.0542719;0.154846;0.049415;0.0122903;0.0387111;0.0363326;&lt;/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&gt;-0.492991;0.0634698;-0.0655245;0.0716414;0.426053;-0.491632;-0.0600052;-0.262257;-0.0701903;-0.0706763;0.110501;0.0650343;0.0256953;0.0695995;0.014993;&lt;/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&gt;-0.597295;0.0589075;-0.0505662;0.0570438;0.509406;-0.600241;-0.0560901;-0.306225;-0.0646669;-0.050627;0.138164;0.0468326;0.0200996;0.0558004;0.0230561;&lt;/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="NT_LINEAR"&gt;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&gt;-1.10815;-0.736504;-0.978474;1.238;&lt;/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977474"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&gt;</w:t>
            </w:r>
          </w:p>
        </w:tc>
      </w:tr>
    </w:tbl>
    <w:p w:rsidR="00977474" w:rsidRPr="00ED676A" w:rsidRDefault="00977474" w:rsidP="00977474">
      <w:pPr>
        <w:rPr>
          <w:color w:val="auto"/>
        </w:rPr>
      </w:pPr>
    </w:p>
    <w:p w:rsidR="00977474" w:rsidRPr="00ED676A" w:rsidRDefault="00977474" w:rsidP="005256E5">
      <w:pPr>
        <w:rPr>
          <w:rFonts w:eastAsiaTheme="minorHAnsi"/>
          <w:color w:val="auto"/>
          <w:lang w:eastAsia="en-US"/>
        </w:rPr>
      </w:pPr>
      <w:r w:rsidRPr="00ED676A">
        <w:rPr>
          <w:color w:val="auto"/>
        </w:rPr>
        <w:t>Głównym elementem pliku XML ma nazwę NeuralNetwork</w:t>
      </w:r>
      <w:r w:rsidR="00ED5316" w:rsidRPr="00ED676A">
        <w:rPr>
          <w:color w:val="auto"/>
        </w:rPr>
        <w:t xml:space="preserve">. Ma on jeden atrybut Type. Określa on typ sieci neuronowej. Sieć MLP ma w sobie jednego lub więcej potomków Layer reprezentujących warstę ukrytą lub wyjściową. Warstwy są uporządkowane w kolejności od pierszej warstwy ukrytej do warstwy wyjściowej. Ilość neuronów wejściowych jest </w:t>
      </w:r>
      <w:r w:rsidR="007D1776" w:rsidRPr="00ED676A">
        <w:rPr>
          <w:color w:val="auto"/>
        </w:rPr>
        <w:t>równa</w:t>
      </w:r>
      <w:r w:rsidR="00ED5316" w:rsidRPr="00ED676A">
        <w:rPr>
          <w:color w:val="auto"/>
        </w:rPr>
        <w:t xml:space="preserve"> iloś</w:t>
      </w:r>
      <w:r w:rsidR="007D1776" w:rsidRPr="00ED676A">
        <w:rPr>
          <w:color w:val="auto"/>
        </w:rPr>
        <w:t>ci</w:t>
      </w:r>
      <w:r w:rsidR="00ED5316" w:rsidRPr="00ED676A">
        <w:rPr>
          <w:color w:val="auto"/>
        </w:rPr>
        <w:t xml:space="preserve"> wag w pierwszej warstwie ukrytej</w:t>
      </w:r>
      <w:r w:rsidR="007D1776" w:rsidRPr="00ED676A">
        <w:rPr>
          <w:color w:val="auto"/>
        </w:rPr>
        <w:t xml:space="preserve"> (lub wyjściowej, jeśli nie ma warstw ukrytych) minus jeden.</w:t>
      </w:r>
      <w:r w:rsidR="00ED5316" w:rsidRPr="00ED676A">
        <w:rPr>
          <w:color w:val="auto"/>
        </w:rPr>
        <w:t xml:space="preserve"> Każdy element  Layer ma jeden lub więcej potomków Neuron. Element Neuron ma jeden atrybut </w:t>
      </w:r>
      <w:r w:rsidR="00ED5316" w:rsidRPr="00ED676A">
        <w:rPr>
          <w:rFonts w:eastAsiaTheme="minorHAnsi"/>
          <w:color w:val="auto"/>
          <w:lang w:eastAsia="en-US"/>
        </w:rPr>
        <w:t>NeuronType o wartości NT_LINEAR lub NT_SIGMOID  określający funkcję aktywacji</w:t>
      </w:r>
      <w:r w:rsidR="000A51E0" w:rsidRPr="00ED676A">
        <w:rPr>
          <w:rFonts w:eastAsiaTheme="minorHAnsi"/>
          <w:color w:val="auto"/>
          <w:lang w:eastAsia="en-US"/>
        </w:rPr>
        <w:t>. Element Neuron posiada jednego potomka o nazwie Weights, który zawiera wagi neuronu oddzielone średnikiem.</w:t>
      </w:r>
    </w:p>
    <w:p w:rsidR="00ED5316" w:rsidRPr="00ED676A" w:rsidRDefault="007D1776" w:rsidP="007D1776">
      <w:pPr>
        <w:rPr>
          <w:color w:val="auto"/>
        </w:rPr>
      </w:pPr>
      <w:r w:rsidRPr="00ED676A">
        <w:rPr>
          <w:color w:val="auto"/>
        </w:rPr>
        <w:t xml:space="preserve">Jeśli byłby stworzony inny typ </w:t>
      </w:r>
      <w:r w:rsidR="005256E5" w:rsidRPr="00ED676A">
        <w:rPr>
          <w:color w:val="auto"/>
        </w:rPr>
        <w:t>sieci neuronowej</w:t>
      </w:r>
      <w:r w:rsidRPr="00ED676A">
        <w:rPr>
          <w:color w:val="auto"/>
        </w:rPr>
        <w:t xml:space="preserve">, mógłby on mieć </w:t>
      </w:r>
      <w:r w:rsidR="005256E5" w:rsidRPr="00ED676A">
        <w:rPr>
          <w:color w:val="auto"/>
        </w:rPr>
        <w:t>oczywiście inną strukturę</w:t>
      </w:r>
      <w:r w:rsidRPr="00ED676A">
        <w:rPr>
          <w:color w:val="auto"/>
        </w:rPr>
        <w:t>.</w:t>
      </w:r>
    </w:p>
    <w:p w:rsidR="00977474" w:rsidRPr="00ED676A" w:rsidRDefault="00977474" w:rsidP="00D06EE4">
      <w:pPr>
        <w:rPr>
          <w:color w:val="auto"/>
        </w:rPr>
      </w:pPr>
    </w:p>
    <w:p w:rsidR="00D06EE4" w:rsidRPr="00ED676A" w:rsidRDefault="00D06EE4" w:rsidP="00D06EE4">
      <w:pPr>
        <w:rPr>
          <w:color w:val="auto"/>
        </w:rPr>
      </w:pPr>
      <w:r w:rsidRPr="00ED676A">
        <w:rPr>
          <w:color w:val="auto"/>
        </w:rPr>
        <w:t>Fo</w:t>
      </w:r>
      <w:r w:rsidR="00F05EB2" w:rsidRPr="00ED676A">
        <w:rPr>
          <w:color w:val="auto"/>
        </w:rPr>
        <w:t>rmat plików XML MLP i zestawu testów</w:t>
      </w:r>
      <w:r w:rsidR="008F7B7E" w:rsidRPr="00ED676A">
        <w:rPr>
          <w:color w:val="auto"/>
        </w:rPr>
        <w:t xml:space="preserve"> został stworzony tak, </w:t>
      </w:r>
      <w:r w:rsidR="00977474" w:rsidRPr="00ED676A">
        <w:rPr>
          <w:color w:val="auto"/>
        </w:rPr>
        <w:t xml:space="preserve">żeby łatwiej było dla człowieka to wszystko </w:t>
      </w:r>
      <w:r w:rsidR="00034940" w:rsidRPr="00ED676A">
        <w:rPr>
          <w:color w:val="auto"/>
        </w:rPr>
        <w:t>zrozumieć</w:t>
      </w:r>
      <w:r w:rsidR="007D1776" w:rsidRPr="00ED676A">
        <w:rPr>
          <w:color w:val="auto"/>
        </w:rPr>
        <w:t xml:space="preserve">. Właśnie dlatego został wybrany format XML. Z tego też powodu w pliku zestawu testów znajdują się nadmiarowe dane – w elemencie AttributeMapping jest informacja o </w:t>
      </w:r>
      <w:r w:rsidR="00034940" w:rsidRPr="00ED676A">
        <w:rPr>
          <w:color w:val="auto"/>
        </w:rPr>
        <w:t>minimalnej</w:t>
      </w:r>
      <w:r w:rsidR="007D1776" w:rsidRPr="00ED676A">
        <w:rPr>
          <w:color w:val="auto"/>
        </w:rPr>
        <w:t xml:space="preserve"> i maksymalnej wartości, a można to też wyczytać z konkretnych wartości testów. Jako potomkowie AttributeMapping jest podana lista elementów literalnych, która znajduje się też w potomku Tests. Pliki testów są łatwiejsze do czytania, i dlatego wartości nieliteralne są skalowane do skali -1;1 dopiero po załadowaniu.</w:t>
      </w:r>
      <w:r w:rsidR="005F6B18" w:rsidRPr="00ED676A">
        <w:rPr>
          <w:color w:val="auto"/>
        </w:rPr>
        <w:t xml:space="preserve"> Zakładamy, że pliki XML są poprawne (bo sam je stworzyłem).</w:t>
      </w:r>
    </w:p>
    <w:p w:rsidR="001B7D2B" w:rsidRPr="00ED676A" w:rsidRDefault="00E84C03" w:rsidP="00F05B9A">
      <w:pPr>
        <w:pStyle w:val="Heading3"/>
      </w:pPr>
      <w:bookmarkStart w:id="91" w:name="_Toc259090133"/>
      <w:r w:rsidRPr="00ED676A">
        <w:t>Katalogi i p</w:t>
      </w:r>
      <w:r w:rsidR="001B7D2B" w:rsidRPr="00ED676A">
        <w:t>liki w projekcie</w:t>
      </w:r>
      <w:bookmarkEnd w:id="91"/>
    </w:p>
    <w:p w:rsidR="001B7D2B" w:rsidRPr="00ED676A" w:rsidRDefault="00E84C03" w:rsidP="00E84C03">
      <w:pPr>
        <w:rPr>
          <w:color w:val="auto"/>
        </w:rPr>
      </w:pPr>
      <w:r w:rsidRPr="00ED676A">
        <w:rPr>
          <w:color w:val="auto"/>
        </w:rPr>
        <w:t>Poniżej znajduje się lista katalogów i plików użytych w projekcie Visual Studio 2008: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2"/>
        <w:gridCol w:w="3819"/>
      </w:tblGrid>
      <w:tr w:rsidR="00D57A6A" w:rsidRPr="00ED676A" w:rsidTr="009419D4">
        <w:tc>
          <w:tcPr>
            <w:tcW w:w="5489" w:type="dxa"/>
          </w:tcPr>
          <w:p w:rsidR="00D57A6A" w:rsidRPr="00ED676A" w:rsidRDefault="00D57A6A" w:rsidP="00E84C03">
            <w:pPr>
              <w:autoSpaceDE w:val="0"/>
              <w:autoSpaceDN w:val="0"/>
              <w:adjustRightInd w:val="0"/>
              <w:ind w:firstLine="0"/>
              <w:rPr>
                <w:rFonts w:eastAsiaTheme="minorHAnsi"/>
                <w:b/>
                <w:color w:val="auto"/>
                <w:lang w:eastAsia="en-US"/>
              </w:rPr>
            </w:pPr>
            <w:r w:rsidRPr="00ED676A">
              <w:rPr>
                <w:rFonts w:eastAsiaTheme="minorHAnsi"/>
                <w:b/>
                <w:color w:val="auto"/>
                <w:lang w:eastAsia="en-US"/>
              </w:rPr>
              <w:lastRenderedPageBreak/>
              <w:t>Wstaw FileIndex.txt.</w:t>
            </w:r>
          </w:p>
          <w:p w:rsidR="00D57A6A" w:rsidRPr="00ED676A" w:rsidRDefault="00D57A6A" w:rsidP="00E84C03">
            <w:pPr>
              <w:autoSpaceDE w:val="0"/>
              <w:autoSpaceDN w:val="0"/>
              <w:adjustRightInd w:val="0"/>
              <w:ind w:firstLine="0"/>
              <w:rPr>
                <w:rFonts w:eastAsiaTheme="minorHAnsi"/>
                <w:color w:val="auto"/>
                <w:lang w:eastAsia="en-US"/>
              </w:rPr>
            </w:pPr>
            <w:r w:rsidRPr="00ED676A">
              <w:rPr>
                <w:rFonts w:eastAsiaTheme="minorHAnsi"/>
                <w:b/>
                <w:color w:val="auto"/>
                <w:lang w:eastAsia="en-US"/>
              </w:rPr>
              <w:t>Pogrub (albo pochyl) nazwy plików i katalogów</w:t>
            </w:r>
          </w:p>
        </w:tc>
        <w:tc>
          <w:tcPr>
            <w:tcW w:w="3819" w:type="dxa"/>
          </w:tcPr>
          <w:p w:rsidR="00D57A6A" w:rsidRPr="00ED676A" w:rsidRDefault="00D57A6A" w:rsidP="00E84C03">
            <w:pPr>
              <w:autoSpaceDE w:val="0"/>
              <w:autoSpaceDN w:val="0"/>
              <w:adjustRightInd w:val="0"/>
              <w:ind w:firstLine="0"/>
              <w:rPr>
                <w:rFonts w:ascii="Courier New" w:eastAsiaTheme="minorHAnsi" w:hAnsi="Courier New" w:cs="Courier New"/>
                <w:sz w:val="20"/>
                <w:szCs w:val="20"/>
                <w:lang w:eastAsia="en-US"/>
              </w:rPr>
            </w:pPr>
            <w:r w:rsidRPr="00ED676A">
              <w:rPr>
                <w:rFonts w:ascii="Courier New" w:eastAsiaTheme="minorHAnsi" w:hAnsi="Courier New" w:cs="Courier New"/>
                <w:noProof/>
                <w:sz w:val="20"/>
                <w:szCs w:val="20"/>
                <w:lang w:val="en-US" w:eastAsia="en-US"/>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E84C03" w:rsidRPr="00ED676A" w:rsidRDefault="00E84C03" w:rsidP="00E84C03">
      <w:pPr>
        <w:autoSpaceDE w:val="0"/>
        <w:autoSpaceDN w:val="0"/>
        <w:adjustRightInd w:val="0"/>
        <w:ind w:firstLine="0"/>
        <w:rPr>
          <w:rFonts w:eastAsiaTheme="minorHAnsi"/>
          <w:color w:val="auto"/>
          <w:lang w:eastAsia="en-US"/>
        </w:rPr>
      </w:pPr>
    </w:p>
    <w:p w:rsidR="001B7D2B" w:rsidRPr="00ED676A" w:rsidRDefault="001B7D2B" w:rsidP="00D973D2">
      <w:pPr>
        <w:rPr>
          <w:color w:val="auto"/>
        </w:rPr>
      </w:pPr>
    </w:p>
    <w:p w:rsidR="001B7D2B" w:rsidRPr="00ED676A" w:rsidRDefault="001B7D2B" w:rsidP="00D973D2">
      <w:pPr>
        <w:rPr>
          <w:color w:val="auto"/>
        </w:rPr>
      </w:pPr>
    </w:p>
    <w:p w:rsidR="000954A1" w:rsidRPr="00ED676A" w:rsidRDefault="000954A1" w:rsidP="00F05B9A">
      <w:pPr>
        <w:pStyle w:val="Heading3"/>
      </w:pPr>
      <w:bookmarkStart w:id="92" w:name="_Toc259090134"/>
      <w:r w:rsidRPr="00ED676A">
        <w:t>Logowanie</w:t>
      </w:r>
      <w:bookmarkEnd w:id="92"/>
    </w:p>
    <w:p w:rsidR="006B0FCD" w:rsidRPr="00ED676A" w:rsidRDefault="006B0FCD" w:rsidP="006B0FCD">
      <w:pPr>
        <w:rPr>
          <w:color w:val="auto"/>
        </w:rPr>
      </w:pPr>
      <w:r w:rsidRPr="00ED676A">
        <w:rPr>
          <w:color w:val="auto"/>
        </w:rPr>
        <w:t>W programie dodałem obsługę logowania wiadomości, służy ono do chronologicznej rejestracji różnych zdarzeń. Każda wiadomość ma ok</w:t>
      </w:r>
      <w:r w:rsidR="007365CD" w:rsidRPr="00ED676A">
        <w:rPr>
          <w:color w:val="auto"/>
        </w:rPr>
        <w:t xml:space="preserve">reślony poziom </w:t>
      </w:r>
      <w:r w:rsidR="007365CD" w:rsidRPr="00ED676A">
        <w:rPr>
          <w:color w:val="auto"/>
        </w:rPr>
        <w:lastRenderedPageBreak/>
        <w:t>logowania (typ wiadomości). Aplikacja umożliwia dynamiczne określenie, które poziomy logowania są wyświetlane w konsoli, a które w pliku logowania. Jednymi z celów logowania jest określanie sekwencji działań w programie, lub mierzenie długości czasu wykonywania pewnych informacji.</w:t>
      </w:r>
    </w:p>
    <w:p w:rsidR="007365CD" w:rsidRPr="00ED676A" w:rsidRDefault="007365CD" w:rsidP="006B0FCD">
      <w:pPr>
        <w:rPr>
          <w:rFonts w:eastAsiaTheme="minorHAnsi"/>
          <w:color w:val="auto"/>
          <w:lang w:eastAsia="en-US"/>
        </w:rPr>
      </w:pPr>
      <w:r w:rsidRPr="00ED676A">
        <w:rPr>
          <w:color w:val="auto"/>
        </w:rPr>
        <w:t>Prawie wszystkie informacje są logowane przy pomocy metody Logging::</w:t>
      </w:r>
      <w:r w:rsidRPr="00ED676A">
        <w:rPr>
          <w:rFonts w:eastAsiaTheme="minorHAnsi"/>
          <w:color w:val="auto"/>
          <w:lang w:eastAsia="en-US"/>
        </w:rPr>
        <w:t xml:space="preserve"> logTextFileLine, jednak ograniczenia kompilatora CUDA uniemożliwiają użycie go wewnątrz pliku TrainNetwork.cu – z tego powodu logowanie w tym pliku jest wykonywane przez funkcję printf</w:t>
      </w:r>
      <w:r w:rsidR="003B3204" w:rsidRPr="00ED676A">
        <w:rPr>
          <w:rFonts w:eastAsiaTheme="minorHAnsi"/>
          <w:color w:val="auto"/>
          <w:lang w:eastAsia="en-US"/>
        </w:rPr>
        <w:t xml:space="preserve"> (tylko do 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 do trybu emulacji.</w:t>
      </w:r>
    </w:p>
    <w:p w:rsidR="006B0FCD" w:rsidRPr="00ED676A" w:rsidRDefault="003B3204" w:rsidP="003B3204">
      <w:pPr>
        <w:rPr>
          <w:rFonts w:eastAsiaTheme="minorHAnsi"/>
          <w:color w:val="auto"/>
          <w:lang w:eastAsia="en-US"/>
        </w:rPr>
      </w:pPr>
      <w:r w:rsidRPr="00ED676A">
        <w:rPr>
          <w:rFonts w:eastAsiaTheme="minorHAnsi"/>
          <w:color w:val="auto"/>
          <w:lang w:eastAsia="en-US"/>
        </w:rPr>
        <w:t>W trakcie mojej pracy, miałem pewne problemy z niestabilnym działaniem programu przy wykonywaniu kerneli. Problem ten udało mi się rozwiązać poprzez zapisywanie informacji o adresach i wielkościach zaalokowanych bloków w pamięci GPU, oraz sprawdzanie, czy w którymś momencie nie używałem adresu spoza tablicy. Tryb logowania LT_DEBUG służy do wyświetlania wielu pomocniczych informacji i również służy to rozwiązaywania błędów, ponieważ w standardowym użytkowaniu programu wypisuje on bardzo dużo informacji.</w:t>
      </w:r>
    </w:p>
    <w:p w:rsidR="00016222" w:rsidRPr="00ED676A" w:rsidRDefault="00C27CE1" w:rsidP="003B3204">
      <w:pPr>
        <w:rPr>
          <w:rFonts w:eastAsiaTheme="minorHAnsi"/>
          <w:color w:val="auto"/>
          <w:lang w:eastAsia="en-US"/>
        </w:rPr>
      </w:pPr>
      <w:r w:rsidRPr="00ED676A">
        <w:rPr>
          <w:rFonts w:eastAsiaTheme="minorHAnsi"/>
          <w:color w:val="auto"/>
          <w:lang w:eastAsia="en-US"/>
        </w:rPr>
        <w:t>//jrtdodo – jest tez specjalne logowanie roznic wyjsc – żeby poznac jak dobrze jest nauczona siec i jakie są roznice miescy CPU a GPU.</w:t>
      </w:r>
    </w:p>
    <w:p w:rsidR="00D973D2" w:rsidRPr="00ED676A" w:rsidRDefault="00D973D2" w:rsidP="00D973D2">
      <w:pPr>
        <w:rPr>
          <w:color w:val="auto"/>
        </w:rPr>
      </w:pPr>
    </w:p>
    <w:p w:rsidR="00D973D2" w:rsidRPr="00ED676A" w:rsidRDefault="00D973D2" w:rsidP="00F05B9A">
      <w:pPr>
        <w:pStyle w:val="Heading2"/>
      </w:pPr>
      <w:bookmarkStart w:id="93" w:name="_Toc259090135"/>
      <w:r w:rsidRPr="00ED676A">
        <w:t>Część CPU</w:t>
      </w:r>
      <w:bookmarkEnd w:id="93"/>
    </w:p>
    <w:p w:rsidR="006D79D9" w:rsidRPr="00ED676A" w:rsidRDefault="00A436A2" w:rsidP="006D79D9">
      <w:pPr>
        <w:rPr>
          <w:color w:val="auto"/>
        </w:rPr>
      </w:pPr>
      <w:r w:rsidRPr="00ED676A">
        <w:rPr>
          <w:color w:val="auto"/>
        </w:rPr>
        <w:t>W bibliotece została zaimplementowana możliwość uruchamiania i uczenia sieci MLP wykonywana bez użycia GPU</w:t>
      </w:r>
      <w:r w:rsidR="00F57F4E" w:rsidRPr="00ED676A">
        <w:rPr>
          <w:color w:val="auto"/>
        </w:rPr>
        <w:t xml:space="preserve">. Dzięki temu, dużo łatwiejsze było </w:t>
      </w:r>
      <w:r w:rsidR="00052978" w:rsidRPr="00ED676A">
        <w:rPr>
          <w:color w:val="auto"/>
        </w:rPr>
        <w:t>poprawianie</w:t>
      </w:r>
      <w:r w:rsidR="00F57F4E" w:rsidRPr="00ED676A">
        <w:rPr>
          <w:color w:val="auto"/>
        </w:rPr>
        <w:t xml:space="preserve"> błędów przy implementacji funkcjonalności wykonywanych na GPU. </w:t>
      </w:r>
      <w:r w:rsidR="0031327E" w:rsidRPr="00ED676A">
        <w:rPr>
          <w:color w:val="auto"/>
        </w:rPr>
        <w:t>Pozwoliło też ocenić,</w:t>
      </w:r>
      <w:r w:rsidR="00052978" w:rsidRPr="00ED676A">
        <w:rPr>
          <w:color w:val="auto"/>
        </w:rPr>
        <w:t xml:space="preserve"> </w:t>
      </w:r>
      <w:r w:rsidR="0031327E" w:rsidRPr="00ED676A">
        <w:rPr>
          <w:color w:val="auto"/>
        </w:rPr>
        <w:t xml:space="preserve">czy zmniejszenie </w:t>
      </w:r>
      <w:r w:rsidR="00052978" w:rsidRPr="00ED676A">
        <w:rPr>
          <w:color w:val="auto"/>
        </w:rPr>
        <w:t>precyzji obliczeń na GPU pogorszy prędkość uczenia.</w:t>
      </w:r>
    </w:p>
    <w:p w:rsidR="006D79D9" w:rsidRPr="00ED676A" w:rsidRDefault="006D79D9" w:rsidP="006D79D9">
      <w:pPr>
        <w:rPr>
          <w:color w:val="auto"/>
        </w:rPr>
      </w:pPr>
      <w:r w:rsidRPr="00ED676A">
        <w:rPr>
          <w:color w:val="auto"/>
        </w:rPr>
        <w:t>W bibliotece, w części CPU, wszystkie dane są zawarte w obiekcie go reprezentującym:</w:t>
      </w:r>
    </w:p>
    <w:p w:rsidR="006D79D9" w:rsidRPr="00ED676A" w:rsidRDefault="006D79D9" w:rsidP="00B0611A">
      <w:pPr>
        <w:pStyle w:val="ListParagraph"/>
        <w:numPr>
          <w:ilvl w:val="0"/>
          <w:numId w:val="4"/>
        </w:numPr>
      </w:pPr>
      <w:r w:rsidRPr="00ED676A">
        <w:t>Obiekt MLP zawiera informacje o warstwach (obiekt Layer) w nim zawartych</w:t>
      </w:r>
    </w:p>
    <w:p w:rsidR="006D79D9" w:rsidRPr="00ED676A" w:rsidRDefault="006D79D9" w:rsidP="00B0611A">
      <w:pPr>
        <w:pStyle w:val="ListParagraph"/>
        <w:numPr>
          <w:ilvl w:val="0"/>
          <w:numId w:val="4"/>
        </w:numPr>
      </w:pPr>
      <w:r w:rsidRPr="00ED676A">
        <w:t>Obiekt Layer zawiera informacje o neuronach w nim zawartych</w:t>
      </w:r>
    </w:p>
    <w:p w:rsidR="006D79D9" w:rsidRPr="00ED676A" w:rsidRDefault="006D79D9" w:rsidP="00B0611A">
      <w:pPr>
        <w:pStyle w:val="ListParagraph"/>
        <w:numPr>
          <w:ilvl w:val="0"/>
          <w:numId w:val="4"/>
        </w:numPr>
      </w:pPr>
      <w:r w:rsidRPr="00ED676A">
        <w:t>Obiekt Neuron zawiera właściwości danego neuronu  - typ neuronu, wartości wag, wartości ostatnich wyjść i błędów.</w:t>
      </w:r>
    </w:p>
    <w:p w:rsidR="006D79D9" w:rsidRPr="00ED676A" w:rsidRDefault="006D79D9" w:rsidP="006D79D9">
      <w:pPr>
        <w:rPr>
          <w:color w:val="auto"/>
        </w:rPr>
      </w:pPr>
    </w:p>
    <w:p w:rsidR="00052978" w:rsidRPr="00ED676A" w:rsidRDefault="00052978" w:rsidP="006D79D9">
      <w:pPr>
        <w:rPr>
          <w:color w:val="auto"/>
        </w:rPr>
      </w:pPr>
    </w:p>
    <w:p w:rsidR="00052978" w:rsidRPr="00ED676A" w:rsidRDefault="00052978" w:rsidP="00F05B9A">
      <w:pPr>
        <w:pStyle w:val="Heading3"/>
      </w:pPr>
      <w:bookmarkStart w:id="94" w:name="_Toc259090136"/>
      <w:r w:rsidRPr="00ED676A">
        <w:t>Podejście CPU do aplikacji wykonującej MLP</w:t>
      </w:r>
      <w:bookmarkEnd w:id="94"/>
    </w:p>
    <w:p w:rsidR="00052978" w:rsidRPr="00ED676A" w:rsidRDefault="00A12AE5" w:rsidP="004F3A28">
      <w:pPr>
        <w:pStyle w:val="Heading4"/>
      </w:pPr>
      <w:bookmarkStart w:id="95" w:name="_Toc259090137"/>
      <w:r w:rsidRPr="00ED676A">
        <w:t>Diagram sekwencji uruchamiania sieci</w:t>
      </w:r>
      <w:bookmarkEnd w:id="95"/>
    </w:p>
    <w:p w:rsidR="006D79D9" w:rsidRPr="00ED676A" w:rsidRDefault="006D79D9" w:rsidP="006D79D9">
      <w:pPr>
        <w:spacing w:after="200" w:line="276" w:lineRule="auto"/>
        <w:ind w:firstLine="0"/>
        <w:rPr>
          <w:color w:val="auto"/>
        </w:rPr>
      </w:pPr>
      <w:r w:rsidRPr="00ED676A">
        <w:rPr>
          <w:noProof/>
          <w:color w:val="auto"/>
          <w:lang w:val="en-US" w:eastAsia="en-US"/>
        </w:rPr>
        <w:drawing>
          <wp:inline distT="0" distB="0" distL="0" distR="0">
            <wp:extent cx="5773420" cy="4110558"/>
            <wp:effectExtent l="19050" t="0" r="0" b="0"/>
            <wp:docPr id="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srcRect/>
                    <a:stretch>
                      <a:fillRect/>
                    </a:stretch>
                  </pic:blipFill>
                  <pic:spPr bwMode="auto">
                    <a:xfrm>
                      <a:off x="0" y="0"/>
                      <a:ext cx="5773420" cy="4110558"/>
                    </a:xfrm>
                    <a:prstGeom prst="rect">
                      <a:avLst/>
                    </a:prstGeom>
                    <a:noFill/>
                    <a:ln w="9525">
                      <a:noFill/>
                      <a:miter lim="800000"/>
                      <a:headEnd/>
                      <a:tailEnd/>
                    </a:ln>
                  </pic:spPr>
                </pic:pic>
              </a:graphicData>
            </a:graphic>
          </wp:inline>
        </w:drawing>
      </w:r>
    </w:p>
    <w:p w:rsidR="00D57A6A" w:rsidRPr="00ED676A" w:rsidRDefault="006D79D9" w:rsidP="006D79D9">
      <w:pPr>
        <w:rPr>
          <w:color w:val="auto"/>
        </w:rPr>
      </w:pPr>
      <w:r w:rsidRPr="00ED676A">
        <w:rPr>
          <w:color w:val="auto"/>
        </w:rPr>
        <w:t>Na powyższym diagramie opisano sekwencję operacji przy uruchomieniu sieci przy użyciu CPU. Najpierw są pobierane wejścia testu, później obiekt MLP uruchamia po kolei wszystkie warstwy sieci, a obiekt każdej warstwy oblicza wyjście każdego neuronu w tej warstwie. Później, zapisywane są obliczone wyjścia testu.</w:t>
      </w:r>
    </w:p>
    <w:p w:rsidR="00A12AE5" w:rsidRPr="00ED676A" w:rsidRDefault="00A12AE5" w:rsidP="006D79D9">
      <w:pPr>
        <w:rPr>
          <w:color w:val="auto"/>
        </w:rPr>
      </w:pPr>
    </w:p>
    <w:p w:rsidR="00A12AE5" w:rsidRPr="00ED676A" w:rsidRDefault="00A12AE5" w:rsidP="004F3A28">
      <w:pPr>
        <w:pStyle w:val="Heading4"/>
      </w:pPr>
      <w:bookmarkStart w:id="96" w:name="_Toc259090138"/>
      <w:r w:rsidRPr="00ED676A">
        <w:t>Diagram sekwencji trenowania sieci</w:t>
      </w:r>
      <w:bookmarkEnd w:id="96"/>
    </w:p>
    <w:p w:rsidR="00A12AE5" w:rsidRPr="00ED676A" w:rsidRDefault="00A12AE5" w:rsidP="006D79D9">
      <w:pPr>
        <w:rPr>
          <w:color w:val="auto"/>
        </w:rPr>
      </w:pPr>
    </w:p>
    <w:p w:rsidR="00052978" w:rsidRPr="00ED676A" w:rsidRDefault="00052978" w:rsidP="006D79D9">
      <w:pPr>
        <w:rPr>
          <w:color w:val="auto"/>
        </w:rPr>
      </w:pPr>
    </w:p>
    <w:p w:rsidR="00052978" w:rsidRPr="00ED676A" w:rsidRDefault="00201D9B" w:rsidP="006E3744">
      <w:pPr>
        <w:ind w:firstLine="0"/>
        <w:rPr>
          <w:color w:val="auto"/>
        </w:rPr>
      </w:pPr>
      <w:r w:rsidRPr="00ED676A">
        <w:rPr>
          <w:noProof/>
          <w:color w:val="auto"/>
          <w:lang w:val="en-US" w:eastAsia="en-US"/>
        </w:rPr>
        <w:lastRenderedPageBreak/>
        <w:drawing>
          <wp:inline distT="0" distB="0" distL="0" distR="0">
            <wp:extent cx="6031892" cy="4516277"/>
            <wp:effectExtent l="19050" t="0" r="6958" b="0"/>
            <wp:docPr id="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srcRect/>
                    <a:stretch>
                      <a:fillRect/>
                    </a:stretch>
                  </pic:blipFill>
                  <pic:spPr bwMode="auto">
                    <a:xfrm>
                      <a:off x="0" y="0"/>
                      <a:ext cx="6035991" cy="4519346"/>
                    </a:xfrm>
                    <a:prstGeom prst="rect">
                      <a:avLst/>
                    </a:prstGeom>
                    <a:noFill/>
                    <a:ln w="9525">
                      <a:noFill/>
                      <a:miter lim="800000"/>
                      <a:headEnd/>
                      <a:tailEnd/>
                    </a:ln>
                  </pic:spPr>
                </pic:pic>
              </a:graphicData>
            </a:graphic>
          </wp:inline>
        </w:drawing>
      </w:r>
    </w:p>
    <w:p w:rsidR="006E3744" w:rsidRPr="00ED676A" w:rsidRDefault="006E3744" w:rsidP="006E3744">
      <w:pPr>
        <w:rPr>
          <w:color w:val="auto"/>
        </w:rPr>
      </w:pPr>
    </w:p>
    <w:p w:rsidR="00AC1307" w:rsidRPr="00ED676A" w:rsidRDefault="00AC1307" w:rsidP="00AC1307">
      <w:pPr>
        <w:rPr>
          <w:color w:val="auto"/>
        </w:rPr>
      </w:pPr>
      <w:r w:rsidRPr="00ED676A">
        <w:rPr>
          <w:color w:val="auto"/>
        </w:rPr>
        <w:t xml:space="preserve">W powyższym diagramie opisano sekwencję operacji dla jednej iteracji uczenia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83472E" w:rsidRPr="00ED676A">
        <w:rPr>
          <w:color w:val="auto"/>
        </w:rPr>
        <w:t xml:space="preserve"> z 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052978" w:rsidRPr="00ED676A" w:rsidRDefault="00052978" w:rsidP="006D79D9">
      <w:pPr>
        <w:rPr>
          <w:color w:val="auto"/>
        </w:rPr>
      </w:pPr>
    </w:p>
    <w:p w:rsidR="006D79D9" w:rsidRPr="00ED676A" w:rsidRDefault="006D79D9" w:rsidP="006D79D9">
      <w:pPr>
        <w:rPr>
          <w:color w:val="auto"/>
        </w:rPr>
      </w:pPr>
    </w:p>
    <w:p w:rsidR="001B7D2B" w:rsidRPr="00ED676A" w:rsidRDefault="001B7D2B" w:rsidP="00F05B9A">
      <w:pPr>
        <w:pStyle w:val="Heading3"/>
      </w:pPr>
      <w:bookmarkStart w:id="97" w:name="_Toc259090139"/>
      <w:r w:rsidRPr="00ED676A">
        <w:t>Zewnętrzne biblioteki</w:t>
      </w:r>
      <w:bookmarkEnd w:id="97"/>
    </w:p>
    <w:p w:rsidR="00BC5486" w:rsidRPr="00ED676A" w:rsidRDefault="00BC5486" w:rsidP="00107097">
      <w:pPr>
        <w:rPr>
          <w:rFonts w:eastAsiaTheme="minorHAnsi"/>
          <w:color w:val="auto"/>
          <w:lang w:eastAsia="en-US"/>
        </w:rPr>
      </w:pPr>
      <w:r w:rsidRPr="00ED676A">
        <w:rPr>
          <w:rFonts w:eastAsiaTheme="minorHAnsi"/>
          <w:color w:val="auto"/>
          <w:lang w:eastAsia="en-US"/>
        </w:rPr>
        <w:t>W programie użyłem dwóch różnych bibliotek zewnętrznych – Mersenne Twister i TinyXML.</w:t>
      </w:r>
    </w:p>
    <w:p w:rsidR="00BC5486" w:rsidRPr="00ED676A" w:rsidRDefault="00BC5486" w:rsidP="00B0611A">
      <w:pPr>
        <w:pStyle w:val="ListParagraph"/>
        <w:numPr>
          <w:ilvl w:val="0"/>
          <w:numId w:val="5"/>
        </w:numPr>
        <w:rPr>
          <w:rFonts w:eastAsiaTheme="minorHAnsi"/>
          <w:color w:val="008000"/>
          <w:lang w:eastAsia="en-US"/>
        </w:rPr>
      </w:pPr>
      <w:r w:rsidRPr="00ED676A">
        <w:rPr>
          <w:rFonts w:eastAsiaTheme="minorHAnsi"/>
          <w:color w:val="008000"/>
          <w:lang w:eastAsia="en-US"/>
        </w:rPr>
        <w:t>Mersenne Twister</w:t>
      </w:r>
    </w:p>
    <w:p w:rsidR="00BC5486" w:rsidRPr="00ED676A" w:rsidRDefault="00714F09" w:rsidP="00BC5486">
      <w:pPr>
        <w:rPr>
          <w:rFonts w:eastAsiaTheme="minorHAnsi"/>
          <w:color w:val="auto"/>
          <w:lang w:eastAsia="en-US"/>
        </w:rPr>
      </w:pPr>
      <w:r w:rsidRPr="00ED676A">
        <w:rPr>
          <w:rFonts w:eastAsiaTheme="minorHAnsi"/>
          <w:color w:val="auto"/>
          <w:lang w:eastAsia="en-US"/>
        </w:rPr>
        <w:t xml:space="preserve">Generator liczb pseudolosowych wbudowany w język c++, rand(), jest bardzo niskiej jakości – działa wolno, a wylosowane liczby nie spełniają wielu testów na losowość. Przez to badania wykonane z tym generatorem mogą nie dawać poprawnych wyników. Dla zadań tej biblioteki, bardzo dobrym rozwiązaniem jest generator </w:t>
      </w:r>
      <w:r w:rsidRPr="00ED676A">
        <w:rPr>
          <w:rFonts w:eastAsiaTheme="minorHAnsi"/>
          <w:color w:val="auto"/>
          <w:lang w:eastAsia="en-US"/>
        </w:rPr>
        <w:lastRenderedPageBreak/>
        <w:t>Mersenne Twister.</w:t>
      </w:r>
      <w:r w:rsidR="0007415A" w:rsidRPr="00ED676A">
        <w:rPr>
          <w:rFonts w:eastAsiaTheme="minorHAnsi"/>
          <w:color w:val="auto"/>
          <w:lang w:eastAsia="en-US"/>
        </w:rPr>
        <w:t xml:space="preserve"> Wybrałem bibliotekę obiektową stworzoną przez Richarda J. Wagnera.</w:t>
      </w:r>
      <w:r w:rsidR="00201D9B" w:rsidRPr="00ED676A">
        <w:rPr>
          <w:rFonts w:eastAsiaTheme="minorHAnsi"/>
          <w:color w:val="auto"/>
          <w:lang w:eastAsia="en-US"/>
        </w:rPr>
        <w:t xml:space="preserve"> (dodaj odnośnik)</w:t>
      </w:r>
    </w:p>
    <w:p w:rsidR="0007415A" w:rsidRPr="00ED676A" w:rsidRDefault="0007415A" w:rsidP="00B0611A">
      <w:pPr>
        <w:pStyle w:val="ListParagraph"/>
        <w:numPr>
          <w:ilvl w:val="0"/>
          <w:numId w:val="5"/>
        </w:numPr>
        <w:rPr>
          <w:rFonts w:eastAsiaTheme="minorHAnsi"/>
          <w:color w:val="008000"/>
          <w:lang w:eastAsia="en-US"/>
        </w:rPr>
      </w:pPr>
      <w:r w:rsidRPr="00ED676A">
        <w:rPr>
          <w:rFonts w:eastAsiaTheme="minorHAnsi"/>
          <w:color w:val="008000"/>
          <w:lang w:eastAsia="en-US"/>
        </w:rPr>
        <w:t>TinyXML</w:t>
      </w:r>
    </w:p>
    <w:p w:rsidR="00107097" w:rsidRPr="00ED676A" w:rsidRDefault="005D1DB6" w:rsidP="005D1DB6">
      <w:pPr>
        <w:rPr>
          <w:color w:val="auto"/>
        </w:rPr>
      </w:pPr>
      <w:r w:rsidRPr="00ED676A">
        <w:rPr>
          <w:rFonts w:eastAsiaTheme="minorHAnsi"/>
          <w:color w:val="auto"/>
          <w:lang w:eastAsia="en-US"/>
        </w:rPr>
        <w:t>Jako format pzechowywania danych sieci i zestawów testów, wybrałem XML. Zależało mi na znalezieniu biblioteki do obsługi XML, która przedstawia dokument w postaci struktury obiektów (DOM), oraz jest prosta w obsłudze. TinyXML to jedna z najpopularniejszych darmowych bibliotek dla C++.</w:t>
      </w:r>
      <w:r w:rsidR="00107097" w:rsidRPr="00ED676A">
        <w:rPr>
          <w:rFonts w:eastAsiaTheme="minorHAnsi"/>
          <w:color w:val="auto"/>
          <w:lang w:eastAsia="en-US"/>
        </w:rPr>
        <w:t xml:space="preserve"> </w:t>
      </w:r>
      <w:r w:rsidR="00201D9B" w:rsidRPr="00ED676A">
        <w:rPr>
          <w:rFonts w:eastAsiaTheme="minorHAnsi"/>
          <w:color w:val="auto"/>
          <w:lang w:eastAsia="en-US"/>
        </w:rPr>
        <w:t>(dodaj odnośnik)</w:t>
      </w:r>
    </w:p>
    <w:p w:rsidR="00D973D2" w:rsidRPr="00ED676A" w:rsidRDefault="00D973D2" w:rsidP="00D973D2">
      <w:pPr>
        <w:rPr>
          <w:color w:val="auto"/>
        </w:rPr>
      </w:pPr>
    </w:p>
    <w:p w:rsidR="00D973D2" w:rsidRPr="00ED676A" w:rsidRDefault="00D973D2" w:rsidP="00D973D2">
      <w:pPr>
        <w:rPr>
          <w:color w:val="auto"/>
        </w:rPr>
      </w:pPr>
    </w:p>
    <w:p w:rsidR="00D973D2" w:rsidRPr="00ED676A" w:rsidRDefault="00D973D2" w:rsidP="00F05B9A">
      <w:pPr>
        <w:pStyle w:val="Heading2"/>
      </w:pPr>
      <w:bookmarkStart w:id="98" w:name="_Toc259090140"/>
      <w:r w:rsidRPr="00ED676A">
        <w:t>Część GPU</w:t>
      </w:r>
      <w:bookmarkEnd w:id="98"/>
    </w:p>
    <w:p w:rsidR="00DA666F" w:rsidRPr="00ED676A" w:rsidRDefault="00DA666F" w:rsidP="00DA666F">
      <w:pPr>
        <w:rPr>
          <w:color w:val="auto"/>
        </w:rPr>
      </w:pPr>
      <w:r w:rsidRPr="00ED676A">
        <w:rPr>
          <w:color w:val="auto"/>
        </w:rPr>
        <w:t xml:space="preserve">Aktualnie biblioteka umożliwia uruchamianie sieci na danym zestawie testowym oraz uczenie sieci na GPU przy pomocy biblioteki NVIDIA CUDA SDK 2.3. </w:t>
      </w:r>
      <w:r w:rsidR="00CC5CEB" w:rsidRPr="00ED676A">
        <w:rPr>
          <w:color w:val="auto"/>
        </w:rPr>
        <w:t xml:space="preserve">Funkcje (kernele, o nazwach kończących się na ‘kernel’) wykonywane na GPU są zawarte w pliku TrainNetwork.cu. W tym pliku są też zawarte funkcje, które są wykonywane na CPU, a uruchamiaję </w:t>
      </w:r>
      <w:r w:rsidR="008D2F00" w:rsidRPr="00ED676A">
        <w:rPr>
          <w:color w:val="auto"/>
        </w:rPr>
        <w:t xml:space="preserve">wykonywaie </w:t>
      </w:r>
      <w:r w:rsidR="00CC5CEB" w:rsidRPr="00ED676A">
        <w:rPr>
          <w:color w:val="auto"/>
        </w:rPr>
        <w:t>kernel</w:t>
      </w:r>
      <w:r w:rsidR="008D2F00" w:rsidRPr="00ED676A">
        <w:rPr>
          <w:color w:val="auto"/>
        </w:rPr>
        <w:t>i (mają nazwy kończące się na CUDA).</w:t>
      </w:r>
    </w:p>
    <w:p w:rsidR="008D2F00" w:rsidRPr="00ED676A" w:rsidRDefault="008D2F00" w:rsidP="00DA666F">
      <w:pPr>
        <w:rPr>
          <w:color w:val="auto"/>
        </w:rPr>
      </w:pPr>
      <w:r w:rsidRPr="00ED676A">
        <w:rPr>
          <w:color w:val="auto"/>
        </w:rPr>
        <w:t xml:space="preserve">Plik CUDATools.cpp zawiera </w:t>
      </w:r>
      <w:r w:rsidR="00FF4C17" w:rsidRPr="00ED676A">
        <w:rPr>
          <w:color w:val="auto"/>
        </w:rPr>
        <w:t>metody statyczne odpowiedzialne za pozostałą komunikację z GPU. Są to operacje alokowania,  dealokowania, ustawiania, pobierania pamięci GPU, oraz uruchamiania funkcji z zawartych w TrainNetwork.cu.</w:t>
      </w:r>
    </w:p>
    <w:p w:rsidR="00FF4C17" w:rsidRPr="00ED676A" w:rsidRDefault="00FF4C17" w:rsidP="00DA666F">
      <w:pPr>
        <w:rPr>
          <w:color w:val="auto"/>
        </w:rPr>
      </w:pPr>
    </w:p>
    <w:p w:rsidR="00185F3D" w:rsidRPr="00ED676A" w:rsidRDefault="0083472E" w:rsidP="006B0FCD">
      <w:pPr>
        <w:ind w:firstLine="0"/>
        <w:rPr>
          <w:color w:val="auto"/>
        </w:rPr>
      </w:pPr>
      <w:r w:rsidRPr="00ED676A">
        <w:rPr>
          <w:color w:val="auto"/>
        </w:rPr>
        <w:t>// JRTODO – czy gdzies jest napi</w:t>
      </w:r>
      <w:r w:rsidR="008C2B0F" w:rsidRPr="00ED676A">
        <w:rPr>
          <w:color w:val="auto"/>
        </w:rPr>
        <w:t>s</w:t>
      </w:r>
      <w:r w:rsidRPr="00ED676A">
        <w:rPr>
          <w:color w:val="auto"/>
        </w:rPr>
        <w:t>ane, ze uczysz jednoczesnie kilku/nastu testow?</w:t>
      </w:r>
    </w:p>
    <w:p w:rsidR="00185F3D" w:rsidRPr="00ED676A" w:rsidRDefault="00185F3D" w:rsidP="00D973D2">
      <w:pPr>
        <w:rPr>
          <w:color w:val="auto"/>
        </w:rPr>
      </w:pPr>
    </w:p>
    <w:p w:rsidR="001B7D2B" w:rsidRPr="00ED676A" w:rsidRDefault="001B7D2B" w:rsidP="00F05B9A">
      <w:pPr>
        <w:pStyle w:val="Heading3"/>
      </w:pPr>
      <w:bookmarkStart w:id="99" w:name="_Toc259090141"/>
      <w:r w:rsidRPr="00ED676A">
        <w:t xml:space="preserve">Implementacja </w:t>
      </w:r>
      <w:r w:rsidR="006C3F31" w:rsidRPr="00ED676A">
        <w:t>MLP</w:t>
      </w:r>
      <w:r w:rsidRPr="00ED676A">
        <w:t xml:space="preserve"> na GPU</w:t>
      </w:r>
      <w:bookmarkEnd w:id="99"/>
    </w:p>
    <w:p w:rsidR="001B7D2B" w:rsidRPr="00ED676A" w:rsidRDefault="001B7D2B" w:rsidP="004F3A28">
      <w:pPr>
        <w:pStyle w:val="Heading4"/>
      </w:pPr>
      <w:bookmarkStart w:id="100" w:name="_Toc259090142"/>
      <w:r w:rsidRPr="00ED676A">
        <w:t>Ogólny algorytm</w:t>
      </w:r>
      <w:bookmarkEnd w:id="100"/>
    </w:p>
    <w:p w:rsidR="00BD1BE6" w:rsidRPr="00ED676A" w:rsidRDefault="00BD1BE6" w:rsidP="00BD1BE6">
      <w:pPr>
        <w:rPr>
          <w:color w:val="auto"/>
        </w:rPr>
      </w:pPr>
    </w:p>
    <w:p w:rsidR="00BD1BE6" w:rsidRPr="00ED676A" w:rsidRDefault="00AC731B" w:rsidP="00BD1BE6">
      <w:pPr>
        <w:rPr>
          <w:color w:val="auto"/>
        </w:rPr>
      </w:pPr>
      <w:r w:rsidRPr="00ED676A">
        <w:rPr>
          <w:color w:val="auto"/>
        </w:rPr>
        <w:t xml:space="preserve">Większość </w:t>
      </w:r>
      <w:r w:rsidR="00043092" w:rsidRPr="00ED676A">
        <w:rPr>
          <w:color w:val="auto"/>
        </w:rPr>
        <w:t xml:space="preserve">operacji wykonywanych </w:t>
      </w:r>
      <w:r w:rsidR="00C45DE9" w:rsidRPr="00ED676A">
        <w:rPr>
          <w:color w:val="auto"/>
        </w:rPr>
        <w:t>na GPU ma następującą sekwencję:</w:t>
      </w:r>
    </w:p>
    <w:p w:rsidR="00C45DE9" w:rsidRPr="00ED676A" w:rsidRDefault="00C45DE9" w:rsidP="00B0611A">
      <w:pPr>
        <w:pStyle w:val="ListParagraph"/>
        <w:numPr>
          <w:ilvl w:val="0"/>
          <w:numId w:val="11"/>
        </w:numPr>
        <w:ind w:left="1418" w:hanging="142"/>
      </w:pPr>
      <w:r w:rsidRPr="00ED676A">
        <w:t>Alokowanie wejściowej i wyjściowej pamięci na GPU</w:t>
      </w:r>
    </w:p>
    <w:p w:rsidR="00C45DE9" w:rsidRPr="00ED676A" w:rsidRDefault="00C45DE9" w:rsidP="00B0611A">
      <w:pPr>
        <w:pStyle w:val="ListParagraph"/>
        <w:numPr>
          <w:ilvl w:val="0"/>
          <w:numId w:val="11"/>
        </w:numPr>
        <w:ind w:left="1418" w:hanging="142"/>
      </w:pPr>
      <w:r w:rsidRPr="00ED676A">
        <w:t>Kopiowanie danych wejściowych do GPU</w:t>
      </w:r>
    </w:p>
    <w:p w:rsidR="00C45DE9" w:rsidRPr="00ED676A" w:rsidRDefault="00C45DE9" w:rsidP="00B0611A">
      <w:pPr>
        <w:pStyle w:val="ListParagraph"/>
        <w:numPr>
          <w:ilvl w:val="0"/>
          <w:numId w:val="11"/>
        </w:numPr>
        <w:ind w:left="1418" w:hanging="142"/>
      </w:pPr>
      <w:r w:rsidRPr="00ED676A">
        <w:t>Wykonywanie właściwych operacji (kerneli) na GPU</w:t>
      </w:r>
    </w:p>
    <w:p w:rsidR="00C45DE9" w:rsidRPr="00ED676A" w:rsidRDefault="00D47E03" w:rsidP="00B0611A">
      <w:pPr>
        <w:pStyle w:val="ListParagraph"/>
        <w:numPr>
          <w:ilvl w:val="0"/>
          <w:numId w:val="11"/>
        </w:numPr>
        <w:ind w:left="1418" w:hanging="142"/>
      </w:pPr>
      <w:r w:rsidRPr="00ED676A">
        <w:t>Kopiowanie danych wyjściowych z GPU do RAM</w:t>
      </w:r>
    </w:p>
    <w:p w:rsidR="00503C1E" w:rsidRPr="00ED676A" w:rsidRDefault="00D47E03" w:rsidP="00B0611A">
      <w:pPr>
        <w:pStyle w:val="ListParagraph"/>
        <w:numPr>
          <w:ilvl w:val="0"/>
          <w:numId w:val="11"/>
        </w:numPr>
        <w:ind w:left="1418" w:hanging="142"/>
      </w:pPr>
      <w:r w:rsidRPr="00ED676A">
        <w:t>Dealokacja wejściowej i wyjściowej pamięci na GPU</w:t>
      </w:r>
    </w:p>
    <w:p w:rsidR="00DF451E" w:rsidRPr="00ED676A" w:rsidRDefault="00DF451E" w:rsidP="00DF451E">
      <w:pPr>
        <w:rPr>
          <w:color w:val="auto"/>
        </w:rPr>
      </w:pPr>
    </w:p>
    <w:p w:rsidR="00503C1E" w:rsidRPr="00ED676A" w:rsidRDefault="00D26718" w:rsidP="004E256F">
      <w:pPr>
        <w:rPr>
          <w:color w:val="auto"/>
        </w:rPr>
      </w:pPr>
      <w:r w:rsidRPr="00ED676A">
        <w:rPr>
          <w:color w:val="auto"/>
        </w:rPr>
        <w:lastRenderedPageBreak/>
        <w:t>Można zauważyć, że</w:t>
      </w:r>
      <w:r w:rsidR="00774A83" w:rsidRPr="00ED676A">
        <w:rPr>
          <w:color w:val="auto"/>
        </w:rPr>
        <w:t xml:space="preserve"> jest więcej operacji niż normalne operacje CPU (bo jest kopiowanie pamieci</w:t>
      </w:r>
      <w:r w:rsidR="004E256F" w:rsidRPr="00ED676A">
        <w:rPr>
          <w:color w:val="auto"/>
        </w:rPr>
        <w:t xml:space="preserve"> RAM </w:t>
      </w:r>
      <w:r w:rsidR="004E256F" w:rsidRPr="00ED676A">
        <w:rPr>
          <w:color w:val="auto"/>
        </w:rPr>
        <w:sym w:font="Wingdings" w:char="F0F3"/>
      </w:r>
      <w:r w:rsidR="004E256F" w:rsidRPr="00ED676A">
        <w:rPr>
          <w:color w:val="auto"/>
        </w:rPr>
        <w:t xml:space="preserve"> GPU</w:t>
      </w:r>
      <w:r w:rsidR="00774A83" w:rsidRPr="00ED676A">
        <w:rPr>
          <w:color w:val="auto"/>
        </w:rPr>
        <w:t>).</w:t>
      </w:r>
    </w:p>
    <w:p w:rsidR="00503C1E" w:rsidRPr="00ED676A" w:rsidRDefault="00503C1E" w:rsidP="00BD1BE6">
      <w:pPr>
        <w:rPr>
          <w:color w:val="auto"/>
        </w:rPr>
      </w:pPr>
    </w:p>
    <w:p w:rsidR="00503C1E" w:rsidRPr="00ED676A" w:rsidRDefault="00503C1E" w:rsidP="004E256F">
      <w:pPr>
        <w:rPr>
          <w:color w:val="auto"/>
        </w:rPr>
      </w:pPr>
      <w:r w:rsidRPr="00ED676A">
        <w:rPr>
          <w:color w:val="auto"/>
        </w:rPr>
        <w:t xml:space="preserve">Na karcie GPU dostępnej dla mnie, nie ma obsługi liczb zmiennoprzecinkowych podwójnej precyzji, więc są użyte liczby pojedynczej precyzji (float). Z tego wzgledu obliczenia na GPU moga byc mniej dokladne. </w:t>
      </w:r>
    </w:p>
    <w:p w:rsidR="00503C1E" w:rsidRPr="00ED676A" w:rsidRDefault="00F7686D" w:rsidP="00503C1E">
      <w:pPr>
        <w:rPr>
          <w:color w:val="auto"/>
        </w:rPr>
      </w:pPr>
      <w:r w:rsidRPr="00ED676A">
        <w:rPr>
          <w:color w:val="auto"/>
        </w:rPr>
        <w:t xml:space="preserve">Algorytmy uruchamiania i trenowania sieci dla CPU i GPU są identyczne (jedyne różnice to kolejność dodawania kolejnych czynników). </w:t>
      </w:r>
      <w:r w:rsidR="00503C1E" w:rsidRPr="00ED676A">
        <w:rPr>
          <w:color w:val="auto"/>
        </w:rPr>
        <w:t>Sekwencja operacji na GPU dla uruvhamiania i trenowania sieci jest bardzo podobna jak dla CPU</w:t>
      </w:r>
      <w:r w:rsidRPr="00ED676A">
        <w:rPr>
          <w:color w:val="auto"/>
        </w:rPr>
        <w:t xml:space="preserve"> (?)</w:t>
      </w:r>
      <w:r w:rsidR="00503C1E" w:rsidRPr="00ED676A">
        <w:rPr>
          <w:color w:val="auto"/>
        </w:rPr>
        <w:t xml:space="preserve">. Jednak dla GPU, na początku i końcu operacji, jest konieczne kopiowanie pamięci między RAM a GPU. </w:t>
      </w:r>
    </w:p>
    <w:p w:rsidR="00503C1E" w:rsidRPr="00ED676A" w:rsidRDefault="00503C1E" w:rsidP="00BD1BE6">
      <w:pPr>
        <w:rPr>
          <w:color w:val="auto"/>
        </w:rPr>
      </w:pPr>
    </w:p>
    <w:p w:rsidR="00276682" w:rsidRPr="00ED676A" w:rsidRDefault="00276682" w:rsidP="004F3A28">
      <w:pPr>
        <w:pStyle w:val="Heading4"/>
      </w:pPr>
      <w:bookmarkStart w:id="101" w:name="_Toc259090143"/>
      <w:r w:rsidRPr="00ED676A">
        <w:t>Diagram sekwencji uruchamiania sieci</w:t>
      </w:r>
      <w:bookmarkEnd w:id="101"/>
    </w:p>
    <w:p w:rsidR="00276682" w:rsidRPr="00ED676A" w:rsidRDefault="00276682" w:rsidP="00BD1BE6">
      <w:pPr>
        <w:rPr>
          <w:color w:val="auto"/>
        </w:rPr>
      </w:pPr>
    </w:p>
    <w:p w:rsidR="001629DB" w:rsidRPr="00ED676A" w:rsidRDefault="001629DB" w:rsidP="001629DB">
      <w:pPr>
        <w:spacing w:after="200" w:line="276" w:lineRule="auto"/>
        <w:ind w:firstLine="0"/>
        <w:rPr>
          <w:color w:val="auto"/>
        </w:rPr>
      </w:pPr>
      <w:r w:rsidRPr="00ED676A">
        <w:rPr>
          <w:noProof/>
          <w:color w:val="auto"/>
          <w:lang w:val="en-US" w:eastAsia="en-US"/>
        </w:rPr>
        <w:drawing>
          <wp:inline distT="0" distB="0" distL="0" distR="0">
            <wp:extent cx="4992648" cy="4528868"/>
            <wp:effectExtent l="19050" t="0" r="0" b="0"/>
            <wp:docPr id="1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srcRect/>
                    <a:stretch>
                      <a:fillRect/>
                    </a:stretch>
                  </pic:blipFill>
                  <pic:spPr bwMode="auto">
                    <a:xfrm>
                      <a:off x="0" y="0"/>
                      <a:ext cx="4995140" cy="4531129"/>
                    </a:xfrm>
                    <a:prstGeom prst="rect">
                      <a:avLst/>
                    </a:prstGeom>
                    <a:noFill/>
                    <a:ln w="9525">
                      <a:noFill/>
                      <a:miter lim="800000"/>
                      <a:headEnd/>
                      <a:tailEnd/>
                    </a:ln>
                  </pic:spPr>
                </pic:pic>
              </a:graphicData>
            </a:graphic>
          </wp:inline>
        </w:drawing>
      </w:r>
    </w:p>
    <w:p w:rsidR="001629DB" w:rsidRPr="00ED676A" w:rsidRDefault="001629DB" w:rsidP="001629DB">
      <w:pPr>
        <w:rPr>
          <w:color w:val="auto"/>
        </w:rPr>
      </w:pPr>
      <w:r w:rsidRPr="00ED676A">
        <w:rPr>
          <w:color w:val="auto"/>
        </w:rPr>
        <w:lastRenderedPageBreak/>
        <w:t>Na powyższym diagramie opisano sekwencję operacji przy uruchomieniu sieci przy użyciu GPU.</w:t>
      </w:r>
    </w:p>
    <w:p w:rsidR="00276682" w:rsidRPr="00ED676A" w:rsidRDefault="001629DB" w:rsidP="001629DB">
      <w:pPr>
        <w:rPr>
          <w:color w:val="auto"/>
        </w:rPr>
      </w:pPr>
      <w:r w:rsidRPr="00ED676A">
        <w:rPr>
          <w:color w:val="auto"/>
        </w:rPr>
        <w:t>Dla każdej warstwy, jest wykonywanych operacji. Najpierw wykonywane są alokacje potrzebnej pamięci dla aktualnej warstwy (wagi, wyjścia) oraz ewentualnie ich zapisanie. Oprócz tego zwalniana jest niepotrzebna pamięć używana wcześniej. Później jest wykonywana operacja executeLayerGPU() – metoda uruchamiająca kernel wykonujący równolegle operacje uruchamiania neuronów na danej warstwie. Sam kernel opisany jest w rozdziale X.X.</w:t>
      </w:r>
    </w:p>
    <w:p w:rsidR="00664CE1" w:rsidRPr="00ED676A" w:rsidRDefault="00664CE1" w:rsidP="001629DB">
      <w:pPr>
        <w:rPr>
          <w:color w:val="auto"/>
        </w:rPr>
      </w:pPr>
    </w:p>
    <w:p w:rsidR="00664CE1" w:rsidRPr="00ED676A" w:rsidRDefault="00664CE1" w:rsidP="001629DB">
      <w:pPr>
        <w:rPr>
          <w:color w:val="auto"/>
        </w:rPr>
      </w:pPr>
    </w:p>
    <w:p w:rsidR="00276682" w:rsidRPr="00ED676A" w:rsidRDefault="00276682" w:rsidP="004F3A28">
      <w:pPr>
        <w:pStyle w:val="Heading4"/>
      </w:pPr>
      <w:bookmarkStart w:id="102" w:name="_Toc259090144"/>
      <w:r w:rsidRPr="00ED676A">
        <w:t>Diagram sekwencji trenowania sieci</w:t>
      </w:r>
      <w:bookmarkEnd w:id="102"/>
    </w:p>
    <w:p w:rsidR="00276682" w:rsidRPr="00ED676A" w:rsidRDefault="00276682" w:rsidP="00276682">
      <w:pPr>
        <w:rPr>
          <w:color w:val="auto"/>
        </w:rPr>
      </w:pPr>
    </w:p>
    <w:p w:rsidR="00276682" w:rsidRPr="00ED676A" w:rsidRDefault="00276682" w:rsidP="00276682">
      <w:pPr>
        <w:rPr>
          <w:color w:val="auto"/>
        </w:rPr>
      </w:pPr>
    </w:p>
    <w:p w:rsidR="00276682" w:rsidRPr="00ED676A" w:rsidRDefault="00276682" w:rsidP="00276682">
      <w:pPr>
        <w:rPr>
          <w:color w:val="auto"/>
        </w:rPr>
      </w:pPr>
      <w:r w:rsidRPr="00ED676A">
        <w:rPr>
          <w:noProof/>
          <w:color w:val="auto"/>
          <w:lang w:val="en-US" w:eastAsia="en-US"/>
        </w:rPr>
        <w:lastRenderedPageBreak/>
        <w:drawing>
          <wp:inline distT="0" distB="0" distL="0" distR="0">
            <wp:extent cx="5773420" cy="9290256"/>
            <wp:effectExtent l="19050" t="0" r="0" b="0"/>
            <wp:docPr id="11"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srcRect/>
                    <a:stretch>
                      <a:fillRect/>
                    </a:stretch>
                  </pic:blipFill>
                  <pic:spPr bwMode="auto">
                    <a:xfrm>
                      <a:off x="0" y="0"/>
                      <a:ext cx="5773420" cy="9290256"/>
                    </a:xfrm>
                    <a:prstGeom prst="rect">
                      <a:avLst/>
                    </a:prstGeom>
                    <a:noFill/>
                    <a:ln w="9525">
                      <a:noFill/>
                      <a:miter lim="800000"/>
                      <a:headEnd/>
                      <a:tailEnd/>
                    </a:ln>
                  </pic:spPr>
                </pic:pic>
              </a:graphicData>
            </a:graphic>
          </wp:inline>
        </w:drawing>
      </w:r>
    </w:p>
    <w:p w:rsidR="00276682" w:rsidRPr="00ED676A" w:rsidRDefault="00276682" w:rsidP="00BD1BE6">
      <w:pPr>
        <w:rPr>
          <w:color w:val="auto"/>
        </w:rPr>
      </w:pPr>
    </w:p>
    <w:p w:rsidR="00276682" w:rsidRPr="00ED676A" w:rsidRDefault="00276682" w:rsidP="00276682">
      <w:pPr>
        <w:rPr>
          <w:color w:val="auto"/>
        </w:rPr>
      </w:pPr>
      <w:r w:rsidRPr="00ED676A">
        <w:rPr>
          <w:color w:val="auto"/>
        </w:rPr>
        <w:t>W powyższym diagramie opisano sekwencję operacji dla jednej iteracji uczenia sieci MLP przy użyciu CPU. Pierwszym etapem jest wybranie losowych testów z zestawu testów oraz uruchomienie ich. Następnie określany jest „błąd” wyjściowy każdego neuronu. Końcowym etapem jest zaktualizowanie wszystkich wag.</w:t>
      </w:r>
    </w:p>
    <w:p w:rsidR="00276682" w:rsidRPr="00ED676A" w:rsidRDefault="00276682" w:rsidP="00BD1BE6">
      <w:pPr>
        <w:rPr>
          <w:color w:val="auto"/>
        </w:rPr>
      </w:pPr>
    </w:p>
    <w:p w:rsidR="00276682" w:rsidRPr="00ED676A" w:rsidRDefault="00276682" w:rsidP="00BD1BE6">
      <w:pPr>
        <w:rPr>
          <w:color w:val="auto"/>
        </w:rPr>
      </w:pPr>
    </w:p>
    <w:p w:rsidR="00107097" w:rsidRPr="00ED676A" w:rsidRDefault="00107097" w:rsidP="005A0BDA">
      <w:pPr>
        <w:ind w:firstLine="0"/>
        <w:rPr>
          <w:rFonts w:eastAsiaTheme="minorHAnsi"/>
          <w:color w:val="auto"/>
          <w:lang w:eastAsia="en-US"/>
        </w:rPr>
      </w:pPr>
    </w:p>
    <w:p w:rsidR="00107097" w:rsidRPr="00ED676A" w:rsidRDefault="00107097" w:rsidP="00107097">
      <w:pPr>
        <w:rPr>
          <w:color w:val="auto"/>
        </w:rPr>
      </w:pPr>
    </w:p>
    <w:p w:rsidR="001B7D2B" w:rsidRPr="00ED676A" w:rsidRDefault="001B7D2B" w:rsidP="004F3A28">
      <w:pPr>
        <w:pStyle w:val="Heading4"/>
      </w:pPr>
      <w:bookmarkStart w:id="103" w:name="_Toc259090145"/>
      <w:r w:rsidRPr="00ED676A">
        <w:t>Struktury danych w pamięci GPU</w:t>
      </w:r>
      <w:bookmarkEnd w:id="103"/>
      <w:r w:rsidRPr="00ED676A">
        <w:t xml:space="preserve"> </w:t>
      </w:r>
    </w:p>
    <w:p w:rsidR="00841988" w:rsidRPr="00ED676A" w:rsidRDefault="00A85CD5" w:rsidP="009763B5">
      <w:pPr>
        <w:rPr>
          <w:color w:val="auto"/>
        </w:rPr>
      </w:pPr>
      <w:r w:rsidRPr="00ED676A">
        <w:rPr>
          <w:color w:val="auto"/>
        </w:rPr>
        <w:t>Po stronie CPU, jest określona hierarchia kla</w:t>
      </w:r>
      <w:r w:rsidR="00F223BE" w:rsidRPr="00ED676A">
        <w:rPr>
          <w:color w:val="auto"/>
        </w:rPr>
        <w:t xml:space="preserve">s, a wszystkie dane sieci neuronowej lub zestawu testów znajdują się w 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BC2E00" w:rsidRPr="00ED676A">
        <w:rPr>
          <w:color w:val="auto"/>
        </w:rPr>
        <w:t>.  Jest to ułatwienie. J</w:t>
      </w:r>
      <w:r w:rsidR="00F85F5C" w:rsidRPr="00ED676A">
        <w:rPr>
          <w:color w:val="auto"/>
        </w:rPr>
        <w:t xml:space="preserve">ednak nie jest to zalecane – w 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 xml:space="preserve">Alokowanie i dealokowanie pamięci na GPU zajmuje dużo więcej czasu niż w pamięci RAM, więc nie ma osobnych tablic dla pojedynczego neuronu lub pojedynczego testu – tablice zawierają informacje o całej warstwie neuronów lub zestawie testów. </w:t>
      </w:r>
      <w:r w:rsidR="00366847" w:rsidRPr="00ED676A">
        <w:rPr>
          <w:color w:val="auto"/>
        </w:rPr>
        <w:t>Poniżej znajduje się lista tablic używanych po stronie GPU oraz ich opis:</w:t>
      </w:r>
    </w:p>
    <w:p w:rsidR="002C7029" w:rsidRPr="00ED676A" w:rsidRDefault="004A6536" w:rsidP="00167804">
      <w:pPr>
        <w:pStyle w:val="Wypunktowane"/>
      </w:pPr>
      <w:r w:rsidRPr="00F115A8">
        <w:rPr>
          <w:rStyle w:val="PodkrelenieZnak"/>
          <w:rFonts w:eastAsiaTheme="minorHAnsi"/>
        </w:rPr>
        <w:t>TestsInput</w:t>
      </w:r>
      <w:r w:rsidRPr="00ED676A">
        <w:rPr>
          <w:rFonts w:eastAsiaTheme="minorHAnsi"/>
        </w:rPr>
        <w:t xml:space="preserve"> – tablica zawierająca wartości wejść testów</w:t>
      </w:r>
    </w:p>
    <w:p w:rsidR="002C7029" w:rsidRPr="00ED676A" w:rsidRDefault="002C7029" w:rsidP="00167804">
      <w:pPr>
        <w:pStyle w:val="Wypunktowane"/>
      </w:pPr>
      <w:r w:rsidRPr="00F115A8">
        <w:rPr>
          <w:rStyle w:val="PodkrelenieZnak"/>
          <w:rFonts w:eastAsiaTheme="minorHAnsi"/>
        </w:rPr>
        <w:t>TestsOutput</w:t>
      </w:r>
      <w:r w:rsidRPr="00ED676A">
        <w:rPr>
          <w:rFonts w:eastAsiaTheme="minorHAnsi"/>
        </w:rPr>
        <w:t xml:space="preserve"> – tablica zawierająca wartości wyjść testów</w:t>
      </w:r>
    </w:p>
    <w:p w:rsidR="002C7029" w:rsidRPr="00ED676A" w:rsidRDefault="002C7029" w:rsidP="00167804">
      <w:pPr>
        <w:pStyle w:val="Wypunktowane"/>
      </w:pPr>
      <w:r w:rsidRPr="00F115A8">
        <w:rPr>
          <w:rStyle w:val="PodkrelenieZnak"/>
          <w:rFonts w:eastAsiaTheme="minorHAnsi"/>
        </w:rPr>
        <w:t>LayerWeights</w:t>
      </w:r>
      <w:r w:rsidRPr="00ED676A">
        <w:rPr>
          <w:rFonts w:eastAsiaTheme="minorHAnsi"/>
        </w:rPr>
        <w:t xml:space="preserve"> – wagi w danej warstwie neuronów</w:t>
      </w:r>
    </w:p>
    <w:p w:rsidR="002C7029" w:rsidRPr="00ED676A" w:rsidRDefault="002C7029" w:rsidP="00167804">
      <w:pPr>
        <w:pStyle w:val="Wypunktowane"/>
      </w:pPr>
      <w:r w:rsidRPr="00F115A8">
        <w:rPr>
          <w:rStyle w:val="PodkrelenieZnak"/>
          <w:rFonts w:eastAsiaTheme="minorHAnsi"/>
        </w:rPr>
        <w:t>DerivativeOfLastOutput</w:t>
      </w:r>
      <w:r w:rsidRPr="00ED676A">
        <w:rPr>
          <w:rFonts w:eastAsiaTheme="minorHAnsi"/>
        </w:rPr>
        <w:t xml:space="preserve"> – pochodna </w:t>
      </w:r>
      <w:r w:rsidR="00D13A81" w:rsidRPr="00ED676A">
        <w:rPr>
          <w:rFonts w:eastAsiaTheme="minorHAnsi"/>
        </w:rPr>
        <w:t>wyjść neuronów w danej warstwie</w:t>
      </w:r>
    </w:p>
    <w:p w:rsidR="00D13A81" w:rsidRPr="00ED676A" w:rsidRDefault="00D13A81" w:rsidP="00167804">
      <w:pPr>
        <w:pStyle w:val="Wypunktowane"/>
      </w:pPr>
      <w:r w:rsidRPr="00F115A8">
        <w:rPr>
          <w:rStyle w:val="PodkrelenieZnak"/>
          <w:rFonts w:eastAsiaTheme="minorHAnsi"/>
        </w:rPr>
        <w:t>LastOutputWithOutputFunction</w:t>
      </w:r>
      <w:r w:rsidRPr="00ED676A">
        <w:rPr>
          <w:rFonts w:eastAsiaTheme="minorHAnsi"/>
        </w:rPr>
        <w:t xml:space="preserve"> – wyjścia neuronów po wykonaniu funkcji aktywacji</w:t>
      </w:r>
    </w:p>
    <w:p w:rsidR="00D13A81" w:rsidRPr="00ED676A" w:rsidRDefault="00D13A81" w:rsidP="00167804">
      <w:pPr>
        <w:pStyle w:val="Wypunktowane"/>
      </w:pPr>
      <w:r w:rsidRPr="00F115A8">
        <w:rPr>
          <w:rStyle w:val="PodkrelenieZnak"/>
          <w:rFonts w:eastAsiaTheme="minorHAnsi"/>
        </w:rPr>
        <w:t>LastError</w:t>
      </w:r>
      <w:r w:rsidRPr="00ED676A">
        <w:rPr>
          <w:rFonts w:eastAsiaTheme="minorHAnsi"/>
        </w:rPr>
        <w:t xml:space="preserve"> – różnica między oczekiwanymi a rzeczywistymi wyjściami neuronów</w:t>
      </w:r>
    </w:p>
    <w:p w:rsidR="00DB2E29" w:rsidRPr="00ED676A" w:rsidRDefault="00DB2E29" w:rsidP="00167804">
      <w:pPr>
        <w:pStyle w:val="Wypunktowane"/>
      </w:pPr>
      <w:r w:rsidRPr="00F115A8">
        <w:rPr>
          <w:rStyle w:val="PodkrelenieZnak"/>
          <w:rFonts w:eastAsiaTheme="minorHAnsi"/>
        </w:rPr>
        <w:t>TestIndices</w:t>
      </w:r>
      <w:r w:rsidRPr="00ED676A">
        <w:rPr>
          <w:rFonts w:eastAsiaTheme="minorHAnsi"/>
        </w:rPr>
        <w:t xml:space="preserve"> – tablica </w:t>
      </w:r>
      <w:r w:rsidR="00E4369D" w:rsidRPr="00ED676A">
        <w:rPr>
          <w:rFonts w:eastAsiaTheme="minorHAnsi"/>
        </w:rPr>
        <w:t>określa indeksy testów używanych przy trenowaniu sieci, znajduje się w pamięci stałej (constant).</w:t>
      </w:r>
    </w:p>
    <w:p w:rsidR="00E4369D" w:rsidRPr="00ED676A" w:rsidRDefault="00E4369D" w:rsidP="00E4369D">
      <w:pPr>
        <w:rPr>
          <w:color w:val="auto"/>
        </w:rPr>
      </w:pPr>
    </w:p>
    <w:p w:rsidR="00E4369D" w:rsidRPr="00ED676A" w:rsidRDefault="00E91B7E" w:rsidP="00262748">
      <w:pPr>
        <w:rPr>
          <w:color w:val="auto"/>
        </w:rPr>
      </w:pPr>
      <w:r w:rsidRPr="00ED676A">
        <w:rPr>
          <w:color w:val="auto"/>
        </w:rPr>
        <w:lastRenderedPageBreak/>
        <w:t xml:space="preserve">Niektóre z powyższych tablic są </w:t>
      </w:r>
      <w:r w:rsidR="00262748" w:rsidRPr="00ED676A">
        <w:rPr>
          <w:color w:val="auto"/>
        </w:rPr>
        <w:t xml:space="preserve">alignowane (zobacz rozdział x.x), żeby odczyt z tych tablic lub zapis do nich był wykonywany szybciej. </w:t>
      </w:r>
      <w:r w:rsidR="00E4369D" w:rsidRPr="00ED676A">
        <w:rPr>
          <w:color w:val="auto"/>
        </w:rPr>
        <w:t xml:space="preserve">Oprócz tych tablic, </w:t>
      </w:r>
      <w:r w:rsidRPr="00ED676A">
        <w:rPr>
          <w:color w:val="auto"/>
        </w:rPr>
        <w:t xml:space="preserve">kernele używają tablic znajdujących się w pamięci dzielonej, która jest używana jako szybka pamięć podręczna. </w:t>
      </w:r>
    </w:p>
    <w:p w:rsidR="00E91B7E" w:rsidRPr="00ED676A" w:rsidRDefault="00E91B7E" w:rsidP="00E4369D">
      <w:pPr>
        <w:rPr>
          <w:color w:val="auto"/>
        </w:rPr>
      </w:pPr>
    </w:p>
    <w:p w:rsidR="002C7029" w:rsidRPr="00ED676A" w:rsidRDefault="002C7029" w:rsidP="002C7029">
      <w:pPr>
        <w:rPr>
          <w:rFonts w:eastAsiaTheme="minorHAnsi"/>
          <w:color w:val="auto"/>
          <w:lang w:eastAsia="en-US"/>
        </w:rPr>
      </w:pPr>
    </w:p>
    <w:p w:rsidR="001B7D2B" w:rsidRPr="00ED676A" w:rsidRDefault="001B7D2B" w:rsidP="004F3A28">
      <w:pPr>
        <w:pStyle w:val="Heading4"/>
      </w:pPr>
      <w:bookmarkStart w:id="104" w:name="_Toc259090146"/>
      <w:r w:rsidRPr="00ED676A">
        <w:t>Opis działania kerneli</w:t>
      </w:r>
      <w:bookmarkEnd w:id="104"/>
    </w:p>
    <w:p w:rsidR="003A3BAC" w:rsidRPr="00ED676A" w:rsidRDefault="004173A9" w:rsidP="00856A3B">
      <w:pPr>
        <w:rPr>
          <w:color w:val="auto"/>
        </w:rPr>
      </w:pPr>
      <w:r w:rsidRPr="00ED676A">
        <w:rPr>
          <w:color w:val="auto"/>
        </w:rPr>
        <w:t xml:space="preserve">Wszystkie operacje </w:t>
      </w:r>
      <w:r w:rsidR="00DD0871" w:rsidRPr="00ED676A">
        <w:rPr>
          <w:color w:val="auto"/>
        </w:rPr>
        <w:t>na GPU są wykonywane w kernelach</w:t>
      </w:r>
      <w:r w:rsidR="002515D5" w:rsidRPr="00ED676A">
        <w:rPr>
          <w:color w:val="auto"/>
        </w:rPr>
        <w:t xml:space="preserve"> (odpowiednikach funkcji wykonywanych na CPU)</w:t>
      </w:r>
      <w:r w:rsidR="00DD0871" w:rsidRPr="00ED676A">
        <w:rPr>
          <w:color w:val="auto"/>
        </w:rPr>
        <w:t>. Poniżej są wymienione i opisane kernele użyte w bibliotece</w:t>
      </w:r>
      <w:r w:rsidR="005B61EF" w:rsidRPr="00ED676A">
        <w:rPr>
          <w:color w:val="auto"/>
        </w:rPr>
        <w:t xml:space="preserve">. </w:t>
      </w:r>
    </w:p>
    <w:p w:rsidR="00856A3B" w:rsidRPr="00ED676A" w:rsidRDefault="00856A3B" w:rsidP="00856A3B">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5"/>
        <w:gridCol w:w="3816"/>
        <w:gridCol w:w="3470"/>
      </w:tblGrid>
      <w:tr w:rsidR="007E0F29" w:rsidRPr="00ED676A" w:rsidTr="009419D4">
        <w:tc>
          <w:tcPr>
            <w:tcW w:w="2235" w:type="dxa"/>
          </w:tcPr>
          <w:p w:rsidR="007E0F29" w:rsidRPr="00ED676A" w:rsidRDefault="007E0F29" w:rsidP="007E0F29"/>
        </w:tc>
        <w:tc>
          <w:tcPr>
            <w:tcW w:w="3672" w:type="dxa"/>
          </w:tcPr>
          <w:p w:rsidR="007E0F29" w:rsidRPr="00ED676A" w:rsidRDefault="007E0F29" w:rsidP="009419D4">
            <w:pPr>
              <w:pStyle w:val="Podkrelenie"/>
            </w:pPr>
            <w:r w:rsidRPr="00ED676A">
              <w:rPr>
                <w:rFonts w:eastAsiaTheme="minorHAnsi"/>
                <w:lang w:eastAsia="en-US"/>
              </w:rPr>
              <w:t>executeLayerKernel</w:t>
            </w:r>
          </w:p>
        </w:tc>
        <w:tc>
          <w:tcPr>
            <w:tcW w:w="3401" w:type="dxa"/>
          </w:tcPr>
          <w:p w:rsidR="007E0F29" w:rsidRPr="00ED676A" w:rsidRDefault="007E0F29" w:rsidP="009419D4">
            <w:pPr>
              <w:pStyle w:val="Podkrelenie"/>
            </w:pPr>
            <w:r w:rsidRPr="00ED676A">
              <w:rPr>
                <w:rFonts w:eastAsiaTheme="minorHAnsi"/>
                <w:lang w:eastAsia="en-US"/>
              </w:rPr>
              <w:t>calculateErrorInLastLayerKernel</w:t>
            </w:r>
          </w:p>
        </w:tc>
      </w:tr>
      <w:tr w:rsidR="007E0F29" w:rsidRPr="00ED676A" w:rsidTr="009419D4">
        <w:tc>
          <w:tcPr>
            <w:tcW w:w="2235" w:type="dxa"/>
          </w:tcPr>
          <w:p w:rsidR="007E0F29" w:rsidRPr="00ED676A" w:rsidRDefault="00BC1016" w:rsidP="00BC1016">
            <w:pPr>
              <w:ind w:firstLine="0"/>
              <w:rPr>
                <w:color w:val="auto"/>
              </w:rPr>
            </w:pPr>
            <w:r w:rsidRPr="00ED676A">
              <w:rPr>
                <w:rFonts w:eastAsiaTheme="minorHAnsi"/>
                <w:color w:val="auto"/>
                <w:lang w:eastAsia="en-US"/>
              </w:rPr>
              <w:t>Opis</w:t>
            </w:r>
          </w:p>
        </w:tc>
        <w:tc>
          <w:tcPr>
            <w:tcW w:w="3672" w:type="dxa"/>
          </w:tcPr>
          <w:p w:rsidR="007E0F29" w:rsidRPr="00ED676A" w:rsidRDefault="00BC1016" w:rsidP="00BC1016">
            <w:pPr>
              <w:ind w:firstLine="0"/>
              <w:rPr>
                <w:color w:val="auto"/>
              </w:rPr>
            </w:pPr>
            <w:r w:rsidRPr="00ED676A">
              <w:rPr>
                <w:color w:val="auto"/>
              </w:rPr>
              <w:t xml:space="preserve">Oblicza wyjście </w:t>
            </w:r>
            <w:r w:rsidR="00480491" w:rsidRPr="00ED676A">
              <w:rPr>
                <w:color w:val="auto"/>
              </w:rPr>
              <w:t>neuronów w danej warstwie na podstawie wejść i wag neuronów.</w:t>
            </w:r>
          </w:p>
        </w:tc>
        <w:tc>
          <w:tcPr>
            <w:tcW w:w="3401" w:type="dxa"/>
          </w:tcPr>
          <w:p w:rsidR="007E0F29" w:rsidRPr="00ED676A" w:rsidRDefault="008A4F80" w:rsidP="00BC1016">
            <w:pPr>
              <w:ind w:firstLine="0"/>
              <w:rPr>
                <w:color w:val="auto"/>
              </w:rPr>
            </w:pPr>
            <w:r w:rsidRPr="00ED676A">
              <w:rPr>
                <w:color w:val="auto"/>
              </w:rPr>
              <w:t>Oblicza błąd w ostatniej warstwie sieci</w:t>
            </w:r>
          </w:p>
        </w:tc>
      </w:tr>
      <w:tr w:rsidR="007E0F29" w:rsidRPr="00ED676A" w:rsidTr="009419D4">
        <w:tc>
          <w:tcPr>
            <w:tcW w:w="2235" w:type="dxa"/>
          </w:tcPr>
          <w:p w:rsidR="007E0F29" w:rsidRPr="00ED676A" w:rsidRDefault="00BC1016" w:rsidP="00BC1016">
            <w:pPr>
              <w:ind w:firstLine="0"/>
              <w:rPr>
                <w:rFonts w:eastAsiaTheme="minorHAnsi"/>
                <w:color w:val="auto"/>
                <w:lang w:eastAsia="en-US"/>
              </w:rPr>
            </w:pPr>
            <w:r w:rsidRPr="00ED676A">
              <w:rPr>
                <w:rFonts w:eastAsiaTheme="minorHAnsi"/>
                <w:color w:val="auto"/>
                <w:lang w:eastAsia="en-US"/>
              </w:rPr>
              <w:t>Użycie</w:t>
            </w:r>
          </w:p>
        </w:tc>
        <w:tc>
          <w:tcPr>
            <w:tcW w:w="3672" w:type="dxa"/>
          </w:tcPr>
          <w:p w:rsidR="007E0F29" w:rsidRPr="00ED676A" w:rsidRDefault="00D3234B" w:rsidP="00BC1016">
            <w:pPr>
              <w:ind w:firstLine="0"/>
              <w:rPr>
                <w:color w:val="auto"/>
              </w:rPr>
            </w:pPr>
            <w:r w:rsidRPr="00ED676A">
              <w:rPr>
                <w:color w:val="auto"/>
              </w:rPr>
              <w:t xml:space="preserve">Uruchamianie </w:t>
            </w:r>
            <w:r w:rsidR="008A4F80" w:rsidRPr="00ED676A">
              <w:rPr>
                <w:color w:val="auto"/>
              </w:rPr>
              <w:t>i</w:t>
            </w:r>
            <w:r w:rsidRPr="00ED676A">
              <w:rPr>
                <w:color w:val="auto"/>
              </w:rPr>
              <w:t xml:space="preserve"> trenowanie sieci.</w:t>
            </w:r>
          </w:p>
        </w:tc>
        <w:tc>
          <w:tcPr>
            <w:tcW w:w="3401" w:type="dxa"/>
          </w:tcPr>
          <w:p w:rsidR="007E0F29" w:rsidRPr="00ED676A" w:rsidRDefault="005B61EF" w:rsidP="00BC1016">
            <w:pPr>
              <w:ind w:firstLine="0"/>
              <w:rPr>
                <w:color w:val="auto"/>
              </w:rPr>
            </w:pPr>
            <w:r w:rsidRPr="00ED676A">
              <w:rPr>
                <w:color w:val="auto"/>
              </w:rPr>
              <w:t>Trenowanie sieci</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BC1016" w:rsidRPr="00ED676A" w:rsidRDefault="0001129D" w:rsidP="0001129D">
            <w:pPr>
              <w:ind w:firstLine="0"/>
              <w:rPr>
                <w:rFonts w:eastAsiaTheme="minorHAnsi"/>
                <w:color w:val="auto"/>
                <w:lang w:eastAsia="en-US"/>
              </w:rPr>
            </w:pPr>
            <w:r w:rsidRPr="00ED676A">
              <w:rPr>
                <w:rFonts w:eastAsiaTheme="minorHAnsi"/>
                <w:color w:val="auto"/>
                <w:lang w:eastAsia="en-US"/>
              </w:rPr>
              <w:t>W przypadku uruchamiania sieci - l</w:t>
            </w:r>
            <w:r w:rsidR="00D3234B" w:rsidRPr="00ED676A">
              <w:rPr>
                <w:rFonts w:eastAsiaTheme="minorHAnsi"/>
                <w:color w:val="auto"/>
                <w:lang w:eastAsia="en-US"/>
              </w:rPr>
              <w:t>iczba testów</w:t>
            </w:r>
            <w:r w:rsidRPr="00ED676A">
              <w:rPr>
                <w:rFonts w:eastAsiaTheme="minorHAnsi"/>
                <w:color w:val="auto"/>
                <w:lang w:eastAsia="en-US"/>
              </w:rPr>
              <w:t xml:space="preserve"> w zestawie testów.</w:t>
            </w:r>
          </w:p>
          <w:p w:rsidR="0001129D" w:rsidRPr="00ED676A" w:rsidRDefault="0001129D" w:rsidP="0001129D">
            <w:pPr>
              <w:ind w:firstLine="0"/>
              <w:rPr>
                <w:rFonts w:eastAsiaTheme="minorHAnsi"/>
                <w:color w:val="auto"/>
                <w:lang w:eastAsia="en-US"/>
              </w:rPr>
            </w:pPr>
            <w:r w:rsidRPr="00ED676A">
              <w:rPr>
                <w:rFonts w:eastAsiaTheme="minorHAnsi"/>
                <w:color w:val="auto"/>
                <w:lang w:eastAsia="en-US"/>
              </w:rPr>
              <w:t>W przypadku trenowania sieci – ilość uczonych elementów</w:t>
            </w:r>
          </w:p>
        </w:tc>
        <w:tc>
          <w:tcPr>
            <w:tcW w:w="3401" w:type="dxa"/>
          </w:tcPr>
          <w:p w:rsidR="00BC1016" w:rsidRPr="00ED676A" w:rsidRDefault="005B61EF" w:rsidP="00BC1016">
            <w:pPr>
              <w:ind w:firstLine="0"/>
              <w:rPr>
                <w:color w:val="auto"/>
              </w:rPr>
            </w:pPr>
            <w:r w:rsidRPr="00ED676A">
              <w:rPr>
                <w:rFonts w:eastAsiaTheme="minorHAnsi"/>
                <w:color w:val="auto"/>
                <w:lang w:eastAsia="en-US"/>
              </w:rPr>
              <w:t>ilość uczonych elementów</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Ilość wątków</w:t>
            </w:r>
          </w:p>
        </w:tc>
        <w:tc>
          <w:tcPr>
            <w:tcW w:w="3672" w:type="dxa"/>
          </w:tcPr>
          <w:p w:rsidR="00BC1016" w:rsidRPr="00ED676A" w:rsidRDefault="0001129D" w:rsidP="006B316F">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BC1016" w:rsidRPr="00ED676A" w:rsidRDefault="005B61EF" w:rsidP="00BC1016">
            <w:pPr>
              <w:ind w:firstLine="0"/>
              <w:rPr>
                <w:color w:val="auto"/>
              </w:rPr>
            </w:pPr>
            <w:r w:rsidRPr="00ED676A">
              <w:rPr>
                <w:color w:val="auto"/>
              </w:rPr>
              <w:t>Ilość wyjściowych neuronów</w:t>
            </w:r>
          </w:p>
        </w:tc>
      </w:tr>
      <w:tr w:rsidR="00BC1016" w:rsidRPr="00ED676A" w:rsidTr="009419D4">
        <w:tc>
          <w:tcPr>
            <w:tcW w:w="2235" w:type="dxa"/>
            <w:tcBorders>
              <w:bottom w:val="double" w:sz="4" w:space="0" w:color="auto"/>
            </w:tcBorders>
          </w:tcPr>
          <w:p w:rsidR="00BC1016" w:rsidRPr="00ED676A" w:rsidRDefault="00BC1016" w:rsidP="00BC1016">
            <w:pPr>
              <w:ind w:firstLine="0"/>
              <w:rPr>
                <w:rFonts w:eastAsiaTheme="minorHAnsi"/>
                <w:color w:val="auto"/>
                <w:lang w:eastAsia="en-US"/>
              </w:rPr>
            </w:pPr>
            <w:r w:rsidRPr="00ED676A">
              <w:rPr>
                <w:rFonts w:eastAsiaTheme="minorHAnsi"/>
                <w:color w:val="auto"/>
                <w:lang w:eastAsia="en-US"/>
              </w:rPr>
              <w:t>Użycie shared memory</w:t>
            </w:r>
          </w:p>
        </w:tc>
        <w:tc>
          <w:tcPr>
            <w:tcW w:w="3672" w:type="dxa"/>
            <w:tcBorders>
              <w:bottom w:val="double" w:sz="4" w:space="0" w:color="auto"/>
            </w:tcBorders>
          </w:tcPr>
          <w:p w:rsidR="00BC1016" w:rsidRPr="00ED676A" w:rsidRDefault="008A4F80" w:rsidP="00BC1016">
            <w:pPr>
              <w:ind w:firstLine="0"/>
              <w:rPr>
                <w:color w:val="auto"/>
              </w:rPr>
            </w:pPr>
            <w:r w:rsidRPr="00ED676A">
              <w:rPr>
                <w:color w:val="auto"/>
              </w:rPr>
              <w:t>Wejścia warstwy i wagi neuronów.</w:t>
            </w:r>
          </w:p>
        </w:tc>
        <w:tc>
          <w:tcPr>
            <w:tcW w:w="3401" w:type="dxa"/>
            <w:tcBorders>
              <w:bottom w:val="double" w:sz="4" w:space="0" w:color="auto"/>
            </w:tcBorders>
          </w:tcPr>
          <w:p w:rsidR="00BC1016" w:rsidRPr="00ED676A" w:rsidRDefault="005B61EF" w:rsidP="00BC1016">
            <w:pPr>
              <w:ind w:firstLine="0"/>
              <w:rPr>
                <w:color w:val="auto"/>
              </w:rPr>
            </w:pPr>
            <w:r w:rsidRPr="00ED676A">
              <w:rPr>
                <w:color w:val="auto"/>
              </w:rPr>
              <w:t>Nie</w:t>
            </w:r>
          </w:p>
        </w:tc>
      </w:tr>
      <w:tr w:rsidR="00042BD4" w:rsidRPr="00ED676A" w:rsidTr="009419D4">
        <w:tc>
          <w:tcPr>
            <w:tcW w:w="2235" w:type="dxa"/>
            <w:tcBorders>
              <w:top w:val="double" w:sz="4" w:space="0" w:color="auto"/>
            </w:tcBorders>
          </w:tcPr>
          <w:p w:rsidR="00042BD4" w:rsidRPr="00ED676A" w:rsidRDefault="00042BD4" w:rsidP="00042BD4"/>
        </w:tc>
        <w:tc>
          <w:tcPr>
            <w:tcW w:w="3672"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calculateErrorInNotLastLayerKernel</w:t>
            </w:r>
          </w:p>
        </w:tc>
        <w:tc>
          <w:tcPr>
            <w:tcW w:w="3401"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updateWeightsInTrainingKernel</w:t>
            </w:r>
          </w:p>
        </w:tc>
      </w:tr>
      <w:tr w:rsidR="00042BD4" w:rsidRPr="00ED676A" w:rsidTr="009419D4">
        <w:tc>
          <w:tcPr>
            <w:tcW w:w="2235" w:type="dxa"/>
          </w:tcPr>
          <w:p w:rsidR="00042BD4" w:rsidRPr="00ED676A" w:rsidRDefault="00042BD4" w:rsidP="00042BD4">
            <w:pPr>
              <w:ind w:firstLine="0"/>
              <w:rPr>
                <w:color w:val="auto"/>
              </w:rPr>
            </w:pPr>
            <w:r w:rsidRPr="00ED676A">
              <w:rPr>
                <w:rFonts w:eastAsiaTheme="minorHAnsi"/>
                <w:color w:val="auto"/>
                <w:lang w:eastAsia="en-US"/>
              </w:rPr>
              <w:t>Opis</w:t>
            </w:r>
          </w:p>
        </w:tc>
        <w:tc>
          <w:tcPr>
            <w:tcW w:w="3672" w:type="dxa"/>
          </w:tcPr>
          <w:p w:rsidR="00042BD4" w:rsidRPr="00ED676A" w:rsidRDefault="00502C60" w:rsidP="00042BD4">
            <w:pPr>
              <w:ind w:firstLine="0"/>
              <w:rPr>
                <w:color w:val="auto"/>
              </w:rPr>
            </w:pPr>
            <w:r w:rsidRPr="00ED676A">
              <w:rPr>
                <w:color w:val="auto"/>
              </w:rPr>
              <w:t xml:space="preserve">Oblicza i zapisuje błąd </w:t>
            </w:r>
            <w:r w:rsidR="00525A9C" w:rsidRPr="00ED676A">
              <w:rPr>
                <w:color w:val="auto"/>
              </w:rPr>
              <w:t>w warstwie sieci innej niż ostatnia.</w:t>
            </w:r>
          </w:p>
        </w:tc>
        <w:tc>
          <w:tcPr>
            <w:tcW w:w="3401" w:type="dxa"/>
          </w:tcPr>
          <w:p w:rsidR="00042BD4" w:rsidRPr="00ED676A" w:rsidRDefault="00870B6C" w:rsidP="00042BD4">
            <w:pPr>
              <w:ind w:firstLine="0"/>
              <w:rPr>
                <w:color w:val="auto"/>
              </w:rPr>
            </w:pPr>
            <w:r w:rsidRPr="00ED676A">
              <w:rPr>
                <w:color w:val="auto"/>
              </w:rPr>
              <w:t>Uaktualnia wartości wag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w:t>
            </w:r>
          </w:p>
        </w:tc>
        <w:tc>
          <w:tcPr>
            <w:tcW w:w="3672" w:type="dxa"/>
          </w:tcPr>
          <w:p w:rsidR="00042BD4" w:rsidRPr="00ED676A" w:rsidRDefault="00525A9C" w:rsidP="00525A9C">
            <w:pPr>
              <w:ind w:firstLine="0"/>
              <w:rPr>
                <w:color w:val="auto"/>
              </w:rPr>
            </w:pPr>
            <w:r w:rsidRPr="00ED676A">
              <w:rPr>
                <w:color w:val="auto"/>
              </w:rPr>
              <w:t>Trenowanie</w:t>
            </w:r>
          </w:p>
        </w:tc>
        <w:tc>
          <w:tcPr>
            <w:tcW w:w="3401" w:type="dxa"/>
          </w:tcPr>
          <w:p w:rsidR="00042BD4" w:rsidRPr="00ED676A" w:rsidRDefault="00870B6C" w:rsidP="00042BD4">
            <w:pPr>
              <w:ind w:firstLine="0"/>
              <w:rPr>
                <w:color w:val="auto"/>
              </w:rPr>
            </w:pPr>
            <w:r w:rsidRPr="00ED676A">
              <w:rPr>
                <w:color w:val="auto"/>
              </w:rPr>
              <w:t>Trenowanie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042BD4" w:rsidRPr="00ED676A" w:rsidRDefault="006B316F" w:rsidP="00042BD4">
            <w:pPr>
              <w:ind w:firstLine="0"/>
              <w:rPr>
                <w:rFonts w:eastAsiaTheme="minorHAnsi"/>
                <w:color w:val="auto"/>
                <w:lang w:eastAsia="en-US"/>
              </w:rPr>
            </w:pPr>
            <w:r w:rsidRPr="00ED676A">
              <w:rPr>
                <w:rFonts w:eastAsiaTheme="minorHAnsi"/>
                <w:color w:val="auto"/>
                <w:lang w:eastAsia="en-US"/>
              </w:rPr>
              <w:t>I</w:t>
            </w:r>
            <w:r w:rsidR="00525A9C" w:rsidRPr="00ED676A">
              <w:rPr>
                <w:rFonts w:eastAsiaTheme="minorHAnsi"/>
                <w:color w:val="auto"/>
                <w:lang w:eastAsia="en-US"/>
              </w:rPr>
              <w:t>lość uczonych elementów</w:t>
            </w:r>
          </w:p>
        </w:tc>
        <w:tc>
          <w:tcPr>
            <w:tcW w:w="3401" w:type="dxa"/>
          </w:tcPr>
          <w:p w:rsidR="00042BD4" w:rsidRPr="00ED676A" w:rsidRDefault="00870B6C" w:rsidP="00042BD4">
            <w:pPr>
              <w:ind w:firstLine="0"/>
              <w:rPr>
                <w:color w:val="auto"/>
              </w:rPr>
            </w:pPr>
            <w:r w:rsidRPr="00ED676A">
              <w:rPr>
                <w:rFonts w:eastAsiaTheme="minorHAnsi"/>
                <w:color w:val="auto"/>
                <w:lang w:eastAsia="en-US"/>
              </w:rPr>
              <w:t>Ilość neuronów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Ilość </w:t>
            </w:r>
            <w:r w:rsidRPr="00ED676A">
              <w:rPr>
                <w:rFonts w:eastAsiaTheme="minorHAnsi"/>
                <w:color w:val="auto"/>
                <w:lang w:eastAsia="en-US"/>
              </w:rPr>
              <w:lastRenderedPageBreak/>
              <w:t>wątków</w:t>
            </w:r>
          </w:p>
        </w:tc>
        <w:tc>
          <w:tcPr>
            <w:tcW w:w="3672" w:type="dxa"/>
          </w:tcPr>
          <w:p w:rsidR="00042BD4" w:rsidRPr="00ED676A" w:rsidRDefault="00525A9C" w:rsidP="00042BD4">
            <w:pPr>
              <w:ind w:firstLine="0"/>
              <w:rPr>
                <w:rFonts w:eastAsiaTheme="minorHAnsi"/>
                <w:color w:val="auto"/>
                <w:lang w:eastAsia="en-US"/>
              </w:rPr>
            </w:pPr>
            <w:r w:rsidRPr="00ED676A">
              <w:rPr>
                <w:rFonts w:eastAsiaTheme="minorHAnsi"/>
                <w:color w:val="auto"/>
                <w:lang w:eastAsia="en-US"/>
              </w:rPr>
              <w:lastRenderedPageBreak/>
              <w:t>Ilość neuronów</w:t>
            </w:r>
            <w:r w:rsidR="006B316F" w:rsidRPr="00ED676A">
              <w:rPr>
                <w:rFonts w:eastAsiaTheme="minorHAnsi"/>
                <w:color w:val="auto"/>
                <w:lang w:eastAsia="en-US"/>
              </w:rPr>
              <w:t xml:space="preserve"> w danej warstwie</w:t>
            </w:r>
          </w:p>
        </w:tc>
        <w:tc>
          <w:tcPr>
            <w:tcW w:w="3401" w:type="dxa"/>
          </w:tcPr>
          <w:p w:rsidR="00042BD4" w:rsidRPr="00ED676A" w:rsidRDefault="00CB60F7" w:rsidP="00CB60F7">
            <w:pPr>
              <w:ind w:firstLine="0"/>
              <w:rPr>
                <w:color w:val="auto"/>
              </w:rPr>
            </w:pPr>
            <w:r w:rsidRPr="00ED676A">
              <w:rPr>
                <w:rFonts w:eastAsiaTheme="minorHAnsi"/>
                <w:color w:val="auto"/>
                <w:lang w:eastAsia="en-US"/>
              </w:rPr>
              <w:t xml:space="preserve">Ilość neuronów w poprzedniej </w:t>
            </w:r>
            <w:r w:rsidRPr="00ED676A">
              <w:rPr>
                <w:rFonts w:eastAsiaTheme="minorHAnsi"/>
                <w:color w:val="auto"/>
                <w:lang w:eastAsia="en-US"/>
              </w:rPr>
              <w:lastRenderedPageBreak/>
              <w:t>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lastRenderedPageBreak/>
              <w:t>Użycie shared memory</w:t>
            </w:r>
          </w:p>
        </w:tc>
        <w:tc>
          <w:tcPr>
            <w:tcW w:w="3672" w:type="dxa"/>
          </w:tcPr>
          <w:p w:rsidR="00042BD4" w:rsidRPr="00ED676A" w:rsidRDefault="006B316F" w:rsidP="00042BD4">
            <w:pPr>
              <w:ind w:firstLine="0"/>
              <w:rPr>
                <w:color w:val="auto"/>
              </w:rPr>
            </w:pPr>
            <w:r w:rsidRPr="00ED676A">
              <w:rPr>
                <w:color w:val="auto"/>
              </w:rPr>
              <w:t>Błąd wyjścia oraz wagi neuronów kolejnej warstwy</w:t>
            </w:r>
          </w:p>
        </w:tc>
        <w:tc>
          <w:tcPr>
            <w:tcW w:w="3401" w:type="dxa"/>
          </w:tcPr>
          <w:p w:rsidR="00042BD4" w:rsidRPr="00ED676A" w:rsidRDefault="00CB60F7" w:rsidP="00CB60F7">
            <w:pPr>
              <w:ind w:firstLine="0"/>
              <w:rPr>
                <w:color w:val="auto"/>
              </w:rPr>
            </w:pPr>
            <w:r w:rsidRPr="00ED676A">
              <w:rPr>
                <w:color w:val="auto"/>
              </w:rPr>
              <w:t>Błąd wyjścia oraz pochodne wyjścia neuronów danej warstwy</w:t>
            </w:r>
          </w:p>
        </w:tc>
      </w:tr>
    </w:tbl>
    <w:p w:rsidR="007E0F29" w:rsidRPr="00ED676A" w:rsidRDefault="007E0F29" w:rsidP="007E0F29">
      <w:pPr>
        <w:rPr>
          <w:color w:val="auto"/>
        </w:rPr>
      </w:pPr>
    </w:p>
    <w:p w:rsidR="00CB60F7" w:rsidRPr="00ED676A" w:rsidRDefault="00CB60F7" w:rsidP="00CB60F7">
      <w:pPr>
        <w:rPr>
          <w:color w:val="auto"/>
        </w:rPr>
      </w:pPr>
      <w:r w:rsidRPr="00ED676A">
        <w:rPr>
          <w:color w:val="auto"/>
        </w:rPr>
        <w:t>Powyżej zostało podane, w jakich sytuacjach jest używany dany kernel, od czego zależy ilość bloków oraz wątków, oraz opisane, czy jest użyta pamięć dzielona (a jeśli tak, to na co).</w:t>
      </w:r>
      <w:r w:rsidR="00D70D2F" w:rsidRPr="00ED676A">
        <w:rPr>
          <w:color w:val="auto"/>
        </w:rPr>
        <w:t xml:space="preserve"> Jak widać, w kernelu </w:t>
      </w:r>
      <w:r w:rsidR="00D70D2F" w:rsidRPr="00ED676A">
        <w:rPr>
          <w:rFonts w:eastAsiaTheme="minorHAnsi"/>
          <w:color w:val="auto"/>
          <w:lang w:eastAsia="en-US"/>
        </w:rPr>
        <w:t>updateWeightsInTrainingKernel</w:t>
      </w:r>
      <w:r w:rsidR="00D55197" w:rsidRPr="00ED676A">
        <w:rPr>
          <w:rFonts w:eastAsiaTheme="minorHAnsi"/>
          <w:color w:val="auto"/>
          <w:lang w:eastAsia="en-US"/>
        </w:rPr>
        <w:t xml:space="preserve"> ilość bloków i wątków jest określana w inny sposób niż w innych kernelach. </w:t>
      </w:r>
      <w:r w:rsidR="00E75A95" w:rsidRPr="00ED676A">
        <w:rPr>
          <w:rFonts w:eastAsiaTheme="minorHAnsi"/>
          <w:color w:val="auto"/>
          <w:lang w:eastAsia="en-US"/>
        </w:rPr>
        <w:t xml:space="preserve">Zostało to tak zrobione, żeby </w:t>
      </w:r>
      <w:r w:rsidR="002F75C6" w:rsidRPr="00ED676A">
        <w:rPr>
          <w:rFonts w:eastAsiaTheme="minorHAnsi"/>
          <w:color w:val="auto"/>
          <w:lang w:eastAsia="en-US"/>
        </w:rPr>
        <w:t>umożliwić szybszy sposób dostępu do pamięci globalnej.</w:t>
      </w:r>
    </w:p>
    <w:p w:rsidR="007E0F29" w:rsidRPr="00ED676A" w:rsidRDefault="007E0F29" w:rsidP="009A5B0D">
      <w:pPr>
        <w:ind w:firstLine="0"/>
        <w:rPr>
          <w:color w:val="auto"/>
        </w:rPr>
      </w:pPr>
    </w:p>
    <w:p w:rsidR="001B7D2B" w:rsidRPr="00ED676A" w:rsidRDefault="001B7D2B" w:rsidP="004F3A28">
      <w:pPr>
        <w:pStyle w:val="Heading4"/>
      </w:pPr>
      <w:bookmarkStart w:id="105" w:name="_Toc259090147"/>
      <w:r w:rsidRPr="00ED676A">
        <w:t>Analiza zależności danych</w:t>
      </w:r>
      <w:bookmarkEnd w:id="105"/>
    </w:p>
    <w:p w:rsidR="001B7D2B" w:rsidRPr="00ED676A" w:rsidRDefault="001B7D2B" w:rsidP="00D973D2">
      <w:pPr>
        <w:rPr>
          <w:color w:val="auto"/>
        </w:rPr>
      </w:pPr>
    </w:p>
    <w:p w:rsidR="001B7D2B" w:rsidRPr="00ED676A" w:rsidRDefault="00B1719E" w:rsidP="00594A09">
      <w:pPr>
        <w:rPr>
          <w:color w:val="auto"/>
        </w:rPr>
      </w:pPr>
      <w:r w:rsidRPr="00ED676A">
        <w:rPr>
          <w:color w:val="auto"/>
        </w:rPr>
        <w:t xml:space="preserve">Operacje są wykonywane na GPU przez wiele wątków na raz, </w:t>
      </w:r>
      <w:r w:rsidR="00FB40EA" w:rsidRPr="00ED676A">
        <w:rPr>
          <w:color w:val="auto"/>
        </w:rPr>
        <w:t xml:space="preserve">a prawie zawsze do tych operacji jest wykorzystywana pamięć </w:t>
      </w:r>
      <w:r w:rsidR="0094247C" w:rsidRPr="00ED676A">
        <w:rPr>
          <w:color w:val="auto"/>
        </w:rPr>
        <w:t xml:space="preserve">współdzielona przez te wątki. Jeśli dana komórka pamięci może być </w:t>
      </w:r>
      <w:r w:rsidR="009B3731" w:rsidRPr="00ED676A">
        <w:rPr>
          <w:color w:val="auto"/>
        </w:rPr>
        <w:t xml:space="preserve">w jednym momencie zapisywana przez jeden wątek, i odczytywana przez inny, </w:t>
      </w:r>
      <w:r w:rsidR="005532F4" w:rsidRPr="00ED676A">
        <w:rPr>
          <w:color w:val="auto"/>
        </w:rPr>
        <w:t>program staje się niedeterministyczny – uruchomienie programu wiele razy może dawać różne wyniki</w:t>
      </w:r>
      <w:r w:rsidR="0004245B" w:rsidRPr="00ED676A">
        <w:rPr>
          <w:color w:val="auto"/>
        </w:rPr>
        <w:t xml:space="preserve"> (Read after write, write after read (odnosnik) )</w:t>
      </w:r>
      <w:r w:rsidR="005532F4" w:rsidRPr="00ED676A">
        <w:rPr>
          <w:color w:val="auto"/>
        </w:rPr>
        <w:t xml:space="preserve">. W kernelach użytych w </w:t>
      </w:r>
      <w:r w:rsidR="00D34B5B" w:rsidRPr="00ED676A">
        <w:rPr>
          <w:color w:val="auto"/>
        </w:rPr>
        <w:t xml:space="preserve">CNT jest wiele tego typu </w:t>
      </w:r>
      <w:r w:rsidR="00594A09" w:rsidRPr="00ED676A">
        <w:rPr>
          <w:color w:val="auto"/>
        </w:rPr>
        <w:t>zależności przy czytaniu/zapisywaniu do pamięci dzielonej</w:t>
      </w:r>
      <w:r w:rsidR="00D34B5B" w:rsidRPr="00ED676A">
        <w:rPr>
          <w:color w:val="auto"/>
        </w:rPr>
        <w:t>. Aby mieć pewność</w:t>
      </w:r>
      <w:r w:rsidR="0004245B" w:rsidRPr="00ED676A">
        <w:rPr>
          <w:color w:val="auto"/>
        </w:rPr>
        <w:t>, że zależne od siebie operacje zawsze będą wykonane w odpowiedniej kolejności, używam komendy synchronizującej (__syncthreads)</w:t>
      </w:r>
      <w:r w:rsidR="00594A09" w:rsidRPr="00ED676A">
        <w:rPr>
          <w:color w:val="auto"/>
        </w:rPr>
        <w:t>, (która zapewnia, że wszystkie operacje były wykonane ???)</w:t>
      </w:r>
      <w:r w:rsidR="0004245B" w:rsidRPr="00ED676A">
        <w:rPr>
          <w:color w:val="auto"/>
        </w:rPr>
        <w:t xml:space="preserve">. </w:t>
      </w:r>
    </w:p>
    <w:p w:rsidR="001B7D2B" w:rsidRPr="00ED676A" w:rsidRDefault="001B7D2B" w:rsidP="00F05B9A">
      <w:pPr>
        <w:pStyle w:val="Heading3"/>
      </w:pPr>
      <w:bookmarkStart w:id="106" w:name="_Toc259090148"/>
      <w:r w:rsidRPr="00ED676A">
        <w:t>Ograniczenia wykonanego algorytmu</w:t>
      </w:r>
      <w:r w:rsidR="0018584D" w:rsidRPr="00ED676A">
        <w:t>.</w:t>
      </w:r>
      <w:bookmarkEnd w:id="106"/>
    </w:p>
    <w:p w:rsidR="00A171D5" w:rsidRPr="00ED676A" w:rsidRDefault="00974C45" w:rsidP="00A171D5">
      <w:pPr>
        <w:rPr>
          <w:color w:val="auto"/>
        </w:rPr>
      </w:pPr>
      <w:r w:rsidRPr="00ED676A">
        <w:rPr>
          <w:color w:val="auto"/>
        </w:rPr>
        <w:t>Jeszcze kilka lat temu jedynymi operacjami możliwymi do wykonania na GPU były operacje bezpośrednio związane z obsługą grafiki. Chociaż NVIDIA umożliwiła wykonywanie innego rodzaju działań na GPU, to cały czas główne zastosowanie pozostaje takie samo – przez co programy ogólnego zastosowania wykonywane na GPU muszą brać pod uwagę pewne ograniczenia.</w:t>
      </w:r>
    </w:p>
    <w:p w:rsidR="00974C45" w:rsidRPr="00ED676A" w:rsidRDefault="00974C45" w:rsidP="00A171D5">
      <w:pPr>
        <w:rPr>
          <w:color w:val="auto"/>
        </w:rPr>
      </w:pPr>
      <w:r w:rsidRPr="00ED676A">
        <w:rPr>
          <w:color w:val="auto"/>
        </w:rPr>
        <w:t xml:space="preserve">Ograniczenia mojej biblioteki są właśnie związane z </w:t>
      </w:r>
      <w:r w:rsidR="00040C14" w:rsidRPr="00ED676A">
        <w:rPr>
          <w:color w:val="auto"/>
        </w:rPr>
        <w:t>ograniczeniami</w:t>
      </w:r>
      <w:r w:rsidRPr="00ED676A">
        <w:rPr>
          <w:color w:val="auto"/>
        </w:rPr>
        <w:t xml:space="preserve"> interfejsu GPGPU . Ograniczenia:</w:t>
      </w:r>
    </w:p>
    <w:p w:rsidR="00974C45" w:rsidRPr="00ED676A" w:rsidRDefault="00974C45" w:rsidP="00B0611A">
      <w:pPr>
        <w:pStyle w:val="ListParagraph"/>
        <w:numPr>
          <w:ilvl w:val="0"/>
          <w:numId w:val="6"/>
        </w:numPr>
      </w:pPr>
      <w:r w:rsidRPr="00ED676A">
        <w:lastRenderedPageBreak/>
        <w:t xml:space="preserve">Każda z warstw może zawierać nie więcej niż 511 neuronów. Jest to związane z maksymalną ilością wątków w </w:t>
      </w:r>
      <w:r w:rsidR="0018584D" w:rsidRPr="00ED676A">
        <w:t>bloku.</w:t>
      </w:r>
    </w:p>
    <w:p w:rsidR="0018584D" w:rsidRPr="00ED676A" w:rsidRDefault="0018584D" w:rsidP="00B0611A">
      <w:pPr>
        <w:pStyle w:val="ListParagraph"/>
        <w:numPr>
          <w:ilvl w:val="0"/>
          <w:numId w:val="6"/>
        </w:numPr>
      </w:pPr>
      <w:r w:rsidRPr="00ED676A">
        <w:t>Jeden zestaw testów może zawierać max. 65535 testów. Jest to związane z maksymalną ilością bloków w jednym wymiarze gridu.</w:t>
      </w:r>
    </w:p>
    <w:p w:rsidR="0018584D" w:rsidRPr="00ED676A" w:rsidRDefault="0018584D" w:rsidP="0018584D">
      <w:pPr>
        <w:rPr>
          <w:color w:val="auto"/>
        </w:rPr>
      </w:pPr>
      <w:r w:rsidRPr="00ED676A">
        <w:rPr>
          <w:color w:val="auto"/>
        </w:rPr>
        <w:t xml:space="preserve">Możliwe </w:t>
      </w:r>
      <w:r w:rsidR="00900039" w:rsidRPr="00ED676A">
        <w:rPr>
          <w:color w:val="auto"/>
        </w:rPr>
        <w:t>byłoby ominięcie tych ogranicz</w:t>
      </w:r>
      <w:r w:rsidRPr="00ED676A">
        <w:rPr>
          <w:color w:val="auto"/>
        </w:rPr>
        <w:t>eń, ale byłoby to żmudne, a mogłoby zwolnić działanie programu.</w:t>
      </w:r>
    </w:p>
    <w:p w:rsidR="0018584D" w:rsidRPr="00ED676A" w:rsidRDefault="0018584D" w:rsidP="0018584D">
      <w:pPr>
        <w:rPr>
          <w:color w:val="auto"/>
        </w:rPr>
      </w:pPr>
      <w:r w:rsidRPr="00ED676A">
        <w:rPr>
          <w:color w:val="auto"/>
        </w:rPr>
        <w:t xml:space="preserve">Innego rodzaju ograniczeniem (ograniczeniem samej biblioteki CUDA) jest to, że </w:t>
      </w:r>
      <w:r w:rsidR="00FE2799" w:rsidRPr="00ED676A">
        <w:rPr>
          <w:color w:val="auto"/>
        </w:rPr>
        <w:t xml:space="preserve">nawet w 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FE2799" w:rsidRPr="00ED676A">
        <w:rPr>
          <w:color w:val="auto"/>
        </w:rPr>
        <w:t xml:space="preserve"> w trybie emulacyjnym, jest inne</w:t>
      </w:r>
      <w:r w:rsidRPr="00ED676A">
        <w:rPr>
          <w:color w:val="auto"/>
        </w:rPr>
        <w:t xml:space="preserve"> niż w reszcie programu.</w:t>
      </w:r>
    </w:p>
    <w:p w:rsidR="006379A4" w:rsidRPr="00ED676A" w:rsidRDefault="006379A4" w:rsidP="0018584D">
      <w:pPr>
        <w:rPr>
          <w:color w:val="auto"/>
        </w:rPr>
      </w:pPr>
      <w:r w:rsidRPr="00ED676A">
        <w:rPr>
          <w:color w:val="auto"/>
        </w:rPr>
        <w:t>Należy również pamiętać, że pamięć GPU jest mniejsza niż RAM, a wszystkie dane muszą się na niej zmieścić.</w:t>
      </w:r>
    </w:p>
    <w:p w:rsidR="007331B4" w:rsidRPr="00ED676A" w:rsidRDefault="007331B4" w:rsidP="0018584D">
      <w:pPr>
        <w:rPr>
          <w:color w:val="auto"/>
        </w:rPr>
      </w:pPr>
      <w:r w:rsidRPr="00ED676A">
        <w:rPr>
          <w:color w:val="auto"/>
        </w:rPr>
        <w:t xml:space="preserve">// JRTODO – optymalizowalem tylko </w:t>
      </w:r>
    </w:p>
    <w:p w:rsidR="001B7D2B" w:rsidRPr="00ED676A" w:rsidRDefault="001B7D2B" w:rsidP="00F05B9A">
      <w:pPr>
        <w:pStyle w:val="Heading3"/>
      </w:pPr>
      <w:bookmarkStart w:id="107" w:name="_Toc259090149"/>
      <w:r w:rsidRPr="00ED676A">
        <w:t>Użyte optymalizacje kerneli</w:t>
      </w:r>
      <w:bookmarkEnd w:id="107"/>
    </w:p>
    <w:p w:rsidR="00991FA5" w:rsidRPr="00ED676A" w:rsidRDefault="00991FA5" w:rsidP="00991FA5">
      <w:pPr>
        <w:rPr>
          <w:color w:val="auto"/>
        </w:rPr>
      </w:pPr>
    </w:p>
    <w:p w:rsidR="00991FA5" w:rsidRPr="00ED676A" w:rsidRDefault="00A952A0" w:rsidP="00991FA5">
      <w:pPr>
        <w:rPr>
          <w:color w:val="auto"/>
        </w:rPr>
      </w:pPr>
      <w:r w:rsidRPr="00ED676A">
        <w:rPr>
          <w:color w:val="auto"/>
        </w:rPr>
        <w:t>Pierwsza wersja pliku XXX.cu zawierała niezoptymalizowane kernele służące do wykonywania i uczenia sieci.</w:t>
      </w:r>
      <w:r w:rsidR="00991FA5" w:rsidRPr="00ED676A">
        <w:rPr>
          <w:color w:val="auto"/>
        </w:rPr>
        <w:t xml:space="preserve"> </w:t>
      </w:r>
      <w:r w:rsidRPr="00ED676A">
        <w:rPr>
          <w:color w:val="auto"/>
        </w:rPr>
        <w:t xml:space="preserve">Używając programu CudaProf zauważyłem, że przy krótko działających kernelach (napisz ile), czas uruchomienia kernela jest często większy niż jego wykonania. Jest to problemem i powoduje, że krótkie operacje na GPU mogą działać dużo dłużej niż na CPU. </w:t>
      </w:r>
      <w:r w:rsidR="00EC43BE" w:rsidRPr="00ED676A">
        <w:rPr>
          <w:color w:val="auto"/>
        </w:rPr>
        <w:t xml:space="preserve">Jednym z problemów jest to, że wielkość danych nie jest z góry znana, a w przypadku programów wykonywanych na GPU, trzeba na to bardzo uważać (i trudno przewidzieć jej wyniki) – jedna modyfikacja może w jednym przypadku </w:t>
      </w:r>
      <w:r w:rsidR="00900039" w:rsidRPr="00ED676A">
        <w:rPr>
          <w:color w:val="auto"/>
        </w:rPr>
        <w:t>przyspieszyć</w:t>
      </w:r>
      <w:r w:rsidR="00EC43BE" w:rsidRPr="00ED676A">
        <w:rPr>
          <w:color w:val="auto"/>
        </w:rPr>
        <w:t xml:space="preserve"> działania, a w innym spowolnić. </w:t>
      </w:r>
      <w:r w:rsidRPr="00ED676A">
        <w:rPr>
          <w:color w:val="auto"/>
        </w:rPr>
        <w:t>Moje kernele są zwykle zoptymalizowane do przypadków, kiedy mamy dużo danych (duże sieci i wiele testów) i same kernele działają długo.</w:t>
      </w:r>
    </w:p>
    <w:p w:rsidR="00D05438" w:rsidRPr="00ED676A" w:rsidRDefault="00D05438" w:rsidP="00991FA5">
      <w:pPr>
        <w:rPr>
          <w:color w:val="auto"/>
        </w:rPr>
      </w:pPr>
    </w:p>
    <w:p w:rsidR="00EC43BE" w:rsidRPr="00ED676A" w:rsidRDefault="00D05438" w:rsidP="00EC43BE">
      <w:pPr>
        <w:rPr>
          <w:color w:val="auto"/>
        </w:rPr>
      </w:pPr>
      <w:r w:rsidRPr="00ED676A">
        <w:rPr>
          <w:color w:val="auto"/>
        </w:rPr>
        <w:t>Poniżej są opisane optymalizacje które użyłem, żeby przyśpieszyć działanie kerneli dla dużych danych</w:t>
      </w:r>
      <w:r w:rsidR="00EC43BE" w:rsidRPr="00ED676A">
        <w:rPr>
          <w:color w:val="auto"/>
        </w:rPr>
        <w:t>.</w:t>
      </w:r>
    </w:p>
    <w:p w:rsidR="00A952A0" w:rsidRPr="00ED676A" w:rsidRDefault="00A952A0" w:rsidP="00991FA5">
      <w:pPr>
        <w:rPr>
          <w:color w:val="auto"/>
        </w:rPr>
      </w:pPr>
    </w:p>
    <w:p w:rsidR="00107097" w:rsidRPr="00ED676A" w:rsidRDefault="00107097" w:rsidP="00107097">
      <w:pPr>
        <w:rPr>
          <w:color w:val="auto"/>
        </w:rPr>
      </w:pPr>
      <w:r w:rsidRPr="00ED676A">
        <w:rPr>
          <w:rFonts w:eastAsiaTheme="minorHAnsi"/>
          <w:color w:val="auto"/>
          <w:lang w:eastAsia="en-US"/>
        </w:rPr>
        <w:t>// JRTODO - dylemat - czy zawsze uzywac iTestIndices przy czytaniu i zapisywaniu, czy tylko na wejsciu pierwszego layera?..</w:t>
      </w:r>
    </w:p>
    <w:p w:rsidR="001B7D2B" w:rsidRPr="00ED676A" w:rsidRDefault="001B7D2B" w:rsidP="004F3A28">
      <w:pPr>
        <w:pStyle w:val="Heading4"/>
      </w:pPr>
      <w:bookmarkStart w:id="108" w:name="_Toc259090150"/>
      <w:r w:rsidRPr="00ED676A">
        <w:lastRenderedPageBreak/>
        <w:t>Zrobienie coalesced reads/writes</w:t>
      </w:r>
      <w:bookmarkEnd w:id="108"/>
    </w:p>
    <w:p w:rsidR="00A952A0" w:rsidRPr="00ED676A" w:rsidRDefault="00D05438" w:rsidP="00A952A0">
      <w:pPr>
        <w:rPr>
          <w:color w:val="auto"/>
        </w:rPr>
      </w:pPr>
      <w:r w:rsidRPr="00ED676A">
        <w:rPr>
          <w:color w:val="auto"/>
        </w:rPr>
        <w:t>W rozdziale X jest opisane, że w technologii CUDA jest bardzo ważne, żeby odczytywanie i zapisywanie pamięci globalnej było coalesced. Zostało to użyte w następujących przypadkach:</w:t>
      </w:r>
    </w:p>
    <w:p w:rsidR="00D05438" w:rsidRPr="00ED676A" w:rsidRDefault="00D05438" w:rsidP="00B3333A">
      <w:pPr>
        <w:rPr>
          <w:color w:val="auto"/>
        </w:rPr>
      </w:pPr>
      <w:r w:rsidRPr="00ED676A">
        <w:rPr>
          <w:color w:val="auto"/>
        </w:rPr>
        <w:t xml:space="preserve">Wejścia testów, wyjścia testów oraz wyjścia wszystkich layerów są </w:t>
      </w:r>
      <w:r w:rsidR="00633D35" w:rsidRPr="00ED676A">
        <w:rPr>
          <w:color w:val="auto"/>
        </w:rPr>
        <w:t xml:space="preserve">wyrównane (aligned) do 16 elementów. W prawie wszystkich kernelach (oprócz </w:t>
      </w:r>
      <w:r w:rsidR="00633D35" w:rsidRPr="00ED676A">
        <w:rPr>
          <w:rFonts w:eastAsiaTheme="minorHAnsi"/>
          <w:color w:val="auto"/>
          <w:lang w:eastAsia="en-US"/>
        </w:rPr>
        <w:t>updateWeightsInTrainingKernel),kolejne wątki w bloku reprezenuja kolejne neurony. W zwiazku z czym n-ty wątek czyta/zapisuje n-ty element pamięci, dostęp do pamięci jest coalesced.</w:t>
      </w:r>
    </w:p>
    <w:p w:rsidR="00633D35" w:rsidRPr="00ED676A" w:rsidRDefault="0056206B" w:rsidP="00B3333A">
      <w:pPr>
        <w:rPr>
          <w:color w:val="auto"/>
        </w:rPr>
      </w:pPr>
      <w:r w:rsidRPr="00ED676A">
        <w:rPr>
          <w:color w:val="auto"/>
        </w:rPr>
        <w:t xml:space="preserve">Wagi </w:t>
      </w:r>
      <w:r w:rsidR="00182F83" w:rsidRPr="00ED676A">
        <w:rPr>
          <w:color w:val="auto"/>
        </w:rPr>
        <w:t xml:space="preserve">sieci nie są wyrównane do 16 elementów, ale w kernelach </w:t>
      </w:r>
      <w:r w:rsidR="00182F83" w:rsidRPr="00ED676A">
        <w:rPr>
          <w:rFonts w:eastAsiaTheme="minorHAnsi"/>
          <w:color w:val="auto"/>
          <w:lang w:eastAsia="en-US"/>
        </w:rPr>
        <w:t>calculateErrorInNotLastLayerKernel i executeLayerKernel te wagi są czytane w wyrównany sposób, tak że najpierw są przepisywane do pamięci dzielonej, a później odczytywane.</w:t>
      </w:r>
    </w:p>
    <w:p w:rsidR="001B7D2B" w:rsidRPr="00ED676A" w:rsidRDefault="001B7D2B" w:rsidP="004F3A28">
      <w:pPr>
        <w:pStyle w:val="Heading4"/>
      </w:pPr>
      <w:bookmarkStart w:id="109" w:name="_Toc259090151"/>
      <w:r w:rsidRPr="00ED676A">
        <w:t>Obsługa 2 testów na raz</w:t>
      </w:r>
      <w:bookmarkEnd w:id="109"/>
    </w:p>
    <w:p w:rsidR="007331B4" w:rsidRPr="00ED676A" w:rsidRDefault="007331B4" w:rsidP="007331B4">
      <w:pPr>
        <w:rPr>
          <w:color w:val="auto"/>
        </w:rPr>
      </w:pPr>
    </w:p>
    <w:p w:rsidR="007331B4" w:rsidRPr="00ED676A" w:rsidRDefault="007331B4" w:rsidP="007331B4">
      <w:pPr>
        <w:rPr>
          <w:color w:val="auto"/>
        </w:rPr>
      </w:pPr>
      <w:r w:rsidRPr="00ED676A">
        <w:rPr>
          <w:rFonts w:eastAsiaTheme="minorHAnsi"/>
          <w:color w:val="auto"/>
          <w:lang w:eastAsia="en-US"/>
        </w:rPr>
        <w:t>W kernelach executeLayerKernel i calculateErrorInNotLastLayerKernel jeden wątek reprezentuje dwa testy, a w kernelu updateWeightsInTrainingKernel jeden wątek reprezentuje dwie wagi.</w:t>
      </w:r>
      <w:r w:rsidR="00087AAF" w:rsidRPr="00ED676A">
        <w:rPr>
          <w:rFonts w:eastAsiaTheme="minorHAnsi"/>
          <w:color w:val="auto"/>
          <w:lang w:eastAsia="en-US"/>
        </w:rPr>
        <w:t xml:space="preserve"> Ta optymalizacja powoduje, że dane skopiowane w każdym bloku mogą być użyte do wykonania dwóch razy więcej obliczeń. Jednak zmiana prędkości działania kernela executeLayerKernel po tej optymalizacji jest bardzo zależna od wielkości sieci. W przypadku sieci, gdzie 2 kolejne warstwy mają po 500 neuronów, przyspieszenie jest praw</w:t>
      </w:r>
      <w:r w:rsidR="00F17B04" w:rsidRPr="00ED676A">
        <w:rPr>
          <w:rFonts w:eastAsiaTheme="minorHAnsi"/>
          <w:color w:val="auto"/>
          <w:lang w:eastAsia="en-US"/>
        </w:rPr>
        <w:t>ie dwukrotne. W przy</w:t>
      </w:r>
      <w:r w:rsidR="00087AAF" w:rsidRPr="00ED676A">
        <w:rPr>
          <w:rFonts w:eastAsiaTheme="minorHAnsi"/>
          <w:color w:val="auto"/>
          <w:lang w:eastAsia="en-US"/>
        </w:rPr>
        <w:t>padku sieci, gdzie 2 kolejne warstwy mają po 20 neuronów, kernel działa ok. 10% wolniej.</w:t>
      </w:r>
    </w:p>
    <w:p w:rsidR="00107097" w:rsidRPr="00ED676A" w:rsidRDefault="00107097" w:rsidP="00107097">
      <w:pPr>
        <w:rPr>
          <w:color w:val="auto"/>
        </w:rPr>
      </w:pPr>
    </w:p>
    <w:p w:rsidR="001B7D2B" w:rsidRPr="00ED676A" w:rsidRDefault="001B7D2B" w:rsidP="004F3A28">
      <w:pPr>
        <w:pStyle w:val="Heading4"/>
      </w:pPr>
      <w:bookmarkStart w:id="110" w:name="_Toc259090152"/>
      <w:r w:rsidRPr="00ED676A">
        <w:t>zapisywanie danych do shared memory.</w:t>
      </w:r>
      <w:bookmarkEnd w:id="110"/>
    </w:p>
    <w:p w:rsidR="008C692F" w:rsidRPr="00ED676A" w:rsidRDefault="008C692F" w:rsidP="008C692F">
      <w:pPr>
        <w:rPr>
          <w:color w:val="auto"/>
        </w:rPr>
      </w:pPr>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(shared) jest wiele razy (ile razy) szybsza w dostepie od pamieci globalnej (nawet jak jest coalesced access). </w:t>
      </w:r>
      <w:r w:rsidR="00BE7917" w:rsidRPr="00ED676A">
        <w:rPr>
          <w:color w:val="auto"/>
        </w:rPr>
        <w:t xml:space="preserve">Oprócz tego umożliwia łatwe dzielenie się pamięcią między różnymi wątkami wewnątrz bloku. </w:t>
      </w:r>
      <w:r w:rsidR="00E821FC" w:rsidRPr="00ED676A">
        <w:rPr>
          <w:color w:val="auto"/>
        </w:rPr>
        <w:t xml:space="preserve">Zmniejszenie operacji bezpośrednio na pamięci globalnej a operowanie na lokalnej jest jest opisywane w poradnikach jako pierwszy krok optymalizacji kerneli. Kernele </w:t>
      </w:r>
      <w:r w:rsidR="00E821FC" w:rsidRPr="00ED676A">
        <w:rPr>
          <w:rFonts w:eastAsiaTheme="minorHAnsi"/>
          <w:color w:val="auto"/>
          <w:lang w:eastAsia="en-US"/>
        </w:rPr>
        <w:t xml:space="preserve">executeLayerKernel, calculateErrorInNotLastLayerKernel, updateWeightsInTrainingKernel używają pamięci </w:t>
      </w:r>
      <w:r w:rsidR="00E821FC" w:rsidRPr="00ED676A">
        <w:rPr>
          <w:rFonts w:eastAsiaTheme="minorHAnsi"/>
          <w:color w:val="auto"/>
          <w:lang w:eastAsia="en-US"/>
        </w:rPr>
        <w:lastRenderedPageBreak/>
        <w:t>dzielonaj do przechowywania wag, wejść neuronów, błędów na wyjściu neuronu oraz pochodnej wyjścia neuronu. Kernel executeLayerKernel jako jedną z pierwszych operacji, kopiuje globalne dane do tablicy 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ED676A" w:rsidTr="009419D4">
        <w:tc>
          <w:tcPr>
            <w:tcW w:w="9308" w:type="dxa"/>
          </w:tcPr>
          <w:p w:rsidR="00BE7917" w:rsidRPr="00ED676A" w:rsidRDefault="00BE7917" w:rsidP="00B3333A">
            <w:pPr>
              <w:pStyle w:val="Kod"/>
              <w:rPr>
                <w:noProof w:val="0"/>
              </w:rPr>
            </w:pPr>
            <w:r w:rsidRPr="00ED676A">
              <w:rPr>
                <w:noProof w:val="0"/>
              </w:rPr>
              <w:t>// first, we copy d_LayerInputThisTest to s_InputNeurons</w:t>
            </w:r>
          </w:p>
          <w:p w:rsidR="00BE7917" w:rsidRPr="00ED676A" w:rsidRDefault="00BE7917" w:rsidP="00B3333A">
            <w:pPr>
              <w:pStyle w:val="Kod"/>
              <w:rPr>
                <w:noProof w:val="0"/>
              </w:rPr>
            </w:pPr>
            <w:r w:rsidRPr="00ED676A">
              <w:rPr>
                <w:noProof w:val="0"/>
              </w:rPr>
              <w:tab/>
            </w:r>
            <w:r w:rsidRPr="00ED676A">
              <w:rPr>
                <w:noProof w:val="0"/>
                <w:color w:val="0000FF"/>
              </w:rPr>
              <w:t>for</w:t>
            </w:r>
            <w:r w:rsidRPr="00ED676A">
              <w:rPr>
                <w:noProof w:val="0"/>
              </w:rPr>
              <w:t>(</w:t>
            </w:r>
            <w:r w:rsidRPr="00ED676A">
              <w:rPr>
                <w:noProof w:val="0"/>
                <w:color w:val="0000FF"/>
              </w:rPr>
              <w:t>int</w:t>
            </w:r>
            <w:r w:rsidRPr="00ED676A">
              <w:rPr>
                <w:noProof w:val="0"/>
              </w:rPr>
              <w:t xml:space="preserve"> iInputIndex = threadIdx.x;iInputIndex &lt; p_iNumInputNeurons; iInputIndex+=blockDim.x)</w:t>
            </w:r>
          </w:p>
          <w:p w:rsidR="00BE7917" w:rsidRPr="00ED676A" w:rsidRDefault="00BE7917" w:rsidP="00B3333A">
            <w:pPr>
              <w:pStyle w:val="Kod"/>
              <w:rPr>
                <w:noProof w:val="0"/>
              </w:rPr>
            </w:pPr>
            <w:r w:rsidRPr="00ED676A">
              <w:rPr>
                <w:noProof w:val="0"/>
              </w:rPr>
              <w:tab/>
              <w:t>{</w:t>
            </w:r>
          </w:p>
          <w:p w:rsidR="00BE7917" w:rsidRPr="00ED676A" w:rsidRDefault="00BE7917" w:rsidP="00B3333A">
            <w:pPr>
              <w:pStyle w:val="Kod"/>
              <w:rPr>
                <w:noProof w:val="0"/>
              </w:rPr>
            </w:pPr>
            <w:r w:rsidRPr="00ED676A">
              <w:rPr>
                <w:noProof w:val="0"/>
              </w:rPr>
              <w:tab/>
            </w:r>
            <w:r w:rsidRPr="00ED676A">
              <w:rPr>
                <w:noProof w:val="0"/>
              </w:rPr>
              <w:tab/>
              <w:t>s_InputNeurons[iInputIndex] = d_LayerInputThisTest[iInputIndex];</w:t>
            </w:r>
          </w:p>
          <w:p w:rsidR="00BE7917" w:rsidRPr="00ED676A" w:rsidRDefault="00BE7917" w:rsidP="00B3333A">
            <w:pPr>
              <w:pStyle w:val="Kod"/>
              <w:rPr>
                <w:noProof w:val="0"/>
              </w:rPr>
            </w:pPr>
            <w:r w:rsidRPr="00ED676A">
              <w:rPr>
                <w:noProof w:val="0"/>
              </w:rPr>
              <w:tab/>
            </w:r>
            <w:r w:rsidRPr="00ED676A">
              <w:rPr>
                <w:noProof w:val="0"/>
              </w:rPr>
              <w:tab/>
              <w:t>s_InputNeurons2[iInputIndex] = d_LayerInputThisTest2[iInputIndex];</w:t>
            </w:r>
          </w:p>
          <w:p w:rsidR="00BE7917" w:rsidRPr="00ED676A" w:rsidRDefault="00BE7917" w:rsidP="00B3333A">
            <w:pPr>
              <w:pStyle w:val="Kod"/>
              <w:rPr>
                <w:noProof w:val="0"/>
              </w:rPr>
            </w:pPr>
            <w:r w:rsidRPr="00ED676A">
              <w:rPr>
                <w:noProof w:val="0"/>
              </w:rPr>
              <w:tab/>
            </w:r>
            <w:r w:rsidRPr="00ED676A">
              <w:rPr>
                <w:noProof w:val="0"/>
              </w:rPr>
              <w:tab/>
              <w:t>PRINT_MEMORY_INFO(dp_pLayerInput,&amp;d_LayerInputThisTest[iInputIndex]);</w:t>
            </w:r>
          </w:p>
          <w:p w:rsidR="00BE7917" w:rsidRPr="00ED676A" w:rsidRDefault="00BE7917" w:rsidP="00B3333A">
            <w:pPr>
              <w:pStyle w:val="Kod"/>
              <w:rPr>
                <w:noProof w:val="0"/>
              </w:rPr>
            </w:pPr>
            <w:r w:rsidRPr="00ED676A">
              <w:rPr>
                <w:noProof w:val="0"/>
              </w:rPr>
              <w:tab/>
              <w:t>}</w:t>
            </w:r>
          </w:p>
          <w:p w:rsidR="00BE7917" w:rsidRPr="00ED676A" w:rsidRDefault="00BE7917" w:rsidP="00B3333A">
            <w:pPr>
              <w:pStyle w:val="Kod"/>
              <w:rPr>
                <w:noProof w:val="0"/>
              </w:rPr>
            </w:pPr>
          </w:p>
          <w:p w:rsidR="00BE7917" w:rsidRPr="00ED676A" w:rsidRDefault="00BE7917" w:rsidP="00B3333A">
            <w:pPr>
              <w:pStyle w:val="Kod"/>
              <w:rPr>
                <w:noProof w:val="0"/>
              </w:rPr>
            </w:pPr>
            <w:r w:rsidRPr="00ED676A">
              <w:rPr>
                <w:noProof w:val="0"/>
              </w:rPr>
              <w:tab/>
              <w:t>// we have to make sure that all data was written to shared memory</w:t>
            </w:r>
          </w:p>
          <w:p w:rsidR="00BE7917" w:rsidRPr="00ED676A" w:rsidRDefault="00BE7917" w:rsidP="00B3333A">
            <w:pPr>
              <w:pStyle w:val="Kod"/>
              <w:rPr>
                <w:noProof w:val="0"/>
              </w:rPr>
            </w:pPr>
            <w:r w:rsidRPr="00ED676A">
              <w:rPr>
                <w:noProof w:val="0"/>
              </w:rPr>
              <w:t>__syncthreads();</w:t>
            </w:r>
          </w:p>
        </w:tc>
      </w:tr>
    </w:tbl>
    <w:p w:rsidR="00BE7917" w:rsidRPr="00ED676A" w:rsidRDefault="00BE7917" w:rsidP="008C692F">
      <w:pPr>
        <w:rPr>
          <w:rFonts w:eastAsiaTheme="minorHAnsi"/>
          <w:color w:val="auto"/>
          <w:lang w:eastAsia="en-US"/>
        </w:rPr>
      </w:pPr>
    </w:p>
    <w:p w:rsidR="00BE7917" w:rsidRPr="00ED676A" w:rsidRDefault="00BE7917" w:rsidP="008C692F">
      <w:pPr>
        <w:rPr>
          <w:rFonts w:eastAsiaTheme="minorHAnsi"/>
          <w:color w:val="auto"/>
          <w:lang w:eastAsia="en-US"/>
        </w:rPr>
      </w:pPr>
      <w:r w:rsidRPr="00ED676A">
        <w:rPr>
          <w:rFonts w:eastAsiaTheme="minorHAnsi"/>
          <w:color w:val="auto"/>
          <w:lang w:eastAsia="en-US"/>
        </w:rPr>
        <w:t>Po kopiowaniu danych globalnych do pamięci dzielonej konieczne jest zsynchroniznowanie między wszystkimi wątkami jednego bloku, ponieważ bez tego, możliwa by była sytuacja, gdy jeden warp po wykonaniu pętli, przechodzi do dalszych obliczeń, gdzie czyta dane w pamięci dzielonej, która jeszcze nie była zapisana przez inny warp.</w:t>
      </w:r>
    </w:p>
    <w:p w:rsidR="00BE7917" w:rsidRPr="00ED676A" w:rsidRDefault="00BE7917" w:rsidP="0030070E">
      <w:pPr>
        <w:rPr>
          <w:rFonts w:eastAsiaTheme="minorHAnsi"/>
          <w:color w:val="auto"/>
          <w:lang w:eastAsia="en-US"/>
        </w:rPr>
      </w:pPr>
      <w:r w:rsidRPr="00ED676A">
        <w:rPr>
          <w:rFonts w:eastAsiaTheme="minorHAnsi"/>
          <w:color w:val="auto"/>
          <w:lang w:eastAsia="en-US"/>
        </w:rPr>
        <w:t xml:space="preserve">Bardzo podobne kopiowanie odbywa się w 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Heading4"/>
      </w:pPr>
      <w:r w:rsidRPr="00ED676A">
        <w:rPr>
          <w:szCs w:val="20"/>
        </w:rPr>
        <w:tab/>
      </w:r>
      <w:bookmarkStart w:id="111" w:name="_Toc259090153"/>
      <w:r w:rsidR="00856A3B" w:rsidRPr="00ED676A">
        <w:t>Przewidywanie ilości uruchomionych bloków</w:t>
      </w:r>
      <w:bookmarkEnd w:id="111"/>
    </w:p>
    <w:p w:rsidR="008E0993" w:rsidRPr="00ED676A" w:rsidRDefault="0088599E" w:rsidP="008E0993">
      <w:pPr>
        <w:rPr>
          <w:rFonts w:eastAsiaTheme="minorHAnsi"/>
          <w:color w:val="auto"/>
          <w:lang w:eastAsia="en-US"/>
        </w:rPr>
      </w:pPr>
      <w:r w:rsidRPr="00ED676A">
        <w:rPr>
          <w:color w:val="auto"/>
        </w:rPr>
        <w:t xml:space="preserve">Kernel </w:t>
      </w:r>
      <w:r w:rsidRPr="00ED676A">
        <w:rPr>
          <w:rFonts w:eastAsiaTheme="minorHAnsi"/>
          <w:color w:val="auto"/>
          <w:lang w:eastAsia="en-US"/>
        </w:rPr>
        <w:t>executeLayerKernel używa pamięci dzielonej – jest ona przeznaczana na przechowywanie wejść oraz wag neuronów. Ilość pamięci przeznaczona na przechowywanie wejść jest z góry określona, ale ta na przechowywanie wag – nie. Nie ma gwarancji, że pamięć potrzebna na przechowywanie wag nie przekroczy maksymalnej pamięci dzielonej jednego multiprocesora (16kb). Z tego względu w każdej iteracji pętli, część tablicy wag jest wczytywana do pamięci dzielonej, później przetwarzana, a w kolejnej iteracji pamięć dzielona jest nadpisywana kolejnym fragmentem tablicy wag i przetwarzana.</w:t>
      </w:r>
      <w:r w:rsidR="0087468D" w:rsidRPr="00ED676A">
        <w:rPr>
          <w:rFonts w:eastAsiaTheme="minorHAnsi"/>
          <w:color w:val="auto"/>
          <w:lang w:eastAsia="en-US"/>
        </w:rPr>
        <w:t xml:space="preserve"> W tym przypadku można zdecydować o wielkości pamięci dzielonej poświęconej na wagi w każdym bloku. </w:t>
      </w:r>
      <w:r w:rsidR="00B92438" w:rsidRPr="00ED676A">
        <w:rPr>
          <w:rFonts w:eastAsiaTheme="minorHAnsi"/>
          <w:color w:val="auto"/>
          <w:lang w:eastAsia="en-US"/>
        </w:rPr>
        <w:t xml:space="preserve">Im większa </w:t>
      </w:r>
      <w:r w:rsidR="00B92438" w:rsidRPr="00ED676A">
        <w:rPr>
          <w:rFonts w:eastAsiaTheme="minorHAnsi"/>
          <w:color w:val="auto"/>
          <w:lang w:eastAsia="en-US"/>
        </w:rPr>
        <w:lastRenderedPageBreak/>
        <w:t>wielkość pamięci dzielonej</w:t>
      </w:r>
      <w:r w:rsidR="00C35303" w:rsidRPr="00ED676A">
        <w:rPr>
          <w:rFonts w:eastAsiaTheme="minorHAnsi"/>
          <w:color w:val="auto"/>
          <w:lang w:eastAsia="en-US"/>
        </w:rPr>
        <w:t xml:space="preserve"> dla jednego bloku, tym mniej będzie potrzebnych do wykonania iteracji pętli, mniej synchronizacji, ale jednocześnie może być mniejsza ilość bloków równocześnie wykonywanych przez multiprocesor GPU (ponieważ ilość pamięci dzielonej na multiprocesorze wynosi tylko 16kb). W funkcji executeLayerCUDA umieściłem obliczenia optymalnej ilości pamięci dzielonej dla wag. Obliczenia te bazują testach empirycznych, tak żeby kernel działał szybko w różnych przypadkach.</w:t>
      </w:r>
    </w:p>
    <w:p w:rsidR="00633D35" w:rsidRPr="00ED676A" w:rsidRDefault="00633D35" w:rsidP="004F3A28">
      <w:pPr>
        <w:pStyle w:val="Heading4"/>
      </w:pPr>
      <w:bookmarkStart w:id="112" w:name="_Toc259090154"/>
      <w:r w:rsidRPr="00ED676A">
        <w:t>Użycie pamięci constant</w:t>
      </w:r>
      <w:bookmarkEnd w:id="112"/>
    </w:p>
    <w:p w:rsidR="00CF481B" w:rsidRPr="00ED676A" w:rsidRDefault="00CF481B" w:rsidP="00CF481B">
      <w:pPr>
        <w:rPr>
          <w:color w:val="auto"/>
        </w:rPr>
      </w:pPr>
    </w:p>
    <w:p w:rsidR="001B7D2B" w:rsidRPr="00ED676A" w:rsidRDefault="00CF481B" w:rsidP="00EC43BE">
      <w:pPr>
        <w:rPr>
          <w:color w:val="auto"/>
        </w:rPr>
      </w:pPr>
      <w:r w:rsidRPr="00ED676A">
        <w:rPr>
          <w:color w:val="auto"/>
        </w:rPr>
        <w:t xml:space="preserve">W przypadku uczenia sieci, wtedy każde wywołanie </w:t>
      </w:r>
      <w:r w:rsidRPr="00ED676A">
        <w:rPr>
          <w:rFonts w:eastAsiaTheme="minorHAnsi"/>
          <w:color w:val="auto"/>
          <w:lang w:eastAsia="en-US"/>
        </w:rPr>
        <w:t>executeLayerKernel dla pierwszej wartwy wymaga przekazania tablicy indeksów testów, które mają być użyte w danym kroku. Zwykle wielkość tej tablicy nie jest większa niż kilkanaście elementów, ale nie może ona być przekazana jako parametr wywołania kernela – biblioteka CUDA nie pozwala na to. Jednym z rozwiązań byłoby to, że indeksy te byłyby wczytywane za każdym razem z pamięci globalnej. W tym wypadku jednak wymagałoby to użycia pamięci dzielonej</w:t>
      </w:r>
      <w:r w:rsidR="00AB004F" w:rsidRPr="00ED676A">
        <w:rPr>
          <w:rFonts w:eastAsiaTheme="minorHAnsi"/>
          <w:color w:val="auto"/>
          <w:lang w:eastAsia="en-US"/>
        </w:rPr>
        <w:t xml:space="preserve">, a poza tym każdy blok musiałby kopiować tę samą tablicę globalną. Z tego względu użyłem specjalnego rodzaju pamięci – stałej (constant). </w:t>
      </w:r>
      <w:r w:rsidR="00E662B0" w:rsidRPr="00ED676A">
        <w:rPr>
          <w:rFonts w:eastAsiaTheme="minorHAnsi"/>
          <w:color w:val="auto"/>
          <w:lang w:eastAsia="en-US"/>
        </w:rPr>
        <w:t xml:space="preserve">Dzięki temu, że ilość pamięci użytej na przechowanie tabeli jest mniejsza niż ilość cache wewnątrz każdego multiprocestora (8kb), dane te będą kopiowane tylko raz do multiprocesora, a później kopiowane z szybkiej pamięci cache. </w:t>
      </w:r>
    </w:p>
    <w:p w:rsidR="00D973D2" w:rsidRPr="00ED676A" w:rsidRDefault="00D973D2" w:rsidP="00D973D2">
      <w:pPr>
        <w:rPr>
          <w:color w:val="auto"/>
        </w:rPr>
      </w:pPr>
    </w:p>
    <w:p w:rsidR="005117FD" w:rsidRPr="00ED676A" w:rsidRDefault="00D973D2" w:rsidP="00F05B9A">
      <w:pPr>
        <w:pStyle w:val="Heading2"/>
      </w:pPr>
      <w:bookmarkStart w:id="113" w:name="_Toc259090155"/>
      <w:r w:rsidRPr="00ED676A">
        <w:t>Testy implementacji sieci ML</w:t>
      </w:r>
      <w:r w:rsidR="005117FD" w:rsidRPr="00ED676A">
        <w:t>P</w:t>
      </w:r>
      <w:bookmarkEnd w:id="113"/>
    </w:p>
    <w:p w:rsidR="00AE2E7B" w:rsidRPr="00ED676A" w:rsidRDefault="005117FD" w:rsidP="005117FD">
      <w:pPr>
        <w:rPr>
          <w:color w:val="auto"/>
        </w:rPr>
      </w:pPr>
      <w:r w:rsidRPr="00ED676A">
        <w:rPr>
          <w:color w:val="auto"/>
        </w:rPr>
        <w:t xml:space="preserve">Jednym z zadań w ramach pisania tej pracy było sprawdzenie działania biblioteki w uczeniu sieci, żeby rozwiązywały rzeczywiste zestawy testów. </w:t>
      </w:r>
      <w:r w:rsidR="00AE2E7B" w:rsidRPr="00ED676A">
        <w:rPr>
          <w:color w:val="auto"/>
        </w:rPr>
        <w:t>Dzięki temu:</w:t>
      </w:r>
    </w:p>
    <w:p w:rsidR="00AE2E7B" w:rsidRPr="00ED676A" w:rsidRDefault="00AE2E7B" w:rsidP="00B0611A">
      <w:pPr>
        <w:pStyle w:val="ListParagraph"/>
        <w:numPr>
          <w:ilvl w:val="0"/>
          <w:numId w:val="2"/>
        </w:numPr>
      </w:pPr>
      <w:r w:rsidRPr="00ED676A">
        <w:t>Będzie można określić, czy uczenie przez CPU i GPU daje takie same rezultaty</w:t>
      </w:r>
    </w:p>
    <w:p w:rsidR="00AE2E7B" w:rsidRPr="00ED676A" w:rsidRDefault="00AE2E7B" w:rsidP="00B0611A">
      <w:pPr>
        <w:pStyle w:val="ListParagraph"/>
        <w:numPr>
          <w:ilvl w:val="0"/>
          <w:numId w:val="2"/>
        </w:numPr>
      </w:pPr>
      <w:r w:rsidRPr="00ED676A">
        <w:t>Czy jakość uczenia jest podobna jak inne znany w na świecie systemy nauki</w:t>
      </w:r>
    </w:p>
    <w:p w:rsidR="00AE2E7B" w:rsidRPr="00ED676A" w:rsidRDefault="00AE2E7B" w:rsidP="00B0611A">
      <w:pPr>
        <w:pStyle w:val="ListParagraph"/>
        <w:numPr>
          <w:ilvl w:val="0"/>
          <w:numId w:val="2"/>
        </w:numPr>
      </w:pPr>
      <w:r w:rsidRPr="00ED676A">
        <w:t>Porównać prędkość działania operacji na CPU i GPU.</w:t>
      </w:r>
    </w:p>
    <w:p w:rsidR="00856792" w:rsidRPr="00ED676A" w:rsidRDefault="00856792" w:rsidP="00856792">
      <w:pPr>
        <w:rPr>
          <w:color w:val="auto"/>
        </w:rPr>
      </w:pPr>
    </w:p>
    <w:p w:rsidR="00856792" w:rsidRPr="00ED676A" w:rsidRDefault="006D0C50" w:rsidP="00856792">
      <w:pPr>
        <w:rPr>
          <w:color w:val="auto"/>
        </w:rPr>
      </w:pPr>
      <w:r w:rsidRPr="00ED676A">
        <w:rPr>
          <w:color w:val="auto"/>
        </w:rPr>
        <w:t xml:space="preserve">// napisz, ze na wszelki wypadek robie 3 testy z przypadkowymi </w:t>
      </w:r>
      <w:r w:rsidR="004F0C37" w:rsidRPr="00ED676A">
        <w:rPr>
          <w:color w:val="auto"/>
        </w:rPr>
        <w:t>wagami</w:t>
      </w:r>
    </w:p>
    <w:p w:rsidR="00267178" w:rsidRPr="00ED676A" w:rsidRDefault="00267178" w:rsidP="00267178">
      <w:pPr>
        <w:rPr>
          <w:color w:val="auto"/>
        </w:rPr>
      </w:pPr>
    </w:p>
    <w:p w:rsidR="00267178" w:rsidRPr="00ED676A" w:rsidRDefault="00267178" w:rsidP="00267178">
      <w:pPr>
        <w:rPr>
          <w:color w:val="auto"/>
        </w:rPr>
      </w:pPr>
    </w:p>
    <w:p w:rsidR="001B7D2B" w:rsidRPr="00ED676A" w:rsidRDefault="001B7D2B" w:rsidP="00F05B9A">
      <w:pPr>
        <w:pStyle w:val="Heading3"/>
      </w:pPr>
      <w:bookmarkStart w:id="114" w:name="_Toc259090156"/>
      <w:r w:rsidRPr="00ED676A">
        <w:t>Opis danych testowych</w:t>
      </w:r>
      <w:bookmarkEnd w:id="114"/>
    </w:p>
    <w:p w:rsidR="008151D3" w:rsidRPr="00ED676A" w:rsidRDefault="008151D3" w:rsidP="008151D3">
      <w:pPr>
        <w:rPr>
          <w:color w:val="auto"/>
        </w:rPr>
      </w:pPr>
    </w:p>
    <w:p w:rsidR="008151D3" w:rsidRPr="00ED676A" w:rsidRDefault="008151D3" w:rsidP="008151D3">
      <w:pPr>
        <w:rPr>
          <w:color w:val="auto"/>
        </w:rPr>
      </w:pPr>
      <w:r w:rsidRPr="00ED676A">
        <w:rPr>
          <w:color w:val="auto"/>
        </w:rPr>
        <w:t>Wybrałem następujące zestawy testów:</w:t>
      </w:r>
    </w:p>
    <w:p w:rsidR="008151D3" w:rsidRPr="00ED676A" w:rsidRDefault="008151D3" w:rsidP="00F17B04">
      <w:pPr>
        <w:pStyle w:val="Wypunktowane"/>
      </w:pPr>
      <w:r w:rsidRPr="00ED676A">
        <w:t>„Forest Fires” – Baza, gdzie jest 12 wejść określających parametry terenu oraz czasu, a parametrem wyjściowym jest spalony obszar lasu. W większości testów, wartość wyjściowa wynosi 0. Dwa parametry wejściowe (miesiąc i dzień tygodnia) to parametry klasyfikujące.</w:t>
      </w:r>
    </w:p>
    <w:p w:rsidR="008151D3" w:rsidRPr="00ED676A" w:rsidRDefault="008151D3" w:rsidP="00F17B04">
      <w:pPr>
        <w:pStyle w:val="Wypunktowane"/>
      </w:pPr>
      <w:r w:rsidRPr="00ED676A">
        <w:t>“Iris Plants Database” – w Tej bazie są 4 wejścia określające atrybuty irysa. Wyjściem jest jeden atrybut – określający jeden z 3 typów irysów.</w:t>
      </w:r>
    </w:p>
    <w:p w:rsidR="008151D3" w:rsidRPr="00ED676A" w:rsidRDefault="008151D3" w:rsidP="00F17B04">
      <w:pPr>
        <w:pStyle w:val="Wypunktowane"/>
      </w:pPr>
      <w:r w:rsidRPr="00ED676A">
        <w:t xml:space="preserve"> “Wisconsin Diagnostic Breast Cancer (WDBC)” – Baza określająca na podstawie 30 atrybutów wejściowych, czy guz jest łagodny czy złośliwy.</w:t>
      </w:r>
    </w:p>
    <w:p w:rsidR="008151D3" w:rsidRPr="00ED676A" w:rsidRDefault="008151D3" w:rsidP="008151D3">
      <w:pPr>
        <w:rPr>
          <w:color w:val="auto"/>
        </w:rPr>
      </w:pPr>
    </w:p>
    <w:p w:rsidR="008151D3" w:rsidRPr="00ED676A" w:rsidRDefault="008151D3" w:rsidP="008151D3">
      <w:pPr>
        <w:rPr>
          <w:color w:val="auto"/>
        </w:rPr>
      </w:pPr>
      <w:r w:rsidRPr="00ED676A">
        <w:rPr>
          <w:color w:val="auto"/>
        </w:rPr>
        <w:t>Żaden z tych zestawow testow:</w:t>
      </w:r>
    </w:p>
    <w:p w:rsidR="008151D3" w:rsidRPr="00ED676A" w:rsidRDefault="008151D3" w:rsidP="00F17B04">
      <w:pPr>
        <w:pStyle w:val="Wypunktowane"/>
      </w:pPr>
      <w:r w:rsidRPr="00ED676A">
        <w:t>Nie ma kilku wartości wyjściowych</w:t>
      </w:r>
    </w:p>
    <w:p w:rsidR="008151D3" w:rsidRPr="00ED676A" w:rsidRDefault="008151D3" w:rsidP="00F17B04">
      <w:pPr>
        <w:pStyle w:val="Wypunktowane"/>
      </w:pPr>
      <w:r w:rsidRPr="00ED676A">
        <w:t>Nie ma brakujących wartości</w:t>
      </w:r>
    </w:p>
    <w:p w:rsidR="008151D3" w:rsidRPr="00ED676A" w:rsidRDefault="008151D3" w:rsidP="008151D3">
      <w:pPr>
        <w:rPr>
          <w:color w:val="auto"/>
        </w:rPr>
      </w:pPr>
    </w:p>
    <w:p w:rsidR="001B7D2B" w:rsidRPr="00ED676A" w:rsidRDefault="001B7D2B" w:rsidP="00F05B9A">
      <w:pPr>
        <w:pStyle w:val="Heading3"/>
      </w:pPr>
      <w:bookmarkStart w:id="115" w:name="_Toc259090157"/>
      <w:r w:rsidRPr="00ED676A">
        <w:t xml:space="preserve">Porównanie </w:t>
      </w:r>
      <w:r w:rsidR="006C3F31" w:rsidRPr="00ED676A">
        <w:t>wydajności wersji</w:t>
      </w:r>
      <w:r w:rsidRPr="00ED676A">
        <w:t xml:space="preserve"> CPU i GPU</w:t>
      </w:r>
      <w:bookmarkEnd w:id="115"/>
      <w:r w:rsidRPr="00ED676A">
        <w:t xml:space="preserve"> </w:t>
      </w:r>
    </w:p>
    <w:p w:rsidR="004460BF" w:rsidRPr="00ED676A" w:rsidRDefault="004460BF" w:rsidP="004460BF">
      <w:pPr>
        <w:rPr>
          <w:rFonts w:eastAsiaTheme="minorHAnsi"/>
          <w:color w:val="auto"/>
          <w:lang w:eastAsia="en-US"/>
        </w:rPr>
      </w:pPr>
      <w:r w:rsidRPr="00ED676A">
        <w:rPr>
          <w:rFonts w:eastAsiaTheme="minorHAnsi"/>
          <w:color w:val="auto"/>
          <w:lang w:eastAsia="en-US"/>
        </w:rPr>
        <w:t>// JRTODO - implementacja CPU uzywa double a GPU floata - wiec daje jej to przewage</w:t>
      </w:r>
    </w:p>
    <w:p w:rsidR="00CF481B" w:rsidRPr="00ED676A" w:rsidRDefault="00CF481B" w:rsidP="004460BF">
      <w:pPr>
        <w:rPr>
          <w:rFonts w:eastAsiaTheme="minorHAnsi"/>
          <w:color w:val="auto"/>
          <w:lang w:eastAsia="en-US"/>
        </w:rPr>
      </w:pPr>
      <w:r w:rsidRPr="00ED676A">
        <w:rPr>
          <w:rFonts w:eastAsiaTheme="minorHAnsi"/>
          <w:color w:val="auto"/>
          <w:lang w:eastAsia="en-US"/>
        </w:rPr>
        <w:t>// JRTODO – napisz, że według dokumentacji, zaleca się, żeby ilość bloków była przynajmniej równa dwukrotności multiprocesorów w GPU</w:t>
      </w:r>
    </w:p>
    <w:p w:rsidR="00FB2811" w:rsidRPr="00ED676A" w:rsidRDefault="00FB2811" w:rsidP="004460BF">
      <w:pPr>
        <w:rPr>
          <w:rFonts w:eastAsiaTheme="minorHAnsi"/>
          <w:color w:val="auto"/>
          <w:lang w:eastAsia="en-US"/>
        </w:rPr>
      </w:pPr>
    </w:p>
    <w:p w:rsidR="00FB2811" w:rsidRPr="00ED676A" w:rsidRDefault="00FB2811" w:rsidP="004460BF">
      <w:pPr>
        <w:rPr>
          <w:color w:val="auto"/>
        </w:rPr>
      </w:pPr>
      <w:r w:rsidRPr="00ED676A">
        <w:rPr>
          <w:color w:val="auto"/>
        </w:rPr>
        <w:t>// (execute, train. Porównanie prędkości dla CPU i GPU dla równych struktur sieci. Dyskusja na temat, czy to porównanie jest wiarygodne – weź pod uwagę rodzaje struktur danych na CPU i GPU ; to, że na CPU jest double ; to, że są nowsze CPU i GPU. )</w:t>
      </w:r>
    </w:p>
    <w:p w:rsidR="00FB2811" w:rsidRPr="00ED676A" w:rsidRDefault="00FB2811" w:rsidP="004460BF">
      <w:pPr>
        <w:rPr>
          <w:rFonts w:eastAsiaTheme="minorHAnsi"/>
          <w:color w:val="auto"/>
          <w:lang w:eastAsia="en-US"/>
        </w:rPr>
      </w:pPr>
      <w:r w:rsidRPr="00ED676A">
        <w:rPr>
          <w:color w:val="auto"/>
        </w:rPr>
        <w:t>// pokaz strukture sieci na diagramie</w:t>
      </w:r>
    </w:p>
    <w:p w:rsidR="004460BF" w:rsidRPr="00ED676A" w:rsidRDefault="004460BF" w:rsidP="004460BF">
      <w:pPr>
        <w:rPr>
          <w:color w:val="auto"/>
        </w:rPr>
      </w:pPr>
    </w:p>
    <w:p w:rsidR="001B7D2B" w:rsidRPr="00ED676A" w:rsidRDefault="00C97CF3" w:rsidP="00F05B9A">
      <w:pPr>
        <w:pStyle w:val="Heading3"/>
      </w:pPr>
      <w:bookmarkStart w:id="116" w:name="_Toc259090158"/>
      <w:r w:rsidRPr="00ED676A">
        <w:t>Wpływ optymalizacji na wydajność kerneli</w:t>
      </w:r>
      <w:bookmarkEnd w:id="116"/>
    </w:p>
    <w:p w:rsidR="00673768" w:rsidRPr="00ED676A" w:rsidRDefault="00673768" w:rsidP="00673768">
      <w:pPr>
        <w:rPr>
          <w:color w:val="auto"/>
        </w:rPr>
      </w:pPr>
    </w:p>
    <w:p w:rsidR="00673768" w:rsidRPr="00ED676A" w:rsidRDefault="00673768" w:rsidP="00673768">
      <w:pPr>
        <w:rPr>
          <w:color w:val="auto"/>
        </w:rPr>
      </w:pPr>
      <w:r w:rsidRPr="00ED676A">
        <w:rPr>
          <w:color w:val="auto"/>
        </w:rPr>
        <w:lastRenderedPageBreak/>
        <w:t>Dla kernela execute</w:t>
      </w:r>
    </w:p>
    <w:p w:rsidR="002D645B" w:rsidRPr="00ED676A" w:rsidRDefault="00FA266B" w:rsidP="00673768">
      <w:pPr>
        <w:rPr>
          <w:color w:val="auto"/>
        </w:rPr>
      </w:pPr>
      <w:r w:rsidRPr="00ED676A">
        <w:rPr>
          <w:color w:val="auto"/>
        </w:rPr>
        <w:t>// w rzeczywistych sytuacjach raczej nie uzywa się 2 warstw ukrytych…</w:t>
      </w:r>
    </w:p>
    <w:p w:rsidR="00F87D1A" w:rsidRPr="00ED676A" w:rsidRDefault="00F87D1A" w:rsidP="00673768">
      <w:pPr>
        <w:rPr>
          <w:color w:val="auto"/>
        </w:rPr>
      </w:pPr>
      <w:r w:rsidRPr="00ED676A">
        <w:rPr>
          <w:color w:val="auto"/>
        </w:rPr>
        <w:t>2 -&gt; X (</w:t>
      </w:r>
      <w:r w:rsidRPr="00ED676A">
        <w:rPr>
          <w:rFonts w:ascii="Courier New" w:eastAsiaTheme="minorHAnsi" w:hAnsi="Courier New" w:cs="Courier New"/>
          <w:color w:val="auto"/>
          <w:sz w:val="20"/>
          <w:szCs w:val="20"/>
          <w:lang w:eastAsia="en-US"/>
        </w:rPr>
        <w:t>NT_SIGMOID)</w:t>
      </w:r>
      <w:r w:rsidRPr="00ED676A">
        <w:rPr>
          <w:color w:val="auto"/>
        </w:rPr>
        <w:t>-&gt; X (</w:t>
      </w:r>
      <w:r w:rsidRPr="00ED676A">
        <w:rPr>
          <w:rFonts w:ascii="Courier New" w:eastAsiaTheme="minorHAnsi" w:hAnsi="Courier New" w:cs="Courier New"/>
          <w:color w:val="auto"/>
          <w:sz w:val="20"/>
          <w:szCs w:val="20"/>
          <w:lang w:eastAsia="en-US"/>
        </w:rPr>
        <w:t>NT_SIGMOID)</w:t>
      </w:r>
      <w:r w:rsidRPr="00ED676A">
        <w:rPr>
          <w:color w:val="auto"/>
        </w:rPr>
        <w:t>-&gt; 2(linear)  neurony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00"/>
        <w:gridCol w:w="1262"/>
        <w:gridCol w:w="1274"/>
        <w:gridCol w:w="1112"/>
        <w:gridCol w:w="1970"/>
        <w:gridCol w:w="1923"/>
      </w:tblGrid>
      <w:tr w:rsidR="009A016C" w:rsidRPr="00ED676A" w:rsidTr="009419D4">
        <w:tc>
          <w:tcPr>
            <w:tcW w:w="1331" w:type="dxa"/>
          </w:tcPr>
          <w:p w:rsidR="009A016C" w:rsidRPr="00ED676A" w:rsidRDefault="009A016C" w:rsidP="00673768">
            <w:pPr>
              <w:ind w:firstLine="0"/>
              <w:rPr>
                <w:color w:val="auto"/>
              </w:rPr>
            </w:pPr>
          </w:p>
        </w:tc>
        <w:tc>
          <w:tcPr>
            <w:tcW w:w="1381" w:type="dxa"/>
          </w:tcPr>
          <w:p w:rsidR="009A016C" w:rsidRPr="00ED676A" w:rsidRDefault="009A016C" w:rsidP="009419D4">
            <w:pPr>
              <w:pStyle w:val="Podkrelenie"/>
            </w:pPr>
            <w:r w:rsidRPr="00ED676A">
              <w:t>CPU</w:t>
            </w:r>
          </w:p>
        </w:tc>
        <w:tc>
          <w:tcPr>
            <w:tcW w:w="1393" w:type="dxa"/>
          </w:tcPr>
          <w:p w:rsidR="009A016C" w:rsidRPr="00ED676A" w:rsidRDefault="009A016C" w:rsidP="009419D4">
            <w:pPr>
              <w:pStyle w:val="Podkrelenie"/>
            </w:pPr>
            <w:r w:rsidRPr="00ED676A">
              <w:t>GPU OLD</w:t>
            </w:r>
          </w:p>
        </w:tc>
        <w:tc>
          <w:tcPr>
            <w:tcW w:w="1163" w:type="dxa"/>
          </w:tcPr>
          <w:p w:rsidR="009A016C" w:rsidRPr="00ED676A" w:rsidRDefault="009A016C" w:rsidP="009419D4">
            <w:pPr>
              <w:pStyle w:val="Podkrelenie"/>
            </w:pPr>
            <w:r w:rsidRPr="00ED676A">
              <w:t>GPU OLD Kernel</w:t>
            </w:r>
          </w:p>
        </w:tc>
        <w:tc>
          <w:tcPr>
            <w:tcW w:w="1980" w:type="dxa"/>
          </w:tcPr>
          <w:p w:rsidR="009A016C" w:rsidRPr="00ED676A" w:rsidRDefault="009A016C" w:rsidP="009419D4">
            <w:pPr>
              <w:pStyle w:val="Podkrelenie"/>
            </w:pPr>
            <w:r w:rsidRPr="00ED676A">
              <w:t>GPU Zoptymalizowana</w:t>
            </w:r>
          </w:p>
        </w:tc>
        <w:tc>
          <w:tcPr>
            <w:tcW w:w="1493" w:type="dxa"/>
          </w:tcPr>
          <w:p w:rsidR="009A016C" w:rsidRPr="00ED676A" w:rsidRDefault="009A016C" w:rsidP="009419D4">
            <w:pPr>
              <w:pStyle w:val="Podkrelenie"/>
            </w:pPr>
            <w:r w:rsidRPr="00ED676A">
              <w:t>GPU Zoptymalizowana Kernel</w:t>
            </w:r>
          </w:p>
        </w:tc>
      </w:tr>
      <w:tr w:rsidR="009A016C" w:rsidRPr="00ED676A" w:rsidTr="009419D4">
        <w:tc>
          <w:tcPr>
            <w:tcW w:w="1331" w:type="dxa"/>
          </w:tcPr>
          <w:p w:rsidR="009A016C" w:rsidRPr="00ED676A" w:rsidRDefault="009A016C" w:rsidP="00673768">
            <w:pPr>
              <w:ind w:firstLine="0"/>
              <w:rPr>
                <w:color w:val="auto"/>
              </w:rPr>
            </w:pPr>
            <w:r w:rsidRPr="00ED676A">
              <w:rPr>
                <w:color w:val="auto"/>
              </w:rPr>
              <w:t>32</w:t>
            </w:r>
          </w:p>
        </w:tc>
        <w:tc>
          <w:tcPr>
            <w:tcW w:w="1381" w:type="dxa"/>
          </w:tcPr>
          <w:p w:rsidR="009A016C" w:rsidRPr="00ED676A" w:rsidRDefault="009A016C" w:rsidP="00673768">
            <w:pPr>
              <w:ind w:firstLine="0"/>
              <w:rPr>
                <w:color w:val="auto"/>
              </w:rPr>
            </w:pPr>
            <w:r w:rsidRPr="00ED676A">
              <w:rPr>
                <w:color w:val="auto"/>
              </w:rPr>
              <w:t>143</w:t>
            </w:r>
          </w:p>
        </w:tc>
        <w:tc>
          <w:tcPr>
            <w:tcW w:w="1393" w:type="dxa"/>
          </w:tcPr>
          <w:p w:rsidR="009A016C" w:rsidRPr="00ED676A" w:rsidRDefault="009A016C" w:rsidP="00673768">
            <w:pPr>
              <w:ind w:firstLine="0"/>
              <w:rPr>
                <w:color w:val="auto"/>
              </w:rPr>
            </w:pPr>
            <w:r w:rsidRPr="00ED676A">
              <w:rPr>
                <w:color w:val="auto"/>
              </w:rPr>
              <w:t>239</w:t>
            </w:r>
          </w:p>
        </w:tc>
        <w:tc>
          <w:tcPr>
            <w:tcW w:w="1163" w:type="dxa"/>
          </w:tcPr>
          <w:p w:rsidR="009A016C" w:rsidRPr="00ED676A" w:rsidRDefault="009A016C" w:rsidP="00673768">
            <w:pPr>
              <w:ind w:firstLine="0"/>
              <w:rPr>
                <w:color w:val="auto"/>
              </w:rPr>
            </w:pPr>
            <w:r w:rsidRPr="00ED676A">
              <w:rPr>
                <w:color w:val="auto"/>
              </w:rPr>
              <w:t>19</w:t>
            </w:r>
          </w:p>
        </w:tc>
        <w:tc>
          <w:tcPr>
            <w:tcW w:w="1980" w:type="dxa"/>
          </w:tcPr>
          <w:p w:rsidR="009A016C" w:rsidRPr="00ED676A" w:rsidRDefault="00A940BC" w:rsidP="00673768">
            <w:pPr>
              <w:ind w:firstLine="0"/>
              <w:rPr>
                <w:color w:val="auto"/>
              </w:rPr>
            </w:pPr>
            <w:r w:rsidRPr="00ED676A">
              <w:rPr>
                <w:color w:val="auto"/>
              </w:rPr>
              <w:t>271</w:t>
            </w:r>
          </w:p>
        </w:tc>
        <w:tc>
          <w:tcPr>
            <w:tcW w:w="1493" w:type="dxa"/>
          </w:tcPr>
          <w:p w:rsidR="009A016C" w:rsidRPr="00ED676A" w:rsidRDefault="00A940BC" w:rsidP="00673768">
            <w:pPr>
              <w:ind w:firstLine="0"/>
              <w:rPr>
                <w:color w:val="auto"/>
              </w:rPr>
            </w:pPr>
            <w:r w:rsidRPr="00ED676A">
              <w:rPr>
                <w:color w:val="auto"/>
              </w:rPr>
              <w:t>5</w:t>
            </w:r>
          </w:p>
        </w:tc>
      </w:tr>
      <w:tr w:rsidR="009A016C" w:rsidRPr="00ED676A" w:rsidTr="009419D4">
        <w:tc>
          <w:tcPr>
            <w:tcW w:w="1331" w:type="dxa"/>
          </w:tcPr>
          <w:p w:rsidR="009A016C" w:rsidRPr="00ED676A" w:rsidRDefault="009A016C" w:rsidP="00673768">
            <w:pPr>
              <w:ind w:firstLine="0"/>
              <w:rPr>
                <w:color w:val="auto"/>
              </w:rPr>
            </w:pPr>
            <w:r w:rsidRPr="00ED676A">
              <w:rPr>
                <w:color w:val="auto"/>
              </w:rPr>
              <w:t>64</w:t>
            </w:r>
          </w:p>
        </w:tc>
        <w:tc>
          <w:tcPr>
            <w:tcW w:w="1381" w:type="dxa"/>
          </w:tcPr>
          <w:p w:rsidR="009A016C" w:rsidRPr="00ED676A" w:rsidRDefault="009A016C" w:rsidP="00673768">
            <w:pPr>
              <w:ind w:firstLine="0"/>
              <w:rPr>
                <w:color w:val="auto"/>
              </w:rPr>
            </w:pPr>
            <w:r w:rsidRPr="00ED676A">
              <w:rPr>
                <w:color w:val="auto"/>
              </w:rPr>
              <w:t>241</w:t>
            </w:r>
          </w:p>
        </w:tc>
        <w:tc>
          <w:tcPr>
            <w:tcW w:w="1393" w:type="dxa"/>
          </w:tcPr>
          <w:p w:rsidR="009A016C" w:rsidRPr="00ED676A" w:rsidRDefault="009A016C" w:rsidP="00673768">
            <w:pPr>
              <w:ind w:firstLine="0"/>
              <w:rPr>
                <w:color w:val="auto"/>
              </w:rPr>
            </w:pPr>
            <w:r w:rsidRPr="00ED676A">
              <w:rPr>
                <w:color w:val="auto"/>
              </w:rPr>
              <w:t>312</w:t>
            </w:r>
          </w:p>
        </w:tc>
        <w:tc>
          <w:tcPr>
            <w:tcW w:w="1163" w:type="dxa"/>
          </w:tcPr>
          <w:p w:rsidR="009A016C" w:rsidRPr="00ED676A" w:rsidRDefault="009A016C" w:rsidP="00673768">
            <w:pPr>
              <w:ind w:firstLine="0"/>
              <w:rPr>
                <w:color w:val="auto"/>
              </w:rPr>
            </w:pPr>
            <w:r w:rsidRPr="00ED676A">
              <w:rPr>
                <w:color w:val="auto"/>
              </w:rPr>
              <w:t>57</w:t>
            </w:r>
          </w:p>
        </w:tc>
        <w:tc>
          <w:tcPr>
            <w:tcW w:w="1980" w:type="dxa"/>
          </w:tcPr>
          <w:p w:rsidR="009A016C" w:rsidRPr="00ED676A" w:rsidRDefault="00A940BC" w:rsidP="00673768">
            <w:pPr>
              <w:ind w:firstLine="0"/>
              <w:rPr>
                <w:color w:val="auto"/>
              </w:rPr>
            </w:pPr>
            <w:r w:rsidRPr="00ED676A">
              <w:rPr>
                <w:color w:val="auto"/>
              </w:rPr>
              <w:t>241</w:t>
            </w:r>
          </w:p>
        </w:tc>
        <w:tc>
          <w:tcPr>
            <w:tcW w:w="1493" w:type="dxa"/>
          </w:tcPr>
          <w:p w:rsidR="009A016C" w:rsidRPr="00ED676A" w:rsidRDefault="00A940BC" w:rsidP="00673768">
            <w:pPr>
              <w:ind w:firstLine="0"/>
              <w:rPr>
                <w:color w:val="auto"/>
              </w:rPr>
            </w:pPr>
            <w:r w:rsidRPr="00ED676A">
              <w:rPr>
                <w:color w:val="auto"/>
              </w:rPr>
              <w:t>11</w:t>
            </w:r>
          </w:p>
        </w:tc>
      </w:tr>
      <w:tr w:rsidR="009A016C" w:rsidRPr="00ED676A" w:rsidTr="009419D4">
        <w:tc>
          <w:tcPr>
            <w:tcW w:w="1331" w:type="dxa"/>
          </w:tcPr>
          <w:p w:rsidR="009A016C" w:rsidRPr="00ED676A" w:rsidRDefault="009A016C" w:rsidP="00673768">
            <w:pPr>
              <w:ind w:firstLine="0"/>
              <w:rPr>
                <w:color w:val="auto"/>
              </w:rPr>
            </w:pPr>
            <w:r w:rsidRPr="00ED676A">
              <w:rPr>
                <w:color w:val="auto"/>
              </w:rPr>
              <w:t>128</w:t>
            </w:r>
          </w:p>
        </w:tc>
        <w:tc>
          <w:tcPr>
            <w:tcW w:w="1381" w:type="dxa"/>
          </w:tcPr>
          <w:p w:rsidR="009A016C" w:rsidRPr="00ED676A" w:rsidRDefault="009A016C" w:rsidP="00673768">
            <w:pPr>
              <w:ind w:firstLine="0"/>
              <w:rPr>
                <w:color w:val="auto"/>
              </w:rPr>
            </w:pPr>
            <w:r w:rsidRPr="00ED676A">
              <w:rPr>
                <w:color w:val="auto"/>
              </w:rPr>
              <w:t>494</w:t>
            </w:r>
          </w:p>
        </w:tc>
        <w:tc>
          <w:tcPr>
            <w:tcW w:w="1393" w:type="dxa"/>
          </w:tcPr>
          <w:p w:rsidR="009A016C" w:rsidRPr="00ED676A" w:rsidRDefault="00726F3F" w:rsidP="00673768">
            <w:pPr>
              <w:ind w:firstLine="0"/>
              <w:rPr>
                <w:color w:val="auto"/>
              </w:rPr>
            </w:pPr>
            <w:r w:rsidRPr="00ED676A">
              <w:rPr>
                <w:color w:val="auto"/>
              </w:rPr>
              <w:t>486</w:t>
            </w:r>
          </w:p>
        </w:tc>
        <w:tc>
          <w:tcPr>
            <w:tcW w:w="1163" w:type="dxa"/>
          </w:tcPr>
          <w:p w:rsidR="009A016C" w:rsidRPr="00ED676A" w:rsidRDefault="00726F3F" w:rsidP="00673768">
            <w:pPr>
              <w:ind w:firstLine="0"/>
              <w:rPr>
                <w:color w:val="auto"/>
              </w:rPr>
            </w:pPr>
            <w:r w:rsidRPr="00ED676A">
              <w:rPr>
                <w:color w:val="auto"/>
              </w:rPr>
              <w:t>237</w:t>
            </w:r>
          </w:p>
        </w:tc>
        <w:tc>
          <w:tcPr>
            <w:tcW w:w="1980" w:type="dxa"/>
          </w:tcPr>
          <w:p w:rsidR="009A016C" w:rsidRPr="00ED676A" w:rsidRDefault="00AD0435" w:rsidP="00673768">
            <w:pPr>
              <w:ind w:firstLine="0"/>
              <w:rPr>
                <w:color w:val="auto"/>
              </w:rPr>
            </w:pPr>
            <w:r w:rsidRPr="00ED676A">
              <w:rPr>
                <w:color w:val="auto"/>
              </w:rPr>
              <w:t>302</w:t>
            </w:r>
          </w:p>
        </w:tc>
        <w:tc>
          <w:tcPr>
            <w:tcW w:w="1493" w:type="dxa"/>
          </w:tcPr>
          <w:p w:rsidR="009A016C" w:rsidRPr="00ED676A" w:rsidRDefault="00AD0435" w:rsidP="00673768">
            <w:pPr>
              <w:ind w:firstLine="0"/>
              <w:rPr>
                <w:color w:val="auto"/>
              </w:rPr>
            </w:pPr>
            <w:r w:rsidRPr="00ED676A">
              <w:rPr>
                <w:color w:val="auto"/>
              </w:rPr>
              <w:t>78</w:t>
            </w:r>
          </w:p>
        </w:tc>
      </w:tr>
      <w:tr w:rsidR="00726F3F" w:rsidRPr="00ED676A" w:rsidTr="009419D4">
        <w:tc>
          <w:tcPr>
            <w:tcW w:w="1331" w:type="dxa"/>
          </w:tcPr>
          <w:p w:rsidR="00726F3F" w:rsidRPr="00ED676A" w:rsidRDefault="00726F3F" w:rsidP="00673768">
            <w:pPr>
              <w:ind w:firstLine="0"/>
              <w:rPr>
                <w:color w:val="auto"/>
              </w:rPr>
            </w:pPr>
            <w:r w:rsidRPr="00ED676A">
              <w:rPr>
                <w:color w:val="auto"/>
              </w:rPr>
              <w:t>256</w:t>
            </w:r>
          </w:p>
        </w:tc>
        <w:tc>
          <w:tcPr>
            <w:tcW w:w="1381" w:type="dxa"/>
          </w:tcPr>
          <w:p w:rsidR="00726F3F" w:rsidRPr="00ED676A" w:rsidRDefault="00726F3F" w:rsidP="00673768">
            <w:pPr>
              <w:ind w:firstLine="0"/>
              <w:rPr>
                <w:color w:val="auto"/>
              </w:rPr>
            </w:pPr>
            <w:r w:rsidRPr="00ED676A">
              <w:rPr>
                <w:color w:val="auto"/>
              </w:rPr>
              <w:t>1274</w:t>
            </w:r>
          </w:p>
        </w:tc>
        <w:tc>
          <w:tcPr>
            <w:tcW w:w="1393" w:type="dxa"/>
          </w:tcPr>
          <w:p w:rsidR="00726F3F" w:rsidRPr="00ED676A" w:rsidRDefault="00726F3F" w:rsidP="00673768">
            <w:pPr>
              <w:ind w:firstLine="0"/>
              <w:rPr>
                <w:color w:val="auto"/>
              </w:rPr>
            </w:pPr>
            <w:r w:rsidRPr="00ED676A">
              <w:rPr>
                <w:color w:val="auto"/>
              </w:rPr>
              <w:t>1320</w:t>
            </w:r>
          </w:p>
        </w:tc>
        <w:tc>
          <w:tcPr>
            <w:tcW w:w="1163" w:type="dxa"/>
          </w:tcPr>
          <w:p w:rsidR="00726F3F" w:rsidRPr="00ED676A" w:rsidRDefault="00726F3F" w:rsidP="00673768">
            <w:pPr>
              <w:ind w:firstLine="0"/>
              <w:rPr>
                <w:color w:val="auto"/>
              </w:rPr>
            </w:pPr>
            <w:r w:rsidRPr="00ED676A">
              <w:rPr>
                <w:color w:val="auto"/>
              </w:rPr>
              <w:t>1074</w:t>
            </w:r>
          </w:p>
        </w:tc>
        <w:tc>
          <w:tcPr>
            <w:tcW w:w="1980" w:type="dxa"/>
          </w:tcPr>
          <w:p w:rsidR="00726F3F" w:rsidRPr="00ED676A" w:rsidRDefault="00AD0435" w:rsidP="00673768">
            <w:pPr>
              <w:ind w:firstLine="0"/>
              <w:rPr>
                <w:color w:val="auto"/>
              </w:rPr>
            </w:pPr>
            <w:r w:rsidRPr="00ED676A">
              <w:rPr>
                <w:color w:val="auto"/>
              </w:rPr>
              <w:t>722</w:t>
            </w:r>
          </w:p>
        </w:tc>
        <w:tc>
          <w:tcPr>
            <w:tcW w:w="1493" w:type="dxa"/>
          </w:tcPr>
          <w:p w:rsidR="00726F3F" w:rsidRPr="00ED676A" w:rsidRDefault="00AD0435" w:rsidP="00673768">
            <w:pPr>
              <w:ind w:firstLine="0"/>
              <w:rPr>
                <w:color w:val="auto"/>
              </w:rPr>
            </w:pPr>
            <w:r w:rsidRPr="00ED676A">
              <w:rPr>
                <w:color w:val="auto"/>
              </w:rPr>
              <w:t>449</w:t>
            </w:r>
          </w:p>
        </w:tc>
      </w:tr>
      <w:tr w:rsidR="009A016C" w:rsidRPr="00ED676A" w:rsidTr="009419D4">
        <w:tc>
          <w:tcPr>
            <w:tcW w:w="1331" w:type="dxa"/>
          </w:tcPr>
          <w:p w:rsidR="009A016C" w:rsidRPr="00ED676A" w:rsidRDefault="009A016C" w:rsidP="00673768">
            <w:pPr>
              <w:ind w:firstLine="0"/>
              <w:rPr>
                <w:color w:val="auto"/>
              </w:rPr>
            </w:pPr>
            <w:r w:rsidRPr="00ED676A">
              <w:rPr>
                <w:color w:val="auto"/>
              </w:rPr>
              <w:t>510</w:t>
            </w:r>
          </w:p>
        </w:tc>
        <w:tc>
          <w:tcPr>
            <w:tcW w:w="1381" w:type="dxa"/>
          </w:tcPr>
          <w:p w:rsidR="009A016C" w:rsidRPr="00ED676A" w:rsidRDefault="00726F3F" w:rsidP="00673768">
            <w:pPr>
              <w:ind w:firstLine="0"/>
              <w:rPr>
                <w:color w:val="auto"/>
              </w:rPr>
            </w:pPr>
            <w:r w:rsidRPr="00ED676A">
              <w:rPr>
                <w:color w:val="auto"/>
              </w:rPr>
              <w:t>4462</w:t>
            </w:r>
          </w:p>
        </w:tc>
        <w:tc>
          <w:tcPr>
            <w:tcW w:w="1393" w:type="dxa"/>
          </w:tcPr>
          <w:p w:rsidR="009A016C" w:rsidRPr="00ED676A" w:rsidRDefault="002879A1" w:rsidP="00673768">
            <w:pPr>
              <w:ind w:firstLine="0"/>
              <w:rPr>
                <w:color w:val="auto"/>
              </w:rPr>
            </w:pPr>
            <w:r w:rsidRPr="00ED676A">
              <w:rPr>
                <w:color w:val="auto"/>
              </w:rPr>
              <w:t>3701</w:t>
            </w:r>
          </w:p>
        </w:tc>
        <w:tc>
          <w:tcPr>
            <w:tcW w:w="1163" w:type="dxa"/>
          </w:tcPr>
          <w:p w:rsidR="009A016C" w:rsidRPr="00ED676A" w:rsidRDefault="002879A1" w:rsidP="00673768">
            <w:pPr>
              <w:ind w:firstLine="0"/>
              <w:rPr>
                <w:color w:val="auto"/>
              </w:rPr>
            </w:pPr>
            <w:r w:rsidRPr="00ED676A">
              <w:rPr>
                <w:color w:val="auto"/>
              </w:rPr>
              <w:t>3457</w:t>
            </w:r>
          </w:p>
        </w:tc>
        <w:tc>
          <w:tcPr>
            <w:tcW w:w="1980" w:type="dxa"/>
          </w:tcPr>
          <w:p w:rsidR="009A016C" w:rsidRPr="00ED676A" w:rsidRDefault="00AD0435" w:rsidP="00AD0435">
            <w:pPr>
              <w:ind w:firstLine="0"/>
              <w:rPr>
                <w:color w:val="auto"/>
              </w:rPr>
            </w:pPr>
            <w:r w:rsidRPr="00ED676A">
              <w:rPr>
                <w:color w:val="auto"/>
              </w:rPr>
              <w:t>2000</w:t>
            </w:r>
          </w:p>
        </w:tc>
        <w:tc>
          <w:tcPr>
            <w:tcW w:w="1493" w:type="dxa"/>
          </w:tcPr>
          <w:p w:rsidR="009A016C" w:rsidRPr="00ED676A" w:rsidRDefault="00AD0435" w:rsidP="00673768">
            <w:pPr>
              <w:ind w:firstLine="0"/>
              <w:rPr>
                <w:color w:val="auto"/>
              </w:rPr>
            </w:pPr>
            <w:r w:rsidRPr="00ED676A">
              <w:rPr>
                <w:color w:val="auto"/>
              </w:rPr>
              <w:t>1771</w:t>
            </w:r>
          </w:p>
        </w:tc>
      </w:tr>
      <w:tr w:rsidR="00EF5833" w:rsidRPr="00ED676A" w:rsidTr="009419D4">
        <w:tc>
          <w:tcPr>
            <w:tcW w:w="1331" w:type="dxa"/>
          </w:tcPr>
          <w:p w:rsidR="00EF5833" w:rsidRPr="00ED676A" w:rsidRDefault="00EF5833" w:rsidP="00673768">
            <w:pPr>
              <w:ind w:firstLine="0"/>
              <w:rPr>
                <w:color w:val="auto"/>
              </w:rPr>
            </w:pPr>
            <w:r w:rsidRPr="00ED676A">
              <w:rPr>
                <w:color w:val="auto"/>
              </w:rPr>
              <w:t>511</w:t>
            </w:r>
          </w:p>
        </w:tc>
        <w:tc>
          <w:tcPr>
            <w:tcW w:w="1381" w:type="dxa"/>
          </w:tcPr>
          <w:p w:rsidR="00EF5833" w:rsidRPr="00ED676A" w:rsidRDefault="00EF5833" w:rsidP="00673768">
            <w:pPr>
              <w:ind w:firstLine="0"/>
              <w:rPr>
                <w:color w:val="auto"/>
              </w:rPr>
            </w:pPr>
            <w:r w:rsidRPr="00ED676A">
              <w:rPr>
                <w:color w:val="auto"/>
              </w:rPr>
              <w:t>4</w:t>
            </w:r>
          </w:p>
        </w:tc>
        <w:tc>
          <w:tcPr>
            <w:tcW w:w="1393" w:type="dxa"/>
          </w:tcPr>
          <w:p w:rsidR="00EF5833" w:rsidRPr="00ED676A" w:rsidRDefault="00EF5833" w:rsidP="00673768">
            <w:pPr>
              <w:ind w:firstLine="0"/>
              <w:rPr>
                <w:color w:val="auto"/>
              </w:rPr>
            </w:pPr>
            <w:r w:rsidRPr="00ED676A">
              <w:rPr>
                <w:color w:val="auto"/>
              </w:rPr>
              <w:t>6396</w:t>
            </w:r>
          </w:p>
        </w:tc>
        <w:tc>
          <w:tcPr>
            <w:tcW w:w="1163" w:type="dxa"/>
          </w:tcPr>
          <w:p w:rsidR="00EF5833" w:rsidRPr="00ED676A" w:rsidRDefault="00EF5833" w:rsidP="00673768">
            <w:pPr>
              <w:ind w:firstLine="0"/>
              <w:rPr>
                <w:color w:val="auto"/>
              </w:rPr>
            </w:pPr>
            <w:r w:rsidRPr="00ED676A">
              <w:rPr>
                <w:color w:val="auto"/>
              </w:rPr>
              <w:t>6169</w:t>
            </w:r>
          </w:p>
        </w:tc>
        <w:tc>
          <w:tcPr>
            <w:tcW w:w="1980" w:type="dxa"/>
          </w:tcPr>
          <w:p w:rsidR="00EF5833" w:rsidRPr="00ED676A" w:rsidRDefault="00AD0435" w:rsidP="00673768">
            <w:pPr>
              <w:ind w:firstLine="0"/>
              <w:rPr>
                <w:color w:val="auto"/>
              </w:rPr>
            </w:pPr>
            <w:r w:rsidRPr="00ED676A">
              <w:rPr>
                <w:color w:val="auto"/>
              </w:rPr>
              <w:t>2090</w:t>
            </w:r>
          </w:p>
        </w:tc>
        <w:tc>
          <w:tcPr>
            <w:tcW w:w="1493" w:type="dxa"/>
          </w:tcPr>
          <w:p w:rsidR="00EF5833" w:rsidRPr="00ED676A" w:rsidRDefault="00AD0435" w:rsidP="00673768">
            <w:pPr>
              <w:ind w:firstLine="0"/>
              <w:rPr>
                <w:color w:val="auto"/>
              </w:rPr>
            </w:pPr>
            <w:r w:rsidRPr="00ED676A">
              <w:rPr>
                <w:color w:val="auto"/>
              </w:rPr>
              <w:t>1865</w:t>
            </w:r>
          </w:p>
        </w:tc>
      </w:tr>
    </w:tbl>
    <w:p w:rsidR="00F87D1A" w:rsidRPr="00ED676A" w:rsidRDefault="00F87D1A" w:rsidP="00673768">
      <w:pPr>
        <w:rPr>
          <w:color w:val="auto"/>
        </w:rPr>
      </w:pPr>
    </w:p>
    <w:p w:rsidR="00C36E48" w:rsidRPr="00ED676A" w:rsidRDefault="00C36E48" w:rsidP="00673768">
      <w:pPr>
        <w:rPr>
          <w:color w:val="auto"/>
        </w:rPr>
      </w:pPr>
      <w:r w:rsidRPr="00ED676A">
        <w:rPr>
          <w:color w:val="auto"/>
        </w:rPr>
        <w:t>// Czas alokacji dealokacji jest staly</w:t>
      </w:r>
    </w:p>
    <w:p w:rsidR="00C36E48" w:rsidRPr="00ED676A" w:rsidRDefault="00C36E48" w:rsidP="00673768">
      <w:pPr>
        <w:rPr>
          <w:color w:val="auto"/>
        </w:rPr>
      </w:pPr>
      <w:r w:rsidRPr="00ED676A">
        <w:rPr>
          <w:color w:val="auto"/>
        </w:rPr>
        <w:t xml:space="preserve">// przy niezoptymalizowanym kernelu, </w:t>
      </w:r>
      <w:r w:rsidR="00831119" w:rsidRPr="00ED676A">
        <w:rPr>
          <w:color w:val="auto"/>
        </w:rPr>
        <w:t>niewielka zmiana wielkości danych może spowodowac duza roznice predkosc</w:t>
      </w:r>
      <w:r w:rsidR="002D6D66" w:rsidRPr="00ED676A">
        <w:rPr>
          <w:color w:val="auto"/>
        </w:rPr>
        <w:t>i</w:t>
      </w:r>
    </w:p>
    <w:p w:rsidR="002D645B" w:rsidRPr="00ED676A" w:rsidRDefault="002D645B" w:rsidP="00673768">
      <w:pPr>
        <w:rPr>
          <w:color w:val="auto"/>
        </w:rPr>
      </w:pPr>
    </w:p>
    <w:p w:rsidR="002D645B" w:rsidRPr="00ED676A" w:rsidRDefault="002D645B" w:rsidP="00F05B9A">
      <w:pPr>
        <w:pStyle w:val="Heading3"/>
      </w:pPr>
      <w:bookmarkStart w:id="117" w:name="_Toc259090159"/>
      <w:r w:rsidRPr="00ED676A">
        <w:t>Środowisko testowe</w:t>
      </w:r>
      <w:bookmarkEnd w:id="117"/>
    </w:p>
    <w:p w:rsidR="00F2026B" w:rsidRPr="00ED676A" w:rsidRDefault="00754194" w:rsidP="002D645B">
      <w:pPr>
        <w:rPr>
          <w:color w:val="auto"/>
        </w:rPr>
      </w:pPr>
      <w:r w:rsidRPr="00ED676A">
        <w:rPr>
          <w:color w:val="auto"/>
        </w:rPr>
        <w:t>Wszystkie testy zostały przeprowadzone na laptopie</w:t>
      </w:r>
      <w:r w:rsidR="00F2026B" w:rsidRPr="00ED676A">
        <w:rPr>
          <w:color w:val="auto"/>
        </w:rPr>
        <w:t xml:space="preserve"> z następującą konfiguracją:</w:t>
      </w:r>
    </w:p>
    <w:p w:rsidR="00F2026B" w:rsidRPr="00ED676A" w:rsidRDefault="00F2026B" w:rsidP="00F17B04">
      <w:pPr>
        <w:pStyle w:val="Wypunktowane"/>
      </w:pPr>
      <w:r w:rsidRPr="00ED676A">
        <w:t>Procesor</w:t>
      </w:r>
      <w:r w:rsidR="00754194" w:rsidRPr="00ED676A">
        <w:t xml:space="preserve"> </w:t>
      </w:r>
      <w:r w:rsidRPr="00ED676A">
        <w:t>Intel Core 2 Duo P8400, 2.26Ghz</w:t>
      </w:r>
    </w:p>
    <w:p w:rsidR="002A048C" w:rsidRPr="00ED676A" w:rsidRDefault="002A048C" w:rsidP="00F17B04">
      <w:pPr>
        <w:pStyle w:val="Wypunktowane"/>
      </w:pPr>
      <w:r w:rsidRPr="00ED676A">
        <w:t>4GB RAM DDR2, 800Mhz</w:t>
      </w:r>
    </w:p>
    <w:p w:rsidR="002A048C" w:rsidRPr="00ED676A" w:rsidRDefault="002A048C" w:rsidP="00F17B04">
      <w:pPr>
        <w:pStyle w:val="Wypunktowane"/>
      </w:pPr>
      <w:r w:rsidRPr="00ED676A">
        <w:t>Karta graficzna z chipsetem NVIDIA GeForce 9600M GT, 512 MB RAM DDR2</w:t>
      </w:r>
    </w:p>
    <w:p w:rsidR="00C94A1A" w:rsidRPr="00ED676A" w:rsidRDefault="00C94A1A" w:rsidP="00F17B04">
      <w:pPr>
        <w:pStyle w:val="Wypunktowane"/>
      </w:pPr>
      <w:r w:rsidRPr="00ED676A">
        <w:t>Windows Vista 32bit S</w:t>
      </w:r>
      <w:r w:rsidR="00F07C4C" w:rsidRPr="00ED676A">
        <w:t>P2</w:t>
      </w:r>
    </w:p>
    <w:p w:rsidR="00952C6E" w:rsidRPr="00ED676A" w:rsidRDefault="002A048C" w:rsidP="00F17B04">
      <w:pPr>
        <w:pStyle w:val="Wypunktowane"/>
      </w:pPr>
      <w:r w:rsidRPr="00ED676A">
        <w:t>CUDA Toolkit 2.3, CUDA SDK 2.3</w:t>
      </w:r>
    </w:p>
    <w:p w:rsidR="00F07C4C" w:rsidRPr="00ED676A" w:rsidRDefault="00F07C4C" w:rsidP="00F07C4C">
      <w:pPr>
        <w:rPr>
          <w:color w:val="auto"/>
        </w:rPr>
      </w:pPr>
    </w:p>
    <w:p w:rsidR="00F07C4C" w:rsidRPr="00ED676A" w:rsidRDefault="00E04FC7" w:rsidP="00F07C4C">
      <w:pPr>
        <w:rPr>
          <w:color w:val="auto"/>
        </w:rPr>
      </w:pPr>
      <w:r w:rsidRPr="00ED676A">
        <w:rPr>
          <w:color w:val="auto"/>
        </w:rPr>
        <w:t xml:space="preserve">Powyzsze/poniższe testy zostały przeprowadzone w środowisku 32 bitowym, jednak jest możliwość </w:t>
      </w:r>
      <w:r w:rsidR="00264D96" w:rsidRPr="00ED676A">
        <w:rPr>
          <w:color w:val="auto"/>
        </w:rPr>
        <w:t>uruchomienia go też w środowisku 64 bit.</w:t>
      </w:r>
      <w:r w:rsidR="00884BF3" w:rsidRPr="00ED676A">
        <w:rPr>
          <w:color w:val="auto"/>
        </w:rPr>
        <w:t xml:space="preserve"> W obu architekturach wszystkie zmienne programu (oprócz wskaźnikowych) mają tę samą szerokość.</w:t>
      </w:r>
      <w:r w:rsidR="00264D96" w:rsidRPr="00ED676A">
        <w:rPr>
          <w:color w:val="auto"/>
        </w:rPr>
        <w:t xml:space="preserve"> Program uruchomiłem na Windowsie 7 64bit i uruchomiłem podobne testy. Poni</w:t>
      </w:r>
      <w:r w:rsidR="00884BF3" w:rsidRPr="00ED676A">
        <w:rPr>
          <w:color w:val="auto"/>
        </w:rPr>
        <w:t>ż</w:t>
      </w:r>
      <w:r w:rsidR="00264D96" w:rsidRPr="00ED676A">
        <w:rPr>
          <w:color w:val="auto"/>
        </w:rPr>
        <w:t>ej znajduje się porównanie prędkości dzialania w obu systemach operacyjnych.</w:t>
      </w:r>
    </w:p>
    <w:p w:rsidR="00884BF3" w:rsidRPr="00ED676A" w:rsidRDefault="00884BF3" w:rsidP="00F07C4C">
      <w:pPr>
        <w:rPr>
          <w:color w:val="auto"/>
        </w:rPr>
      </w:pPr>
    </w:p>
    <w:p w:rsidR="00884BF3" w:rsidRPr="00ED676A" w:rsidRDefault="00884BF3" w:rsidP="00F07C4C">
      <w:pPr>
        <w:rPr>
          <w:color w:val="auto"/>
        </w:rPr>
      </w:pPr>
      <w:r w:rsidRPr="00ED676A">
        <w:rPr>
          <w:color w:val="auto"/>
        </w:rPr>
        <w:lastRenderedPageBreak/>
        <w:t>Napisz tez, ze ten procesor jest 64-bitowy</w:t>
      </w:r>
      <w:r w:rsidR="004D316D" w:rsidRPr="00ED676A">
        <w:rPr>
          <w:color w:val="auto"/>
        </w:rPr>
        <w:t xml:space="preserve"> Gdyby był 32b, to by było pewnie wolniej</w:t>
      </w:r>
    </w:p>
    <w:p w:rsidR="00952C6E" w:rsidRPr="00ED676A" w:rsidRDefault="00952C6E" w:rsidP="00952C6E">
      <w:pPr>
        <w:rPr>
          <w:color w:val="auto"/>
        </w:rPr>
      </w:pPr>
    </w:p>
    <w:p w:rsidR="002D645B" w:rsidRPr="00ED676A" w:rsidRDefault="002D645B" w:rsidP="004F3A28">
      <w:pPr>
        <w:pStyle w:val="Heading4"/>
      </w:pPr>
      <w:bookmarkStart w:id="118" w:name="_Toc259090160"/>
      <w:r w:rsidRPr="00ED676A">
        <w:t>Porównanie działania w różnych systemach operacyjnych</w:t>
      </w:r>
      <w:bookmarkEnd w:id="118"/>
    </w:p>
    <w:p w:rsidR="00645592" w:rsidRPr="00ED676A" w:rsidRDefault="00645592" w:rsidP="00645592">
      <w:pPr>
        <w:rPr>
          <w:color w:val="auto"/>
        </w:rPr>
      </w:pPr>
    </w:p>
    <w:p w:rsidR="00645592" w:rsidRPr="00ED676A" w:rsidRDefault="00645592" w:rsidP="00645592">
      <w:pPr>
        <w:rPr>
          <w:color w:val="auto"/>
        </w:rPr>
      </w:pPr>
      <w:r w:rsidRPr="00ED676A">
        <w:rPr>
          <w:color w:val="auto"/>
        </w:rPr>
        <w:t>// (Windows Vista 32b,Windows 7 64b, Ubuntu 9.04. Porównaj też performance GPU i CPU)</w:t>
      </w:r>
    </w:p>
    <w:p w:rsidR="00645592" w:rsidRPr="00ED676A" w:rsidRDefault="00645592" w:rsidP="00645592">
      <w:pPr>
        <w:rPr>
          <w:color w:val="auto"/>
        </w:rPr>
      </w:pPr>
      <w:r w:rsidRPr="00ED676A">
        <w:rPr>
          <w:color w:val="auto"/>
        </w:rPr>
        <w:t>// napisz, ze funkcjonalnie dziala tak samo</w:t>
      </w:r>
    </w:p>
    <w:p w:rsidR="002D645B" w:rsidRPr="00ED676A" w:rsidRDefault="002D645B" w:rsidP="00673768">
      <w:pPr>
        <w:rPr>
          <w:color w:val="auto"/>
        </w:rPr>
      </w:pPr>
    </w:p>
    <w:p w:rsidR="001B7D2B" w:rsidRPr="00ED676A" w:rsidRDefault="001B7D2B" w:rsidP="00F05B9A">
      <w:pPr>
        <w:pStyle w:val="Heading3"/>
      </w:pPr>
      <w:bookmarkStart w:id="119" w:name="_Toc259090161"/>
      <w:r w:rsidRPr="00ED676A">
        <w:t>Informacje końcowe</w:t>
      </w:r>
      <w:bookmarkEnd w:id="119"/>
      <w:r w:rsidRPr="00ED676A">
        <w:t xml:space="preserve"> </w:t>
      </w:r>
    </w:p>
    <w:p w:rsidR="00D973D2" w:rsidRPr="00ED676A" w:rsidRDefault="00F07C4C" w:rsidP="00D973D2">
      <w:pPr>
        <w:rPr>
          <w:color w:val="auto"/>
        </w:rPr>
      </w:pPr>
      <w:r w:rsidRPr="00ED676A">
        <w:rPr>
          <w:color w:val="auto"/>
        </w:rPr>
        <w:t>Kod na CPU nie jest zbyt dobrze zoptymalizowany</w:t>
      </w:r>
    </w:p>
    <w:p w:rsidR="00F07C4C" w:rsidRPr="00ED676A" w:rsidRDefault="00F07C4C" w:rsidP="00D973D2">
      <w:pPr>
        <w:rPr>
          <w:color w:val="auto"/>
        </w:rPr>
      </w:pPr>
      <w:r w:rsidRPr="00ED676A">
        <w:rPr>
          <w:color w:val="auto"/>
        </w:rPr>
        <w:t xml:space="preserve">Napisz o najnowszych procesorach i 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p>
    <w:p w:rsidR="00D85A10" w:rsidRPr="00ED676A" w:rsidRDefault="00D85A10" w:rsidP="00D973D2">
      <w:pPr>
        <w:rPr>
          <w:color w:val="auto"/>
        </w:rPr>
      </w:pPr>
      <w:r w:rsidRPr="00ED676A">
        <w:rPr>
          <w:color w:val="auto"/>
        </w:rPr>
        <w:t>// (Wytłumaczenie, czemu są inne wyniki CPU i GPU - są różnice, bo float zamiast double i inna kolejność obliczeń). (może we wcześniejszym rodziale)</w:t>
      </w:r>
    </w:p>
    <w:p w:rsidR="00D973D2" w:rsidRPr="00ED676A" w:rsidRDefault="00D973D2" w:rsidP="00D973D2">
      <w:pPr>
        <w:rPr>
          <w:color w:val="auto"/>
        </w:rPr>
      </w:pPr>
    </w:p>
    <w:p w:rsidR="00D973D2" w:rsidRPr="00ED676A" w:rsidRDefault="00D973D2" w:rsidP="00F05B9A">
      <w:pPr>
        <w:pStyle w:val="Heading2"/>
      </w:pPr>
      <w:bookmarkStart w:id="120" w:name="_Toc259090162"/>
      <w:r w:rsidRPr="00ED676A">
        <w:t>Narzędzia pomocnicze</w:t>
      </w:r>
      <w:bookmarkEnd w:id="120"/>
    </w:p>
    <w:p w:rsidR="00E211F4" w:rsidRPr="00ED676A" w:rsidRDefault="00FD78B4" w:rsidP="00E211F4">
      <w:pPr>
        <w:rPr>
          <w:color w:val="auto"/>
        </w:rPr>
      </w:pPr>
      <w:r w:rsidRPr="00ED676A">
        <w:rPr>
          <w:color w:val="auto"/>
        </w:rPr>
        <w:t xml:space="preserve">NVIDIA dostarcza razem z biblioteką CUDA aplikację </w:t>
      </w:r>
      <w:r w:rsidRPr="00ED676A">
        <w:rPr>
          <w:b/>
          <w:color w:val="auto"/>
        </w:rPr>
        <w:t>CudaProf</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 xml:space="preserve">rofiler dynamiczny kerneli CUDA. Program ten uruchamia aplikację CUDA i </w:t>
      </w:r>
      <w:r w:rsidR="003B33F4" w:rsidRPr="00ED676A">
        <w:rPr>
          <w:color w:val="auto"/>
        </w:rPr>
        <w:t>określa różne parametry kerneli</w:t>
      </w:r>
      <w:r w:rsidR="00CD76DB" w:rsidRPr="00ED676A">
        <w:rPr>
          <w:color w:val="auto"/>
        </w:rPr>
        <w:t xml:space="preserve"> i operacji na pamięci GPU</w:t>
      </w:r>
      <w:r w:rsidR="003B33F4" w:rsidRPr="00ED676A">
        <w:rPr>
          <w:color w:val="auto"/>
        </w:rPr>
        <w:t>, m.in.:</w:t>
      </w:r>
    </w:p>
    <w:p w:rsidR="003B33F4" w:rsidRPr="00ED676A" w:rsidRDefault="003B33F4" w:rsidP="00F17B04">
      <w:pPr>
        <w:pStyle w:val="Wypunktowane"/>
      </w:pPr>
      <w:r w:rsidRPr="00ED676A">
        <w:t>Czas wykonania przez CPU, GPU</w:t>
      </w:r>
    </w:p>
    <w:p w:rsidR="003B33F4" w:rsidRPr="00ED676A" w:rsidRDefault="003B33F4" w:rsidP="00F17B04">
      <w:pPr>
        <w:pStyle w:val="Wypunktowane"/>
      </w:pPr>
      <w:r w:rsidRPr="00ED676A">
        <w:t xml:space="preserve">Ilość </w:t>
      </w:r>
      <w:r w:rsidR="00CE2B2A" w:rsidRPr="00ED676A">
        <w:t xml:space="preserve">danych </w:t>
      </w:r>
      <w:r w:rsidRPr="00ED676A">
        <w:t xml:space="preserve">zapisów </w:t>
      </w:r>
      <w:r w:rsidR="00CE2B2A" w:rsidRPr="00ED676A">
        <w:t>lub odczytanych z pamięci globalnej, z podziałem na coalesced i non-coalesced</w:t>
      </w:r>
    </w:p>
    <w:p w:rsidR="00CE2B2A" w:rsidRPr="00ED676A" w:rsidRDefault="00CE2B2A" w:rsidP="00F17B04">
      <w:pPr>
        <w:pStyle w:val="Wypunktowane"/>
      </w:pPr>
      <w:r w:rsidRPr="00ED676A">
        <w:t>Ilość danych zapisów lub odczytanych z pamięci dzielonej</w:t>
      </w:r>
    </w:p>
    <w:p w:rsidR="009A2EB9" w:rsidRPr="00ED676A" w:rsidRDefault="00CE2B2A" w:rsidP="00F17B04">
      <w:pPr>
        <w:pStyle w:val="Wypunktowane"/>
      </w:pPr>
      <w:r w:rsidRPr="00ED676A">
        <w:t>Ilość wykonanych instrukcj</w:t>
      </w:r>
      <w:r w:rsidR="009A2EB9" w:rsidRPr="00ED676A">
        <w:t>i</w:t>
      </w:r>
    </w:p>
    <w:p w:rsidR="006B7562" w:rsidRPr="00ED676A" w:rsidRDefault="006B7562" w:rsidP="009A2EB9">
      <w:pPr>
        <w:ind w:firstLine="0"/>
        <w:rPr>
          <w:color w:val="auto"/>
        </w:rPr>
      </w:pPr>
    </w:p>
    <w:p w:rsidR="006B7562" w:rsidRPr="00ED676A" w:rsidRDefault="006B7562" w:rsidP="009A2EB9">
      <w:pPr>
        <w:ind w:firstLine="0"/>
        <w:rPr>
          <w:color w:val="auto"/>
        </w:rPr>
      </w:pPr>
      <w:r w:rsidRPr="00ED676A">
        <w:rPr>
          <w:color w:val="auto"/>
        </w:rPr>
        <w:t>Poniżej jest screenshot programu:</w:t>
      </w:r>
    </w:p>
    <w:p w:rsidR="00CE2B2A" w:rsidRPr="00ED676A" w:rsidRDefault="009A2EB9" w:rsidP="009A2EB9">
      <w:pPr>
        <w:ind w:firstLine="0"/>
        <w:rPr>
          <w:color w:val="auto"/>
        </w:rPr>
      </w:pPr>
      <w:r w:rsidRPr="00ED676A">
        <w:rPr>
          <w:noProof/>
          <w:color w:val="auto"/>
          <w:lang w:val="en-US" w:eastAsia="en-US"/>
        </w:rPr>
        <w:lastRenderedPageBreak/>
        <w:drawing>
          <wp:inline distT="0" distB="0" distL="0" distR="0">
            <wp:extent cx="5770880" cy="3907790"/>
            <wp:effectExtent l="19050" t="0" r="127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770880" cy="3907790"/>
                    </a:xfrm>
                    <a:prstGeom prst="rect">
                      <a:avLst/>
                    </a:prstGeom>
                    <a:noFill/>
                    <a:ln w="9525">
                      <a:noFill/>
                      <a:miter lim="800000"/>
                      <a:headEnd/>
                      <a:tailEnd/>
                    </a:ln>
                  </pic:spPr>
                </pic:pic>
              </a:graphicData>
            </a:graphic>
          </wp:inline>
        </w:drawing>
      </w:r>
    </w:p>
    <w:p w:rsidR="006B7562" w:rsidRPr="00ED676A" w:rsidRDefault="006B7562" w:rsidP="00072F3F">
      <w:pPr>
        <w:rPr>
          <w:color w:val="auto"/>
        </w:rPr>
      </w:pPr>
      <w:r w:rsidRPr="00ED676A">
        <w:rPr>
          <w:color w:val="auto"/>
        </w:rPr>
        <w:t xml:space="preserve">Pole 1 przedstawia listę poprzednio uruchomionych symulacji programu. Pole 2 zawiera </w:t>
      </w:r>
      <w:r w:rsidR="00CD76DB" w:rsidRPr="00ED676A">
        <w:rPr>
          <w:color w:val="auto"/>
        </w:rPr>
        <w:t>listę wywołań kerneli oraz operacji na 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CE2B2A" w:rsidRPr="00ED676A" w:rsidRDefault="00072F3F" w:rsidP="00CE2B2A">
      <w:pPr>
        <w:rPr>
          <w:color w:val="auto"/>
        </w:rPr>
      </w:pPr>
      <w:r w:rsidRPr="00ED676A">
        <w:rPr>
          <w:color w:val="auto"/>
        </w:rPr>
        <w:t>Program udostępn</w:t>
      </w:r>
      <w:r w:rsidR="00232076" w:rsidRPr="00ED676A">
        <w:rPr>
          <w:color w:val="auto"/>
        </w:rPr>
        <w:t>ił mi</w:t>
      </w:r>
      <w:r w:rsidRPr="00ED676A">
        <w:rPr>
          <w:color w:val="auto"/>
        </w:rPr>
        <w:t xml:space="preserve"> wiele informacji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 xml:space="preserve">pomocne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 na</w:t>
      </w:r>
      <w:r w:rsidR="009A2EB9" w:rsidRPr="00ED676A">
        <w:rPr>
          <w:color w:val="auto"/>
        </w:rPr>
        <w:t>wet na kilkukrotne przyspieszenie działania części GPU programu.</w:t>
      </w:r>
    </w:p>
    <w:p w:rsidR="00293937" w:rsidRPr="00ED676A" w:rsidRDefault="00293937" w:rsidP="00232076">
      <w:pPr>
        <w:ind w:firstLine="0"/>
        <w:rPr>
          <w:color w:val="auto"/>
        </w:rPr>
      </w:pPr>
    </w:p>
    <w:p w:rsidR="001B7D2B" w:rsidRPr="00ED676A" w:rsidRDefault="008D49B7" w:rsidP="002D645B">
      <w:pPr>
        <w:ind w:firstLine="0"/>
        <w:rPr>
          <w:color w:val="auto"/>
        </w:rPr>
      </w:pPr>
      <w:r w:rsidRPr="00ED676A">
        <w:rPr>
          <w:color w:val="auto"/>
        </w:rPr>
        <w:t xml:space="preserve">Inną pomocą w czasie tworzenia programu była możliwość </w:t>
      </w:r>
      <w:r w:rsidRPr="00ED676A">
        <w:rPr>
          <w:b/>
          <w:color w:val="auto"/>
        </w:rPr>
        <w:t>emulacji</w:t>
      </w:r>
      <w:r w:rsidRPr="00ED676A">
        <w:rPr>
          <w:color w:val="auto"/>
        </w:rPr>
        <w:t xml:space="preserve"> wykonania części GPU na </w:t>
      </w:r>
      <w:r w:rsidR="00030B3F" w:rsidRPr="00ED676A">
        <w:rPr>
          <w:color w:val="auto"/>
        </w:rPr>
        <w:t xml:space="preserve">CPU (jest włączana przez specjalny przełącznik kompilacji). </w:t>
      </w:r>
      <w:r w:rsidR="00E75B63" w:rsidRPr="00ED676A">
        <w:rPr>
          <w:color w:val="auto"/>
        </w:rPr>
        <w:t xml:space="preserve">Wykonanie całego programu w trym trybie jest możliwe nawet na komputerach </w:t>
      </w:r>
      <w:r w:rsidR="005E79A1" w:rsidRPr="00ED676A">
        <w:rPr>
          <w:color w:val="auto"/>
        </w:rPr>
        <w:t>niewyposażonych</w:t>
      </w:r>
      <w:r w:rsidR="00E75B63" w:rsidRPr="00ED676A">
        <w:rPr>
          <w:color w:val="auto"/>
        </w:rPr>
        <w:t xml:space="preserve"> w karty graficzne wspierające CUDA. </w:t>
      </w:r>
      <w:r w:rsidR="0097228F" w:rsidRPr="00ED676A">
        <w:rPr>
          <w:color w:val="auto"/>
        </w:rPr>
        <w:t xml:space="preserve">Tryb emulacji umożliwia pozwala na debugowanie kerneli (nie jest możliwe w standardowym trybie bez emulacji). </w:t>
      </w:r>
      <w:r w:rsidR="00013B2A" w:rsidRPr="00ED676A">
        <w:rPr>
          <w:color w:val="auto"/>
        </w:rPr>
        <w:t>Trzeba jednak pamiętać o tym, że jest to emulator, a nie symulator karty graficznej CUDA – występują pewne różnice – niektóre kernele działają poprawnie w trybie emulacji, a w trybie sta</w:t>
      </w:r>
      <w:r w:rsidR="005716C7" w:rsidRPr="00ED676A">
        <w:rPr>
          <w:color w:val="auto"/>
        </w:rPr>
        <w:t>ndardowym mogą nawet zawiesić komputer.</w:t>
      </w:r>
      <w:r w:rsidR="00A11932" w:rsidRPr="00ED676A">
        <w:rPr>
          <w:color w:val="auto"/>
        </w:rPr>
        <w:t xml:space="preserve"> Kod wykonany w emulatorze jest wielokrotnie wolniejszy niż na GPU.</w:t>
      </w:r>
      <w:r w:rsidR="001B7D2B" w:rsidRPr="00ED676A">
        <w:rPr>
          <w:color w:val="auto"/>
        </w:rPr>
        <w:tab/>
      </w:r>
    </w:p>
    <w:p w:rsidR="00107097" w:rsidRPr="00ED676A" w:rsidRDefault="00107097" w:rsidP="00107097">
      <w:pPr>
        <w:rPr>
          <w:color w:val="auto"/>
        </w:rPr>
      </w:pPr>
    </w:p>
    <w:p w:rsidR="00836D01" w:rsidRPr="00ED676A" w:rsidRDefault="00836D01" w:rsidP="002F45CE">
      <w:pPr>
        <w:pStyle w:val="Heading1"/>
      </w:pPr>
      <w:bookmarkStart w:id="121" w:name="_Wnioski/spostrzeżenia"/>
      <w:bookmarkStart w:id="122" w:name="_Toc259090163"/>
      <w:bookmarkEnd w:id="121"/>
      <w:r w:rsidRPr="00ED676A">
        <w:lastRenderedPageBreak/>
        <w:t>Wnioski/spostrzeżenia</w:t>
      </w:r>
      <w:bookmarkEnd w:id="122"/>
    </w:p>
    <w:p w:rsidR="00552F6C" w:rsidRPr="00ED676A" w:rsidRDefault="00552F6C" w:rsidP="00552F6C">
      <w:pPr>
        <w:rPr>
          <w:color w:val="auto"/>
        </w:rPr>
      </w:pPr>
      <w:r w:rsidRPr="00ED676A">
        <w:rPr>
          <w:color w:val="auto"/>
        </w:rPr>
        <w:t>Zwyczajowo wnioski są jednolitym punktem - podpunkty a-e niech pozostaną wytyczną zakresu</w:t>
      </w:r>
    </w:p>
    <w:p w:rsidR="00552F6C" w:rsidRPr="00ED676A" w:rsidRDefault="00552F6C" w:rsidP="00552F6C">
      <w:pPr>
        <w:rPr>
          <w:color w:val="auto"/>
        </w:rPr>
      </w:pPr>
    </w:p>
    <w:p w:rsidR="00552F6C" w:rsidRPr="00ED676A" w:rsidRDefault="00552F6C" w:rsidP="00F17B04">
      <w:pPr>
        <w:pStyle w:val="Wypunktowane"/>
      </w:pPr>
      <w:r w:rsidRPr="00ED676A">
        <w:t>Osiągnięte cele</w:t>
      </w:r>
    </w:p>
    <w:p w:rsidR="00552F6C" w:rsidRPr="00ED676A" w:rsidRDefault="00552F6C" w:rsidP="00F17B04">
      <w:pPr>
        <w:pStyle w:val="Wypunktowane"/>
      </w:pPr>
      <w:r w:rsidRPr="00ED676A">
        <w:t xml:space="preserve">Prawdziwość tezy </w:t>
      </w:r>
      <w:r w:rsidRPr="00ED676A">
        <w:rPr>
          <w:color w:val="948A54"/>
        </w:rPr>
        <w:t>(czy okazała się prawdziwa)</w:t>
      </w:r>
    </w:p>
    <w:p w:rsidR="00552F6C" w:rsidRPr="00ED676A" w:rsidRDefault="00552F6C" w:rsidP="00F17B04">
      <w:pPr>
        <w:pStyle w:val="Wypunktowane"/>
      </w:pPr>
      <w:r w:rsidRPr="00ED676A">
        <w:t>Perspektywy rozwoju programu</w:t>
      </w:r>
    </w:p>
    <w:p w:rsidR="00552F6C" w:rsidRPr="00ED676A" w:rsidRDefault="00552F6C" w:rsidP="00F17B04">
      <w:pPr>
        <w:pStyle w:val="Wypunktowane"/>
      </w:pPr>
      <w:r w:rsidRPr="00ED676A">
        <w:t xml:space="preserve">Perspektywy rozwoju GPGPU </w:t>
      </w:r>
      <w:r w:rsidRPr="00ED676A">
        <w:rPr>
          <w:color w:val="948A54"/>
        </w:rPr>
        <w:t>(ATI, OpenCL, Cuda 1.3, Fermi)</w:t>
      </w:r>
    </w:p>
    <w:p w:rsidR="00552F6C" w:rsidRPr="00ED676A" w:rsidRDefault="00552F6C" w:rsidP="00F17B04">
      <w:pPr>
        <w:pStyle w:val="Wypunktowane"/>
      </w:pPr>
      <w:r w:rsidRPr="00ED676A">
        <w:t xml:space="preserve">Spostrzeżenia po wykonaniu pracy </w:t>
      </w:r>
      <w:r w:rsidRPr="00ED676A">
        <w:rPr>
          <w:color w:val="948A54"/>
        </w:rPr>
        <w:t>(Co bym mógł zrobić inaczej).</w:t>
      </w:r>
    </w:p>
    <w:p w:rsidR="00552F6C" w:rsidRPr="00ED676A" w:rsidRDefault="00552F6C" w:rsidP="00552F6C">
      <w:pPr>
        <w:rPr>
          <w:color w:val="auto"/>
        </w:rPr>
      </w:pPr>
    </w:p>
    <w:p w:rsidR="00552F6C" w:rsidRPr="00ED676A" w:rsidRDefault="00552F6C" w:rsidP="00552F6C">
      <w:pPr>
        <w:rPr>
          <w:color w:val="auto"/>
        </w:rPr>
      </w:pPr>
    </w:p>
    <w:p w:rsidR="00107097" w:rsidRPr="00ED676A" w:rsidRDefault="00107097" w:rsidP="00107097">
      <w:pPr>
        <w:rPr>
          <w:rFonts w:eastAsiaTheme="minorHAnsi"/>
          <w:color w:val="auto"/>
          <w:lang w:eastAsia="en-US"/>
        </w:rPr>
      </w:pPr>
      <w:r w:rsidRPr="00ED676A">
        <w:rPr>
          <w:rFonts w:eastAsiaTheme="minorHAnsi"/>
          <w:color w:val="auto"/>
          <w:lang w:eastAsia="en-US"/>
        </w:rPr>
        <w:t>// JRTODO - opisz sposob tworzenia programu, problemy, rozwiazania problemow</w:t>
      </w:r>
    </w:p>
    <w:p w:rsidR="00CC2836" w:rsidRPr="00ED676A" w:rsidRDefault="00CC2836" w:rsidP="00107097">
      <w:pPr>
        <w:rPr>
          <w:rFonts w:eastAsiaTheme="minorHAnsi"/>
          <w:color w:val="auto"/>
          <w:lang w:eastAsia="en-US"/>
        </w:rPr>
      </w:pPr>
      <w:r w:rsidRPr="00ED676A">
        <w:rPr>
          <w:rFonts w:eastAsiaTheme="minorHAnsi"/>
          <w:color w:val="auto"/>
          <w:lang w:eastAsia="en-US"/>
        </w:rPr>
        <w:t xml:space="preserve">Żeby napisać program w CUDA, nie jest to trudne. Ale trudne jest, żeby zrobić, żeby działał szybko. </w:t>
      </w:r>
      <w:r w:rsidR="004F0FF0" w:rsidRPr="00ED676A">
        <w:rPr>
          <w:rFonts w:eastAsiaTheme="minorHAnsi"/>
          <w:color w:val="auto"/>
          <w:lang w:eastAsia="en-US"/>
        </w:rPr>
        <w:t>Wymagane jest dużo danych, żeby działał szybko. Często inne wersje programu sprawdzają się w jednych sytuacjach, a inne wwersje w innych.</w:t>
      </w:r>
    </w:p>
    <w:p w:rsidR="004F0FF0" w:rsidRPr="00ED676A" w:rsidRDefault="004F0FF0" w:rsidP="00107097">
      <w:pPr>
        <w:rPr>
          <w:rFonts w:eastAsiaTheme="minorHAnsi"/>
          <w:color w:val="auto"/>
          <w:lang w:eastAsia="en-US"/>
        </w:rPr>
      </w:pPr>
      <w:r w:rsidRPr="00ED676A">
        <w:rPr>
          <w:rFonts w:eastAsiaTheme="minorHAnsi"/>
          <w:color w:val="auto"/>
          <w:lang w:eastAsia="en-US"/>
        </w:rPr>
        <w:t>Wartości na GPU są float. Przy niewielu obliczeniach (epokach uczenia, lub warstwach sieci), róznice są niewielkie między double. Przy wielu – stają się coraz większe.</w:t>
      </w:r>
    </w:p>
    <w:p w:rsidR="00162965" w:rsidRPr="00ED676A" w:rsidRDefault="00162965" w:rsidP="00107097">
      <w:pPr>
        <w:rPr>
          <w:rFonts w:eastAsiaTheme="minorHAnsi"/>
          <w:color w:val="auto"/>
          <w:lang w:eastAsia="en-US"/>
        </w:rPr>
      </w:pPr>
      <w:r w:rsidRPr="00ED676A">
        <w:rPr>
          <w:rFonts w:eastAsiaTheme="minorHAnsi"/>
          <w:color w:val="auto"/>
          <w:lang w:eastAsia="en-US"/>
        </w:rPr>
        <w:t>Przyspieszenie przy MLP jest tylko dla duzych sieci.</w:t>
      </w:r>
    </w:p>
    <w:p w:rsidR="00A34E8F" w:rsidRPr="00ED676A" w:rsidRDefault="00A34E8F" w:rsidP="00107097">
      <w:pPr>
        <w:rPr>
          <w:rFonts w:eastAsiaTheme="minorHAnsi"/>
          <w:color w:val="auto"/>
          <w:lang w:eastAsia="en-US"/>
        </w:rPr>
      </w:pPr>
      <w:r w:rsidRPr="00ED676A">
        <w:rPr>
          <w:rFonts w:eastAsiaTheme="minorHAnsi"/>
          <w:color w:val="auto"/>
          <w:lang w:eastAsia="en-US"/>
        </w:rPr>
        <w:t xml:space="preserve">Niewiele kodu z Cudatools jest przenaszalne. Programowanie na GPU jest nizszopoziomowe i nie zawsze można </w:t>
      </w:r>
      <w:r w:rsidR="004A25E2" w:rsidRPr="00ED676A">
        <w:rPr>
          <w:rFonts w:eastAsiaTheme="minorHAnsi"/>
          <w:color w:val="auto"/>
          <w:lang w:eastAsia="en-US"/>
        </w:rPr>
        <w:t>zrobic cos uniwersalnego.</w:t>
      </w:r>
    </w:p>
    <w:p w:rsidR="00B52F75" w:rsidRPr="00ED676A" w:rsidRDefault="00B52F75" w:rsidP="00107097">
      <w:pPr>
        <w:rPr>
          <w:rFonts w:eastAsiaTheme="minorHAnsi"/>
          <w:color w:val="auto"/>
          <w:lang w:eastAsia="en-US"/>
        </w:rPr>
      </w:pPr>
      <w:r w:rsidRPr="00ED676A">
        <w:rPr>
          <w:rFonts w:eastAsiaTheme="minorHAnsi"/>
          <w:color w:val="auto"/>
          <w:lang w:eastAsia="en-US"/>
        </w:rPr>
        <w:t>Teraz widze, ze jak w kernelu jest wiele galezi, to jest prawie tak zle jak czytanie z globalnej pamieci</w:t>
      </w:r>
    </w:p>
    <w:p w:rsidR="00610EC2" w:rsidRPr="00ED676A" w:rsidRDefault="00610EC2" w:rsidP="00107097">
      <w:pPr>
        <w:rPr>
          <w:rFonts w:eastAsiaTheme="minorHAnsi"/>
          <w:color w:val="auto"/>
          <w:lang w:eastAsia="en-US"/>
        </w:rPr>
      </w:pPr>
      <w:r w:rsidRPr="00ED676A">
        <w:rPr>
          <w:rFonts w:eastAsiaTheme="minorHAnsi"/>
          <w:color w:val="auto"/>
          <w:lang w:eastAsia="en-US"/>
        </w:rPr>
        <w:t>Jeśli nie są znane wymiary tablic (rozmiar danych wejsciowych/wyjsciowych), to jest to bardzo duzy problem dla CUDA (są trudnosci z</w:t>
      </w:r>
      <w:r w:rsidR="003A128C" w:rsidRPr="00ED676A">
        <w:rPr>
          <w:rFonts w:eastAsiaTheme="minorHAnsi"/>
          <w:color w:val="auto"/>
          <w:lang w:eastAsia="en-US"/>
        </w:rPr>
        <w:t>e skalowalnoscia danych)</w:t>
      </w:r>
      <w:r w:rsidRPr="00ED676A">
        <w:rPr>
          <w:rFonts w:eastAsiaTheme="minorHAnsi"/>
          <w:color w:val="auto"/>
          <w:lang w:eastAsia="en-US"/>
        </w:rPr>
        <w:t>.</w:t>
      </w:r>
    </w:p>
    <w:p w:rsidR="00B210D8" w:rsidRPr="00ED676A" w:rsidRDefault="00B210D8" w:rsidP="00107097">
      <w:pPr>
        <w:rPr>
          <w:rFonts w:eastAsiaTheme="minorHAnsi"/>
          <w:color w:val="auto"/>
          <w:lang w:eastAsia="en-US"/>
        </w:rPr>
      </w:pPr>
      <w:r w:rsidRPr="00ED676A">
        <w:rPr>
          <w:rFonts w:eastAsiaTheme="minorHAnsi"/>
          <w:color w:val="auto"/>
          <w:lang w:eastAsia="en-US"/>
        </w:rPr>
        <w:t xml:space="preserve">// jeśli doda się </w:t>
      </w:r>
      <w:r w:rsidR="009C214B" w:rsidRPr="00ED676A">
        <w:rPr>
          <w:rFonts w:eastAsiaTheme="minorHAnsi"/>
          <w:color w:val="auto"/>
          <w:lang w:eastAsia="en-US"/>
        </w:rPr>
        <w:t>nowe typy sieci zawierajace warstwy, to nie zajmie to dlugo. Jeśli inne, to może być dlugie</w:t>
      </w:r>
    </w:p>
    <w:p w:rsidR="0063320C" w:rsidRDefault="0063320C" w:rsidP="00107097">
      <w:pPr>
        <w:rPr>
          <w:rFonts w:eastAsiaTheme="minorHAnsi"/>
          <w:color w:val="auto"/>
          <w:lang w:eastAsia="en-US"/>
        </w:rPr>
      </w:pPr>
      <w:r w:rsidRPr="00ED676A">
        <w:rPr>
          <w:rFonts w:eastAsiaTheme="minorHAnsi"/>
          <w:color w:val="auto"/>
          <w:lang w:eastAsia="en-US"/>
        </w:rPr>
        <w:t>// jednym z powodow, ze nie do konca to wszystko zoptymalizowalem, było to, ze nie byłem zbyt dobry w CUDA. Trzeba się duzo lepiej zastanowic przy pisaniu programu na CUDA, niż CPU</w:t>
      </w:r>
    </w:p>
    <w:p w:rsidR="00040CD8" w:rsidRDefault="00040CD8" w:rsidP="00040CD8">
      <w:pPr>
        <w:rPr>
          <w:color w:val="auto"/>
        </w:rPr>
      </w:pPr>
      <w:r w:rsidRPr="00ED676A">
        <w:rPr>
          <w:color w:val="auto"/>
        </w:rPr>
        <w:lastRenderedPageBreak/>
        <w:t>W ram jest tylko 1 rodzaj pamięci (cache są niejawne). Tu jest wiecej rodzajow pamięci – przez to trzeba się bardziej zastanawiac nad projektem.</w:t>
      </w:r>
    </w:p>
    <w:p w:rsidR="00040CD8" w:rsidRPr="00ED676A" w:rsidRDefault="00040CD8" w:rsidP="00107097">
      <w:pPr>
        <w:rPr>
          <w:rFonts w:eastAsiaTheme="minorHAnsi"/>
          <w:color w:val="auto"/>
          <w:lang w:eastAsia="en-US"/>
        </w:rPr>
      </w:pPr>
    </w:p>
    <w:p w:rsidR="00107097" w:rsidRPr="00ED676A" w:rsidRDefault="00107097" w:rsidP="00107097">
      <w:pPr>
        <w:rPr>
          <w:rFonts w:eastAsiaTheme="minorHAnsi"/>
          <w:color w:val="auto"/>
          <w:lang w:eastAsia="en-US"/>
        </w:rPr>
      </w:pPr>
    </w:p>
    <w:p w:rsidR="00107097" w:rsidRPr="00ED676A" w:rsidRDefault="00107097" w:rsidP="00276BD1">
      <w:pPr>
        <w:pStyle w:val="Heading2"/>
      </w:pPr>
      <w:bookmarkStart w:id="123" w:name="_Mozliwosc_rozwoju_programu"/>
      <w:bookmarkStart w:id="124" w:name="_Toc259090164"/>
      <w:bookmarkEnd w:id="123"/>
      <w:r w:rsidRPr="00ED676A">
        <w:t>Mozliwosc rozwoju programu</w:t>
      </w:r>
      <w:bookmarkEnd w:id="124"/>
    </w:p>
    <w:p w:rsidR="00107097" w:rsidRPr="00ED676A" w:rsidRDefault="00107097" w:rsidP="00107097">
      <w:pPr>
        <w:rPr>
          <w:rFonts w:eastAsiaTheme="minorHAnsi"/>
          <w:color w:val="auto"/>
          <w:lang w:eastAsia="en-US"/>
        </w:rPr>
      </w:pPr>
      <w:r w:rsidRPr="00ED676A">
        <w:rPr>
          <w:rFonts w:eastAsiaTheme="minorHAnsi"/>
          <w:color w:val="auto"/>
          <w:lang w:eastAsia="en-US"/>
        </w:rPr>
        <w:t>// JRTODO - maybe a possibility to change eta during training?</w:t>
      </w:r>
    </w:p>
    <w:p w:rsidR="00107097" w:rsidRPr="00ED676A" w:rsidRDefault="00107097" w:rsidP="00107097">
      <w:pPr>
        <w:rPr>
          <w:rFonts w:eastAsiaTheme="minorHAnsi"/>
          <w:color w:val="auto"/>
          <w:lang w:eastAsia="en-US"/>
        </w:rPr>
      </w:pPr>
      <w:r w:rsidRPr="00ED676A">
        <w:rPr>
          <w:rFonts w:eastAsiaTheme="minorHAnsi"/>
          <w:color w:val="auto"/>
          <w:lang w:eastAsia="en-US"/>
        </w:rPr>
        <w:t>// JRTODO - zmien mnozenie integerow na specjalna funkcje mnozaca najnizsze 24 bity</w:t>
      </w:r>
    </w:p>
    <w:p w:rsidR="00C10AD6" w:rsidRPr="00ED676A" w:rsidRDefault="00C10AD6" w:rsidP="00107097">
      <w:pPr>
        <w:rPr>
          <w:rFonts w:eastAsiaTheme="minorHAnsi"/>
          <w:color w:val="auto"/>
          <w:lang w:eastAsia="en-US"/>
        </w:rPr>
      </w:pPr>
      <w:r w:rsidRPr="00ED676A">
        <w:rPr>
          <w:rFonts w:eastAsiaTheme="minorHAnsi"/>
          <w:color w:val="auto"/>
          <w:lang w:eastAsia="en-US"/>
        </w:rPr>
        <w:t>Dodanie innych typow NN</w:t>
      </w:r>
    </w:p>
    <w:p w:rsidR="00C10AD6" w:rsidRPr="00ED676A" w:rsidRDefault="00C10AD6" w:rsidP="00107097">
      <w:pPr>
        <w:rPr>
          <w:rFonts w:eastAsiaTheme="minorHAnsi"/>
          <w:color w:val="auto"/>
          <w:lang w:eastAsia="en-US"/>
        </w:rPr>
      </w:pPr>
      <w:r w:rsidRPr="00ED676A">
        <w:rPr>
          <w:rFonts w:eastAsiaTheme="minorHAnsi"/>
          <w:color w:val="auto"/>
          <w:lang w:eastAsia="en-US"/>
        </w:rPr>
        <w:t>Uzycie kilku GPU</w:t>
      </w:r>
    </w:p>
    <w:p w:rsidR="00C10AD6" w:rsidRPr="00ED676A" w:rsidRDefault="00C10AD6" w:rsidP="00107097">
      <w:pPr>
        <w:rPr>
          <w:rFonts w:eastAsiaTheme="minorHAnsi"/>
          <w:color w:val="auto"/>
          <w:lang w:eastAsia="en-US"/>
        </w:rPr>
      </w:pPr>
      <w:r w:rsidRPr="00ED676A">
        <w:rPr>
          <w:rFonts w:eastAsiaTheme="minorHAnsi"/>
          <w:color w:val="auto"/>
          <w:lang w:eastAsia="en-US"/>
        </w:rPr>
        <w:t>MLP bez gestej sieci polaczen</w:t>
      </w:r>
    </w:p>
    <w:p w:rsidR="00C10AD6" w:rsidRPr="00ED676A" w:rsidRDefault="00C10AD6" w:rsidP="00107097">
      <w:pPr>
        <w:rPr>
          <w:color w:val="auto"/>
        </w:rPr>
      </w:pPr>
      <w:r w:rsidRPr="00ED676A">
        <w:rPr>
          <w:rFonts w:eastAsiaTheme="minorHAnsi"/>
          <w:color w:val="auto"/>
          <w:lang w:eastAsia="en-US"/>
        </w:rPr>
        <w:t>Rozwiazanie problemow z ograniczeniami GPU (max 511 neuronow, itp.)</w:t>
      </w:r>
    </w:p>
    <w:p w:rsidR="00836D01" w:rsidRPr="00ED676A" w:rsidRDefault="00836D01" w:rsidP="002F45CE">
      <w:pPr>
        <w:pStyle w:val="Heading1"/>
      </w:pPr>
      <w:bookmarkStart w:id="125" w:name="_Zakończenie"/>
      <w:bookmarkStart w:id="126" w:name="_Toc259090165"/>
      <w:bookmarkEnd w:id="125"/>
      <w:r w:rsidRPr="00ED676A">
        <w:t>Zakończenie</w:t>
      </w:r>
      <w:bookmarkEnd w:id="126"/>
    </w:p>
    <w:p w:rsidR="00836D01" w:rsidRPr="00ED676A" w:rsidRDefault="00836D01" w:rsidP="002F45CE">
      <w:pPr>
        <w:pStyle w:val="Heading1"/>
      </w:pPr>
      <w:bookmarkStart w:id="127" w:name="_Toc259090166"/>
      <w:r w:rsidRPr="00ED676A">
        <w:t>Bibliografia</w:t>
      </w:r>
      <w:bookmarkEnd w:id="127"/>
    </w:p>
    <w:p w:rsidR="00836D01" w:rsidRPr="00ED676A" w:rsidRDefault="00836D01" w:rsidP="002F45CE">
      <w:pPr>
        <w:pStyle w:val="Heading1"/>
      </w:pPr>
      <w:bookmarkStart w:id="128" w:name="_Toc259090167"/>
      <w:r w:rsidRPr="00ED676A">
        <w:t>Załączniki</w:t>
      </w:r>
      <w:bookmarkEnd w:id="128"/>
    </w:p>
    <w:p w:rsidR="00552F6C" w:rsidRPr="00ED676A" w:rsidRDefault="00552F6C" w:rsidP="00552F6C">
      <w:pPr>
        <w:pStyle w:val="Heading2"/>
      </w:pPr>
      <w:bookmarkStart w:id="129" w:name="_Toc259090168"/>
      <w:r w:rsidRPr="00ED676A">
        <w:t>Kod CPU i GPU?</w:t>
      </w:r>
      <w:bookmarkEnd w:id="129"/>
    </w:p>
    <w:p w:rsidR="00552F6C" w:rsidRPr="00ED676A" w:rsidRDefault="00552F6C" w:rsidP="00552F6C">
      <w:pPr>
        <w:rPr>
          <w:color w:val="auto"/>
        </w:rPr>
      </w:pPr>
    </w:p>
    <w:sectPr w:rsidR="00552F6C" w:rsidRPr="00ED676A" w:rsidSect="002E6CFD">
      <w:footerReference w:type="default" r:id="rId48"/>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B4A50" w:rsidRDefault="00BB4A50" w:rsidP="00BB2E40">
      <w:r>
        <w:separator/>
      </w:r>
    </w:p>
  </w:endnote>
  <w:endnote w:type="continuationSeparator" w:id="0">
    <w:p w:rsidR="00BB4A50" w:rsidRDefault="00BB4A50"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4671092"/>
      <w:docPartObj>
        <w:docPartGallery w:val="Page Numbers (Bottom of Page)"/>
        <w:docPartUnique/>
      </w:docPartObj>
    </w:sdtPr>
    <w:sdtContent>
      <w:p w:rsidR="00DD2A69" w:rsidRDefault="00DD2A69">
        <w:pPr>
          <w:pStyle w:val="Footer"/>
          <w:jc w:val="right"/>
        </w:pPr>
        <w:fldSimple w:instr=" PAGE   \* MERGEFORMAT ">
          <w:r w:rsidR="00CB6C9C">
            <w:rPr>
              <w:noProof/>
            </w:rPr>
            <w:t>14</w:t>
          </w:r>
        </w:fldSimple>
      </w:p>
    </w:sdtContent>
  </w:sdt>
  <w:p w:rsidR="00DD2A69" w:rsidRDefault="00DD2A6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B4A50" w:rsidRDefault="00BB4A50" w:rsidP="00BB2E40">
      <w:r>
        <w:separator/>
      </w:r>
    </w:p>
  </w:footnote>
  <w:footnote w:type="continuationSeparator" w:id="0">
    <w:p w:rsidR="00BB4A50" w:rsidRDefault="00BB4A50" w:rsidP="00BB2E40">
      <w:r>
        <w:continuationSeparator/>
      </w:r>
    </w:p>
  </w:footnote>
  <w:footnote w:id="1">
    <w:p w:rsidR="00DD2A69" w:rsidRPr="00ED676A" w:rsidRDefault="00DD2A69">
      <w:pPr>
        <w:pStyle w:val="FootnoteText"/>
      </w:pPr>
      <w:r w:rsidRPr="00ED676A">
        <w:rPr>
          <w:rStyle w:val="FootnoteReference"/>
        </w:rPr>
        <w:footnoteRef/>
      </w:r>
      <w:r w:rsidRPr="00ED676A">
        <w:t xml:space="preserve"> Wg. tzw. Prawa Moore’a ilość tranzystorów w procesorach podwaja się co 2 lata. Podobnie jest z mocą obliczeniową komputerów.</w:t>
      </w:r>
    </w:p>
  </w:footnote>
  <w:footnote w:id="2">
    <w:p w:rsidR="00DD2A69" w:rsidRPr="00ED676A" w:rsidRDefault="00DD2A69">
      <w:pPr>
        <w:pStyle w:val="FootnoteText"/>
      </w:pPr>
      <w:r w:rsidRPr="00ED676A">
        <w:rPr>
          <w:rStyle w:val="FootnoteReference"/>
        </w:rPr>
        <w:footnoteRef/>
      </w:r>
      <w:r w:rsidRPr="00ED676A">
        <w:t xml:space="preserve"> Aktualnie (kwiecień 2010), najbardziej wydajne karty graficzne mają kilkukrotnie wyższą moc obliczeniową od najbardziej wydajnych procesorów (daj linka)</w:t>
      </w:r>
    </w:p>
  </w:footnote>
  <w:footnote w:id="3">
    <w:p w:rsidR="00DD2A69" w:rsidRDefault="00DD2A69">
      <w:pPr>
        <w:pStyle w:val="FootnoteText"/>
      </w:pPr>
      <w:r>
        <w:rPr>
          <w:rStyle w:val="FootnoteReference"/>
        </w:rPr>
        <w:footnoteRef/>
      </w:r>
      <w:r>
        <w:t xml:space="preserve"> Operacje wykonywane na procesorze CPU (w odróżnieniu od tych wykonywanych na GPU) są też nazywane operacjami wykonywanymi na hoście.</w:t>
      </w:r>
    </w:p>
  </w:footnote>
  <w:footnote w:id="4">
    <w:p w:rsidR="00DD2A69" w:rsidRPr="00ED676A" w:rsidRDefault="00DD2A69">
      <w:pPr>
        <w:pStyle w:val="FootnoteText"/>
      </w:pPr>
      <w:r w:rsidRPr="00ED676A">
        <w:rPr>
          <w:rStyle w:val="FootnoteReference"/>
        </w:rPr>
        <w:footnoteRef/>
      </w:r>
      <w:r w:rsidRPr="00ED676A">
        <w:t xml:space="preserve"> Multi Layer Perceptron – jeden z najpopularniejszych typów sieci neuronowych. Został opisany w rozdziale X.X</w:t>
      </w:r>
    </w:p>
  </w:footnote>
  <w:footnote w:id="5">
    <w:p w:rsidR="00DD2A69" w:rsidRPr="00ED676A" w:rsidRDefault="00DD2A69">
      <w:pPr>
        <w:pStyle w:val="FootnoteText"/>
      </w:pPr>
      <w:r w:rsidRPr="00ED676A">
        <w:rPr>
          <w:rStyle w:val="FootnoteReference"/>
        </w:rPr>
        <w:footnoteRef/>
      </w:r>
      <w:r w:rsidRPr="00ED676A">
        <w:t xml:space="preserve"> General Purpose GPU – użycie GPU do ogólnych zastosowań</w:t>
      </w:r>
    </w:p>
  </w:footnote>
  <w:footnote w:id="6">
    <w:p w:rsidR="00DD2A69" w:rsidRDefault="00DD2A69">
      <w:pPr>
        <w:pStyle w:val="FootnoteText"/>
      </w:pPr>
      <w:r>
        <w:rPr>
          <w:rStyle w:val="FootnoteReference"/>
        </w:rPr>
        <w:footnoteRef/>
      </w:r>
      <w:r>
        <w:t xml:space="preserve"> Compute Unified Device Architecture</w:t>
      </w:r>
    </w:p>
  </w:footnote>
  <w:footnote w:id="7">
    <w:p w:rsidR="00DD2A69" w:rsidRPr="00ED676A" w:rsidRDefault="00DD2A69">
      <w:pPr>
        <w:pStyle w:val="FootnoteText"/>
      </w:pPr>
      <w:r w:rsidRPr="00ED676A">
        <w:rPr>
          <w:rStyle w:val="FootnoteReference"/>
        </w:rPr>
        <w:footnoteRef/>
      </w:r>
      <w:r w:rsidRPr="00ED676A">
        <w:t xml:space="preserve"> Potok renderujący – sekwencja operacji renderująca trójwymiarową scenę do dwuwymiarowego obrazu rastrowego</w:t>
      </w:r>
    </w:p>
  </w:footnote>
  <w:footnote w:id="8">
    <w:p w:rsidR="00DD2A69" w:rsidRPr="00ED676A" w:rsidRDefault="00DD2A69">
      <w:pPr>
        <w:pStyle w:val="FootnoteText"/>
      </w:pPr>
      <w:r w:rsidRPr="00ED676A">
        <w:rPr>
          <w:rStyle w:val="FootnoteReference"/>
        </w:rPr>
        <w:footnoteRef/>
      </w:r>
      <w:r w:rsidRPr="00ED676A">
        <w:t xml:space="preserve"> http://en.wikipedia.org/wiki/Graphic_card</w:t>
      </w:r>
    </w:p>
  </w:footnote>
  <w:footnote w:id="9">
    <w:p w:rsidR="00DD2A69" w:rsidRPr="00ED676A" w:rsidRDefault="00DD2A69">
      <w:pPr>
        <w:pStyle w:val="FootnoteText"/>
      </w:pPr>
      <w:r w:rsidRPr="00ED676A">
        <w:rPr>
          <w:rStyle w:val="FootnoteReference"/>
        </w:rPr>
        <w:footnoteRef/>
      </w:r>
      <w:r w:rsidRPr="00ED676A">
        <w:t xml:space="preserve"> Do tej pory operacje 3D musiały być obliczane przez główny procesor komputera.</w:t>
      </w:r>
    </w:p>
  </w:footnote>
  <w:footnote w:id="10">
    <w:p w:rsidR="00DD2A69" w:rsidRPr="00196FEF" w:rsidRDefault="00DD2A69">
      <w:pPr>
        <w:pStyle w:val="FootnoteText"/>
      </w:pPr>
      <w:r w:rsidRPr="00196FEF">
        <w:rPr>
          <w:rStyle w:val="FootnoteReference"/>
        </w:rPr>
        <w:footnoteRef/>
      </w:r>
      <w:r w:rsidRPr="00196FEF">
        <w:t xml:space="preserve"> </w:t>
      </w:r>
      <w:r>
        <w:t>Fl</w:t>
      </w:r>
      <w:r w:rsidRPr="00196FEF">
        <w:rPr>
          <w:i/>
          <w:iCs/>
        </w:rPr>
        <w:t xml:space="preserve">oating </w:t>
      </w:r>
      <w:r>
        <w:rPr>
          <w:i/>
          <w:iCs/>
        </w:rPr>
        <w:t>P</w:t>
      </w:r>
      <w:r w:rsidRPr="00196FEF">
        <w:rPr>
          <w:i/>
          <w:iCs/>
        </w:rPr>
        <w:t>oint Operations Per Second – liczba operacji zmiennoprzecinkowych na sekundę.</w:t>
      </w:r>
    </w:p>
  </w:footnote>
  <w:footnote w:id="11">
    <w:p w:rsidR="00DD2A69" w:rsidDel="0087136F" w:rsidRDefault="00DD2A69">
      <w:pPr>
        <w:pStyle w:val="FootnoteText"/>
        <w:rPr>
          <w:del w:id="9" w:author="romanjul" w:date="2010-04-16T14:05:00Z"/>
        </w:rPr>
      </w:pPr>
      <w:del w:id="10" w:author="romanjul" w:date="2010-04-16T14:05:00Z">
        <w:r w:rsidDel="0087136F">
          <w:rPr>
            <w:rStyle w:val="FootnoteReference"/>
          </w:rPr>
          <w:footnoteRef/>
        </w:r>
        <w:r w:rsidDel="0087136F">
          <w:delText xml:space="preserve"> </w:delText>
        </w:r>
        <w:r w:rsidRPr="00264720" w:rsidDel="0087136F">
          <w:delText>http://en.wikipedia.org/wiki/Shader</w:delText>
        </w:r>
      </w:del>
    </w:p>
  </w:footnote>
  <w:footnote w:id="12">
    <w:p w:rsidR="00DD2A69" w:rsidRDefault="00DD2A69" w:rsidP="005D5019">
      <w:pPr>
        <w:pStyle w:val="FootnoteText"/>
      </w:pPr>
      <w:r>
        <w:rPr>
          <w:rStyle w:val="FootnoteReference"/>
        </w:rPr>
        <w:footnoteRef/>
      </w:r>
      <w:hyperlink r:id="rId1" w:history="1">
        <w:r w:rsidRPr="00681963">
          <w:rPr>
            <w:rStyle w:val="Hyperlink"/>
          </w:rPr>
          <w:t>http://developer.download.nvidia.com/compute/cuda/3_0/toolkit/docs/NVIDIA_CUDA_ProgrammingGuide.pdf</w:t>
        </w:r>
      </w:hyperlink>
      <w:r>
        <w:t xml:space="preserve"> , str.3</w:t>
      </w:r>
    </w:p>
  </w:footnote>
  <w:footnote w:id="13">
    <w:p w:rsidR="00DD2A69" w:rsidRDefault="00DD2A69">
      <w:pPr>
        <w:pStyle w:val="FootnoteText"/>
      </w:pPr>
      <w:r>
        <w:rPr>
          <w:rStyle w:val="FootnoteReference"/>
        </w:rPr>
        <w:footnoteRef/>
      </w:r>
      <w:r>
        <w:t xml:space="preserve"> </w:t>
      </w:r>
      <w:r>
        <w:rPr>
          <w:i/>
          <w:iCs/>
        </w:rPr>
        <w:t xml:space="preserve">Arithmetic Logic Unit, </w:t>
      </w:r>
      <w:r>
        <w:rPr>
          <w:b/>
          <w:bCs/>
        </w:rPr>
        <w:t>Jednostka arytmetyczno-logiczna, układ wykonujący operacje na liczbach całkowitych</w:t>
      </w:r>
    </w:p>
  </w:footnote>
  <w:footnote w:id="14">
    <w:p w:rsidR="00DD2A69" w:rsidRDefault="00DD2A69" w:rsidP="002C6A1F">
      <w:pPr>
        <w:pStyle w:val="FootnoteText"/>
      </w:pPr>
      <w:r>
        <w:rPr>
          <w:rStyle w:val="FootnoteReference"/>
        </w:rPr>
        <w:footnoteRef/>
      </w:r>
      <w:r>
        <w:t xml:space="preserve"> </w:t>
      </w:r>
      <w:r>
        <w:rPr>
          <w:i/>
          <w:iCs/>
        </w:rPr>
        <w:t xml:space="preserve">Floating Point Unit, </w:t>
      </w:r>
      <w:r>
        <w:rPr>
          <w:b/>
          <w:bCs/>
        </w:rPr>
        <w:t>jednostka zmiennoprzecinkowa, układ wykonujący operacje na liczbach zmiennoprzecinkowych</w:t>
      </w:r>
    </w:p>
    <w:p w:rsidR="00DD2A69" w:rsidRDefault="00DD2A69">
      <w:pPr>
        <w:pStyle w:val="FootnoteText"/>
      </w:pPr>
    </w:p>
  </w:footnote>
  <w:footnote w:id="15">
    <w:p w:rsidR="00DD2A69" w:rsidRDefault="00DD2A69">
      <w:pPr>
        <w:pStyle w:val="FootnoteText"/>
      </w:pPr>
      <w:r>
        <w:rPr>
          <w:rStyle w:val="FootnoteReference"/>
        </w:rPr>
        <w:footnoteRef/>
      </w:r>
      <w:r>
        <w:t xml:space="preserve"> Nie ma konieczności używania wielu instrukcji sterujących for, do, while</w:t>
      </w:r>
    </w:p>
  </w:footnote>
  <w:footnote w:id="16">
    <w:p w:rsidR="00DD2A69" w:rsidRDefault="00DD2A69">
      <w:pPr>
        <w:pStyle w:val="FootnoteText"/>
      </w:pPr>
      <w:r>
        <w:rPr>
          <w:rStyle w:val="FootnoteReference"/>
        </w:rPr>
        <w:footnoteRef/>
      </w:r>
      <w:r>
        <w:t xml:space="preserve"> ang. Streaming Multiprocessor (SM)</w:t>
      </w:r>
    </w:p>
  </w:footnote>
  <w:footnote w:id="17">
    <w:p w:rsidR="00DD2A69" w:rsidRDefault="00DD2A69">
      <w:pPr>
        <w:pStyle w:val="FootnoteText"/>
      </w:pPr>
      <w:r>
        <w:rPr>
          <w:rStyle w:val="FootnoteReference"/>
        </w:rPr>
        <w:footnoteRef/>
      </w:r>
      <w:r>
        <w:t xml:space="preserve"> Ang. Scalar Processor (SP)</w:t>
      </w:r>
    </w:p>
  </w:footnote>
  <w:footnote w:id="18">
    <w:p w:rsidR="00DD2A69" w:rsidRDefault="00DD2A69">
      <w:pPr>
        <w:pStyle w:val="FootnoteText"/>
      </w:pPr>
      <w:r>
        <w:rPr>
          <w:rStyle w:val="FootnoteReference"/>
        </w:rPr>
        <w:footnoteRef/>
      </w:r>
      <w:r>
        <w:t xml:space="preserve"> Np. w przypadku pamięci globalnej, wszystkie wątki w jednym warpie (opisany dalej) powinny jednocześnie odczytywać lub zapisywać kolejne komórki pamięci.</w:t>
      </w:r>
    </w:p>
  </w:footnote>
  <w:footnote w:id="19">
    <w:p w:rsidR="0087136F" w:rsidRDefault="0087136F">
      <w:pPr>
        <w:pStyle w:val="FootnoteText"/>
      </w:pPr>
      <w:ins w:id="21" w:author="romanjul" w:date="2010-04-16T13:56:00Z">
        <w:r>
          <w:rPr>
            <w:rStyle w:val="FootnoteReference"/>
          </w:rPr>
          <w:footnoteRef/>
        </w:r>
        <w:r>
          <w:t xml:space="preserve"> </w:t>
        </w:r>
        <w:r w:rsidRPr="0087136F">
          <w:t>http://gpgpu.org/about</w:t>
        </w:r>
      </w:ins>
    </w:p>
  </w:footnote>
  <w:footnote w:id="20">
    <w:p w:rsidR="0087136F" w:rsidRDefault="0087136F" w:rsidP="0087136F">
      <w:pPr>
        <w:pStyle w:val="FootnoteText"/>
        <w:rPr>
          <w:ins w:id="28" w:author="romanjul" w:date="2010-04-16T14:05:00Z"/>
        </w:rPr>
      </w:pPr>
      <w:ins w:id="29" w:author="romanjul" w:date="2010-04-16T14:05:00Z">
        <w:r>
          <w:rPr>
            <w:rStyle w:val="FootnoteReference"/>
          </w:rPr>
          <w:footnoteRef/>
        </w:r>
        <w:r>
          <w:t xml:space="preserve"> </w:t>
        </w:r>
        <w:r w:rsidRPr="00264720">
          <w:t>http://en.wikipedia.org/wiki/Shader</w:t>
        </w:r>
      </w:ins>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77543ADA"/>
    <w:lvl w:ilvl="0">
      <w:start w:val="1"/>
      <w:numFmt w:val="decimal"/>
      <w:lvlText w:val="%1."/>
      <w:lvlJc w:val="left"/>
      <w:pPr>
        <w:tabs>
          <w:tab w:val="num" w:pos="1492"/>
        </w:tabs>
        <w:ind w:left="1492" w:hanging="360"/>
      </w:pPr>
    </w:lvl>
  </w:abstractNum>
  <w:abstractNum w:abstractNumId="1">
    <w:nsid w:val="FFFFFF7D"/>
    <w:multiLevelType w:val="singleLevel"/>
    <w:tmpl w:val="A1AE09E8"/>
    <w:lvl w:ilvl="0">
      <w:start w:val="1"/>
      <w:numFmt w:val="decimal"/>
      <w:lvlText w:val="%1."/>
      <w:lvlJc w:val="left"/>
      <w:pPr>
        <w:tabs>
          <w:tab w:val="num" w:pos="1209"/>
        </w:tabs>
        <w:ind w:left="1209" w:hanging="360"/>
      </w:pPr>
    </w:lvl>
  </w:abstractNum>
  <w:abstractNum w:abstractNumId="2">
    <w:nsid w:val="FFFFFF7E"/>
    <w:multiLevelType w:val="singleLevel"/>
    <w:tmpl w:val="CA2CA306"/>
    <w:lvl w:ilvl="0">
      <w:start w:val="1"/>
      <w:numFmt w:val="decimal"/>
      <w:lvlText w:val="%1."/>
      <w:lvlJc w:val="left"/>
      <w:pPr>
        <w:tabs>
          <w:tab w:val="num" w:pos="926"/>
        </w:tabs>
        <w:ind w:left="926" w:hanging="360"/>
      </w:pPr>
    </w:lvl>
  </w:abstractNum>
  <w:abstractNum w:abstractNumId="3">
    <w:nsid w:val="FFFFFF7F"/>
    <w:multiLevelType w:val="singleLevel"/>
    <w:tmpl w:val="774615AC"/>
    <w:lvl w:ilvl="0">
      <w:start w:val="1"/>
      <w:numFmt w:val="decimal"/>
      <w:lvlText w:val="%1."/>
      <w:lvlJc w:val="left"/>
      <w:pPr>
        <w:tabs>
          <w:tab w:val="num" w:pos="643"/>
        </w:tabs>
        <w:ind w:left="643" w:hanging="360"/>
      </w:pPr>
    </w:lvl>
  </w:abstractNum>
  <w:abstractNum w:abstractNumId="4">
    <w:nsid w:val="FFFFFF80"/>
    <w:multiLevelType w:val="singleLevel"/>
    <w:tmpl w:val="CF20BC8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C732767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D83E4BF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246581C"/>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43E89304"/>
    <w:lvl w:ilvl="0">
      <w:start w:val="1"/>
      <w:numFmt w:val="decimal"/>
      <w:lvlText w:val="%1."/>
      <w:lvlJc w:val="left"/>
      <w:pPr>
        <w:tabs>
          <w:tab w:val="num" w:pos="360"/>
        </w:tabs>
        <w:ind w:left="360" w:hanging="360"/>
      </w:pPr>
    </w:lvl>
  </w:abstractNum>
  <w:abstractNum w:abstractNumId="9">
    <w:nsid w:val="FFFFFF89"/>
    <w:multiLevelType w:val="singleLevel"/>
    <w:tmpl w:val="1B4EDD9C"/>
    <w:lvl w:ilvl="0">
      <w:start w:val="1"/>
      <w:numFmt w:val="bullet"/>
      <w:lvlText w:val=""/>
      <w:lvlJc w:val="left"/>
      <w:pPr>
        <w:tabs>
          <w:tab w:val="num" w:pos="360"/>
        </w:tabs>
        <w:ind w:left="360" w:hanging="360"/>
      </w:pPr>
      <w:rPr>
        <w:rFonts w:ascii="Symbol" w:hAnsi="Symbol" w:hint="default"/>
      </w:rPr>
    </w:lvl>
  </w:abstractNum>
  <w:abstractNum w:abstractNumId="10">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14">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6">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2">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5">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28">
    <w:nsid w:val="769453EB"/>
    <w:multiLevelType w:val="multilevel"/>
    <w:tmpl w:val="C9CE7C4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23"/>
  </w:num>
  <w:num w:numId="3">
    <w:abstractNumId w:val="20"/>
  </w:num>
  <w:num w:numId="4">
    <w:abstractNumId w:val="12"/>
  </w:num>
  <w:num w:numId="5">
    <w:abstractNumId w:val="21"/>
  </w:num>
  <w:num w:numId="6">
    <w:abstractNumId w:val="16"/>
  </w:num>
  <w:num w:numId="7">
    <w:abstractNumId w:val="17"/>
  </w:num>
  <w:num w:numId="8">
    <w:abstractNumId w:val="25"/>
  </w:num>
  <w:num w:numId="9">
    <w:abstractNumId w:val="24"/>
  </w:num>
  <w:num w:numId="10">
    <w:abstractNumId w:val="27"/>
  </w:num>
  <w:num w:numId="11">
    <w:abstractNumId w:val="13"/>
  </w:num>
  <w:num w:numId="12">
    <w:abstractNumId w:val="28"/>
  </w:num>
  <w:num w:numId="13">
    <w:abstractNumId w:val="19"/>
  </w:num>
  <w:num w:numId="14">
    <w:abstractNumId w:val="15"/>
  </w:num>
  <w:num w:numId="15">
    <w:abstractNumId w:val="14"/>
  </w:num>
  <w:num w:numId="16">
    <w:abstractNumId w:val="11"/>
  </w:num>
  <w:num w:numId="17">
    <w:abstractNumId w:val="18"/>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22"/>
  </w:num>
  <w:num w:numId="29">
    <w:abstractNumId w:val="26"/>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9"/>
  <w:stylePaneFormatFilter w:val="1024"/>
  <w:trackRevisions/>
  <w:defaultTabStop w:val="340"/>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DF3CAC"/>
    <w:rsid w:val="000045A8"/>
    <w:rsid w:val="0001129D"/>
    <w:rsid w:val="00013B2A"/>
    <w:rsid w:val="000155F1"/>
    <w:rsid w:val="00016222"/>
    <w:rsid w:val="00016A1B"/>
    <w:rsid w:val="00020EFE"/>
    <w:rsid w:val="00020F08"/>
    <w:rsid w:val="00022634"/>
    <w:rsid w:val="00022DB2"/>
    <w:rsid w:val="00030B3F"/>
    <w:rsid w:val="00034940"/>
    <w:rsid w:val="00036DAA"/>
    <w:rsid w:val="00040C14"/>
    <w:rsid w:val="00040CD8"/>
    <w:rsid w:val="0004245B"/>
    <w:rsid w:val="00042BD4"/>
    <w:rsid w:val="00043092"/>
    <w:rsid w:val="00052978"/>
    <w:rsid w:val="00055BD3"/>
    <w:rsid w:val="00057B03"/>
    <w:rsid w:val="0006165B"/>
    <w:rsid w:val="0006476B"/>
    <w:rsid w:val="00066F82"/>
    <w:rsid w:val="00072F3F"/>
    <w:rsid w:val="00073D3C"/>
    <w:rsid w:val="0007415A"/>
    <w:rsid w:val="00074685"/>
    <w:rsid w:val="00075498"/>
    <w:rsid w:val="00075D1A"/>
    <w:rsid w:val="00085BED"/>
    <w:rsid w:val="00087AAF"/>
    <w:rsid w:val="00090C59"/>
    <w:rsid w:val="000911F2"/>
    <w:rsid w:val="00092AFA"/>
    <w:rsid w:val="000954A1"/>
    <w:rsid w:val="00095911"/>
    <w:rsid w:val="00096BC7"/>
    <w:rsid w:val="000A4C18"/>
    <w:rsid w:val="000A51E0"/>
    <w:rsid w:val="000A58DA"/>
    <w:rsid w:val="000B1452"/>
    <w:rsid w:val="000B535D"/>
    <w:rsid w:val="000B705B"/>
    <w:rsid w:val="000C7837"/>
    <w:rsid w:val="000E017B"/>
    <w:rsid w:val="000E4EED"/>
    <w:rsid w:val="000E7917"/>
    <w:rsid w:val="000F37D0"/>
    <w:rsid w:val="00104C2F"/>
    <w:rsid w:val="00107097"/>
    <w:rsid w:val="00114600"/>
    <w:rsid w:val="00114D68"/>
    <w:rsid w:val="00123BEB"/>
    <w:rsid w:val="00123CC3"/>
    <w:rsid w:val="00124343"/>
    <w:rsid w:val="001447BF"/>
    <w:rsid w:val="00153502"/>
    <w:rsid w:val="00162965"/>
    <w:rsid w:val="001629DB"/>
    <w:rsid w:val="00163619"/>
    <w:rsid w:val="001672DD"/>
    <w:rsid w:val="00167804"/>
    <w:rsid w:val="001724A1"/>
    <w:rsid w:val="00173BDB"/>
    <w:rsid w:val="001801CC"/>
    <w:rsid w:val="00181F13"/>
    <w:rsid w:val="00182F83"/>
    <w:rsid w:val="00183832"/>
    <w:rsid w:val="0018584D"/>
    <w:rsid w:val="00185F3D"/>
    <w:rsid w:val="00196FEF"/>
    <w:rsid w:val="001A1393"/>
    <w:rsid w:val="001A24A8"/>
    <w:rsid w:val="001A2E74"/>
    <w:rsid w:val="001A2FFD"/>
    <w:rsid w:val="001B7D2B"/>
    <w:rsid w:val="001C4178"/>
    <w:rsid w:val="001D5438"/>
    <w:rsid w:val="001E29D2"/>
    <w:rsid w:val="001E6519"/>
    <w:rsid w:val="001F5315"/>
    <w:rsid w:val="001F7F8C"/>
    <w:rsid w:val="00201D9B"/>
    <w:rsid w:val="00202AB5"/>
    <w:rsid w:val="002059AF"/>
    <w:rsid w:val="00225B8F"/>
    <w:rsid w:val="002301E2"/>
    <w:rsid w:val="00232076"/>
    <w:rsid w:val="002431DE"/>
    <w:rsid w:val="002515D5"/>
    <w:rsid w:val="0025516D"/>
    <w:rsid w:val="002570E4"/>
    <w:rsid w:val="0026244D"/>
    <w:rsid w:val="00262748"/>
    <w:rsid w:val="00264720"/>
    <w:rsid w:val="00264D96"/>
    <w:rsid w:val="00266FFA"/>
    <w:rsid w:val="00267178"/>
    <w:rsid w:val="00267338"/>
    <w:rsid w:val="00276167"/>
    <w:rsid w:val="00276682"/>
    <w:rsid w:val="00276BD1"/>
    <w:rsid w:val="00283F42"/>
    <w:rsid w:val="00284844"/>
    <w:rsid w:val="00287868"/>
    <w:rsid w:val="002879A1"/>
    <w:rsid w:val="00293937"/>
    <w:rsid w:val="002A048C"/>
    <w:rsid w:val="002B206A"/>
    <w:rsid w:val="002B2E83"/>
    <w:rsid w:val="002B3236"/>
    <w:rsid w:val="002B7610"/>
    <w:rsid w:val="002C6A1F"/>
    <w:rsid w:val="002C7029"/>
    <w:rsid w:val="002C76FE"/>
    <w:rsid w:val="002D36BE"/>
    <w:rsid w:val="002D645B"/>
    <w:rsid w:val="002D6CD6"/>
    <w:rsid w:val="002D6D66"/>
    <w:rsid w:val="002E2F36"/>
    <w:rsid w:val="002E6CFD"/>
    <w:rsid w:val="002F45CE"/>
    <w:rsid w:val="002F75C6"/>
    <w:rsid w:val="0030070E"/>
    <w:rsid w:val="003015DC"/>
    <w:rsid w:val="00313128"/>
    <w:rsid w:val="0031327E"/>
    <w:rsid w:val="00316C96"/>
    <w:rsid w:val="00322C7C"/>
    <w:rsid w:val="00323054"/>
    <w:rsid w:val="003336F6"/>
    <w:rsid w:val="0033400C"/>
    <w:rsid w:val="00334251"/>
    <w:rsid w:val="00334D78"/>
    <w:rsid w:val="00343690"/>
    <w:rsid w:val="003444E4"/>
    <w:rsid w:val="00357711"/>
    <w:rsid w:val="00360302"/>
    <w:rsid w:val="00366847"/>
    <w:rsid w:val="003677DF"/>
    <w:rsid w:val="00367958"/>
    <w:rsid w:val="00372337"/>
    <w:rsid w:val="00377087"/>
    <w:rsid w:val="003845B3"/>
    <w:rsid w:val="003867AD"/>
    <w:rsid w:val="0038695E"/>
    <w:rsid w:val="00387911"/>
    <w:rsid w:val="003A128C"/>
    <w:rsid w:val="003A3BAC"/>
    <w:rsid w:val="003A5ABC"/>
    <w:rsid w:val="003A6DE7"/>
    <w:rsid w:val="003B3204"/>
    <w:rsid w:val="003B33F4"/>
    <w:rsid w:val="003B3C87"/>
    <w:rsid w:val="003B641A"/>
    <w:rsid w:val="003C3F46"/>
    <w:rsid w:val="003C7196"/>
    <w:rsid w:val="003F5F8C"/>
    <w:rsid w:val="003F6796"/>
    <w:rsid w:val="003F719D"/>
    <w:rsid w:val="004173A9"/>
    <w:rsid w:val="00420509"/>
    <w:rsid w:val="00420FF8"/>
    <w:rsid w:val="00421508"/>
    <w:rsid w:val="0043571C"/>
    <w:rsid w:val="00437200"/>
    <w:rsid w:val="00441F24"/>
    <w:rsid w:val="004456A1"/>
    <w:rsid w:val="004460BF"/>
    <w:rsid w:val="00446BC5"/>
    <w:rsid w:val="00447DFA"/>
    <w:rsid w:val="00450DA4"/>
    <w:rsid w:val="004537B9"/>
    <w:rsid w:val="004559C6"/>
    <w:rsid w:val="00456D02"/>
    <w:rsid w:val="00472078"/>
    <w:rsid w:val="00474C0D"/>
    <w:rsid w:val="004772D9"/>
    <w:rsid w:val="00480491"/>
    <w:rsid w:val="00482F0E"/>
    <w:rsid w:val="00483616"/>
    <w:rsid w:val="004917B5"/>
    <w:rsid w:val="004A25E2"/>
    <w:rsid w:val="004A38E5"/>
    <w:rsid w:val="004A3B7B"/>
    <w:rsid w:val="004A6536"/>
    <w:rsid w:val="004B0917"/>
    <w:rsid w:val="004B1140"/>
    <w:rsid w:val="004B16FA"/>
    <w:rsid w:val="004C10DA"/>
    <w:rsid w:val="004C41D3"/>
    <w:rsid w:val="004D1D16"/>
    <w:rsid w:val="004D316D"/>
    <w:rsid w:val="004D6143"/>
    <w:rsid w:val="004D73DB"/>
    <w:rsid w:val="004D7EE7"/>
    <w:rsid w:val="004E17C7"/>
    <w:rsid w:val="004E256F"/>
    <w:rsid w:val="004E632F"/>
    <w:rsid w:val="004F0C37"/>
    <w:rsid w:val="004F0FF0"/>
    <w:rsid w:val="004F3A28"/>
    <w:rsid w:val="00502C60"/>
    <w:rsid w:val="00503C1E"/>
    <w:rsid w:val="00506324"/>
    <w:rsid w:val="00506452"/>
    <w:rsid w:val="005117FD"/>
    <w:rsid w:val="00512F4A"/>
    <w:rsid w:val="005133F6"/>
    <w:rsid w:val="005165AE"/>
    <w:rsid w:val="005256D6"/>
    <w:rsid w:val="005256E5"/>
    <w:rsid w:val="00525A9C"/>
    <w:rsid w:val="0052657A"/>
    <w:rsid w:val="00527E8D"/>
    <w:rsid w:val="005367DC"/>
    <w:rsid w:val="005428B5"/>
    <w:rsid w:val="00545DBE"/>
    <w:rsid w:val="00552F6C"/>
    <w:rsid w:val="005532F4"/>
    <w:rsid w:val="0055471F"/>
    <w:rsid w:val="0056009C"/>
    <w:rsid w:val="0056206B"/>
    <w:rsid w:val="00565B3F"/>
    <w:rsid w:val="00567629"/>
    <w:rsid w:val="005716C7"/>
    <w:rsid w:val="005924BD"/>
    <w:rsid w:val="00594A09"/>
    <w:rsid w:val="005A03DA"/>
    <w:rsid w:val="005A0BDA"/>
    <w:rsid w:val="005A1E3B"/>
    <w:rsid w:val="005A22E7"/>
    <w:rsid w:val="005B2378"/>
    <w:rsid w:val="005B61EF"/>
    <w:rsid w:val="005D1DB6"/>
    <w:rsid w:val="005D31F0"/>
    <w:rsid w:val="005D379E"/>
    <w:rsid w:val="005D5019"/>
    <w:rsid w:val="005E79A1"/>
    <w:rsid w:val="005F421D"/>
    <w:rsid w:val="005F5A6C"/>
    <w:rsid w:val="005F6B18"/>
    <w:rsid w:val="006003FF"/>
    <w:rsid w:val="00602B0F"/>
    <w:rsid w:val="00603388"/>
    <w:rsid w:val="00607B38"/>
    <w:rsid w:val="00610676"/>
    <w:rsid w:val="00610A88"/>
    <w:rsid w:val="00610EC2"/>
    <w:rsid w:val="0061336B"/>
    <w:rsid w:val="00615A2D"/>
    <w:rsid w:val="00616038"/>
    <w:rsid w:val="006239ED"/>
    <w:rsid w:val="00625DC5"/>
    <w:rsid w:val="0063254C"/>
    <w:rsid w:val="0063320C"/>
    <w:rsid w:val="00633D35"/>
    <w:rsid w:val="00637749"/>
    <w:rsid w:val="006379A4"/>
    <w:rsid w:val="00640D5B"/>
    <w:rsid w:val="00645592"/>
    <w:rsid w:val="006467A4"/>
    <w:rsid w:val="006526E5"/>
    <w:rsid w:val="00664CE1"/>
    <w:rsid w:val="006705C9"/>
    <w:rsid w:val="006712A9"/>
    <w:rsid w:val="00672030"/>
    <w:rsid w:val="00673768"/>
    <w:rsid w:val="00673AD1"/>
    <w:rsid w:val="00675E72"/>
    <w:rsid w:val="00684021"/>
    <w:rsid w:val="006905C7"/>
    <w:rsid w:val="00692196"/>
    <w:rsid w:val="006A2E6E"/>
    <w:rsid w:val="006B0394"/>
    <w:rsid w:val="006B0FCD"/>
    <w:rsid w:val="006B316F"/>
    <w:rsid w:val="006B66D6"/>
    <w:rsid w:val="006B7562"/>
    <w:rsid w:val="006C1225"/>
    <w:rsid w:val="006C19E7"/>
    <w:rsid w:val="006C3F31"/>
    <w:rsid w:val="006D0C50"/>
    <w:rsid w:val="006D1236"/>
    <w:rsid w:val="006D308C"/>
    <w:rsid w:val="006D3568"/>
    <w:rsid w:val="006D6731"/>
    <w:rsid w:val="006D79D9"/>
    <w:rsid w:val="006E2509"/>
    <w:rsid w:val="006E255A"/>
    <w:rsid w:val="006E3744"/>
    <w:rsid w:val="006F17B5"/>
    <w:rsid w:val="006F38B2"/>
    <w:rsid w:val="006F42A6"/>
    <w:rsid w:val="006F6274"/>
    <w:rsid w:val="006F7A01"/>
    <w:rsid w:val="007001C5"/>
    <w:rsid w:val="007145CA"/>
    <w:rsid w:val="00714F09"/>
    <w:rsid w:val="0071631C"/>
    <w:rsid w:val="0072218F"/>
    <w:rsid w:val="00726F3F"/>
    <w:rsid w:val="007331B4"/>
    <w:rsid w:val="00735B97"/>
    <w:rsid w:val="007365CD"/>
    <w:rsid w:val="00737B7E"/>
    <w:rsid w:val="00745A60"/>
    <w:rsid w:val="0075126F"/>
    <w:rsid w:val="00754194"/>
    <w:rsid w:val="007548EF"/>
    <w:rsid w:val="007552EA"/>
    <w:rsid w:val="0075698C"/>
    <w:rsid w:val="00756EC5"/>
    <w:rsid w:val="00756FA3"/>
    <w:rsid w:val="007633B4"/>
    <w:rsid w:val="00772602"/>
    <w:rsid w:val="00773825"/>
    <w:rsid w:val="00774A83"/>
    <w:rsid w:val="00780038"/>
    <w:rsid w:val="00782300"/>
    <w:rsid w:val="00782A56"/>
    <w:rsid w:val="007A4992"/>
    <w:rsid w:val="007A4DA6"/>
    <w:rsid w:val="007B381A"/>
    <w:rsid w:val="007B51B9"/>
    <w:rsid w:val="007C0EFE"/>
    <w:rsid w:val="007C12B6"/>
    <w:rsid w:val="007C5C3A"/>
    <w:rsid w:val="007D04FC"/>
    <w:rsid w:val="007D1776"/>
    <w:rsid w:val="007E03D8"/>
    <w:rsid w:val="007E0F29"/>
    <w:rsid w:val="007E2011"/>
    <w:rsid w:val="007E6DD8"/>
    <w:rsid w:val="007F264D"/>
    <w:rsid w:val="007F284A"/>
    <w:rsid w:val="007F7942"/>
    <w:rsid w:val="00801814"/>
    <w:rsid w:val="008151D3"/>
    <w:rsid w:val="008228C8"/>
    <w:rsid w:val="00823FB6"/>
    <w:rsid w:val="008264A6"/>
    <w:rsid w:val="00830496"/>
    <w:rsid w:val="00831119"/>
    <w:rsid w:val="0083472E"/>
    <w:rsid w:val="00836D01"/>
    <w:rsid w:val="00836E9D"/>
    <w:rsid w:val="00837EC0"/>
    <w:rsid w:val="00841988"/>
    <w:rsid w:val="0084597A"/>
    <w:rsid w:val="00853FB1"/>
    <w:rsid w:val="0085577A"/>
    <w:rsid w:val="00856792"/>
    <w:rsid w:val="00856A3B"/>
    <w:rsid w:val="0087086D"/>
    <w:rsid w:val="008708A2"/>
    <w:rsid w:val="00870B6C"/>
    <w:rsid w:val="0087136F"/>
    <w:rsid w:val="008721AC"/>
    <w:rsid w:val="0087468D"/>
    <w:rsid w:val="008755F2"/>
    <w:rsid w:val="008778A3"/>
    <w:rsid w:val="00882078"/>
    <w:rsid w:val="00884BF3"/>
    <w:rsid w:val="0088599E"/>
    <w:rsid w:val="008949F6"/>
    <w:rsid w:val="00895B09"/>
    <w:rsid w:val="00897BED"/>
    <w:rsid w:val="008A131F"/>
    <w:rsid w:val="008A4F80"/>
    <w:rsid w:val="008B5404"/>
    <w:rsid w:val="008C1110"/>
    <w:rsid w:val="008C1987"/>
    <w:rsid w:val="008C2B0F"/>
    <w:rsid w:val="008C4DDE"/>
    <w:rsid w:val="008C6803"/>
    <w:rsid w:val="008C692F"/>
    <w:rsid w:val="008D2F00"/>
    <w:rsid w:val="008D49B7"/>
    <w:rsid w:val="008E0993"/>
    <w:rsid w:val="008E614E"/>
    <w:rsid w:val="008F60ED"/>
    <w:rsid w:val="008F7B7E"/>
    <w:rsid w:val="00900039"/>
    <w:rsid w:val="00900822"/>
    <w:rsid w:val="00912090"/>
    <w:rsid w:val="00914447"/>
    <w:rsid w:val="0092468A"/>
    <w:rsid w:val="009419D4"/>
    <w:rsid w:val="0094247C"/>
    <w:rsid w:val="00946811"/>
    <w:rsid w:val="0094726A"/>
    <w:rsid w:val="00947F04"/>
    <w:rsid w:val="00951E63"/>
    <w:rsid w:val="00952C6E"/>
    <w:rsid w:val="00954940"/>
    <w:rsid w:val="009578EC"/>
    <w:rsid w:val="00971D9A"/>
    <w:rsid w:val="0097228F"/>
    <w:rsid w:val="00974C45"/>
    <w:rsid w:val="00975CD5"/>
    <w:rsid w:val="009763B5"/>
    <w:rsid w:val="00977474"/>
    <w:rsid w:val="0098072D"/>
    <w:rsid w:val="009900E8"/>
    <w:rsid w:val="00991FA5"/>
    <w:rsid w:val="00993B26"/>
    <w:rsid w:val="00994750"/>
    <w:rsid w:val="00997784"/>
    <w:rsid w:val="009A016C"/>
    <w:rsid w:val="009A0841"/>
    <w:rsid w:val="009A2EB9"/>
    <w:rsid w:val="009A5B0D"/>
    <w:rsid w:val="009A645A"/>
    <w:rsid w:val="009A6A31"/>
    <w:rsid w:val="009A6E7D"/>
    <w:rsid w:val="009B1F79"/>
    <w:rsid w:val="009B3731"/>
    <w:rsid w:val="009B5C74"/>
    <w:rsid w:val="009C214B"/>
    <w:rsid w:val="009D0477"/>
    <w:rsid w:val="009D4EC3"/>
    <w:rsid w:val="009D7DAD"/>
    <w:rsid w:val="009F1A9B"/>
    <w:rsid w:val="009F6A2D"/>
    <w:rsid w:val="00A06994"/>
    <w:rsid w:val="00A11932"/>
    <w:rsid w:val="00A12AE5"/>
    <w:rsid w:val="00A13DDA"/>
    <w:rsid w:val="00A171D5"/>
    <w:rsid w:val="00A20443"/>
    <w:rsid w:val="00A210DE"/>
    <w:rsid w:val="00A2596F"/>
    <w:rsid w:val="00A25CF2"/>
    <w:rsid w:val="00A25F3B"/>
    <w:rsid w:val="00A30130"/>
    <w:rsid w:val="00A32C69"/>
    <w:rsid w:val="00A32ED2"/>
    <w:rsid w:val="00A33744"/>
    <w:rsid w:val="00A34E8F"/>
    <w:rsid w:val="00A35506"/>
    <w:rsid w:val="00A436A2"/>
    <w:rsid w:val="00A456D7"/>
    <w:rsid w:val="00A62E92"/>
    <w:rsid w:val="00A673FB"/>
    <w:rsid w:val="00A82589"/>
    <w:rsid w:val="00A85CD5"/>
    <w:rsid w:val="00A93018"/>
    <w:rsid w:val="00A940BC"/>
    <w:rsid w:val="00A940E2"/>
    <w:rsid w:val="00A94872"/>
    <w:rsid w:val="00A952A0"/>
    <w:rsid w:val="00A966B4"/>
    <w:rsid w:val="00AA26C1"/>
    <w:rsid w:val="00AA3DD2"/>
    <w:rsid w:val="00AB004F"/>
    <w:rsid w:val="00AB18F5"/>
    <w:rsid w:val="00AB3704"/>
    <w:rsid w:val="00AB47D0"/>
    <w:rsid w:val="00AB5FC0"/>
    <w:rsid w:val="00AB6274"/>
    <w:rsid w:val="00AC1307"/>
    <w:rsid w:val="00AC270E"/>
    <w:rsid w:val="00AC731B"/>
    <w:rsid w:val="00AC78A0"/>
    <w:rsid w:val="00AD0435"/>
    <w:rsid w:val="00AD1999"/>
    <w:rsid w:val="00AD38F3"/>
    <w:rsid w:val="00AD3CC1"/>
    <w:rsid w:val="00AD46E6"/>
    <w:rsid w:val="00AE2E7B"/>
    <w:rsid w:val="00AE34E2"/>
    <w:rsid w:val="00AE3D5B"/>
    <w:rsid w:val="00AE6295"/>
    <w:rsid w:val="00AF3B22"/>
    <w:rsid w:val="00AF768B"/>
    <w:rsid w:val="00B05F3E"/>
    <w:rsid w:val="00B0611A"/>
    <w:rsid w:val="00B06BB3"/>
    <w:rsid w:val="00B10B5D"/>
    <w:rsid w:val="00B16AEB"/>
    <w:rsid w:val="00B1719E"/>
    <w:rsid w:val="00B210D8"/>
    <w:rsid w:val="00B23875"/>
    <w:rsid w:val="00B24558"/>
    <w:rsid w:val="00B32FAF"/>
    <w:rsid w:val="00B3333A"/>
    <w:rsid w:val="00B3645C"/>
    <w:rsid w:val="00B41834"/>
    <w:rsid w:val="00B42BE6"/>
    <w:rsid w:val="00B51503"/>
    <w:rsid w:val="00B51EB5"/>
    <w:rsid w:val="00B52F75"/>
    <w:rsid w:val="00B545C5"/>
    <w:rsid w:val="00B557ED"/>
    <w:rsid w:val="00B61517"/>
    <w:rsid w:val="00B615B1"/>
    <w:rsid w:val="00B61672"/>
    <w:rsid w:val="00B757B6"/>
    <w:rsid w:val="00B763F9"/>
    <w:rsid w:val="00B81894"/>
    <w:rsid w:val="00B82667"/>
    <w:rsid w:val="00B9182C"/>
    <w:rsid w:val="00B92438"/>
    <w:rsid w:val="00BA3C99"/>
    <w:rsid w:val="00BA467A"/>
    <w:rsid w:val="00BA773C"/>
    <w:rsid w:val="00BB0286"/>
    <w:rsid w:val="00BB2E40"/>
    <w:rsid w:val="00BB4A50"/>
    <w:rsid w:val="00BB502D"/>
    <w:rsid w:val="00BC0E6F"/>
    <w:rsid w:val="00BC1016"/>
    <w:rsid w:val="00BC2198"/>
    <w:rsid w:val="00BC2E00"/>
    <w:rsid w:val="00BC52B8"/>
    <w:rsid w:val="00BC5486"/>
    <w:rsid w:val="00BD1432"/>
    <w:rsid w:val="00BD1BE6"/>
    <w:rsid w:val="00BE2421"/>
    <w:rsid w:val="00BE60BA"/>
    <w:rsid w:val="00BE716D"/>
    <w:rsid w:val="00BE7917"/>
    <w:rsid w:val="00C04371"/>
    <w:rsid w:val="00C10AD6"/>
    <w:rsid w:val="00C10BC8"/>
    <w:rsid w:val="00C14801"/>
    <w:rsid w:val="00C14E17"/>
    <w:rsid w:val="00C262A5"/>
    <w:rsid w:val="00C27CE1"/>
    <w:rsid w:val="00C30658"/>
    <w:rsid w:val="00C31437"/>
    <w:rsid w:val="00C35303"/>
    <w:rsid w:val="00C36E48"/>
    <w:rsid w:val="00C45DE9"/>
    <w:rsid w:val="00C60C1F"/>
    <w:rsid w:val="00C6366E"/>
    <w:rsid w:val="00C76C2D"/>
    <w:rsid w:val="00C83B5E"/>
    <w:rsid w:val="00C85897"/>
    <w:rsid w:val="00C86675"/>
    <w:rsid w:val="00C86FD1"/>
    <w:rsid w:val="00C94A1A"/>
    <w:rsid w:val="00C97CF3"/>
    <w:rsid w:val="00CA16DA"/>
    <w:rsid w:val="00CA44E7"/>
    <w:rsid w:val="00CB0ABF"/>
    <w:rsid w:val="00CB60F7"/>
    <w:rsid w:val="00CB6C9C"/>
    <w:rsid w:val="00CC1BBE"/>
    <w:rsid w:val="00CC2836"/>
    <w:rsid w:val="00CC2BFD"/>
    <w:rsid w:val="00CC5CEB"/>
    <w:rsid w:val="00CD127B"/>
    <w:rsid w:val="00CD1C8C"/>
    <w:rsid w:val="00CD76DB"/>
    <w:rsid w:val="00CD7940"/>
    <w:rsid w:val="00CE1B12"/>
    <w:rsid w:val="00CE21C5"/>
    <w:rsid w:val="00CE2B2A"/>
    <w:rsid w:val="00CE4842"/>
    <w:rsid w:val="00CE54C0"/>
    <w:rsid w:val="00CE6928"/>
    <w:rsid w:val="00CF11C8"/>
    <w:rsid w:val="00CF481B"/>
    <w:rsid w:val="00D035DE"/>
    <w:rsid w:val="00D05438"/>
    <w:rsid w:val="00D06EE4"/>
    <w:rsid w:val="00D1253A"/>
    <w:rsid w:val="00D13A81"/>
    <w:rsid w:val="00D179BB"/>
    <w:rsid w:val="00D21018"/>
    <w:rsid w:val="00D26718"/>
    <w:rsid w:val="00D271F9"/>
    <w:rsid w:val="00D3234B"/>
    <w:rsid w:val="00D34B5B"/>
    <w:rsid w:val="00D47E03"/>
    <w:rsid w:val="00D55197"/>
    <w:rsid w:val="00D57A6A"/>
    <w:rsid w:val="00D62F34"/>
    <w:rsid w:val="00D6346F"/>
    <w:rsid w:val="00D667F6"/>
    <w:rsid w:val="00D70D2F"/>
    <w:rsid w:val="00D731D9"/>
    <w:rsid w:val="00D73D99"/>
    <w:rsid w:val="00D85A10"/>
    <w:rsid w:val="00D96A74"/>
    <w:rsid w:val="00D973D2"/>
    <w:rsid w:val="00DA028C"/>
    <w:rsid w:val="00DA050B"/>
    <w:rsid w:val="00DA3D8C"/>
    <w:rsid w:val="00DA3F12"/>
    <w:rsid w:val="00DA666F"/>
    <w:rsid w:val="00DA6B35"/>
    <w:rsid w:val="00DB2E29"/>
    <w:rsid w:val="00DB63D4"/>
    <w:rsid w:val="00DC0F90"/>
    <w:rsid w:val="00DC7DCB"/>
    <w:rsid w:val="00DD0871"/>
    <w:rsid w:val="00DD1FD8"/>
    <w:rsid w:val="00DD2800"/>
    <w:rsid w:val="00DD2A69"/>
    <w:rsid w:val="00DE0ED3"/>
    <w:rsid w:val="00DE48DD"/>
    <w:rsid w:val="00DE7090"/>
    <w:rsid w:val="00DF3CAC"/>
    <w:rsid w:val="00DF451E"/>
    <w:rsid w:val="00E039C3"/>
    <w:rsid w:val="00E04FC7"/>
    <w:rsid w:val="00E076A3"/>
    <w:rsid w:val="00E10A5D"/>
    <w:rsid w:val="00E17220"/>
    <w:rsid w:val="00E211F4"/>
    <w:rsid w:val="00E310F4"/>
    <w:rsid w:val="00E31C25"/>
    <w:rsid w:val="00E36CD4"/>
    <w:rsid w:val="00E4001A"/>
    <w:rsid w:val="00E40131"/>
    <w:rsid w:val="00E414A4"/>
    <w:rsid w:val="00E4369D"/>
    <w:rsid w:val="00E50488"/>
    <w:rsid w:val="00E62F93"/>
    <w:rsid w:val="00E64FE5"/>
    <w:rsid w:val="00E65033"/>
    <w:rsid w:val="00E662B0"/>
    <w:rsid w:val="00E75A95"/>
    <w:rsid w:val="00E75B63"/>
    <w:rsid w:val="00E81421"/>
    <w:rsid w:val="00E821FC"/>
    <w:rsid w:val="00E83C29"/>
    <w:rsid w:val="00E84A74"/>
    <w:rsid w:val="00E84C03"/>
    <w:rsid w:val="00E86610"/>
    <w:rsid w:val="00E91B7E"/>
    <w:rsid w:val="00E94E46"/>
    <w:rsid w:val="00EA199F"/>
    <w:rsid w:val="00EA45A6"/>
    <w:rsid w:val="00EA54EB"/>
    <w:rsid w:val="00EB36A9"/>
    <w:rsid w:val="00EB5B85"/>
    <w:rsid w:val="00EC3C3E"/>
    <w:rsid w:val="00EC43BE"/>
    <w:rsid w:val="00EC627A"/>
    <w:rsid w:val="00ED0D8C"/>
    <w:rsid w:val="00ED4330"/>
    <w:rsid w:val="00ED5316"/>
    <w:rsid w:val="00ED6632"/>
    <w:rsid w:val="00ED676A"/>
    <w:rsid w:val="00EE556A"/>
    <w:rsid w:val="00EE575B"/>
    <w:rsid w:val="00EE69E3"/>
    <w:rsid w:val="00EE7224"/>
    <w:rsid w:val="00EF5833"/>
    <w:rsid w:val="00F05930"/>
    <w:rsid w:val="00F05B9A"/>
    <w:rsid w:val="00F05EB2"/>
    <w:rsid w:val="00F07C4C"/>
    <w:rsid w:val="00F115A8"/>
    <w:rsid w:val="00F120A7"/>
    <w:rsid w:val="00F17B04"/>
    <w:rsid w:val="00F2026B"/>
    <w:rsid w:val="00F223BE"/>
    <w:rsid w:val="00F331E7"/>
    <w:rsid w:val="00F40D70"/>
    <w:rsid w:val="00F435DA"/>
    <w:rsid w:val="00F5404B"/>
    <w:rsid w:val="00F549D5"/>
    <w:rsid w:val="00F57567"/>
    <w:rsid w:val="00F57F4E"/>
    <w:rsid w:val="00F66CCE"/>
    <w:rsid w:val="00F72999"/>
    <w:rsid w:val="00F7686D"/>
    <w:rsid w:val="00F85F5C"/>
    <w:rsid w:val="00F87D1A"/>
    <w:rsid w:val="00F911B9"/>
    <w:rsid w:val="00F934FF"/>
    <w:rsid w:val="00FA0212"/>
    <w:rsid w:val="00FA266B"/>
    <w:rsid w:val="00FA43CE"/>
    <w:rsid w:val="00FB2811"/>
    <w:rsid w:val="00FB40EA"/>
    <w:rsid w:val="00FC0181"/>
    <w:rsid w:val="00FC1E36"/>
    <w:rsid w:val="00FC3756"/>
    <w:rsid w:val="00FD0EB8"/>
    <w:rsid w:val="00FD78B4"/>
    <w:rsid w:val="00FE168F"/>
    <w:rsid w:val="00FE265E"/>
    <w:rsid w:val="00FE2799"/>
    <w:rsid w:val="00FE47F1"/>
    <w:rsid w:val="00FE63A4"/>
    <w:rsid w:val="00FE75E6"/>
    <w:rsid w:val="00FF4C1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6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115A8"/>
    <w:pPr>
      <w:spacing w:after="0" w:line="360" w:lineRule="auto"/>
      <w:ind w:firstLine="709"/>
    </w:pPr>
    <w:rPr>
      <w:rFonts w:ascii="Times New Roman" w:eastAsia="Times New Roman" w:hAnsi="Times New Roman" w:cs="Times New Roman"/>
      <w:color w:val="000000" w:themeColor="text1"/>
      <w:sz w:val="24"/>
      <w:szCs w:val="24"/>
      <w:lang w:eastAsia="pl-PL"/>
    </w:rPr>
  </w:style>
  <w:style w:type="paragraph" w:styleId="Heading1">
    <w:name w:val="heading 1"/>
    <w:basedOn w:val="Normal"/>
    <w:next w:val="Normal"/>
    <w:link w:val="Heading1Char"/>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Heading2">
    <w:name w:val="heading 2"/>
    <w:basedOn w:val="Normal"/>
    <w:next w:val="Normal"/>
    <w:link w:val="Heading2Char"/>
    <w:uiPriority w:val="9"/>
    <w:unhideWhenUsed/>
    <w:qFormat/>
    <w:rsid w:val="00F05B9A"/>
    <w:pPr>
      <w:keepNext/>
      <w:keepLines/>
      <w:numPr>
        <w:ilvl w:val="1"/>
        <w:numId w:val="12"/>
      </w:numPr>
      <w:spacing w:before="200" w:after="260"/>
      <w:ind w:left="0" w:firstLine="0"/>
      <w:outlineLvl w:val="1"/>
    </w:pPr>
    <w:rPr>
      <w:rFonts w:asciiTheme="majorHAnsi" w:eastAsiaTheme="majorEastAsia" w:hAnsiTheme="majorHAnsi" w:cstheme="majorBidi"/>
      <w:b/>
      <w:bCs/>
      <w:color w:val="9F2936" w:themeColor="accent2"/>
      <w:sz w:val="26"/>
      <w:szCs w:val="26"/>
    </w:rPr>
  </w:style>
  <w:style w:type="paragraph" w:styleId="Heading3">
    <w:name w:val="heading 3"/>
    <w:basedOn w:val="Normal"/>
    <w:next w:val="Normal"/>
    <w:link w:val="Heading3Char"/>
    <w:uiPriority w:val="9"/>
    <w:unhideWhenUsed/>
    <w:qFormat/>
    <w:rsid w:val="004F3A28"/>
    <w:pPr>
      <w:keepNext/>
      <w:keepLines/>
      <w:numPr>
        <w:ilvl w:val="2"/>
        <w:numId w:val="12"/>
      </w:numPr>
      <w:spacing w:before="200" w:after="200"/>
      <w:ind w:left="0" w:firstLine="0"/>
      <w:outlineLvl w:val="2"/>
    </w:pPr>
    <w:rPr>
      <w:rFonts w:asciiTheme="majorHAnsi" w:eastAsiaTheme="majorEastAsia" w:hAnsiTheme="majorHAnsi" w:cstheme="majorBidi"/>
      <w:b/>
      <w:bCs/>
      <w:color w:val="4F141B" w:themeColor="accent2" w:themeShade="80"/>
    </w:rPr>
  </w:style>
  <w:style w:type="paragraph" w:styleId="Heading4">
    <w:name w:val="heading 4"/>
    <w:basedOn w:val="Normal"/>
    <w:next w:val="Normal"/>
    <w:link w:val="Heading4Char"/>
    <w:uiPriority w:val="9"/>
    <w:unhideWhenUsed/>
    <w:qFormat/>
    <w:rsid w:val="004F3A28"/>
    <w:pPr>
      <w:keepNext/>
      <w:keepLines/>
      <w:numPr>
        <w:ilvl w:val="3"/>
        <w:numId w:val="12"/>
      </w:numPr>
      <w:spacing w:before="200"/>
      <w:ind w:left="0" w:firstLine="0"/>
      <w:outlineLvl w:val="3"/>
    </w:pPr>
    <w:rPr>
      <w:rFonts w:asciiTheme="majorHAnsi" w:eastAsiaTheme="majorEastAsia" w:hAnsiTheme="majorHAnsi" w:cstheme="majorBidi"/>
      <w:b/>
      <w:bCs/>
      <w:i/>
      <w:iCs/>
      <w:color w:val="23055F"/>
    </w:rPr>
  </w:style>
  <w:style w:type="paragraph" w:styleId="Heading6">
    <w:name w:val="heading 6"/>
    <w:basedOn w:val="Normal"/>
    <w:next w:val="Normal"/>
    <w:link w:val="Heading6Char"/>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Heading2Char">
    <w:name w:val="Heading 2 Char"/>
    <w:basedOn w:val="DefaultParagraphFont"/>
    <w:link w:val="Heading2"/>
    <w:uiPriority w:val="9"/>
    <w:rsid w:val="00F05B9A"/>
    <w:rPr>
      <w:rFonts w:asciiTheme="majorHAnsi" w:eastAsiaTheme="majorEastAsia" w:hAnsiTheme="majorHAnsi" w:cstheme="majorBidi"/>
      <w:b/>
      <w:bCs/>
      <w:color w:val="9F2936" w:themeColor="accent2"/>
      <w:sz w:val="26"/>
      <w:szCs w:val="26"/>
      <w:lang w:eastAsia="pl-PL"/>
    </w:rPr>
  </w:style>
  <w:style w:type="character" w:customStyle="1" w:styleId="Heading3Char">
    <w:name w:val="Heading 3 Char"/>
    <w:basedOn w:val="DefaultParagraphFont"/>
    <w:link w:val="Heading3"/>
    <w:uiPriority w:val="9"/>
    <w:rsid w:val="004F3A28"/>
    <w:rPr>
      <w:rFonts w:asciiTheme="majorHAnsi" w:eastAsiaTheme="majorEastAsia" w:hAnsiTheme="majorHAnsi" w:cstheme="majorBidi"/>
      <w:b/>
      <w:bCs/>
      <w:color w:val="4F141B" w:themeColor="accent2" w:themeShade="80"/>
      <w:sz w:val="24"/>
      <w:szCs w:val="24"/>
      <w:lang w:eastAsia="pl-PL"/>
    </w:rPr>
  </w:style>
  <w:style w:type="character" w:customStyle="1" w:styleId="Heading4Char">
    <w:name w:val="Heading 4 Char"/>
    <w:basedOn w:val="DefaultParagraphFont"/>
    <w:link w:val="Heading4"/>
    <w:uiPriority w:val="9"/>
    <w:rsid w:val="004F3A28"/>
    <w:rPr>
      <w:rFonts w:asciiTheme="majorHAnsi" w:eastAsiaTheme="majorEastAsia" w:hAnsiTheme="majorHAnsi" w:cstheme="majorBidi"/>
      <w:b/>
      <w:bCs/>
      <w:i/>
      <w:iCs/>
      <w:color w:val="23055F"/>
      <w:sz w:val="24"/>
      <w:szCs w:val="24"/>
      <w:lang w:eastAsia="pl-PL"/>
    </w:rPr>
  </w:style>
  <w:style w:type="character" w:customStyle="1" w:styleId="Heading6Char">
    <w:name w:val="Heading 6 Char"/>
    <w:basedOn w:val="DefaultParagraphFont"/>
    <w:link w:val="Heading6"/>
    <w:uiPriority w:val="9"/>
    <w:rsid w:val="00BA3C99"/>
    <w:rPr>
      <w:rFonts w:asciiTheme="majorHAnsi" w:eastAsiaTheme="majorEastAsia" w:hAnsiTheme="majorHAnsi" w:cstheme="majorBidi"/>
      <w:i/>
      <w:iCs/>
      <w:color w:val="773F04" w:themeColor="accent1" w:themeShade="7F"/>
    </w:rPr>
  </w:style>
  <w:style w:type="table" w:styleId="TableGrid">
    <w:name w:val="Table Grid"/>
    <w:basedOn w:val="TableNormal"/>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BookTitle">
    <w:name w:val="Book Title"/>
    <w:basedOn w:val="DefaultParagraphFont"/>
    <w:uiPriority w:val="33"/>
    <w:rsid w:val="00BA3C99"/>
    <w:rPr>
      <w:b/>
      <w:bCs/>
      <w:smallCaps/>
      <w:spacing w:val="5"/>
    </w:rPr>
  </w:style>
  <w:style w:type="paragraph" w:styleId="NoSpacing">
    <w:name w:val="No Spacing"/>
    <w:link w:val="NoSpacingChar"/>
    <w:uiPriority w:val="1"/>
    <w:rsid w:val="00BA3C99"/>
    <w:pPr>
      <w:spacing w:after="0" w:line="240" w:lineRule="auto"/>
    </w:pPr>
  </w:style>
  <w:style w:type="character" w:customStyle="1" w:styleId="NoSpacingChar">
    <w:name w:val="No Spacing Char"/>
    <w:basedOn w:val="DefaultParagraphFont"/>
    <w:link w:val="NoSpacing"/>
    <w:uiPriority w:val="1"/>
    <w:rsid w:val="00C86675"/>
  </w:style>
  <w:style w:type="paragraph" w:styleId="ListParagraph">
    <w:name w:val="List Paragraph"/>
    <w:basedOn w:val="Normal"/>
    <w:link w:val="ListParagraphChar"/>
    <w:uiPriority w:val="34"/>
    <w:rsid w:val="00BA3C99"/>
    <w:pPr>
      <w:ind w:left="720"/>
      <w:contextualSpacing/>
    </w:pPr>
  </w:style>
  <w:style w:type="character" w:customStyle="1" w:styleId="ListParagraphChar">
    <w:name w:val="List Paragraph Char"/>
    <w:basedOn w:val="DefaultParagraphFont"/>
    <w:link w:val="ListParagraph"/>
    <w:uiPriority w:val="34"/>
    <w:rsid w:val="008778A3"/>
    <w:rPr>
      <w:rFonts w:ascii="Times New Roman" w:eastAsia="Times New Roman" w:hAnsi="Times New Roman" w:cs="Times New Roman"/>
      <w:color w:val="000000" w:themeColor="text1"/>
      <w:sz w:val="24"/>
      <w:szCs w:val="24"/>
      <w:lang w:eastAsia="pl-PL"/>
    </w:rPr>
  </w:style>
  <w:style w:type="character" w:styleId="Strong">
    <w:name w:val="Strong"/>
    <w:basedOn w:val="DefaultParagraphFont"/>
    <w:uiPriority w:val="22"/>
    <w:rsid w:val="00BA3C99"/>
    <w:rPr>
      <w:b/>
      <w:bCs/>
    </w:rPr>
  </w:style>
  <w:style w:type="paragraph" w:styleId="Quote">
    <w:name w:val="Quote"/>
    <w:basedOn w:val="Normal"/>
    <w:next w:val="Normal"/>
    <w:link w:val="QuoteChar"/>
    <w:uiPriority w:val="29"/>
    <w:rsid w:val="00BA3C99"/>
    <w:rPr>
      <w:i/>
      <w:iCs/>
    </w:rPr>
  </w:style>
  <w:style w:type="character" w:customStyle="1" w:styleId="QuoteChar">
    <w:name w:val="Quote Char"/>
    <w:basedOn w:val="DefaultParagraphFont"/>
    <w:link w:val="Quote"/>
    <w:uiPriority w:val="29"/>
    <w:rsid w:val="00BA3C99"/>
    <w:rPr>
      <w:i/>
      <w:iCs/>
      <w:color w:val="000000" w:themeColor="text1"/>
    </w:rPr>
  </w:style>
  <w:style w:type="character" w:styleId="Emphasis">
    <w:name w:val="Emphasis"/>
    <w:basedOn w:val="DefaultParagraphFont"/>
    <w:uiPriority w:val="20"/>
    <w:qFormat/>
    <w:rsid w:val="00BA3C99"/>
    <w:rPr>
      <w:i/>
      <w:iCs/>
    </w:rPr>
  </w:style>
  <w:style w:type="paragraph" w:styleId="Subtitle">
    <w:name w:val="Subtitle"/>
    <w:basedOn w:val="Normal"/>
    <w:next w:val="Normal"/>
    <w:link w:val="SubtitleChar"/>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SubtitleChar">
    <w:name w:val="Subtitle Char"/>
    <w:basedOn w:val="DefaultParagraphFont"/>
    <w:link w:val="Subtitle"/>
    <w:uiPriority w:val="11"/>
    <w:rsid w:val="00BA3C99"/>
    <w:rPr>
      <w:rFonts w:asciiTheme="majorHAnsi" w:eastAsiaTheme="majorEastAsia" w:hAnsiTheme="majorHAnsi" w:cstheme="majorBidi"/>
      <w:i/>
      <w:iCs/>
      <w:color w:val="F07F09" w:themeColor="accent1"/>
      <w:spacing w:val="15"/>
      <w:sz w:val="24"/>
      <w:szCs w:val="24"/>
    </w:rPr>
  </w:style>
  <w:style w:type="character" w:styleId="SubtleEmphasis">
    <w:name w:val="Subtle Emphasis"/>
    <w:basedOn w:val="DefaultParagraphFont"/>
    <w:uiPriority w:val="19"/>
    <w:rsid w:val="00BA3C99"/>
    <w:rPr>
      <w:i/>
      <w:iCs/>
      <w:color w:val="808080" w:themeColor="text1" w:themeTint="7F"/>
    </w:rPr>
  </w:style>
  <w:style w:type="paragraph" w:styleId="TOC1">
    <w:name w:val="toc 1"/>
    <w:basedOn w:val="Normal"/>
    <w:next w:val="Normal"/>
    <w:autoRedefine/>
    <w:uiPriority w:val="39"/>
    <w:unhideWhenUsed/>
    <w:rsid w:val="002B206A"/>
    <w:pPr>
      <w:tabs>
        <w:tab w:val="left" w:pos="1320"/>
        <w:tab w:val="right" w:leader="dot" w:pos="8515"/>
      </w:tabs>
      <w:spacing w:before="180"/>
    </w:pPr>
    <w:rPr>
      <w:b/>
    </w:rPr>
  </w:style>
  <w:style w:type="paragraph" w:styleId="TOC2">
    <w:name w:val="toc 2"/>
    <w:basedOn w:val="Normal"/>
    <w:next w:val="Normal"/>
    <w:autoRedefine/>
    <w:uiPriority w:val="39"/>
    <w:unhideWhenUsed/>
    <w:rsid w:val="007145CA"/>
    <w:pPr>
      <w:tabs>
        <w:tab w:val="left" w:pos="1540"/>
        <w:tab w:val="right" w:leader="dot" w:pos="8515"/>
      </w:tabs>
      <w:ind w:left="221"/>
    </w:pPr>
  </w:style>
  <w:style w:type="paragraph" w:styleId="TOC3">
    <w:name w:val="toc 3"/>
    <w:basedOn w:val="Normal"/>
    <w:next w:val="Normal"/>
    <w:autoRedefine/>
    <w:uiPriority w:val="39"/>
    <w:unhideWhenUsed/>
    <w:rsid w:val="00CC1BBE"/>
    <w:pPr>
      <w:tabs>
        <w:tab w:val="left" w:pos="1911"/>
        <w:tab w:val="right" w:leader="dot" w:pos="8515"/>
      </w:tabs>
      <w:ind w:left="442"/>
    </w:pPr>
  </w:style>
  <w:style w:type="character" w:styleId="Hyperlink">
    <w:name w:val="Hyperlink"/>
    <w:basedOn w:val="DefaultParagraphFont"/>
    <w:uiPriority w:val="99"/>
    <w:unhideWhenUsed/>
    <w:qFormat/>
    <w:rsid w:val="00DB63D4"/>
    <w:rPr>
      <w:b/>
      <w:color w:val="6B9F25" w:themeColor="hyperlink"/>
      <w:u w:val="single"/>
    </w:rPr>
  </w:style>
  <w:style w:type="paragraph" w:styleId="BalloonText">
    <w:name w:val="Balloon Text"/>
    <w:basedOn w:val="Normal"/>
    <w:link w:val="BalloonTextChar"/>
    <w:uiPriority w:val="99"/>
    <w:semiHidden/>
    <w:unhideWhenUsed/>
    <w:rsid w:val="00183832"/>
    <w:rPr>
      <w:rFonts w:ascii="Tahoma" w:hAnsi="Tahoma" w:cs="Tahoma"/>
      <w:sz w:val="16"/>
      <w:szCs w:val="16"/>
    </w:rPr>
  </w:style>
  <w:style w:type="character" w:customStyle="1" w:styleId="BalloonTextChar">
    <w:name w:val="Balloon Text Char"/>
    <w:basedOn w:val="DefaultParagraphFont"/>
    <w:link w:val="BalloonText"/>
    <w:uiPriority w:val="99"/>
    <w:semiHidden/>
    <w:rsid w:val="00183832"/>
    <w:rPr>
      <w:rFonts w:ascii="Tahoma" w:hAnsi="Tahoma" w:cs="Tahoma"/>
      <w:sz w:val="16"/>
      <w:szCs w:val="16"/>
    </w:rPr>
  </w:style>
  <w:style w:type="paragraph" w:styleId="FootnoteText">
    <w:name w:val="footnote text"/>
    <w:basedOn w:val="Normal"/>
    <w:link w:val="FootnoteTextChar"/>
    <w:uiPriority w:val="99"/>
    <w:semiHidden/>
    <w:unhideWhenUsed/>
    <w:rsid w:val="00BB2E40"/>
    <w:rPr>
      <w:sz w:val="20"/>
      <w:szCs w:val="20"/>
    </w:rPr>
  </w:style>
  <w:style w:type="character" w:customStyle="1" w:styleId="FootnoteTextChar">
    <w:name w:val="Footnote Text Char"/>
    <w:basedOn w:val="DefaultParagraphFont"/>
    <w:link w:val="FootnoteText"/>
    <w:uiPriority w:val="99"/>
    <w:semiHidden/>
    <w:rsid w:val="00BB2E40"/>
    <w:rPr>
      <w:sz w:val="20"/>
      <w:szCs w:val="20"/>
    </w:rPr>
  </w:style>
  <w:style w:type="character" w:styleId="FootnoteReference">
    <w:name w:val="footnote reference"/>
    <w:basedOn w:val="DefaultParagraphFont"/>
    <w:uiPriority w:val="99"/>
    <w:semiHidden/>
    <w:unhideWhenUsed/>
    <w:rsid w:val="00BB2E40"/>
    <w:rPr>
      <w:vertAlign w:val="superscript"/>
    </w:rPr>
  </w:style>
  <w:style w:type="paragraph" w:styleId="EndnoteText">
    <w:name w:val="endnote text"/>
    <w:basedOn w:val="Normal"/>
    <w:link w:val="EndnoteTextChar"/>
    <w:uiPriority w:val="99"/>
    <w:semiHidden/>
    <w:unhideWhenUsed/>
    <w:rsid w:val="00BB2E40"/>
    <w:rPr>
      <w:sz w:val="20"/>
      <w:szCs w:val="20"/>
    </w:rPr>
  </w:style>
  <w:style w:type="character" w:customStyle="1" w:styleId="EndnoteTextChar">
    <w:name w:val="Endnote Text Char"/>
    <w:basedOn w:val="DefaultParagraphFont"/>
    <w:link w:val="EndnoteText"/>
    <w:uiPriority w:val="99"/>
    <w:semiHidden/>
    <w:rsid w:val="00BB2E40"/>
    <w:rPr>
      <w:sz w:val="20"/>
      <w:szCs w:val="20"/>
    </w:rPr>
  </w:style>
  <w:style w:type="character" w:styleId="EndnoteReference">
    <w:name w:val="endnote reference"/>
    <w:basedOn w:val="DefaultParagraphFont"/>
    <w:uiPriority w:val="99"/>
    <w:semiHidden/>
    <w:unhideWhenUsed/>
    <w:rsid w:val="00BB2E40"/>
    <w:rPr>
      <w:vertAlign w:val="superscript"/>
    </w:rPr>
  </w:style>
  <w:style w:type="paragraph" w:styleId="Caption">
    <w:name w:val="caption"/>
    <w:basedOn w:val="Normal"/>
    <w:next w:val="Normal"/>
    <w:uiPriority w:val="35"/>
    <w:unhideWhenUsed/>
    <w:rsid w:val="00BB2E40"/>
    <w:rPr>
      <w:b/>
      <w:bCs/>
      <w:color w:val="F07F09" w:themeColor="accent1"/>
      <w:sz w:val="18"/>
      <w:szCs w:val="18"/>
    </w:rPr>
  </w:style>
  <w:style w:type="paragraph" w:styleId="DocumentMap">
    <w:name w:val="Document Map"/>
    <w:basedOn w:val="Normal"/>
    <w:link w:val="DocumentMapChar"/>
    <w:uiPriority w:val="99"/>
    <w:semiHidden/>
    <w:unhideWhenUsed/>
    <w:rsid w:val="00971D9A"/>
    <w:rPr>
      <w:rFonts w:ascii="Tahoma" w:hAnsi="Tahoma" w:cs="Tahoma"/>
      <w:sz w:val="16"/>
      <w:szCs w:val="16"/>
    </w:rPr>
  </w:style>
  <w:style w:type="character" w:customStyle="1" w:styleId="DocumentMapChar">
    <w:name w:val="Document Map Char"/>
    <w:basedOn w:val="DefaultParagraphFont"/>
    <w:link w:val="DocumentMap"/>
    <w:uiPriority w:val="99"/>
    <w:semiHidden/>
    <w:rsid w:val="00971D9A"/>
    <w:rPr>
      <w:rFonts w:ascii="Tahoma" w:hAnsi="Tahoma" w:cs="Tahoma"/>
      <w:sz w:val="16"/>
      <w:szCs w:val="16"/>
    </w:rPr>
  </w:style>
  <w:style w:type="paragraph" w:styleId="TableofFigures">
    <w:name w:val="table of figures"/>
    <w:basedOn w:val="Normal"/>
    <w:next w:val="Normal"/>
    <w:uiPriority w:val="99"/>
    <w:unhideWhenUsed/>
    <w:rsid w:val="00756EC5"/>
  </w:style>
  <w:style w:type="paragraph" w:styleId="Title">
    <w:name w:val="Title"/>
    <w:basedOn w:val="Normal"/>
    <w:link w:val="TitleChar"/>
    <w:rsid w:val="00C86675"/>
    <w:pPr>
      <w:jc w:val="center"/>
    </w:pPr>
    <w:rPr>
      <w:sz w:val="32"/>
    </w:rPr>
  </w:style>
  <w:style w:type="character" w:customStyle="1" w:styleId="TitleChar">
    <w:name w:val="Title Char"/>
    <w:basedOn w:val="DefaultParagraphFont"/>
    <w:link w:val="Title"/>
    <w:rsid w:val="00C86675"/>
    <w:rPr>
      <w:rFonts w:ascii="Times New Roman" w:eastAsia="Times New Roman" w:hAnsi="Times New Roman" w:cs="Times New Roman"/>
      <w:sz w:val="32"/>
      <w:szCs w:val="24"/>
      <w:lang w:eastAsia="pl-PL"/>
    </w:rPr>
  </w:style>
  <w:style w:type="paragraph" w:styleId="BodyText">
    <w:name w:val="Body Text"/>
    <w:basedOn w:val="Normal"/>
    <w:link w:val="BodyTextChar"/>
    <w:semiHidden/>
    <w:rsid w:val="008C4DDE"/>
    <w:pPr>
      <w:spacing w:before="120"/>
      <w:ind w:firstLine="0"/>
      <w:jc w:val="both"/>
    </w:pPr>
    <w:rPr>
      <w:rFonts w:ascii="Arial" w:hAnsi="Arial"/>
      <w:snapToGrid w:val="0"/>
      <w:color w:val="000000"/>
      <w:szCs w:val="20"/>
      <w:lang w:val="cs-CZ"/>
    </w:rPr>
  </w:style>
  <w:style w:type="character" w:customStyle="1" w:styleId="BodyTextChar">
    <w:name w:val="Body Text Char"/>
    <w:basedOn w:val="DefaultParagraphFont"/>
    <w:link w:val="BodyText"/>
    <w:semiHidden/>
    <w:rsid w:val="008C4DDE"/>
    <w:rPr>
      <w:rFonts w:ascii="Arial" w:eastAsia="Times New Roman" w:hAnsi="Arial" w:cs="Times New Roman"/>
      <w:snapToGrid w:val="0"/>
      <w:color w:val="000000"/>
      <w:sz w:val="24"/>
      <w:szCs w:val="20"/>
      <w:lang w:val="cs-CZ" w:eastAsia="pl-PL"/>
    </w:rPr>
  </w:style>
  <w:style w:type="paragraph" w:styleId="Header">
    <w:name w:val="header"/>
    <w:basedOn w:val="Normal"/>
    <w:link w:val="HeaderChar"/>
    <w:uiPriority w:val="99"/>
    <w:semiHidden/>
    <w:unhideWhenUsed/>
    <w:rsid w:val="008C4DDE"/>
    <w:pPr>
      <w:tabs>
        <w:tab w:val="center" w:pos="4536"/>
        <w:tab w:val="right" w:pos="9072"/>
      </w:tabs>
    </w:pPr>
  </w:style>
  <w:style w:type="character" w:customStyle="1" w:styleId="HeaderChar">
    <w:name w:val="Header Char"/>
    <w:basedOn w:val="DefaultParagraphFont"/>
    <w:link w:val="Header"/>
    <w:uiPriority w:val="99"/>
    <w:semiHidden/>
    <w:rsid w:val="008C4DDE"/>
    <w:rPr>
      <w:rFonts w:ascii="Times New Roman" w:eastAsia="Times New Roman" w:hAnsi="Times New Roman" w:cs="Times New Roman"/>
      <w:sz w:val="24"/>
      <w:szCs w:val="24"/>
      <w:lang w:eastAsia="pl-PL"/>
    </w:rPr>
  </w:style>
  <w:style w:type="paragraph" w:styleId="Footer">
    <w:name w:val="footer"/>
    <w:basedOn w:val="Normal"/>
    <w:link w:val="FooterChar"/>
    <w:uiPriority w:val="99"/>
    <w:unhideWhenUsed/>
    <w:rsid w:val="008C4DDE"/>
    <w:pPr>
      <w:tabs>
        <w:tab w:val="center" w:pos="4536"/>
        <w:tab w:val="right" w:pos="9072"/>
      </w:tabs>
    </w:pPr>
  </w:style>
  <w:style w:type="character" w:customStyle="1" w:styleId="FooterChar">
    <w:name w:val="Footer Char"/>
    <w:basedOn w:val="DefaultParagraphFont"/>
    <w:link w:val="Footer"/>
    <w:uiPriority w:val="99"/>
    <w:rsid w:val="008C4DDE"/>
    <w:rPr>
      <w:rFonts w:ascii="Times New Roman" w:eastAsia="Times New Roman" w:hAnsi="Times New Roman" w:cs="Times New Roman"/>
      <w:sz w:val="24"/>
      <w:szCs w:val="24"/>
      <w:lang w:eastAsia="pl-PL"/>
    </w:rPr>
  </w:style>
  <w:style w:type="paragraph" w:styleId="TOC4">
    <w:name w:val="toc 4"/>
    <w:basedOn w:val="Normal"/>
    <w:next w:val="Normal"/>
    <w:autoRedefine/>
    <w:uiPriority w:val="39"/>
    <w:unhideWhenUsed/>
    <w:rsid w:val="0075698C"/>
    <w:pPr>
      <w:ind w:left="720"/>
    </w:pPr>
  </w:style>
  <w:style w:type="paragraph" w:styleId="BodyTextIndent">
    <w:name w:val="Body Text Indent"/>
    <w:basedOn w:val="Normal"/>
    <w:link w:val="BodyTextIndentChar"/>
    <w:uiPriority w:val="99"/>
    <w:unhideWhenUsed/>
    <w:rsid w:val="006D79D9"/>
    <w:pPr>
      <w:spacing w:after="120"/>
      <w:ind w:left="283"/>
    </w:pPr>
  </w:style>
  <w:style w:type="character" w:customStyle="1" w:styleId="BodyTextIndentChar">
    <w:name w:val="Body Text Indent Char"/>
    <w:basedOn w:val="DefaultParagraphFont"/>
    <w:link w:val="BodyTextIndent"/>
    <w:uiPriority w:val="99"/>
    <w:rsid w:val="006D79D9"/>
    <w:rPr>
      <w:rFonts w:ascii="Times New Roman" w:eastAsia="Times New Roman" w:hAnsi="Times New Roman" w:cs="Times New Roman"/>
      <w:sz w:val="24"/>
      <w:szCs w:val="24"/>
      <w:lang w:eastAsia="pl-PL"/>
    </w:rPr>
  </w:style>
  <w:style w:type="paragraph" w:styleId="BodyTextFirstIndent">
    <w:name w:val="Body Text First Indent"/>
    <w:basedOn w:val="BodyText"/>
    <w:link w:val="BodyTextFirstIndentChar"/>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BodyTextFirstIndentChar">
    <w:name w:val="Body Text First Indent Char"/>
    <w:basedOn w:val="BodyTextChar"/>
    <w:link w:val="BodyTextFirstIndent"/>
    <w:uiPriority w:val="99"/>
    <w:rsid w:val="006D79D9"/>
    <w:rPr>
      <w:rFonts w:ascii="Times New Roman" w:hAnsi="Times New Roman"/>
      <w:szCs w:val="24"/>
    </w:rPr>
  </w:style>
  <w:style w:type="paragraph" w:styleId="BodyTextFirstIndent2">
    <w:name w:val="Body Text First Indent 2"/>
    <w:basedOn w:val="BodyTextIndent"/>
    <w:link w:val="BodyTextFirstIndent2Char"/>
    <w:uiPriority w:val="99"/>
    <w:unhideWhenUsed/>
    <w:rsid w:val="006D79D9"/>
    <w:pPr>
      <w:spacing w:after="0"/>
      <w:ind w:left="360" w:firstLine="360"/>
    </w:pPr>
  </w:style>
  <w:style w:type="character" w:customStyle="1" w:styleId="BodyTextFirstIndent2Char">
    <w:name w:val="Body Text First Indent 2 Char"/>
    <w:basedOn w:val="BodyTextIndentChar"/>
    <w:link w:val="BodyTextFirstIndent2"/>
    <w:uiPriority w:val="99"/>
    <w:rsid w:val="006D79D9"/>
  </w:style>
  <w:style w:type="character" w:styleId="CommentReference">
    <w:name w:val="annotation reference"/>
    <w:basedOn w:val="DefaultParagraphFont"/>
    <w:uiPriority w:val="99"/>
    <w:semiHidden/>
    <w:unhideWhenUsed/>
    <w:rsid w:val="009B1F79"/>
    <w:rPr>
      <w:sz w:val="16"/>
      <w:szCs w:val="16"/>
    </w:rPr>
  </w:style>
  <w:style w:type="paragraph" w:styleId="CommentText">
    <w:name w:val="annotation text"/>
    <w:basedOn w:val="Normal"/>
    <w:link w:val="CommentTextChar"/>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CommentTextChar">
    <w:name w:val="Comment Text Char"/>
    <w:basedOn w:val="DefaultParagraphFont"/>
    <w:link w:val="CommentText"/>
    <w:uiPriority w:val="99"/>
    <w:semiHidden/>
    <w:rsid w:val="009B1F79"/>
    <w:rPr>
      <w:rFonts w:ascii="Calibri" w:eastAsia="Calibri" w:hAnsi="Calibri" w:cs="Times New Roman"/>
      <w:sz w:val="20"/>
      <w:szCs w:val="20"/>
    </w:rPr>
  </w:style>
  <w:style w:type="paragraph" w:customStyle="1" w:styleId="Podkrelenie">
    <w:name w:val="Podkreślenie"/>
    <w:basedOn w:val="Normal"/>
    <w:link w:val="PodkrelenieZnak"/>
    <w:qFormat/>
    <w:rsid w:val="009419D4"/>
    <w:pPr>
      <w:ind w:firstLine="0"/>
    </w:pPr>
    <w:rPr>
      <w:i/>
    </w:rPr>
  </w:style>
  <w:style w:type="character" w:customStyle="1" w:styleId="PodkrelenieZnak">
    <w:name w:val="Podkreślenie Znak"/>
    <w:basedOn w:val="DefaultParagraphFont"/>
    <w:link w:val="Podkrelenie"/>
    <w:rsid w:val="009419D4"/>
    <w:rPr>
      <w:rFonts w:ascii="Times New Roman" w:eastAsia="Times New Roman" w:hAnsi="Times New Roman" w:cs="Times New Roman"/>
      <w:i/>
      <w:color w:val="000000" w:themeColor="text1"/>
      <w:sz w:val="24"/>
      <w:szCs w:val="24"/>
      <w:lang w:eastAsia="pl-PL"/>
    </w:rPr>
  </w:style>
  <w:style w:type="paragraph" w:styleId="NormalWeb">
    <w:name w:val="Normal (Web)"/>
    <w:basedOn w:val="Normal"/>
    <w:uiPriority w:val="99"/>
    <w:semiHidden/>
    <w:unhideWhenUsed/>
    <w:rsid w:val="00B05F3E"/>
    <w:pPr>
      <w:spacing w:before="100" w:beforeAutospacing="1" w:after="100" w:afterAutospacing="1"/>
      <w:ind w:firstLine="0"/>
    </w:pPr>
  </w:style>
  <w:style w:type="paragraph" w:customStyle="1" w:styleId="Kod">
    <w:name w:val="Kod"/>
    <w:basedOn w:val="Normal"/>
    <w:link w:val="KodZnak"/>
    <w:qFormat/>
    <w:rsid w:val="00912090"/>
    <w:pPr>
      <w:autoSpaceDE w:val="0"/>
      <w:autoSpaceDN w:val="0"/>
      <w:adjustRightInd w:val="0"/>
      <w:ind w:firstLine="0"/>
    </w:pPr>
    <w:rPr>
      <w:rFonts w:ascii="Courier New" w:eastAsiaTheme="minorHAnsi" w:hAnsi="Courier New" w:cs="Courier New"/>
      <w:noProof/>
      <w:sz w:val="20"/>
      <w:szCs w:val="20"/>
      <w:lang w:eastAsia="en-US"/>
    </w:rPr>
  </w:style>
  <w:style w:type="character" w:customStyle="1" w:styleId="KodZnak">
    <w:name w:val="Kod Znak"/>
    <w:basedOn w:val="DefaultParagraphFont"/>
    <w:link w:val="Kod"/>
    <w:rsid w:val="00912090"/>
    <w:rPr>
      <w:rFonts w:ascii="Courier New" w:hAnsi="Courier New" w:cs="Courier New"/>
      <w:noProof/>
      <w:sz w:val="20"/>
      <w:szCs w:val="20"/>
    </w:rPr>
  </w:style>
  <w:style w:type="paragraph" w:customStyle="1" w:styleId="Wypunktowanie">
    <w:name w:val="Wypunktowanie"/>
    <w:basedOn w:val="ListParagraph"/>
    <w:link w:val="WypunktowanieZnak1"/>
    <w:rsid w:val="008778A3"/>
    <w:pPr>
      <w:ind w:left="1429" w:hanging="360"/>
    </w:pPr>
    <w:rPr>
      <w:rFonts w:eastAsiaTheme="minorHAnsi"/>
      <w:noProof/>
      <w:lang w:eastAsia="en-US"/>
    </w:rPr>
  </w:style>
  <w:style w:type="character" w:customStyle="1" w:styleId="WypunktowanieZnak1">
    <w:name w:val="Wypunktowanie Znak1"/>
    <w:basedOn w:val="ListParagraphChar"/>
    <w:link w:val="Wypunktowanie"/>
    <w:rsid w:val="00167804"/>
    <w:rPr>
      <w:noProof/>
    </w:rPr>
  </w:style>
  <w:style w:type="paragraph" w:customStyle="1" w:styleId="Wypunktowane">
    <w:name w:val="Wypunktowane"/>
    <w:basedOn w:val="Normal"/>
    <w:link w:val="WypunktowaneZnak"/>
    <w:qFormat/>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ListParagraphChar"/>
    <w:link w:val="Wypunktowanie"/>
    <w:rsid w:val="008778A3"/>
  </w:style>
  <w:style w:type="character" w:styleId="FollowedHyperlink">
    <w:name w:val="FollowedHyperlink"/>
    <w:basedOn w:val="DefaultParagraphFont"/>
    <w:uiPriority w:val="99"/>
    <w:semiHidden/>
    <w:unhideWhenUsed/>
    <w:rsid w:val="00A13DDA"/>
    <w:rPr>
      <w:color w:val="B26B02" w:themeColor="followedHyperlink"/>
      <w:u w:val="single"/>
    </w:rPr>
  </w:style>
</w:styles>
</file>

<file path=word/webSettings.xml><?xml version="1.0" encoding="utf-8"?>
<w:webSettings xmlns:r="http://schemas.openxmlformats.org/officeDocument/2006/relationships" xmlns:w="http://schemas.openxmlformats.org/wordprocessingml/2006/main">
  <w:divs>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C_%28Programming_Language%29" TargetMode="External"/><Relationship Id="rId18" Type="http://schemas.openxmlformats.org/officeDocument/2006/relationships/hyperlink" Target="http://en.wikipedia.org/wiki/Shader" TargetMode="External"/><Relationship Id="rId26" Type="http://schemas.openxmlformats.org/officeDocument/2006/relationships/hyperlink" Target="http://en.wikipedia.org/wiki/Ageia" TargetMode="External"/><Relationship Id="rId39" Type="http://schemas.openxmlformats.org/officeDocument/2006/relationships/image" Target="media/image4.emf"/><Relationship Id="rId3" Type="http://schemas.openxmlformats.org/officeDocument/2006/relationships/styles" Target="styles.xml"/><Relationship Id="rId21" Type="http://schemas.openxmlformats.org/officeDocument/2006/relationships/hyperlink" Target="http://en.wikipedia.org/wiki/Proprietary_software" TargetMode="External"/><Relationship Id="rId34" Type="http://schemas.openxmlformats.org/officeDocument/2006/relationships/hyperlink" Target="http://en.wikipedia.org/wiki/CUDA"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en.wikipedia.org/wiki/OpenGL" TargetMode="External"/><Relationship Id="rId17" Type="http://schemas.openxmlformats.org/officeDocument/2006/relationships/hyperlink" Target="http://en.wikipedia.org/wiki/Cg_%28programming_language%29" TargetMode="External"/><Relationship Id="rId25" Type="http://schemas.openxmlformats.org/officeDocument/2006/relationships/hyperlink" Target="http://en.wikipedia.org/wiki/Software_development_kit" TargetMode="External"/><Relationship Id="rId33" Type="http://schemas.openxmlformats.org/officeDocument/2006/relationships/hyperlink" Target="http://en.wikipedia.org/wiki/Hardware_acceleration" TargetMode="External"/><Relationship Id="rId38" Type="http://schemas.openxmlformats.org/officeDocument/2006/relationships/hyperlink" Target="http://www.behardware.com/articles/659-2/nvidia-cuda-preview.html" TargetMode="External"/><Relationship Id="rId46" Type="http://schemas.openxmlformats.org/officeDocument/2006/relationships/image" Target="media/image11.emf"/><Relationship Id="rId2" Type="http://schemas.openxmlformats.org/officeDocument/2006/relationships/numbering" Target="numbering.xml"/><Relationship Id="rId16" Type="http://schemas.openxmlformats.org/officeDocument/2006/relationships/hyperlink" Target="http://en.wikipedia.org/wiki/HLSL" TargetMode="External"/><Relationship Id="rId20" Type="http://schemas.openxmlformats.org/officeDocument/2006/relationships/hyperlink" Target="http://developer.nvidia.com/object/cuda_3_0_downloads.html" TargetMode="External"/><Relationship Id="rId29" Type="http://schemas.openxmlformats.org/officeDocument/2006/relationships/hyperlink" Target="http://en.wikipedia.org/wiki/ETH_Zurich" TargetMode="External"/><Relationship Id="rId41"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xbtlabs.com/articles3/video/cuda-1-p5.html" TargetMode="External"/><Relationship Id="rId24" Type="http://schemas.openxmlformats.org/officeDocument/2006/relationships/hyperlink" Target="http://en.wikipedia.org/wiki/Middleware" TargetMode="External"/><Relationship Id="rId32" Type="http://schemas.openxmlformats.org/officeDocument/2006/relationships/hyperlink" Target="http://en.wikipedia.org/wiki/Video_game" TargetMode="External"/><Relationship Id="rId37" Type="http://schemas.openxmlformats.org/officeDocument/2006/relationships/hyperlink" Target="http://en.wikipedia.org/wiki/Central_processing_unit" TargetMode="External"/><Relationship Id="rId40" Type="http://schemas.openxmlformats.org/officeDocument/2006/relationships/image" Target="media/image5.emf"/><Relationship Id="rId45" Type="http://schemas.openxmlformats.org/officeDocument/2006/relationships/image" Target="media/image10.emf"/><Relationship Id="rId5" Type="http://schemas.openxmlformats.org/officeDocument/2006/relationships/webSettings" Target="webSettings.xml"/><Relationship Id="rId15" Type="http://schemas.openxmlformats.org/officeDocument/2006/relationships/hyperlink" Target="http://en.wikipedia.org/wiki/Direct3D" TargetMode="External"/><Relationship Id="rId23" Type="http://schemas.openxmlformats.org/officeDocument/2006/relationships/hyperlink" Target="http://en.wikipedia.org/wiki/Physics_engine" TargetMode="External"/><Relationship Id="rId28" Type="http://schemas.openxmlformats.org/officeDocument/2006/relationships/hyperlink" Target="http://en.wikipedia.org/wiki/PhysX" TargetMode="External"/><Relationship Id="rId36" Type="http://schemas.openxmlformats.org/officeDocument/2006/relationships/hyperlink" Target="http://en.wikipedia.org/wiki/Graphics_processing_unit"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www.nvidia.com/object/cuda_develop.html" TargetMode="External"/><Relationship Id="rId31" Type="http://schemas.openxmlformats.org/officeDocument/2006/relationships/hyperlink" Target="http://en.wikipedia.org/wiki/Add-in_card" TargetMode="External"/><Relationship Id="rId44"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en.wikipedia.org/wiki/OpenGL_Shading_Language" TargetMode="External"/><Relationship Id="rId22" Type="http://schemas.openxmlformats.org/officeDocument/2006/relationships/hyperlink" Target="http://en.wikipedia.org/wiki/Real-time_computer_graphics" TargetMode="External"/><Relationship Id="rId27" Type="http://schemas.openxmlformats.org/officeDocument/2006/relationships/hyperlink" Target="http://en.wikipedia.org/wiki/Nvidia" TargetMode="External"/><Relationship Id="rId30" Type="http://schemas.openxmlformats.org/officeDocument/2006/relationships/hyperlink" Target="http://en.wikipedia.org/wiki/Physics_processing_unit" TargetMode="External"/><Relationship Id="rId35" Type="http://schemas.openxmlformats.org/officeDocument/2006/relationships/hyperlink" Target="http://en.wikipedia.org/wiki/GeForce" TargetMode="External"/><Relationship Id="rId43" Type="http://schemas.openxmlformats.org/officeDocument/2006/relationships/image" Target="media/image8.emf"/><Relationship Id="rId48" Type="http://schemas.openxmlformats.org/officeDocument/2006/relationships/footer" Target="footer1.xml"/><Relationship Id="rId8" Type="http://schemas.openxmlformats.org/officeDocument/2006/relationships/image" Target="media/image1.wmf"/></Relationships>
</file>

<file path=word/_rels/footnotes.xml.rels><?xml version="1.0" encoding="UTF-8" standalone="yes"?>
<Relationships xmlns="http://schemas.openxmlformats.org/package/2006/relationships"><Relationship Id="rId1" Type="http://schemas.openxmlformats.org/officeDocument/2006/relationships/hyperlink" Target="http://developer.download.nvidia.com/compute/cuda/3_0/toolkit/docs/NVIDIA_CUDA_ProgrammingGuide.pdf" TargetMode="Externa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3CC9C7-87BE-456C-ABCE-DF5F3C9A3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15411</TotalTime>
  <Pages>55</Pages>
  <Words>10381</Words>
  <Characters>59175</Characters>
  <Application>Microsoft Office Word</Application>
  <DocSecurity>0</DocSecurity>
  <Lines>493</Lines>
  <Paragraphs>138</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69418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romanjul</cp:lastModifiedBy>
  <cp:revision>99</cp:revision>
  <dcterms:created xsi:type="dcterms:W3CDTF">2010-02-28T16:12:00Z</dcterms:created>
  <dcterms:modified xsi:type="dcterms:W3CDTF">2010-04-16T12:06:00Z</dcterms:modified>
</cp:coreProperties>
</file>